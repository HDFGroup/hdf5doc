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5D55A5" w14:textId="1F7CFBF0" w:rsidR="00611674" w:rsidRDefault="00611674" w:rsidP="00611674">
      <w:pPr>
        <w:pStyle w:val="Title"/>
      </w:pPr>
      <w:r>
        <w:t xml:space="preserve">RFC: </w:t>
      </w:r>
      <w:r w:rsidR="00413536">
        <w:t>HDF5 Virtual Dataset</w:t>
      </w:r>
      <w:r w:rsidR="008A7624">
        <w:t xml:space="preserve"> </w:t>
      </w:r>
      <w:r w:rsidR="00CA1283">
        <w:t>(Draft)</w:t>
      </w:r>
      <w:r w:rsidR="008A7624">
        <w:t xml:space="preserve"> </w:t>
      </w:r>
    </w:p>
    <w:p w14:paraId="45AB5456" w14:textId="5CC053D4" w:rsidR="00611674" w:rsidRDefault="0096328B" w:rsidP="00611674">
      <w:pPr>
        <w:pStyle w:val="Author"/>
      </w:pPr>
      <w:r>
        <w:t>Elena Pourmal</w:t>
      </w:r>
    </w:p>
    <w:p w14:paraId="4792908D" w14:textId="595CC75A" w:rsidR="0096328B" w:rsidRDefault="0096328B" w:rsidP="00611674">
      <w:pPr>
        <w:pStyle w:val="Author"/>
      </w:pPr>
      <w:r>
        <w:t>Quincey Koziol</w:t>
      </w:r>
    </w:p>
    <w:p w14:paraId="58CF4653" w14:textId="44729C87" w:rsidR="00611674" w:rsidRDefault="008A7624" w:rsidP="00611674">
      <w:pPr>
        <w:pStyle w:val="Abstract"/>
      </w:pPr>
      <w:r>
        <w:t xml:space="preserve">This document </w:t>
      </w:r>
      <w:ins w:id="0" w:author="Quincey Koziol" w:date="2014-12-06T23:36:00Z">
        <w:r w:rsidR="00273E1F">
          <w:t xml:space="preserve">introduces Virtual Datasets for HDF5 and </w:t>
        </w:r>
      </w:ins>
      <w:r>
        <w:t xml:space="preserve">summarizes </w:t>
      </w:r>
      <w:ins w:id="1" w:author="Quincey Koziol" w:date="2014-12-04T17:19:00Z">
        <w:r w:rsidR="005A7166">
          <w:t xml:space="preserve">the </w:t>
        </w:r>
      </w:ins>
      <w:ins w:id="2" w:author="Quincey Koziol" w:date="2014-12-06T23:36:00Z">
        <w:r w:rsidR="00273E1F">
          <w:t xml:space="preserve">use cases, </w:t>
        </w:r>
      </w:ins>
      <w:r w:rsidR="00DB6C6F">
        <w:t xml:space="preserve">requirements, </w:t>
      </w:r>
      <w:del w:id="3" w:author="Quincey Koziol" w:date="2014-12-06T23:36:00Z">
        <w:r w:rsidR="00DB6C6F" w:rsidDel="00273E1F">
          <w:delText xml:space="preserve">use cases </w:delText>
        </w:r>
      </w:del>
      <w:r w:rsidR="00DB6C6F">
        <w:t xml:space="preserve">and programming model </w:t>
      </w:r>
      <w:r w:rsidR="00791522">
        <w:t>for the</w:t>
      </w:r>
      <w:del w:id="4" w:author="Quincey Koziol" w:date="2014-12-06T23:36:00Z">
        <w:r w:rsidR="00791522" w:rsidDel="00273E1F">
          <w:delText xml:space="preserve"> </w:delText>
        </w:r>
      </w:del>
      <w:ins w:id="5" w:author="Quincey Koziol" w:date="2014-12-06T23:36:00Z">
        <w:r w:rsidR="00273E1F">
          <w:t>m</w:t>
        </w:r>
      </w:ins>
      <w:del w:id="6" w:author="Quincey Koziol" w:date="2014-12-06T23:36:00Z">
        <w:r w:rsidR="00791522" w:rsidDel="00273E1F">
          <w:delText xml:space="preserve">HDF5 </w:delText>
        </w:r>
        <w:r w:rsidR="00DB6C6F" w:rsidDel="00273E1F">
          <w:delText>Virtual Dataset feature</w:delText>
        </w:r>
      </w:del>
      <w:r w:rsidR="00DB6C6F">
        <w:t xml:space="preserve">. </w:t>
      </w:r>
    </w:p>
    <w:p w14:paraId="22C9CB40" w14:textId="77777777" w:rsidR="00611674" w:rsidRPr="00913E2A" w:rsidRDefault="00611674" w:rsidP="00611674">
      <w:pPr>
        <w:pStyle w:val="Divider"/>
      </w:pPr>
    </w:p>
    <w:p w14:paraId="32871BB6" w14:textId="77777777" w:rsidR="00611674" w:rsidRDefault="00611674" w:rsidP="007525AC">
      <w:pPr>
        <w:pStyle w:val="Heading1"/>
      </w:pPr>
      <w:r>
        <w:t xml:space="preserve">Introduction    </w:t>
      </w:r>
    </w:p>
    <w:p w14:paraId="043ED735" w14:textId="20887D74" w:rsidR="00C46155" w:rsidRDefault="00413536" w:rsidP="00611674">
      <w:r>
        <w:t xml:space="preserve">There </w:t>
      </w:r>
      <w:del w:id="7" w:author="Quincey Koziol" w:date="2014-12-04T17:20:00Z">
        <w:r w:rsidDel="005A7166">
          <w:delText xml:space="preserve">were </w:delText>
        </w:r>
      </w:del>
      <w:ins w:id="8" w:author="Quincey Koziol" w:date="2014-12-04T17:20:00Z">
        <w:r w:rsidR="005A7166">
          <w:t xml:space="preserve">have been </w:t>
        </w:r>
      </w:ins>
      <w:r>
        <w:t xml:space="preserve">several requests to The HDF Group to implement a new </w:t>
      </w:r>
      <w:del w:id="9" w:author="Quincey Koziol" w:date="2014-12-04T17:20:00Z">
        <w:r w:rsidDel="008A2B5E">
          <w:delText xml:space="preserve">object </w:delText>
        </w:r>
      </w:del>
      <w:ins w:id="10" w:author="Quincey Koziol" w:date="2014-12-04T17:20:00Z">
        <w:r w:rsidR="008A2B5E">
          <w:t xml:space="preserve">feature </w:t>
        </w:r>
      </w:ins>
      <w:r>
        <w:t>called “</w:t>
      </w:r>
      <w:del w:id="11" w:author="Quincey Koziol" w:date="2014-12-04T17:20:00Z">
        <w:r w:rsidDel="008A2B5E">
          <w:delText xml:space="preserve">HDF5 </w:delText>
        </w:r>
      </w:del>
      <w:r>
        <w:t>Virtual Dataset</w:t>
      </w:r>
      <w:ins w:id="12" w:author="Quincey Koziol" w:date="2014-12-04T17:20:00Z">
        <w:r w:rsidR="008A2B5E">
          <w:t>s</w:t>
        </w:r>
      </w:ins>
      <w:r>
        <w:t>”</w:t>
      </w:r>
      <w:r w:rsidR="00CF5348">
        <w:t xml:space="preserve"> (VDS)</w:t>
      </w:r>
      <w:r>
        <w:t xml:space="preserve">. While requests </w:t>
      </w:r>
      <w:del w:id="13" w:author="Quincey Koziol" w:date="2014-12-04T17:20:00Z">
        <w:r w:rsidDel="008A2B5E">
          <w:delText>c</w:delText>
        </w:r>
        <w:r w:rsidR="00CF5348" w:rsidDel="008A2B5E">
          <w:delText>a</w:delText>
        </w:r>
        <w:r w:rsidDel="008A2B5E">
          <w:delText xml:space="preserve">me </w:delText>
        </w:r>
      </w:del>
      <w:ins w:id="14" w:author="Quincey Koziol" w:date="2014-12-04T17:20:00Z">
        <w:r w:rsidR="008A2B5E">
          <w:t xml:space="preserve">have come </w:t>
        </w:r>
      </w:ins>
      <w:r>
        <w:t xml:space="preserve">from </w:t>
      </w:r>
      <w:del w:id="15" w:author="Quincey Koziol" w:date="2014-12-04T17:20:00Z">
        <w:r w:rsidR="00264191" w:rsidDel="008A2B5E">
          <w:delText xml:space="preserve">the </w:delText>
        </w:r>
      </w:del>
      <w:r>
        <w:t>different communities</w:t>
      </w:r>
      <w:ins w:id="16" w:author="Quincey Koziol" w:date="2014-12-04T17:22:00Z">
        <w:r w:rsidR="00575058">
          <w:t>,</w:t>
        </w:r>
      </w:ins>
      <w:r>
        <w:t xml:space="preserve"> such as </w:t>
      </w:r>
      <w:ins w:id="17" w:author="Quincey Koziol" w:date="2014-12-04T17:21:00Z">
        <w:r w:rsidR="008A2B5E">
          <w:t>the</w:t>
        </w:r>
      </w:ins>
      <w:del w:id="18" w:author="Quincey Koziol" w:date="2014-12-04T17:21:00Z">
        <w:r w:rsidR="00EE5283" w:rsidDel="008A2B5E">
          <w:delText>a</w:delText>
        </w:r>
      </w:del>
      <w:r w:rsidR="00EE5283">
        <w:t xml:space="preserve"> </w:t>
      </w:r>
      <w:r>
        <w:t>synchrotron community and earth sciences community, they have a common requirement</w:t>
      </w:r>
      <w:ins w:id="19" w:author="Quincey Koziol" w:date="2014-12-04T17:21:00Z">
        <w:r w:rsidR="008A2B5E">
          <w:t>:</w:t>
        </w:r>
      </w:ins>
      <w:r>
        <w:t xml:space="preserve"> to view data stored </w:t>
      </w:r>
      <w:r w:rsidR="00CF5348">
        <w:t xml:space="preserve">across </w:t>
      </w:r>
      <w:del w:id="20" w:author="Quincey Koziol" w:date="2014-12-04T17:21:00Z">
        <w:r w:rsidR="00CF5348" w:rsidDel="008A2B5E">
          <w:delText xml:space="preserve">the </w:delText>
        </w:r>
      </w:del>
      <w:r>
        <w:t xml:space="preserve">HDF5 files as </w:t>
      </w:r>
      <w:r w:rsidR="00EE5283">
        <w:t>a</w:t>
      </w:r>
      <w:ins w:id="21" w:author="Quincey Koziol" w:date="2014-12-04T17:21:00Z">
        <w:r w:rsidR="008A2B5E">
          <w:t xml:space="preserve"> single</w:t>
        </w:r>
      </w:ins>
      <w:del w:id="22" w:author="Quincey Koziol" w:date="2014-12-04T17:21:00Z">
        <w:r w:rsidR="00EE5283" w:rsidDel="008A2B5E">
          <w:delText>n</w:delText>
        </w:r>
      </w:del>
      <w:r w:rsidR="00EE5283">
        <w:t xml:space="preserve"> </w:t>
      </w:r>
      <w:ins w:id="23" w:author="Quincey Koziol" w:date="2014-12-04T17:23:00Z">
        <w:r w:rsidR="00575058">
          <w:t xml:space="preserve">unified </w:t>
        </w:r>
      </w:ins>
      <w:r>
        <w:t xml:space="preserve">HDF5 dataset on which </w:t>
      </w:r>
      <w:r w:rsidR="00590DB1">
        <w:t xml:space="preserve">normal </w:t>
      </w:r>
      <w:ins w:id="24" w:author="Quincey Koziol" w:date="2014-12-04T17:23:00Z">
        <w:r w:rsidR="00575058">
          <w:t xml:space="preserve">I/O </w:t>
        </w:r>
      </w:ins>
      <w:r w:rsidR="00590DB1">
        <w:t>operations can be performed.</w:t>
      </w:r>
      <w:r>
        <w:t xml:space="preserve"> </w:t>
      </w:r>
    </w:p>
    <w:p w14:paraId="79D2C7AB" w14:textId="395F5A56" w:rsidR="00413536" w:rsidRDefault="00413536" w:rsidP="00611674">
      <w:r>
        <w:t>This RFC formalize</w:t>
      </w:r>
      <w:r w:rsidR="00EE5283">
        <w:t>s</w:t>
      </w:r>
      <w:r>
        <w:t xml:space="preserve"> the notion of the “</w:t>
      </w:r>
      <w:del w:id="25" w:author="Quincey Koziol" w:date="2014-12-04T17:20:00Z">
        <w:r w:rsidDel="008A2B5E">
          <w:delText xml:space="preserve">HDF5 </w:delText>
        </w:r>
      </w:del>
      <w:r>
        <w:t>Virtual Dataset”,</w:t>
      </w:r>
      <w:ins w:id="26" w:author="Quincey Koziol" w:date="2014-12-04T17:20:00Z">
        <w:r w:rsidR="008A2B5E">
          <w:t xml:space="preserve"> and</w:t>
        </w:r>
      </w:ins>
      <w:r>
        <w:t xml:space="preserve"> document</w:t>
      </w:r>
      <w:r w:rsidR="00EE5283">
        <w:t>s</w:t>
      </w:r>
      <w:r>
        <w:t xml:space="preserve"> </w:t>
      </w:r>
      <w:del w:id="27" w:author="Quincey Koziol" w:date="2014-12-04T17:20:00Z">
        <w:r w:rsidDel="008A2B5E">
          <w:delText xml:space="preserve">the </w:delText>
        </w:r>
      </w:del>
      <w:ins w:id="28" w:author="Quincey Koziol" w:date="2014-12-04T17:20:00Z">
        <w:r w:rsidR="008A2B5E">
          <w:t xml:space="preserve">its </w:t>
        </w:r>
      </w:ins>
      <w:r>
        <w:t>requirements and use cases.</w:t>
      </w:r>
    </w:p>
    <w:p w14:paraId="2642ECE6" w14:textId="1309C0AE" w:rsidR="00F90944" w:rsidDel="00575058" w:rsidRDefault="00EE5283" w:rsidP="007525AC">
      <w:pPr>
        <w:pStyle w:val="Heading1"/>
        <w:rPr>
          <w:del w:id="29" w:author="Quincey Koziol" w:date="2014-12-04T17:26:00Z"/>
        </w:rPr>
      </w:pPr>
      <w:del w:id="30" w:author="Quincey Koziol" w:date="2014-12-04T17:26:00Z">
        <w:r w:rsidDel="00575058">
          <w:delText>Why this new feature?</w:delText>
        </w:r>
      </w:del>
    </w:p>
    <w:p w14:paraId="7C0040A0" w14:textId="6F50D1E6" w:rsidR="00F90944" w:rsidRPr="00F90944" w:rsidDel="00575058" w:rsidRDefault="00EE5283" w:rsidP="00CD60AB">
      <w:pPr>
        <w:rPr>
          <w:del w:id="31" w:author="Quincey Koziol" w:date="2014-12-04T17:26:00Z"/>
        </w:rPr>
      </w:pPr>
      <w:del w:id="32" w:author="Quincey Koziol" w:date="2014-12-04T17:26:00Z">
        <w:r w:rsidDel="00575058">
          <w:delText xml:space="preserve">Our goal is to introduce and implement a new way of constructing and </w:delText>
        </w:r>
        <w:r w:rsidR="004A5B81" w:rsidDel="00575058">
          <w:delText xml:space="preserve">accessing </w:delText>
        </w:r>
        <w:r w:rsidDel="00575058">
          <w:delText>HDF5 datasets</w:delText>
        </w:r>
        <w:r w:rsidR="004A5B81" w:rsidDel="00575058">
          <w:delText xml:space="preserve"> </w:delText>
        </w:r>
      </w:del>
      <w:del w:id="33" w:author="Quincey Koziol" w:date="2014-12-04T17:24:00Z">
        <w:r w:rsidR="004A5B81" w:rsidDel="00575058">
          <w:delText xml:space="preserve">that allows collections of HDF5 data to be managed and viewed </w:delText>
        </w:r>
      </w:del>
      <w:del w:id="34" w:author="Quincey Koziol" w:date="2014-12-04T17:26:00Z">
        <w:r w:rsidDel="00575058">
          <w:delText xml:space="preserve">in the same way as if it was stored in </w:delText>
        </w:r>
        <w:r w:rsidR="00CF5348" w:rsidDel="00575058">
          <w:delText>a</w:delText>
        </w:r>
        <w:r w:rsidDel="00575058">
          <w:delText xml:space="preserve"> </w:delText>
        </w:r>
        <w:r w:rsidR="004A5B81" w:rsidDel="00575058">
          <w:delText xml:space="preserve">single </w:delText>
        </w:r>
        <w:r w:rsidDel="00575058">
          <w:delText xml:space="preserve">dataset in </w:delText>
        </w:r>
      </w:del>
      <w:del w:id="35" w:author="Quincey Koziol" w:date="2014-12-04T17:22:00Z">
        <w:r w:rsidDel="008A2B5E">
          <w:delText xml:space="preserve">an </w:delText>
        </w:r>
      </w:del>
      <w:del w:id="36" w:author="Quincey Koziol" w:date="2014-12-04T17:26:00Z">
        <w:r w:rsidDel="00575058">
          <w:delText xml:space="preserve">HDF5 </w:delText>
        </w:r>
      </w:del>
      <w:del w:id="37" w:author="Quincey Koziol" w:date="2014-12-04T17:24:00Z">
        <w:r w:rsidDel="00575058">
          <w:delText>file</w:delText>
        </w:r>
      </w:del>
      <w:del w:id="38" w:author="Quincey Koziol" w:date="2014-12-04T17:26:00Z">
        <w:r w:rsidDel="00575058">
          <w:delText>.</w:delText>
        </w:r>
      </w:del>
    </w:p>
    <w:p w14:paraId="30BC3CF3" w14:textId="74AD5196" w:rsidR="00413536" w:rsidRDefault="00413536" w:rsidP="007525AC">
      <w:pPr>
        <w:pStyle w:val="Heading1"/>
      </w:pPr>
      <w:r>
        <w:t>HDF5 Virtual Dataset</w:t>
      </w:r>
      <w:ins w:id="39" w:author="Quincey Koziol" w:date="2014-12-05T12:25:00Z">
        <w:r w:rsidR="00E5029C">
          <w:t>s</w:t>
        </w:r>
      </w:ins>
      <w:r>
        <w:t xml:space="preserve"> </w:t>
      </w:r>
    </w:p>
    <w:p w14:paraId="407B15D0" w14:textId="69C5A2DA" w:rsidR="00413536" w:rsidRDefault="00575058" w:rsidP="00413536">
      <w:ins w:id="40" w:author="Quincey Koziol" w:date="2014-12-04T17:26:00Z">
        <w:r>
          <w:t xml:space="preserve">Our goal is to introduce and implement a new way of constructing and accessing collections of HDF5 datasets in the same way as if it was stored in a single dataset in one HDF5 dataset.  </w:t>
        </w:r>
      </w:ins>
      <w:r w:rsidR="004A5B81">
        <w:t xml:space="preserve">An </w:t>
      </w:r>
      <w:r w:rsidR="00413536">
        <w:t xml:space="preserve">HDF5 Virtual Dataset </w:t>
      </w:r>
      <w:r w:rsidR="002919BB">
        <w:t>i</w:t>
      </w:r>
      <w:r w:rsidR="00413536">
        <w:t xml:space="preserve">s an HDF5 dataset </w:t>
      </w:r>
      <w:del w:id="41" w:author="Quincey Koziol" w:date="2014-12-06T23:37:00Z">
        <w:r w:rsidR="00413536" w:rsidDel="00BD7880">
          <w:delText>(</w:delText>
        </w:r>
      </w:del>
      <w:del w:id="42" w:author="Quincey Koziol" w:date="2014-12-06T23:36:00Z">
        <w:r w:rsidR="00413536" w:rsidDel="00BD7880">
          <w:delText xml:space="preserve">DS) </w:delText>
        </w:r>
      </w:del>
      <w:r w:rsidR="00413536">
        <w:t>with the following properties:</w:t>
      </w:r>
    </w:p>
    <w:p w14:paraId="4D0096BE" w14:textId="7F0846EA" w:rsidR="00413536" w:rsidRDefault="00696997" w:rsidP="00413536">
      <w:pPr>
        <w:pStyle w:val="ListParagraph"/>
        <w:numPr>
          <w:ilvl w:val="0"/>
          <w:numId w:val="22"/>
        </w:numPr>
      </w:pPr>
      <w:r>
        <w:t>D</w:t>
      </w:r>
      <w:r w:rsidR="00413536">
        <w:t xml:space="preserve">ata </w:t>
      </w:r>
      <w:r>
        <w:t xml:space="preserve">elements </w:t>
      </w:r>
      <w:r w:rsidR="00413536">
        <w:t xml:space="preserve">for </w:t>
      </w:r>
      <w:r>
        <w:t xml:space="preserve">a </w:t>
      </w:r>
      <w:del w:id="43" w:author="Quincey Koziol" w:date="2014-12-06T23:37:00Z">
        <w:r w:rsidR="00413536" w:rsidDel="00BD7880">
          <w:delText xml:space="preserve">VDS </w:delText>
        </w:r>
      </w:del>
      <w:ins w:id="44" w:author="Quincey Koziol" w:date="2014-12-06T23:37:00Z">
        <w:r w:rsidR="00BD7880">
          <w:t xml:space="preserve">virtual dataset </w:t>
        </w:r>
      </w:ins>
      <w:r>
        <w:t xml:space="preserve">are </w:t>
      </w:r>
      <w:r w:rsidR="00413536">
        <w:t xml:space="preserve">stored in </w:t>
      </w:r>
      <w:r w:rsidR="004A5B81">
        <w:t xml:space="preserve">source </w:t>
      </w:r>
      <w:r w:rsidR="00413536">
        <w:t xml:space="preserve">datasets in </w:t>
      </w:r>
      <w:r w:rsidR="00774D9E">
        <w:t xml:space="preserve">one or more source </w:t>
      </w:r>
      <w:r w:rsidR="00413536">
        <w:t>HDF5 files</w:t>
      </w:r>
      <w:r w:rsidR="00EE5283">
        <w:t>.</w:t>
      </w:r>
    </w:p>
    <w:p w14:paraId="2AA3CA1F" w14:textId="106B2081" w:rsidR="00413536" w:rsidRDefault="00955B96" w:rsidP="00413536">
      <w:pPr>
        <w:pStyle w:val="ListParagraph"/>
        <w:numPr>
          <w:ilvl w:val="0"/>
          <w:numId w:val="22"/>
        </w:numPr>
        <w:rPr>
          <w:ins w:id="45" w:author="Quincey Koziol" w:date="2014-12-05T12:18:00Z"/>
        </w:rPr>
      </w:pPr>
      <w:r>
        <w:t xml:space="preserve">There is a mapping </w:t>
      </w:r>
      <w:r w:rsidR="00EE5283">
        <w:t xml:space="preserve">from </w:t>
      </w:r>
      <w:r w:rsidR="00696997">
        <w:t xml:space="preserve">a </w:t>
      </w:r>
      <w:r w:rsidR="00CF5348">
        <w:t xml:space="preserve">set of </w:t>
      </w:r>
      <w:r>
        <w:t xml:space="preserve">elements </w:t>
      </w:r>
      <w:r w:rsidR="00AA60F8">
        <w:t>in</w:t>
      </w:r>
      <w:r w:rsidR="00696997">
        <w:t xml:space="preserve"> </w:t>
      </w:r>
      <w:r w:rsidR="00EE5283">
        <w:t xml:space="preserve">each </w:t>
      </w:r>
      <w:r w:rsidR="003C1676">
        <w:t>source</w:t>
      </w:r>
      <w:r w:rsidR="00CF5348">
        <w:t xml:space="preserve"> </w:t>
      </w:r>
      <w:r w:rsidR="00696997">
        <w:t xml:space="preserve">dataset </w:t>
      </w:r>
      <w:r w:rsidR="00CF5348">
        <w:t>to a set of elements in</w:t>
      </w:r>
      <w:r w:rsidR="00696997">
        <w:t xml:space="preserve"> the</w:t>
      </w:r>
      <w:r w:rsidR="00CF5348">
        <w:t xml:space="preserve"> </w:t>
      </w:r>
      <w:del w:id="46" w:author="Quincey Koziol" w:date="2014-12-06T23:37:00Z">
        <w:r w:rsidR="00CF5348" w:rsidDel="00BD7880">
          <w:delText>VDS</w:delText>
        </w:r>
      </w:del>
      <w:ins w:id="47" w:author="Quincey Koziol" w:date="2014-12-06T23:37:00Z">
        <w:r w:rsidR="00BD7880">
          <w:t>virtual dataset</w:t>
        </w:r>
      </w:ins>
      <w:r w:rsidR="00CF5348">
        <w:t>.</w:t>
      </w:r>
    </w:p>
    <w:p w14:paraId="3B2607F5" w14:textId="506959F8" w:rsidR="006343EE" w:rsidRDefault="00E5029C" w:rsidP="006343EE">
      <w:pPr>
        <w:rPr>
          <w:ins w:id="48" w:author="Quincey Koziol" w:date="2014-12-05T12:21:00Z"/>
        </w:rPr>
      </w:pPr>
      <w:ins w:id="49" w:author="Quincey Koziol" w:date="2014-12-05T12:21:00Z">
        <w:r>
          <w:t xml:space="preserve">For example, the diagram below shows mapping </w:t>
        </w:r>
      </w:ins>
      <w:ins w:id="50" w:author="Quincey Koziol" w:date="2014-12-05T12:22:00Z">
        <w:r>
          <w:t xml:space="preserve">portions of </w:t>
        </w:r>
      </w:ins>
      <w:ins w:id="51" w:author="Quincey Koziol" w:date="2014-12-05T12:21:00Z">
        <w:r>
          <w:t>four source datasets to a single virtual dataset:</w:t>
        </w:r>
      </w:ins>
    </w:p>
    <w:p w14:paraId="68C51DDD" w14:textId="555E709D" w:rsidR="00E5029C" w:rsidRDefault="00E5029C" w:rsidP="006343EE">
      <w:pPr>
        <w:rPr>
          <w:ins w:id="52" w:author="Quincey Koziol" w:date="2014-12-05T12:26:00Z"/>
        </w:rPr>
      </w:pPr>
      <w:ins w:id="53" w:author="Quincey Koziol" w:date="2014-12-05T12:22:00Z">
        <w:r>
          <w:rPr>
            <w:noProof/>
          </w:rPr>
          <w:lastRenderedPageBreak/>
          <w:drawing>
            <wp:inline distT="0" distB="0" distL="0" distR="0" wp14:anchorId="23130D81" wp14:editId="3EF176DA">
              <wp:extent cx="5170170" cy="8412480"/>
              <wp:effectExtent l="0" t="0" r="1143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TiledVirtual.png"/>
                      <pic:cNvPicPr/>
                    </pic:nvPicPr>
                    <pic:blipFill>
                      <a:blip r:embed="rId9">
                        <a:extLst>
                          <a:ext uri="{28A0092B-C50C-407E-A947-70E740481C1C}">
                            <a14:useLocalDpi xmlns:a14="http://schemas.microsoft.com/office/drawing/2010/main" val="0"/>
                          </a:ext>
                        </a:extLst>
                      </a:blip>
                      <a:stretch>
                        <a:fillRect/>
                      </a:stretch>
                    </pic:blipFill>
                    <pic:spPr>
                      <a:xfrm>
                        <a:off x="0" y="0"/>
                        <a:ext cx="5170170" cy="8412480"/>
                      </a:xfrm>
                      <a:prstGeom prst="rect">
                        <a:avLst/>
                      </a:prstGeom>
                    </pic:spPr>
                  </pic:pic>
                </a:graphicData>
              </a:graphic>
            </wp:inline>
          </w:drawing>
        </w:r>
      </w:ins>
    </w:p>
    <w:p w14:paraId="381FE72C" w14:textId="20346919" w:rsidR="00E5029C" w:rsidRDefault="00E5029C" w:rsidP="006343EE">
      <w:pPr>
        <w:rPr>
          <w:ins w:id="54" w:author="Quincey Koziol" w:date="2014-12-05T12:26:00Z"/>
        </w:rPr>
      </w:pPr>
      <w:ins w:id="55" w:author="Quincey Koziol" w:date="2014-12-05T12:26:00Z">
        <w:r>
          <w:t xml:space="preserve">After a virtual dataset has been created, its data </w:t>
        </w:r>
      </w:ins>
      <w:ins w:id="56" w:author="Quincey Koziol" w:date="2014-12-05T12:43:00Z">
        <w:r w:rsidR="000B5CB1">
          <w:t xml:space="preserve">elements </w:t>
        </w:r>
      </w:ins>
      <w:ins w:id="57" w:author="Quincey Koziol" w:date="2014-12-05T12:26:00Z">
        <w:r>
          <w:t xml:space="preserve">can be accessed </w:t>
        </w:r>
      </w:ins>
      <w:ins w:id="58" w:author="Quincey Koziol" w:date="2014-12-05T12:43:00Z">
        <w:r w:rsidR="000B5CB1">
          <w:t>using</w:t>
        </w:r>
      </w:ins>
      <w:ins w:id="59" w:author="Quincey Koziol" w:date="2014-12-05T12:26:00Z">
        <w:r>
          <w:t xml:space="preserve"> typical HDF5 API routines (i.e. H5Dread and H5Dwrite), with the actual data elements being retrieved from the corresponding locations in source datasets.</w:t>
        </w:r>
      </w:ins>
    </w:p>
    <w:p w14:paraId="146FA0A9" w14:textId="4BC05B07" w:rsidR="00E5029C" w:rsidRDefault="00E5029C" w:rsidP="006343EE">
      <w:ins w:id="60" w:author="Quincey Koziol" w:date="2014-12-05T12:27:00Z">
        <w:r>
          <w:t xml:space="preserve">Furthermore, virtual datasets can have unlimited dimensions and </w:t>
        </w:r>
      </w:ins>
      <w:ins w:id="61" w:author="Quincey Koziol" w:date="2014-12-05T12:28:00Z">
        <w:r>
          <w:t>map</w:t>
        </w:r>
      </w:ins>
      <w:ins w:id="62" w:author="Quincey Koziol" w:date="2014-12-05T12:27:00Z">
        <w:r>
          <w:t xml:space="preserve"> </w:t>
        </w:r>
      </w:ins>
      <w:ins w:id="63" w:author="Quincey Koziol" w:date="2014-12-05T12:28:00Z">
        <w:r>
          <w:t>to</w:t>
        </w:r>
      </w:ins>
      <w:ins w:id="64" w:author="Quincey Koziol" w:date="2014-12-05T12:27:00Z">
        <w:r>
          <w:t xml:space="preserve"> source datasets with</w:t>
        </w:r>
      </w:ins>
      <w:ins w:id="65" w:author="Quincey Koziol" w:date="2014-12-05T12:28:00Z">
        <w:r w:rsidR="000B5CB1">
          <w:t xml:space="preserve"> unlimited dimensions</w:t>
        </w:r>
        <w:r>
          <w:t xml:space="preserve">, allowing a virtual dataset to grow over time, as its underlying source datasets </w:t>
        </w:r>
      </w:ins>
      <w:ins w:id="66" w:author="Quincey Koziol" w:date="2014-12-05T12:40:00Z">
        <w:r w:rsidR="000B5CB1">
          <w:t>change</w:t>
        </w:r>
      </w:ins>
      <w:ins w:id="67" w:author="Quincey Koziol" w:date="2014-12-05T12:28:00Z">
        <w:r>
          <w:t xml:space="preserve"> in size.  Extending the idea of source datasets growing over time </w:t>
        </w:r>
      </w:ins>
      <w:ins w:id="68" w:author="Quincey Koziol" w:date="2014-12-05T12:37:00Z">
        <w:r w:rsidR="00E77CB0">
          <w:t xml:space="preserve">(and therefore the virtual dataset growing) </w:t>
        </w:r>
      </w:ins>
      <w:ins w:id="69" w:author="Quincey Koziol" w:date="2014-12-05T12:28:00Z">
        <w:r>
          <w:t xml:space="preserve">to the realm of simultaneous writing </w:t>
        </w:r>
      </w:ins>
      <w:ins w:id="70" w:author="Quincey Koziol" w:date="2014-12-05T12:43:00Z">
        <w:r w:rsidR="000B5CB1">
          <w:t xml:space="preserve">to </w:t>
        </w:r>
      </w:ins>
      <w:ins w:id="71" w:author="Quincey Koziol" w:date="2014-12-05T12:28:00Z">
        <w:r>
          <w:t xml:space="preserve">and reading from those datasets (i.e. the </w:t>
        </w:r>
      </w:ins>
      <w:ins w:id="72" w:author="Quincey Koziol" w:date="2014-12-05T12:29:00Z">
        <w:r>
          <w:t>‘SWMR’ feature in HDF5)</w:t>
        </w:r>
      </w:ins>
      <w:ins w:id="73" w:author="Quincey Koziol" w:date="2014-12-05T12:37:00Z">
        <w:r w:rsidR="00E77CB0">
          <w:t xml:space="preserve"> </w:t>
        </w:r>
      </w:ins>
      <w:ins w:id="74" w:author="Quincey Koziol" w:date="2014-12-05T12:39:00Z">
        <w:r w:rsidR="000B5CB1">
          <w:t xml:space="preserve">shows that a virtual dataset can be employed to create a single, coherent view of a set of </w:t>
        </w:r>
      </w:ins>
      <w:ins w:id="75" w:author="Quincey Koziol" w:date="2014-12-05T12:41:00Z">
        <w:r w:rsidR="000B5CB1">
          <w:t>source datasets that are being concurrently written while the virtual dataset is read from</w:t>
        </w:r>
        <w:r w:rsidR="005D25E6">
          <w:t>, something otherwise not possible with HDF5.</w:t>
        </w:r>
      </w:ins>
    </w:p>
    <w:p w14:paraId="688DCB98" w14:textId="74BBB072" w:rsidR="00611674" w:rsidDel="00BD7880" w:rsidRDefault="00413536" w:rsidP="007525AC">
      <w:pPr>
        <w:pStyle w:val="Heading1"/>
        <w:rPr>
          <w:del w:id="76" w:author="Quincey Koziol" w:date="2014-12-06T23:37:00Z"/>
        </w:rPr>
      </w:pPr>
      <w:del w:id="77" w:author="Quincey Koziol" w:date="2014-12-06T23:37:00Z">
        <w:r w:rsidDel="00BD7880">
          <w:delText>HDF5 Virtual Dataset</w:delText>
        </w:r>
        <w:r w:rsidR="00C46155" w:rsidDel="00BD7880">
          <w:delText xml:space="preserve"> Requirements</w:delText>
        </w:r>
        <w:r w:rsidR="006F05BA" w:rsidRPr="006F05BA" w:rsidDel="00BD7880">
          <w:delText xml:space="preserve"> </w:delText>
        </w:r>
        <w:r w:rsidR="00752E96" w:rsidDel="00BD7880">
          <w:delText>and Constraints</w:delText>
        </w:r>
      </w:del>
    </w:p>
    <w:p w14:paraId="22C8793C" w14:textId="3A5264B0" w:rsidR="00611674" w:rsidDel="00BD7880" w:rsidRDefault="00C46155" w:rsidP="00611674">
      <w:pPr>
        <w:rPr>
          <w:del w:id="78" w:author="Quincey Koziol" w:date="2014-12-06T23:37:00Z"/>
        </w:rPr>
      </w:pPr>
      <w:del w:id="79" w:author="Quincey Koziol" w:date="2014-12-06T23:37:00Z">
        <w:r w:rsidDel="00BD7880">
          <w:delText xml:space="preserve">This section describes requirements </w:delText>
        </w:r>
        <w:r w:rsidR="00BE49B2" w:rsidDel="00BD7880">
          <w:delText xml:space="preserve">and constraints </w:delText>
        </w:r>
        <w:r w:rsidR="00BD7527" w:rsidDel="00BD7880">
          <w:delText>for VDS</w:delText>
        </w:r>
        <w:r w:rsidR="00BA09DB" w:rsidDel="00BD7880">
          <w:delText>.</w:delText>
        </w:r>
      </w:del>
    </w:p>
    <w:p w14:paraId="7FDFC5AA" w14:textId="660A9CE6" w:rsidR="00C46155" w:rsidDel="00BD7880" w:rsidRDefault="006F05BA" w:rsidP="002E7285">
      <w:pPr>
        <w:pStyle w:val="Heading2"/>
        <w:rPr>
          <w:del w:id="80" w:author="Quincey Koziol" w:date="2014-12-06T23:37:00Z"/>
        </w:rPr>
      </w:pPr>
      <w:del w:id="81" w:author="Quincey Koziol" w:date="2014-12-06T23:37:00Z">
        <w:r w:rsidDel="00BD7880">
          <w:delText>Requirements</w:delText>
        </w:r>
        <w:r w:rsidR="00C40D50" w:rsidDel="00BD7880">
          <w:delText xml:space="preserve"> </w:delText>
        </w:r>
      </w:del>
    </w:p>
    <w:p w14:paraId="46AF06EA" w14:textId="62C4BC1F" w:rsidR="00C52DBB" w:rsidDel="00BD7880" w:rsidRDefault="00BD7527" w:rsidP="00075918">
      <w:pPr>
        <w:pStyle w:val="ListParagraph"/>
        <w:numPr>
          <w:ilvl w:val="0"/>
          <w:numId w:val="16"/>
        </w:numPr>
        <w:rPr>
          <w:del w:id="82" w:author="Quincey Koziol" w:date="2014-12-06T23:37:00Z"/>
        </w:rPr>
      </w:pPr>
      <w:del w:id="83" w:author="Quincey Koziol" w:date="2014-12-06T23:37:00Z">
        <w:r w:rsidDel="00BD7880">
          <w:delText xml:space="preserve">There </w:delText>
        </w:r>
        <w:r w:rsidR="00745B16" w:rsidDel="00BD7880">
          <w:delText xml:space="preserve">will be </w:delText>
        </w:r>
        <w:r w:rsidDel="00BD7880">
          <w:delText xml:space="preserve">no changes to the </w:delText>
        </w:r>
        <w:r w:rsidR="00696997" w:rsidDel="00BD7880">
          <w:delText xml:space="preserve">HDF5 </w:delText>
        </w:r>
        <w:r w:rsidDel="00BD7880">
          <w:delText xml:space="preserve">programming model </w:delText>
        </w:r>
        <w:r w:rsidR="00696997" w:rsidDel="00BD7880">
          <w:delText xml:space="preserve">when accessing a </w:delText>
        </w:r>
        <w:r w:rsidDel="00BD7880">
          <w:delText xml:space="preserve">VDS. </w:delText>
        </w:r>
      </w:del>
    </w:p>
    <w:p w14:paraId="43A91819" w14:textId="3C707663" w:rsidR="00B81A31" w:rsidDel="00BD7880" w:rsidRDefault="00774D9E" w:rsidP="00B81A31">
      <w:pPr>
        <w:pStyle w:val="ListParagraph"/>
        <w:numPr>
          <w:ilvl w:val="1"/>
          <w:numId w:val="29"/>
        </w:numPr>
        <w:rPr>
          <w:del w:id="84" w:author="Quincey Koziol" w:date="2014-12-06T23:37:00Z"/>
        </w:rPr>
      </w:pPr>
      <w:del w:id="85" w:author="Quincey Koziol" w:date="2014-12-06T23:37:00Z">
        <w:r w:rsidDel="00BD7880">
          <w:delText xml:space="preserve">Dataset </w:delText>
        </w:r>
        <w:r w:rsidR="00745B16" w:rsidDel="00BD7880">
          <w:delText>c</w:delText>
        </w:r>
        <w:r w:rsidR="00BD7527" w:rsidDel="00BD7880">
          <w:delText xml:space="preserve">reate, write, read, sub-set, query and close </w:delText>
        </w:r>
        <w:r w:rsidR="0070408B" w:rsidDel="00BD7880">
          <w:delText xml:space="preserve">operations </w:delText>
        </w:r>
        <w:r w:rsidR="00745B16" w:rsidDel="00BD7880">
          <w:delText>work for VDS</w:delText>
        </w:r>
        <w:r w:rsidR="00BD7527" w:rsidDel="00BD7880">
          <w:delText>.</w:delText>
        </w:r>
        <w:r w:rsidR="00B81A31" w:rsidDel="00BD7880">
          <w:delText xml:space="preserve"> </w:delText>
        </w:r>
      </w:del>
    </w:p>
    <w:p w14:paraId="490E4FCC" w14:textId="3362F076" w:rsidR="00BD7527" w:rsidDel="00BD7880" w:rsidRDefault="00774D9E" w:rsidP="00B81A31">
      <w:pPr>
        <w:pStyle w:val="ListParagraph"/>
        <w:numPr>
          <w:ilvl w:val="1"/>
          <w:numId w:val="29"/>
        </w:numPr>
        <w:rPr>
          <w:del w:id="86" w:author="Quincey Koziol" w:date="2014-12-06T23:37:00Z"/>
        </w:rPr>
      </w:pPr>
      <w:del w:id="87" w:author="Quincey Koziol" w:date="2014-12-06T23:37:00Z">
        <w:r w:rsidDel="00BD7880">
          <w:delText xml:space="preserve">Virtual datasets will </w:delText>
        </w:r>
        <w:r w:rsidR="00B81A31" w:rsidDel="00BD7880">
          <w:delText>ha</w:delText>
        </w:r>
        <w:r w:rsidDel="00BD7880">
          <w:delText>ve</w:delText>
        </w:r>
        <w:r w:rsidR="00B81A31" w:rsidDel="00BD7880">
          <w:delText xml:space="preserve"> a </w:delText>
        </w:r>
        <w:r w:rsidDel="00BD7880">
          <w:delText>new</w:delText>
        </w:r>
        <w:r w:rsidR="00B81A31" w:rsidDel="00BD7880">
          <w:delText xml:space="preserve"> storage type</w:delText>
        </w:r>
        <w:r w:rsidDel="00BD7880">
          <w:delText>: ‘virtual’</w:delText>
        </w:r>
        <w:r w:rsidR="00B81A31" w:rsidDel="00BD7880">
          <w:delText xml:space="preserve"> (cmp. with the current storage types:  chunked, external, contiguous and compact). </w:delText>
        </w:r>
      </w:del>
    </w:p>
    <w:p w14:paraId="45182159" w14:textId="44277279" w:rsidR="00E83C5F" w:rsidDel="00BD7880" w:rsidRDefault="00955B96" w:rsidP="00075918">
      <w:pPr>
        <w:pStyle w:val="ListParagraph"/>
        <w:numPr>
          <w:ilvl w:val="0"/>
          <w:numId w:val="16"/>
        </w:numPr>
        <w:rPr>
          <w:del w:id="88" w:author="Quincey Koziol" w:date="2014-12-06T23:37:00Z"/>
        </w:rPr>
      </w:pPr>
      <w:del w:id="89" w:author="Quincey Koziol" w:date="2014-12-06T23:37:00Z">
        <w:r w:rsidDel="00BD7880">
          <w:delText>Mapping</w:delText>
        </w:r>
        <w:r w:rsidR="00A05EEB" w:rsidDel="00BD7880">
          <w:delText xml:space="preserve"> between </w:delText>
        </w:r>
        <w:r w:rsidR="0018449D" w:rsidDel="00BD7880">
          <w:delText>source</w:delText>
        </w:r>
        <w:r w:rsidR="00A05EEB" w:rsidDel="00BD7880">
          <w:delText xml:space="preserve"> dataset elements and VDS elements</w:delText>
        </w:r>
        <w:r w:rsidDel="00BD7880">
          <w:delText xml:space="preserve"> is described at </w:delText>
        </w:r>
        <w:r w:rsidR="0070408B" w:rsidDel="00BD7880">
          <w:delText xml:space="preserve">VDS </w:delText>
        </w:r>
        <w:r w:rsidDel="00BD7880">
          <w:delText>creation time</w:delText>
        </w:r>
        <w:r w:rsidR="00A05EEB" w:rsidDel="00BD7880">
          <w:delText>,</w:delText>
        </w:r>
        <w:r w:rsidR="00E83C5F" w:rsidDel="00BD7880">
          <w:delText xml:space="preserve"> using HDF5 selection mechanism</w:delText>
        </w:r>
        <w:r w:rsidR="00AA60F8" w:rsidDel="00BD7880">
          <w:delText>,</w:delText>
        </w:r>
        <w:r w:rsidR="00E83C5F" w:rsidDel="00BD7880">
          <w:delText xml:space="preserve"> specifying elements in a </w:delText>
        </w:r>
        <w:r w:rsidR="0018449D" w:rsidDel="00BD7880">
          <w:delText>source</w:delText>
        </w:r>
        <w:r w:rsidR="00E83C5F" w:rsidDel="00BD7880">
          <w:delText xml:space="preserve"> dataset and corresponding elements in </w:delText>
        </w:r>
        <w:r w:rsidR="00AA60F8" w:rsidDel="00BD7880">
          <w:delText xml:space="preserve">the </w:delText>
        </w:r>
        <w:r w:rsidR="00E83C5F" w:rsidDel="00BD7880">
          <w:delText xml:space="preserve">VDS. </w:delText>
        </w:r>
      </w:del>
    </w:p>
    <w:p w14:paraId="49C41DCF" w14:textId="197CF0CD" w:rsidR="009032C0" w:rsidDel="00BD7880" w:rsidRDefault="00E83C5F" w:rsidP="00B81A31">
      <w:pPr>
        <w:pStyle w:val="ListParagraph"/>
        <w:numPr>
          <w:ilvl w:val="1"/>
          <w:numId w:val="28"/>
        </w:numPr>
        <w:rPr>
          <w:del w:id="90" w:author="Quincey Koziol" w:date="2014-12-06T23:37:00Z"/>
        </w:rPr>
      </w:pPr>
      <w:del w:id="91" w:author="Quincey Koziol" w:date="2014-12-06T23:37:00Z">
        <w:r w:rsidDel="00BD7880">
          <w:delText xml:space="preserve">Current selection mechanism </w:delText>
        </w:r>
        <w:r w:rsidR="0070408B" w:rsidDel="00BD7880">
          <w:delText>should</w:delText>
        </w:r>
        <w:r w:rsidDel="00BD7880">
          <w:delText xml:space="preserve"> be extended to </w:delText>
        </w:r>
        <w:r w:rsidR="0070408B" w:rsidDel="00BD7880">
          <w:delText>allow unlimited</w:delText>
        </w:r>
        <w:r w:rsidR="00A05EEB" w:rsidDel="00BD7880">
          <w:delText xml:space="preserve"> hyperslab</w:delText>
        </w:r>
        <w:r w:rsidR="0070408B" w:rsidDel="00BD7880">
          <w:delText xml:space="preserve"> </w:delText>
        </w:r>
        <w:r w:rsidR="003F4AA4" w:rsidDel="00BD7880">
          <w:delText>“</w:delText>
        </w:r>
      </w:del>
      <w:del w:id="92" w:author="Quincey Koziol" w:date="2014-12-04T14:37:00Z">
        <w:r w:rsidR="0070408B" w:rsidDel="009773B3">
          <w:delText>block</w:delText>
        </w:r>
        <w:r w:rsidR="003F4AA4" w:rsidDel="009773B3">
          <w:delText>” and “</w:delText>
        </w:r>
      </w:del>
      <w:del w:id="93" w:author="Quincey Koziol" w:date="2014-12-06T23:37:00Z">
        <w:r w:rsidR="003F4AA4" w:rsidDel="00BD7880">
          <w:delText>count”</w:delText>
        </w:r>
        <w:r w:rsidR="0070408B" w:rsidDel="00BD7880">
          <w:delText xml:space="preserve"> </w:delText>
        </w:r>
        <w:r w:rsidR="00A05EEB" w:rsidDel="00BD7880">
          <w:delText xml:space="preserve">values </w:delText>
        </w:r>
        <w:r w:rsidR="0070408B" w:rsidDel="00BD7880">
          <w:delText>to accommodate unbounded selections</w:delText>
        </w:r>
        <w:r w:rsidR="00A05EEB" w:rsidDel="00BD7880">
          <w:delText xml:space="preserve"> in </w:delText>
        </w:r>
        <w:r w:rsidR="0018449D" w:rsidDel="00BD7880">
          <w:delText>source</w:delText>
        </w:r>
        <w:r w:rsidR="00A05EEB" w:rsidDel="00BD7880">
          <w:delText xml:space="preserve"> datasets that can be extended/have unlimited dimensions</w:delText>
        </w:r>
        <w:r w:rsidR="0070408B" w:rsidDel="00BD7880">
          <w:delText>.</w:delText>
        </w:r>
        <w:r w:rsidDel="00BD7880">
          <w:delText xml:space="preserve"> </w:delText>
        </w:r>
      </w:del>
    </w:p>
    <w:p w14:paraId="03B87D2C" w14:textId="7224F71C" w:rsidR="00B81A31" w:rsidDel="00BD7880" w:rsidRDefault="00B81A31" w:rsidP="00B81A31">
      <w:pPr>
        <w:pStyle w:val="ListParagraph"/>
        <w:numPr>
          <w:ilvl w:val="1"/>
          <w:numId w:val="28"/>
        </w:numPr>
        <w:rPr>
          <w:del w:id="94" w:author="Quincey Koziol" w:date="2014-12-06T23:37:00Z"/>
        </w:rPr>
      </w:pPr>
      <w:del w:id="95" w:author="Quincey Koziol" w:date="2014-12-06T23:37:00Z">
        <w:r w:rsidDel="00BD7880">
          <w:delText xml:space="preserve">There is a query mechanism to discover </w:delText>
        </w:r>
        <w:r w:rsidR="00AA60F8" w:rsidDel="00BD7880">
          <w:delText xml:space="preserve">the </w:delText>
        </w:r>
        <w:r w:rsidDel="00BD7880">
          <w:delText>mapping</w:delText>
        </w:r>
        <w:r w:rsidR="00AA60F8" w:rsidDel="00BD7880">
          <w:delText xml:space="preserve"> for a VDS</w:delText>
        </w:r>
        <w:r w:rsidDel="00BD7880">
          <w:delText>.</w:delText>
        </w:r>
      </w:del>
    </w:p>
    <w:p w14:paraId="57A6B4D5" w14:textId="32ACE891" w:rsidR="003F4AA4" w:rsidDel="00BD7880" w:rsidRDefault="003F4AA4" w:rsidP="003F4AA4">
      <w:pPr>
        <w:pStyle w:val="ListParagraph"/>
        <w:numPr>
          <w:ilvl w:val="0"/>
          <w:numId w:val="16"/>
        </w:numPr>
        <w:rPr>
          <w:del w:id="96" w:author="Quincey Koziol" w:date="2014-12-06T23:37:00Z"/>
        </w:rPr>
      </w:pPr>
      <w:del w:id="97" w:author="Quincey Koziol" w:date="2014-12-06T23:37:00Z">
        <w:r w:rsidDel="00BD7880">
          <w:delText xml:space="preserve">A </w:delText>
        </w:r>
        <w:r w:rsidR="0018449D" w:rsidDel="00BD7880">
          <w:delText>source</w:delText>
        </w:r>
        <w:r w:rsidDel="00BD7880">
          <w:delText xml:space="preserve"> dataset and VDS</w:delText>
        </w:r>
        <w:r w:rsidR="00A05EEB" w:rsidDel="00BD7880">
          <w:delText>’s datatypes</w:delText>
        </w:r>
        <w:r w:rsidDel="00BD7880">
          <w:delText xml:space="preserve"> </w:delText>
        </w:r>
        <w:r w:rsidR="00AA60F8" w:rsidDel="00BD7880">
          <w:delText xml:space="preserve">must </w:delText>
        </w:r>
        <w:r w:rsidR="00A05EEB" w:rsidDel="00BD7880">
          <w:delText xml:space="preserve">be </w:delText>
        </w:r>
        <w:r w:rsidDel="00BD7880">
          <w:delText>“convertible”.</w:delText>
        </w:r>
      </w:del>
    </w:p>
    <w:p w14:paraId="303DCFBB" w14:textId="4066D2FF" w:rsidR="00505522" w:rsidDel="00BD7880" w:rsidRDefault="00505522" w:rsidP="003F4AA4">
      <w:pPr>
        <w:pStyle w:val="ListParagraph"/>
        <w:numPr>
          <w:ilvl w:val="0"/>
          <w:numId w:val="16"/>
        </w:numPr>
        <w:rPr>
          <w:del w:id="98" w:author="Quincey Koziol" w:date="2014-12-06T23:37:00Z"/>
        </w:rPr>
      </w:pPr>
      <w:del w:id="99" w:author="Quincey Koziol" w:date="2014-12-06T23:37:00Z">
        <w:r w:rsidDel="00BD7880">
          <w:delText>A source dataset may have a different rank and dimension sizes than the VDS.</w:delText>
        </w:r>
      </w:del>
    </w:p>
    <w:p w14:paraId="317443E5" w14:textId="117DE0A5" w:rsidR="00955B96" w:rsidDel="00BD7880" w:rsidRDefault="00774D9E" w:rsidP="00075918">
      <w:pPr>
        <w:pStyle w:val="ListParagraph"/>
        <w:numPr>
          <w:ilvl w:val="0"/>
          <w:numId w:val="16"/>
        </w:numPr>
        <w:rPr>
          <w:del w:id="100" w:author="Quincey Koziol" w:date="2014-12-06T23:37:00Z"/>
        </w:rPr>
      </w:pPr>
      <w:del w:id="101" w:author="Quincey Koziol" w:date="2014-12-06T23:37:00Z">
        <w:r w:rsidDel="00BD7880">
          <w:delText>A s</w:delText>
        </w:r>
        <w:r w:rsidR="0018449D" w:rsidDel="00BD7880">
          <w:delText>ource</w:delText>
        </w:r>
        <w:r w:rsidR="00E83C5F" w:rsidDel="00BD7880">
          <w:delText xml:space="preserve"> dataset may be </w:delText>
        </w:r>
        <w:r w:rsidDel="00BD7880">
          <w:delText xml:space="preserve">a </w:delText>
        </w:r>
        <w:r w:rsidR="00E83C5F" w:rsidDel="00BD7880">
          <w:delText>VDS.</w:delText>
        </w:r>
      </w:del>
    </w:p>
    <w:p w14:paraId="545D6CFA" w14:textId="2A4BC6AD" w:rsidR="00955B96" w:rsidDel="00BD7880" w:rsidRDefault="00573D7A" w:rsidP="00075918">
      <w:pPr>
        <w:pStyle w:val="ListParagraph"/>
        <w:numPr>
          <w:ilvl w:val="0"/>
          <w:numId w:val="16"/>
        </w:numPr>
        <w:rPr>
          <w:del w:id="102" w:author="Quincey Koziol" w:date="2014-12-06T23:37:00Z"/>
        </w:rPr>
      </w:pPr>
      <w:del w:id="103" w:author="Quincey Koziol" w:date="2014-12-06T23:37:00Z">
        <w:r w:rsidDel="00BD7880">
          <w:delText xml:space="preserve">A </w:delText>
        </w:r>
        <w:r w:rsidR="00955B96" w:rsidDel="00BD7880">
          <w:delText xml:space="preserve">VDS </w:delText>
        </w:r>
        <w:r w:rsidR="00DD5B29" w:rsidDel="00BD7880">
          <w:delText xml:space="preserve">may </w:delText>
        </w:r>
        <w:r w:rsidR="00955B96" w:rsidDel="00BD7880">
          <w:delText>have its own</w:delText>
        </w:r>
        <w:r w:rsidR="00AA60F8" w:rsidDel="00BD7880">
          <w:delText xml:space="preserve"> “private”</w:delText>
        </w:r>
        <w:r w:rsidR="00955B96" w:rsidDel="00BD7880">
          <w:delText xml:space="preserve"> data</w:delText>
        </w:r>
        <w:r w:rsidR="00B81A31" w:rsidDel="00BD7880">
          <w:delText xml:space="preserve">, i.e., some elements of VDS </w:delText>
        </w:r>
        <w:r w:rsidR="00A05EEB" w:rsidDel="00BD7880">
          <w:delText xml:space="preserve">may not be </w:delText>
        </w:r>
        <w:r w:rsidR="00B81A31" w:rsidDel="00BD7880">
          <w:delText xml:space="preserve">mapped to </w:delText>
        </w:r>
        <w:r w:rsidR="0018449D" w:rsidDel="00BD7880">
          <w:delText>source</w:delText>
        </w:r>
        <w:r w:rsidR="00A05EEB" w:rsidDel="00BD7880">
          <w:delText xml:space="preserve"> dataset elements </w:delText>
        </w:r>
        <w:r w:rsidR="00AA60F8" w:rsidDel="00BD7880">
          <w:delText>and</w:delText>
        </w:r>
        <w:r w:rsidR="00A05EEB" w:rsidDel="00BD7880">
          <w:delText xml:space="preserve"> may instead be</w:delText>
        </w:r>
        <w:r w:rsidR="00AA60F8" w:rsidDel="00BD7880">
          <w:delText xml:space="preserve"> stored locally to the VDS</w:delText>
        </w:r>
        <w:r w:rsidR="00B81A31" w:rsidDel="00BD7880">
          <w:delText>.</w:delText>
        </w:r>
      </w:del>
    </w:p>
    <w:p w14:paraId="1F2A82EC" w14:textId="005AA127" w:rsidR="00955B96" w:rsidDel="00BD7880" w:rsidRDefault="00B81A31" w:rsidP="00075918">
      <w:pPr>
        <w:pStyle w:val="ListParagraph"/>
        <w:numPr>
          <w:ilvl w:val="0"/>
          <w:numId w:val="16"/>
        </w:numPr>
        <w:rPr>
          <w:del w:id="104" w:author="Quincey Koziol" w:date="2014-12-06T23:37:00Z"/>
        </w:rPr>
      </w:pPr>
      <w:del w:id="105" w:author="Quincey Koziol" w:date="2014-12-06T23:37:00Z">
        <w:r w:rsidDel="00BD7880">
          <w:delText>A filter can be applied to VDS “</w:delText>
        </w:r>
        <w:r w:rsidR="00AA60F8" w:rsidDel="00BD7880">
          <w:delText>private</w:delText>
        </w:r>
        <w:r w:rsidDel="00BD7880">
          <w:delText>” data</w:delText>
        </w:r>
        <w:r w:rsidR="00573D7A" w:rsidDel="00BD7880">
          <w:delText xml:space="preserve"> (e.g. to compress it)</w:delText>
        </w:r>
        <w:r w:rsidDel="00BD7880">
          <w:delText>.</w:delText>
        </w:r>
      </w:del>
    </w:p>
    <w:p w14:paraId="3CED51E1" w14:textId="0AE366F6" w:rsidR="0048322D" w:rsidDel="00BD7880" w:rsidRDefault="00043A87" w:rsidP="00075918">
      <w:pPr>
        <w:pStyle w:val="ListParagraph"/>
        <w:numPr>
          <w:ilvl w:val="0"/>
          <w:numId w:val="16"/>
        </w:numPr>
        <w:rPr>
          <w:del w:id="106" w:author="Quincey Koziol" w:date="2014-12-06T23:37:00Z"/>
        </w:rPr>
      </w:pPr>
      <w:del w:id="107" w:author="Quincey Koziol" w:date="2014-12-06T23:37:00Z">
        <w:r w:rsidDel="00BD7880">
          <w:delText xml:space="preserve">There is a mechanism in </w:delText>
        </w:r>
        <w:r w:rsidR="003F4AA4" w:rsidDel="00BD7880">
          <w:delText xml:space="preserve">the </w:delText>
        </w:r>
        <w:r w:rsidDel="00BD7880">
          <w:delText xml:space="preserve">HDF5 library to </w:delText>
        </w:r>
        <w:r w:rsidR="00D12E3A" w:rsidDel="00BD7880">
          <w:delText>search</w:delText>
        </w:r>
        <w:r w:rsidR="00AC3541" w:rsidDel="00BD7880">
          <w:delText xml:space="preserve"> </w:delText>
        </w:r>
        <w:r w:rsidR="00404A0B" w:rsidDel="00BD7880">
          <w:delText xml:space="preserve">for </w:delText>
        </w:r>
        <w:r w:rsidR="0018449D" w:rsidDel="00BD7880">
          <w:delText xml:space="preserve">source </w:delText>
        </w:r>
        <w:r w:rsidR="00AC3541" w:rsidDel="00BD7880">
          <w:delText>files</w:delText>
        </w:r>
        <w:r w:rsidR="003F4AA4" w:rsidDel="00BD7880">
          <w:delText xml:space="preserve"> at run time</w:delText>
        </w:r>
        <w:r w:rsidR="00D12E3A" w:rsidDel="00BD7880">
          <w:delText xml:space="preserve"> (similar to external links)</w:delText>
        </w:r>
      </w:del>
    </w:p>
    <w:p w14:paraId="776AFCC7" w14:textId="2B6266A4" w:rsidR="00110F66" w:rsidDel="00BD7880" w:rsidRDefault="00AC3541" w:rsidP="00075918">
      <w:pPr>
        <w:pStyle w:val="ListParagraph"/>
        <w:numPr>
          <w:ilvl w:val="0"/>
          <w:numId w:val="16"/>
        </w:numPr>
        <w:rPr>
          <w:del w:id="108" w:author="Quincey Koziol" w:date="2014-12-06T23:37:00Z"/>
        </w:rPr>
      </w:pPr>
      <w:del w:id="109" w:author="Quincey Koziol" w:date="2014-12-06T23:37:00Z">
        <w:r w:rsidDel="00BD7880">
          <w:delText>There is a “p</w:delText>
        </w:r>
        <w:r w:rsidR="00110F66" w:rsidDel="00BD7880">
          <w:delText>rintf</w:delText>
        </w:r>
        <w:r w:rsidDel="00BD7880">
          <w:delText>”</w:delText>
        </w:r>
        <w:r w:rsidR="00110F66" w:rsidDel="00BD7880">
          <w:delText xml:space="preserve"> capability to </w:delText>
        </w:r>
        <w:r w:rsidR="00AA60F8" w:rsidDel="00BD7880">
          <w:delText xml:space="preserve">generate </w:delText>
        </w:r>
        <w:r w:rsidR="0018449D" w:rsidDel="00BD7880">
          <w:delText>source</w:delText>
        </w:r>
        <w:r w:rsidDel="00BD7880">
          <w:delText xml:space="preserve"> </w:delText>
        </w:r>
        <w:r w:rsidR="00A05EEB" w:rsidDel="00BD7880">
          <w:delText>dataset</w:delText>
        </w:r>
        <w:r w:rsidR="00110F66" w:rsidDel="00BD7880">
          <w:delText xml:space="preserve"> and </w:delText>
        </w:r>
        <w:r w:rsidR="00A05EEB" w:rsidDel="00BD7880">
          <w:delText>file</w:delText>
        </w:r>
        <w:r w:rsidR="00110F66" w:rsidDel="00BD7880">
          <w:delText xml:space="preserve"> names</w:delText>
        </w:r>
        <w:r w:rsidR="00AA60F8" w:rsidDel="00BD7880">
          <w:delText xml:space="preserve"> based on some/all of </w:delText>
        </w:r>
        <w:r w:rsidR="00A05EEB" w:rsidDel="00BD7880">
          <w:delText>an</w:delText>
        </w:r>
        <w:r w:rsidR="00AA60F8" w:rsidDel="00BD7880">
          <w:delText xml:space="preserve"> element’s coordinates in the VDS</w:delText>
        </w:r>
        <w:r w:rsidR="00573D7A" w:rsidDel="00BD7880">
          <w:delText>, enabling a dynamic mapping of source datasets into a VDS</w:delText>
        </w:r>
        <w:r w:rsidR="00505522" w:rsidDel="00BD7880">
          <w:delText xml:space="preserve"> at runtime</w:delText>
        </w:r>
        <w:r w:rsidDel="00BD7880">
          <w:delText>.</w:delText>
        </w:r>
      </w:del>
    </w:p>
    <w:p w14:paraId="5E70488A" w14:textId="36E86528" w:rsidR="00C8179B" w:rsidDel="00BD7880" w:rsidRDefault="00DD5B29" w:rsidP="00075918">
      <w:pPr>
        <w:pStyle w:val="ListParagraph"/>
        <w:numPr>
          <w:ilvl w:val="0"/>
          <w:numId w:val="16"/>
        </w:numPr>
        <w:rPr>
          <w:del w:id="110" w:author="Quincey Koziol" w:date="2014-12-06T23:37:00Z"/>
        </w:rPr>
      </w:pPr>
      <w:del w:id="111" w:author="Quincey Koziol" w:date="2014-12-06T23:37:00Z">
        <w:r w:rsidDel="00BD7880">
          <w:delText xml:space="preserve">There is a mechanism in the HDF5 library to validate </w:delText>
        </w:r>
        <w:r w:rsidR="00A05EEB" w:rsidDel="00BD7880">
          <w:delText xml:space="preserve">a </w:delText>
        </w:r>
        <w:r w:rsidDel="00BD7880">
          <w:delText>mapping</w:delText>
        </w:r>
        <w:r w:rsidR="00A05EEB" w:rsidDel="00BD7880">
          <w:delText xml:space="preserve"> when </w:delText>
        </w:r>
      </w:del>
      <w:del w:id="112" w:author="Quincey Koziol" w:date="2014-12-05T13:02:00Z">
        <w:r w:rsidR="00A05EEB" w:rsidDel="007E084D">
          <w:delText xml:space="preserve">the </w:delText>
        </w:r>
      </w:del>
      <w:del w:id="113" w:author="Quincey Koziol" w:date="2014-12-06T23:37:00Z">
        <w:r w:rsidR="00A05EEB" w:rsidDel="00BD7880">
          <w:delText>VDS is created</w:delText>
        </w:r>
        <w:r w:rsidDel="00BD7880">
          <w:delText xml:space="preserve"> (e.g., selections</w:delText>
        </w:r>
        <w:r w:rsidR="00A05EEB" w:rsidDel="00BD7880">
          <w:delText xml:space="preserve"> in VDS mapping</w:delText>
        </w:r>
        <w:r w:rsidDel="00BD7880">
          <w:delText xml:space="preserve"> cannot </w:delText>
        </w:r>
        <w:r w:rsidR="00A05EEB" w:rsidDel="00BD7880">
          <w:delText>overlap one another, including unbounded selections</w:delText>
        </w:r>
        <w:r w:rsidDel="00BD7880">
          <w:delText>).</w:delText>
        </w:r>
      </w:del>
    </w:p>
    <w:p w14:paraId="149BC5DB" w14:textId="59990951" w:rsidR="00C8179B" w:rsidDel="00BD7880" w:rsidRDefault="00C8179B" w:rsidP="00075918">
      <w:pPr>
        <w:pStyle w:val="ListParagraph"/>
        <w:numPr>
          <w:ilvl w:val="0"/>
          <w:numId w:val="16"/>
        </w:numPr>
        <w:rPr>
          <w:del w:id="114" w:author="Quincey Koziol" w:date="2014-12-06T23:37:00Z"/>
        </w:rPr>
      </w:pPr>
      <w:del w:id="115" w:author="Quincey Koziol" w:date="2014-12-06T23:37:00Z">
        <w:r w:rsidDel="00BD7880">
          <w:delText>If there is a</w:delText>
        </w:r>
        <w:r w:rsidR="00DD5B29" w:rsidDel="00BD7880">
          <w:delText>n</w:delText>
        </w:r>
        <w:r w:rsidDel="00BD7880">
          <w:delText xml:space="preserve"> element </w:delText>
        </w:r>
        <w:r w:rsidR="00DD5B29" w:rsidDel="00BD7880">
          <w:delText xml:space="preserve">of VDS </w:delText>
        </w:r>
        <w:r w:rsidDel="00BD7880">
          <w:delText xml:space="preserve">that does not have a corresponding element in </w:delText>
        </w:r>
        <w:r w:rsidR="00DD5B29" w:rsidDel="00BD7880">
          <w:delText xml:space="preserve">a </w:delText>
        </w:r>
        <w:r w:rsidR="0018449D" w:rsidDel="00BD7880">
          <w:delText>source</w:delText>
        </w:r>
        <w:r w:rsidR="00DD5B29" w:rsidDel="00BD7880">
          <w:delText xml:space="preserve"> </w:delText>
        </w:r>
        <w:r w:rsidDel="00BD7880">
          <w:delText>dataset</w:delText>
        </w:r>
        <w:r w:rsidR="00404A0B" w:rsidDel="00BD7880">
          <w:delText xml:space="preserve"> or private data</w:delText>
        </w:r>
        <w:r w:rsidDel="00BD7880">
          <w:delText xml:space="preserve">, </w:delText>
        </w:r>
        <w:r w:rsidR="0018449D" w:rsidDel="00BD7880">
          <w:delText xml:space="preserve">the element </w:delText>
        </w:r>
        <w:r w:rsidDel="00BD7880">
          <w:delText xml:space="preserve">is filled with </w:delText>
        </w:r>
        <w:r w:rsidR="00745B16" w:rsidDel="00BD7880">
          <w:delText xml:space="preserve">VDS </w:delText>
        </w:r>
        <w:r w:rsidDel="00BD7880">
          <w:delText>fill value</w:delText>
        </w:r>
        <w:r w:rsidR="00DD5B29" w:rsidDel="00BD7880">
          <w:delText xml:space="preserve"> for I/O operation.</w:delText>
        </w:r>
      </w:del>
    </w:p>
    <w:p w14:paraId="37020F5E" w14:textId="7B441224" w:rsidR="00C8179B" w:rsidDel="00BD7880" w:rsidRDefault="00DD5B29" w:rsidP="00075918">
      <w:pPr>
        <w:pStyle w:val="ListParagraph"/>
        <w:numPr>
          <w:ilvl w:val="0"/>
          <w:numId w:val="16"/>
        </w:numPr>
        <w:rPr>
          <w:del w:id="116" w:author="Quincey Koziol" w:date="2014-12-06T23:37:00Z"/>
        </w:rPr>
      </w:pPr>
      <w:commentRangeStart w:id="117"/>
      <w:commentRangeStart w:id="118"/>
      <w:del w:id="119" w:author="Quincey Koziol" w:date="2014-12-06T23:37:00Z">
        <w:r w:rsidDel="00BD7880">
          <w:delText>There is a mechanism to over</w:delText>
        </w:r>
        <w:r w:rsidR="00AA60F8" w:rsidDel="00BD7880">
          <w:delText>ride</w:delText>
        </w:r>
        <w:r w:rsidR="00A05EEB" w:rsidDel="00BD7880">
          <w:delText xml:space="preserve"> a</w:delText>
        </w:r>
        <w:r w:rsidDel="00BD7880">
          <w:delText xml:space="preserve"> </w:delText>
        </w:r>
        <w:r w:rsidR="0018449D" w:rsidDel="00BD7880">
          <w:delText xml:space="preserve">“source” </w:delText>
        </w:r>
        <w:r w:rsidDel="00BD7880">
          <w:delText xml:space="preserve">dataset’s </w:delText>
        </w:r>
        <w:r w:rsidR="008B4969" w:rsidDel="00BD7880">
          <w:delText>fill value</w:delText>
        </w:r>
        <w:r w:rsidR="00AA60F8" w:rsidDel="00BD7880">
          <w:delText xml:space="preserve"> with the VDS fill value, when retrieving data from a </w:delText>
        </w:r>
        <w:r w:rsidR="0018449D" w:rsidDel="00BD7880">
          <w:delText>source</w:delText>
        </w:r>
        <w:r w:rsidR="00AA60F8" w:rsidDel="00BD7880">
          <w:delText xml:space="preserve"> dataset</w:delText>
        </w:r>
        <w:r w:rsidDel="00BD7880">
          <w:delText>.</w:delText>
        </w:r>
        <w:commentRangeEnd w:id="117"/>
        <w:r w:rsidR="00404A0B" w:rsidDel="00BD7880">
          <w:rPr>
            <w:rStyle w:val="CommentReference"/>
          </w:rPr>
          <w:commentReference w:id="117"/>
        </w:r>
        <w:commentRangeEnd w:id="118"/>
        <w:r w:rsidR="005804C0" w:rsidDel="00BD7880">
          <w:rPr>
            <w:rStyle w:val="CommentReference"/>
          </w:rPr>
          <w:commentReference w:id="118"/>
        </w:r>
      </w:del>
    </w:p>
    <w:p w14:paraId="65145473" w14:textId="4B5B22AF" w:rsidR="00CB7A13" w:rsidDel="007E084D" w:rsidRDefault="00DD5B29" w:rsidP="00075918">
      <w:pPr>
        <w:pStyle w:val="ListParagraph"/>
        <w:numPr>
          <w:ilvl w:val="0"/>
          <w:numId w:val="16"/>
        </w:numPr>
        <w:rPr>
          <w:del w:id="120" w:author="Quincey Koziol" w:date="2014-12-05T13:03:00Z"/>
        </w:rPr>
      </w:pPr>
      <w:del w:id="121" w:author="Quincey Koziol" w:date="2014-12-05T13:03:00Z">
        <w:r w:rsidDel="007E084D">
          <w:delText>?</w:delText>
        </w:r>
      </w:del>
    </w:p>
    <w:p w14:paraId="57F8AEAC" w14:textId="6AF90E0A" w:rsidR="00BE49B2" w:rsidDel="00BD7880" w:rsidRDefault="00C6508F" w:rsidP="002E7285">
      <w:pPr>
        <w:pStyle w:val="Heading2"/>
        <w:rPr>
          <w:del w:id="122" w:author="Quincey Koziol" w:date="2014-12-06T23:37:00Z"/>
        </w:rPr>
      </w:pPr>
      <w:del w:id="123" w:author="Quincey Koziol" w:date="2014-12-06T23:37:00Z">
        <w:r w:rsidDel="00BD7880">
          <w:delText>Constraints</w:delText>
        </w:r>
        <w:r w:rsidR="00DD5B29" w:rsidDel="00BD7880">
          <w:delText xml:space="preserve"> and Assumptions</w:delText>
        </w:r>
      </w:del>
    </w:p>
    <w:p w14:paraId="7A51CFBA" w14:textId="606D3232" w:rsidR="00C6508F" w:rsidDel="00BD7880" w:rsidRDefault="00745B16" w:rsidP="00C6508F">
      <w:pPr>
        <w:rPr>
          <w:del w:id="124" w:author="Quincey Koziol" w:date="2014-12-06T23:37:00Z"/>
        </w:rPr>
      </w:pPr>
      <w:del w:id="125" w:author="Quincey Koziol" w:date="2014-12-06T23:37:00Z">
        <w:r w:rsidDel="00BD7880">
          <w:delText>The following constraints and assumption were identified:</w:delText>
        </w:r>
      </w:del>
    </w:p>
    <w:p w14:paraId="2F9B0B35" w14:textId="4BCA62EC" w:rsidR="00C6508F" w:rsidDel="00BD7880" w:rsidRDefault="00DD5B29" w:rsidP="00C6508F">
      <w:pPr>
        <w:pStyle w:val="ListParagraph"/>
        <w:numPr>
          <w:ilvl w:val="0"/>
          <w:numId w:val="23"/>
        </w:numPr>
        <w:rPr>
          <w:del w:id="126" w:author="Quincey Koziol" w:date="2014-12-06T23:37:00Z"/>
        </w:rPr>
      </w:pPr>
      <w:del w:id="127" w:author="Quincey Koziol" w:date="2014-12-06T23:37:00Z">
        <w:r w:rsidDel="00BD7880">
          <w:delText xml:space="preserve">There will be no UUIDs to identify </w:delText>
        </w:r>
        <w:r w:rsidR="0018449D" w:rsidDel="00BD7880">
          <w:delText>source</w:delText>
        </w:r>
        <w:r w:rsidDel="00BD7880">
          <w:delText xml:space="preserve"> </w:delText>
        </w:r>
        <w:r w:rsidR="00AA60F8" w:rsidDel="00BD7880">
          <w:delText>datasets/</w:delText>
        </w:r>
        <w:r w:rsidDel="00BD7880">
          <w:delText>files</w:delText>
        </w:r>
        <w:r w:rsidR="00AA60F8" w:rsidDel="00BD7880">
          <w:delText xml:space="preserve"> (although </w:delText>
        </w:r>
      </w:del>
      <w:del w:id="128" w:author="Quincey Koziol" w:date="2014-12-05T13:05:00Z">
        <w:r w:rsidR="00AA60F8" w:rsidDel="009415D9">
          <w:delText xml:space="preserve">it </w:delText>
        </w:r>
      </w:del>
      <w:del w:id="129" w:author="Quincey Koziol" w:date="2014-12-06T23:37:00Z">
        <w:r w:rsidR="00AA60F8" w:rsidDel="00BD7880">
          <w:delText>could be added, if desired)</w:delText>
        </w:r>
        <w:r w:rsidDel="00BD7880">
          <w:delText>.</w:delText>
        </w:r>
      </w:del>
    </w:p>
    <w:p w14:paraId="6A09B4D0" w14:textId="463D75D1" w:rsidR="00DD5B29" w:rsidDel="00BD7880" w:rsidRDefault="00DD5B29" w:rsidP="00C6508F">
      <w:pPr>
        <w:pStyle w:val="ListParagraph"/>
        <w:numPr>
          <w:ilvl w:val="0"/>
          <w:numId w:val="23"/>
        </w:numPr>
        <w:rPr>
          <w:del w:id="130" w:author="Quincey Koziol" w:date="2014-12-06T23:37:00Z"/>
        </w:rPr>
      </w:pPr>
      <w:del w:id="131" w:author="Quincey Koziol" w:date="2014-12-06T23:37:00Z">
        <w:r w:rsidDel="00BD7880">
          <w:delText xml:space="preserve">It is user’s responsibility to </w:delText>
        </w:r>
        <w:r w:rsidR="00404A0B" w:rsidDel="00BD7880">
          <w:delText xml:space="preserve">maintain </w:delText>
        </w:r>
        <w:r w:rsidDel="00BD7880">
          <w:delText xml:space="preserve">consistency of </w:delText>
        </w:r>
        <w:r w:rsidR="00404A0B" w:rsidDel="00BD7880">
          <w:delText xml:space="preserve">a </w:delText>
        </w:r>
        <w:r w:rsidDel="00BD7880">
          <w:delText>VDS.</w:delText>
        </w:r>
        <w:r w:rsidR="003F4AA4" w:rsidDel="00BD7880">
          <w:delText xml:space="preserve"> If </w:delText>
        </w:r>
        <w:r w:rsidR="0018449D" w:rsidDel="00BD7880">
          <w:delText>source</w:delText>
        </w:r>
        <w:r w:rsidR="003F4AA4" w:rsidDel="00BD7880">
          <w:delText xml:space="preserve"> files are </w:delText>
        </w:r>
        <w:r w:rsidR="00C42BC6" w:rsidDel="00BD7880">
          <w:delText>unavailable</w:delText>
        </w:r>
        <w:r w:rsidR="003F4AA4" w:rsidDel="00BD7880">
          <w:delText>,</w:delText>
        </w:r>
        <w:r w:rsidR="00404A0B" w:rsidDel="00BD7880">
          <w:delText xml:space="preserve"> the</w:delText>
        </w:r>
        <w:r w:rsidR="003F4AA4" w:rsidDel="00BD7880">
          <w:delText xml:space="preserve"> library will report an error </w:delText>
        </w:r>
        <w:r w:rsidR="002919BB" w:rsidDel="00BD7880">
          <w:delText xml:space="preserve">or use fill values </w:delText>
        </w:r>
        <w:r w:rsidR="003F4AA4" w:rsidDel="00BD7880">
          <w:delText xml:space="preserve">when doing I/O on the VDS elements mapped to the elements in the </w:delText>
        </w:r>
        <w:r w:rsidR="00C42BC6" w:rsidDel="00BD7880">
          <w:delText xml:space="preserve">missing </w:delText>
        </w:r>
        <w:r w:rsidR="0018449D" w:rsidDel="00BD7880">
          <w:delText>source</w:delText>
        </w:r>
        <w:r w:rsidR="003F4AA4" w:rsidDel="00BD7880">
          <w:delText xml:space="preserve"> files</w:delText>
        </w:r>
      </w:del>
      <w:del w:id="132" w:author="Quincey Koziol" w:date="2014-12-05T13:05:00Z">
        <w:r w:rsidR="00AA60F8" w:rsidDel="009415D9">
          <w:delText xml:space="preserve"> (</w:delText>
        </w:r>
        <w:r w:rsidR="00C42BC6" w:rsidDel="009415D9">
          <w:delText xml:space="preserve">behavior </w:delText>
        </w:r>
        <w:r w:rsidR="002919BB" w:rsidDel="009415D9">
          <w:delText>TBD</w:delText>
        </w:r>
        <w:r w:rsidR="00AA60F8" w:rsidDel="009415D9">
          <w:delText>)</w:delText>
        </w:r>
      </w:del>
      <w:del w:id="133" w:author="Quincey Koziol" w:date="2014-12-06T23:37:00Z">
        <w:r w:rsidR="003F4AA4" w:rsidDel="00BD7880">
          <w:delText>.</w:delText>
        </w:r>
      </w:del>
    </w:p>
    <w:p w14:paraId="5C5B5BD9" w14:textId="56566DD8" w:rsidR="003C7264" w:rsidDel="00BD7880" w:rsidRDefault="003C7264" w:rsidP="00C6508F">
      <w:pPr>
        <w:pStyle w:val="ListParagraph"/>
        <w:numPr>
          <w:ilvl w:val="0"/>
          <w:numId w:val="23"/>
        </w:numPr>
        <w:rPr>
          <w:del w:id="134" w:author="Quincey Koziol" w:date="2014-12-06T23:37:00Z"/>
        </w:rPr>
      </w:pPr>
      <w:del w:id="135" w:author="Quincey Koziol" w:date="2014-12-06T23:37:00Z">
        <w:r w:rsidDel="00BD7880">
          <w:delText>Since the source datasets may be out-of-sync with one another</w:delText>
        </w:r>
        <w:r w:rsidR="00FE16FC" w:rsidDel="00BD7880">
          <w:delText>’s dimension sizes</w:delText>
        </w:r>
        <w:r w:rsidDel="00BD7880">
          <w:delText>, the VDS needs to present a coherent view of the data in the source datasets</w:delText>
        </w:r>
        <w:r w:rsidR="00FE16FC" w:rsidDel="00BD7880">
          <w:delText xml:space="preserve"> (possibly a resta</w:delText>
        </w:r>
      </w:del>
      <w:del w:id="136" w:author="Quincey Koziol" w:date="2014-12-04T14:36:00Z">
        <w:r w:rsidR="00FE16FC" w:rsidDel="009773B3">
          <w:delText>r</w:delText>
        </w:r>
      </w:del>
      <w:del w:id="137" w:author="Quincey Koziol" w:date="2014-12-06T23:37:00Z">
        <w:r w:rsidR="00FE16FC" w:rsidDel="00BD7880">
          <w:delText>ting of assumption 2, above)</w:delText>
        </w:r>
        <w:r w:rsidDel="00BD7880">
          <w:delText>.</w:delText>
        </w:r>
      </w:del>
    </w:p>
    <w:p w14:paraId="3B8278C5" w14:textId="1B615E6D" w:rsidR="00C6508F" w:rsidDel="00BD7880" w:rsidRDefault="003C7264" w:rsidP="009415D9">
      <w:pPr>
        <w:pStyle w:val="ListParagraph"/>
        <w:numPr>
          <w:ilvl w:val="0"/>
          <w:numId w:val="23"/>
        </w:numPr>
        <w:rPr>
          <w:del w:id="138" w:author="Quincey Koziol" w:date="2014-12-06T23:37:00Z"/>
        </w:rPr>
      </w:pPr>
      <w:del w:id="139" w:author="Quincey Koziol" w:date="2014-12-06T23:37:00Z">
        <w:r w:rsidDel="00BD7880">
          <w:delText>Source datasets can be assumed not to shrink in size.</w:delText>
        </w:r>
      </w:del>
    </w:p>
    <w:p w14:paraId="175FF47C" w14:textId="20FDC97E" w:rsidR="00C6508F" w:rsidRDefault="00DD5B29" w:rsidP="007525AC">
      <w:pPr>
        <w:pStyle w:val="Heading1"/>
      </w:pPr>
      <w:r>
        <w:t>Use cases</w:t>
      </w:r>
    </w:p>
    <w:p w14:paraId="363A51A4" w14:textId="7CD95038" w:rsidR="007E2A20" w:rsidRPr="007E2A20" w:rsidRDefault="007E2A20" w:rsidP="007E2A20">
      <w:r>
        <w:t xml:space="preserve">In this section </w:t>
      </w:r>
      <w:r w:rsidR="00114EC8">
        <w:t>we discuss several use cases for VDS.</w:t>
      </w:r>
      <w:r w:rsidR="00F14A63">
        <w:t xml:space="preserve"> </w:t>
      </w:r>
    </w:p>
    <w:p w14:paraId="5733077F" w14:textId="7863BBA0" w:rsidR="00CC1E91" w:rsidRPr="00192E7E" w:rsidRDefault="00CC1E91" w:rsidP="002E7285">
      <w:pPr>
        <w:pStyle w:val="Heading2"/>
      </w:pPr>
      <w:bookmarkStart w:id="140" w:name="_Ref238638153"/>
      <w:r>
        <w:t xml:space="preserve">DLS use case </w:t>
      </w:r>
      <w:r w:rsidRPr="00192E7E">
        <w:t>“E</w:t>
      </w:r>
      <w:r w:rsidR="00192E7E" w:rsidRPr="00192E7E">
        <w:t>xcalibur</w:t>
      </w:r>
      <w:r w:rsidRPr="00192E7E">
        <w:t>”</w:t>
      </w:r>
      <w:bookmarkEnd w:id="140"/>
    </w:p>
    <w:p w14:paraId="362E641A" w14:textId="5943F063" w:rsidR="003978D7" w:rsidRDefault="00863D66" w:rsidP="007E2A20">
      <w:r>
        <w:t xml:space="preserve">The </w:t>
      </w:r>
      <w:r w:rsidR="007E2A20">
        <w:t>EX</w:t>
      </w:r>
      <w:r w:rsidR="00B46AA0">
        <w:t>C</w:t>
      </w:r>
      <w:r w:rsidR="007E2A20">
        <w:t>ALIBUR detector is described in the section 3.1 of [</w:t>
      </w:r>
      <w:r w:rsidR="007E2A20">
        <w:fldChar w:fldCharType="begin"/>
      </w:r>
      <w:r w:rsidR="007E2A20">
        <w:instrText xml:space="preserve"> REF _Ref238633273 \r \h </w:instrText>
      </w:r>
      <w:r w:rsidR="007E2A20">
        <w:fldChar w:fldCharType="separate"/>
      </w:r>
      <w:r w:rsidR="00EA3188">
        <w:t>1</w:t>
      </w:r>
      <w:r w:rsidR="007E2A20">
        <w:fldChar w:fldCharType="end"/>
      </w:r>
      <w:r w:rsidR="007E2A20">
        <w:t>]</w:t>
      </w:r>
      <w:r w:rsidR="00432E7E">
        <w:t xml:space="preserve">. </w:t>
      </w:r>
      <w:r w:rsidR="00B46AA0">
        <w:t>A s</w:t>
      </w:r>
      <w:r w:rsidR="00306708">
        <w:t>eries of images taken from the detector are sto</w:t>
      </w:r>
      <w:r w:rsidR="00B46AA0">
        <w:t>red in six HDF5 files as shown i</w:t>
      </w:r>
      <w:r w:rsidR="00306708">
        <w:t xml:space="preserve">n </w:t>
      </w:r>
      <w:r w:rsidR="00306708" w:rsidRPr="00306708">
        <w:rPr>
          <w:szCs w:val="24"/>
        </w:rPr>
        <w:fldChar w:fldCharType="begin"/>
      </w:r>
      <w:r w:rsidR="00306708" w:rsidRPr="00306708">
        <w:rPr>
          <w:szCs w:val="24"/>
        </w:rPr>
        <w:instrText xml:space="preserve"> REF _Ref239585146 \h </w:instrText>
      </w:r>
      <w:r w:rsidR="00306708" w:rsidRPr="00306708">
        <w:rPr>
          <w:szCs w:val="24"/>
        </w:rPr>
      </w:r>
      <w:r w:rsidR="00306708" w:rsidRPr="00306708">
        <w:rPr>
          <w:szCs w:val="24"/>
        </w:rPr>
        <w:fldChar w:fldCharType="separate"/>
      </w:r>
      <w:r w:rsidR="00EA3188" w:rsidRPr="00830110">
        <w:rPr>
          <w:sz w:val="22"/>
        </w:rPr>
        <w:t xml:space="preserve">Figure </w:t>
      </w:r>
      <w:r w:rsidR="00EA3188">
        <w:rPr>
          <w:noProof/>
          <w:sz w:val="22"/>
        </w:rPr>
        <w:t>1</w:t>
      </w:r>
      <w:r w:rsidR="00306708" w:rsidRPr="00306708">
        <w:rPr>
          <w:szCs w:val="24"/>
        </w:rPr>
        <w:fldChar w:fldCharType="end"/>
      </w:r>
      <w:r w:rsidR="00306708">
        <w:t>.</w:t>
      </w:r>
    </w:p>
    <w:p w14:paraId="11FAB689" w14:textId="1AB5ED4C" w:rsidR="00114EC8" w:rsidRDefault="00306708" w:rsidP="007E2A20">
      <w:r>
        <w:t>At every time step</w:t>
      </w:r>
      <w:r w:rsidR="00B46AA0">
        <w:t>,</w:t>
      </w:r>
      <w:r>
        <w:t xml:space="preserve"> d</w:t>
      </w:r>
      <w:r w:rsidR="00432E7E">
        <w:t xml:space="preserve">ata for </w:t>
      </w:r>
      <w:r>
        <w:t xml:space="preserve">a </w:t>
      </w:r>
      <w:r w:rsidR="00432E7E">
        <w:t>2D image is divided in</w:t>
      </w:r>
      <w:r>
        <w:t>to</w:t>
      </w:r>
      <w:r w:rsidR="00432E7E">
        <w:t xml:space="preserve"> six sub</w:t>
      </w:r>
      <w:r w:rsidR="00F0123E">
        <w:t>-images</w:t>
      </w:r>
      <w:r w:rsidR="00432E7E">
        <w:t xml:space="preserve"> </w:t>
      </w:r>
      <w:r w:rsidRPr="00E52ACE">
        <w:rPr>
          <w:i/>
        </w:rPr>
        <w:t>A</w:t>
      </w:r>
      <w:r>
        <w:t xml:space="preserve">, </w:t>
      </w:r>
      <w:r w:rsidRPr="00E52ACE">
        <w:rPr>
          <w:i/>
        </w:rPr>
        <w:t>B</w:t>
      </w:r>
      <w:r>
        <w:t xml:space="preserve">, </w:t>
      </w:r>
      <w:r w:rsidRPr="00E52ACE">
        <w:rPr>
          <w:i/>
        </w:rPr>
        <w:t>C</w:t>
      </w:r>
      <w:r>
        <w:t xml:space="preserve">, </w:t>
      </w:r>
      <w:r w:rsidRPr="00E52ACE">
        <w:rPr>
          <w:i/>
        </w:rPr>
        <w:t>D</w:t>
      </w:r>
      <w:r>
        <w:t xml:space="preserve">, </w:t>
      </w:r>
      <w:r w:rsidR="00114EC8" w:rsidRPr="00E52ACE">
        <w:rPr>
          <w:i/>
        </w:rPr>
        <w:t>E</w:t>
      </w:r>
      <w:r w:rsidR="00114EC8">
        <w:t xml:space="preserve"> </w:t>
      </w:r>
      <w:r>
        <w:t xml:space="preserve">and </w:t>
      </w:r>
      <w:r w:rsidR="00114EC8" w:rsidRPr="00E52ACE">
        <w:rPr>
          <w:i/>
        </w:rPr>
        <w:t>F</w:t>
      </w:r>
      <w:r>
        <w:t xml:space="preserve">. </w:t>
      </w:r>
      <w:r w:rsidR="00114EC8">
        <w:t xml:space="preserve">The sub-images </w:t>
      </w:r>
      <w:r w:rsidR="00114EC8" w:rsidRPr="00E52ACE">
        <w:rPr>
          <w:i/>
        </w:rPr>
        <w:t>A</w:t>
      </w:r>
      <w:r w:rsidR="00114EC8">
        <w:t xml:space="preserve">, </w:t>
      </w:r>
      <w:r w:rsidR="00114EC8" w:rsidRPr="00E52ACE">
        <w:rPr>
          <w:i/>
        </w:rPr>
        <w:t xml:space="preserve">C </w:t>
      </w:r>
      <w:r w:rsidR="00114EC8">
        <w:t xml:space="preserve">and </w:t>
      </w:r>
      <w:r w:rsidR="00114EC8" w:rsidRPr="00E52ACE">
        <w:rPr>
          <w:i/>
        </w:rPr>
        <w:t xml:space="preserve">E </w:t>
      </w:r>
      <w:r w:rsidR="00114EC8">
        <w:t xml:space="preserve">have size </w:t>
      </w:r>
      <w:r w:rsidR="00E52ACE">
        <w:t>k</w:t>
      </w:r>
      <w:r w:rsidR="00114EC8">
        <w:t xml:space="preserve"> x M, the sub-images </w:t>
      </w:r>
      <w:r w:rsidR="00114EC8" w:rsidRPr="00E52ACE">
        <w:rPr>
          <w:i/>
        </w:rPr>
        <w:t>B</w:t>
      </w:r>
      <w:r w:rsidR="00114EC8">
        <w:t xml:space="preserve">, </w:t>
      </w:r>
      <w:r w:rsidR="00114EC8" w:rsidRPr="00E52ACE">
        <w:rPr>
          <w:i/>
        </w:rPr>
        <w:t>D</w:t>
      </w:r>
      <w:r w:rsidR="00114EC8">
        <w:t xml:space="preserve"> and </w:t>
      </w:r>
      <w:r w:rsidR="00114EC8" w:rsidRPr="00E52ACE">
        <w:rPr>
          <w:i/>
        </w:rPr>
        <w:t>F</w:t>
      </w:r>
      <w:r w:rsidR="00114EC8">
        <w:t xml:space="preserve"> have size </w:t>
      </w:r>
      <w:r w:rsidR="00E52ACE">
        <w:t>n</w:t>
      </w:r>
      <w:r w:rsidR="00114EC8">
        <w:t xml:space="preserve"> x M. The size of the full image is (3</w:t>
      </w:r>
      <w:r w:rsidR="00E52ACE">
        <w:t>k</w:t>
      </w:r>
      <w:r w:rsidR="00114EC8">
        <w:t xml:space="preserve"> +3</w:t>
      </w:r>
      <w:r w:rsidR="00E52ACE">
        <w:t>n</w:t>
      </w:r>
      <w:r w:rsidR="00114EC8">
        <w:t>) x M.</w:t>
      </w:r>
    </w:p>
    <w:p w14:paraId="53DB45E1" w14:textId="798FFC1D" w:rsidR="00114EC8" w:rsidRDefault="00306708" w:rsidP="007E2A20">
      <w:r>
        <w:t xml:space="preserve">Time series for each </w:t>
      </w:r>
      <w:r w:rsidR="001C276E">
        <w:t>sub-image</w:t>
      </w:r>
      <w:r w:rsidR="00432E7E">
        <w:t xml:space="preserve"> </w:t>
      </w:r>
      <w:r w:rsidR="00114EC8" w:rsidRPr="00E52ACE">
        <w:rPr>
          <w:i/>
        </w:rPr>
        <w:t>A</w:t>
      </w:r>
      <w:r w:rsidR="00114EC8">
        <w:t xml:space="preserve">, </w:t>
      </w:r>
      <w:r w:rsidR="00114EC8" w:rsidRPr="00E52ACE">
        <w:rPr>
          <w:i/>
        </w:rPr>
        <w:t>B</w:t>
      </w:r>
      <w:r w:rsidR="00114EC8">
        <w:t xml:space="preserve">, </w:t>
      </w:r>
      <w:r w:rsidR="00114EC8" w:rsidRPr="00E52ACE">
        <w:rPr>
          <w:i/>
        </w:rPr>
        <w:t>C</w:t>
      </w:r>
      <w:r w:rsidR="00114EC8">
        <w:t xml:space="preserve">, </w:t>
      </w:r>
      <w:r w:rsidR="00114EC8" w:rsidRPr="00E52ACE">
        <w:rPr>
          <w:i/>
        </w:rPr>
        <w:t>D</w:t>
      </w:r>
      <w:r w:rsidR="00114EC8">
        <w:t xml:space="preserve">, </w:t>
      </w:r>
      <w:r w:rsidR="00114EC8" w:rsidRPr="00E52ACE">
        <w:rPr>
          <w:i/>
        </w:rPr>
        <w:t>E</w:t>
      </w:r>
      <w:r w:rsidR="00114EC8">
        <w:t xml:space="preserve"> and </w:t>
      </w:r>
      <w:r w:rsidR="00114EC8" w:rsidRPr="00E52ACE">
        <w:rPr>
          <w:i/>
        </w:rPr>
        <w:t>F</w:t>
      </w:r>
      <w:r w:rsidR="00114EC8">
        <w:t xml:space="preserve"> </w:t>
      </w:r>
      <w:r>
        <w:t>is</w:t>
      </w:r>
      <w:r w:rsidR="00432E7E">
        <w:t xml:space="preserve"> stored in </w:t>
      </w:r>
      <w:r w:rsidR="00F0123E">
        <w:t>a</w:t>
      </w:r>
      <w:r w:rsidR="00432E7E">
        <w:t xml:space="preserve"> </w:t>
      </w:r>
      <w:r w:rsidR="00192E7E">
        <w:t xml:space="preserve">3D </w:t>
      </w:r>
      <w:r w:rsidR="00432E7E">
        <w:t>dataset</w:t>
      </w:r>
      <w:r w:rsidR="003D5BCF">
        <w:t xml:space="preserve"> </w:t>
      </w:r>
      <w:r w:rsidR="00F0123E">
        <w:t xml:space="preserve">in the </w:t>
      </w:r>
      <w:r w:rsidR="00E12143">
        <w:t xml:space="preserve">corresponding </w:t>
      </w:r>
      <w:r w:rsidR="00F0123E">
        <w:t>HDF5 file</w:t>
      </w:r>
      <w:r>
        <w:t>;</w:t>
      </w:r>
      <w:r w:rsidR="00E12143">
        <w:t xml:space="preserve"> for example, </w:t>
      </w:r>
      <w:r>
        <w:t xml:space="preserve">time series for </w:t>
      </w:r>
      <w:r w:rsidR="00E12143">
        <w:t xml:space="preserve">sub-images </w:t>
      </w:r>
      <w:r w:rsidR="00E12143" w:rsidRPr="00E52ACE">
        <w:rPr>
          <w:i/>
        </w:rPr>
        <w:t>A</w:t>
      </w:r>
      <w:r w:rsidR="00E12143">
        <w:t xml:space="preserve"> are stored in </w:t>
      </w:r>
      <w:r w:rsidR="00F0123E">
        <w:t>a.h5</w:t>
      </w:r>
      <w:r w:rsidR="00E52ACE">
        <w:t xml:space="preserve"> in the dataset A</w:t>
      </w:r>
      <w:r w:rsidR="00F0123E">
        <w:t xml:space="preserve">, </w:t>
      </w:r>
      <w:r w:rsidR="00114EC8">
        <w:t xml:space="preserve">time series for sub-images </w:t>
      </w:r>
      <w:r w:rsidR="00114EC8" w:rsidRPr="00E52ACE">
        <w:rPr>
          <w:i/>
        </w:rPr>
        <w:t>B</w:t>
      </w:r>
      <w:r w:rsidR="00114EC8">
        <w:t xml:space="preserve"> are stored in b.h5</w:t>
      </w:r>
      <w:r w:rsidR="00E52ACE">
        <w:t xml:space="preserve"> in the datasets B</w:t>
      </w:r>
      <w:r w:rsidR="00114EC8">
        <w:t xml:space="preserve">, </w:t>
      </w:r>
      <w:r w:rsidR="00E12143">
        <w:t>etc.</w:t>
      </w:r>
      <w:r w:rsidR="00F0123E">
        <w:t xml:space="preserve"> </w:t>
      </w:r>
    </w:p>
    <w:p w14:paraId="289B0FB1" w14:textId="5250D963" w:rsidR="00896371" w:rsidRDefault="00896371" w:rsidP="007E2A20">
      <w:r>
        <w:t xml:space="preserve">Each 3D </w:t>
      </w:r>
      <w:ins w:id="141" w:author="Quincey Koziol" w:date="2014-12-05T13:36:00Z">
        <w:r w:rsidR="00DC4106">
          <w:t xml:space="preserve">source </w:t>
        </w:r>
      </w:ins>
      <w:r>
        <w:t>dataset may have its own chunking and compression properties. For example, datasets A, C, and E have chunk size (1 x k x M), while datasets B, D, and F have chunk size (1 x n x M).</w:t>
      </w:r>
    </w:p>
    <w:p w14:paraId="3C17055E" w14:textId="505D4C68" w:rsidR="007E2A20" w:rsidRDefault="00F0123E" w:rsidP="007E2A20">
      <w:r>
        <w:t>The</w:t>
      </w:r>
      <w:r w:rsidR="003D5BCF">
        <w:t xml:space="preserve"> slowest changing dimension</w:t>
      </w:r>
      <w:r>
        <w:t xml:space="preserve"> of each </w:t>
      </w:r>
      <w:r w:rsidR="00D0436A">
        <w:t xml:space="preserve">3D </w:t>
      </w:r>
      <w:r>
        <w:t>dataset corresponds to the “time”</w:t>
      </w:r>
      <w:r w:rsidR="00E12143">
        <w:t xml:space="preserve"> axis</w:t>
      </w:r>
      <w:r w:rsidR="00306708">
        <w:t xml:space="preserve"> while a plane orthogonal to the axis represents the sub</w:t>
      </w:r>
      <w:r w:rsidR="00D0436A">
        <w:t>-image at the given time st</w:t>
      </w:r>
      <w:r w:rsidR="00306708">
        <w:t>ep</w:t>
      </w:r>
      <w:r w:rsidR="003D5BCF">
        <w:t>.</w:t>
      </w:r>
      <w:r w:rsidR="00192E7E">
        <w:t xml:space="preserve"> </w:t>
      </w:r>
      <w:r w:rsidR="001C276E">
        <w:t>The</w:t>
      </w:r>
      <w:r w:rsidR="003978D7">
        <w:t xml:space="preserve"> </w:t>
      </w:r>
      <w:r w:rsidR="001C276E">
        <w:t>sub-images</w:t>
      </w:r>
      <w:r w:rsidR="00192E7E">
        <w:t xml:space="preserve"> </w:t>
      </w:r>
      <w:r w:rsidR="003978D7">
        <w:t xml:space="preserve">are written in </w:t>
      </w:r>
      <w:r w:rsidR="001C276E">
        <w:t xml:space="preserve">the </w:t>
      </w:r>
      <w:r w:rsidR="003978D7">
        <w:t xml:space="preserve">order they are taken. </w:t>
      </w:r>
      <w:r w:rsidR="003C51B5">
        <w:t>Independent processes write sub-images and there is no synchronization between the processes.</w:t>
      </w:r>
      <w:r w:rsidR="00114EC8">
        <w:t xml:space="preserve"> Therefore</w:t>
      </w:r>
      <w:r w:rsidR="003C51B5">
        <w:t>,</w:t>
      </w:r>
      <w:r w:rsidR="00114EC8">
        <w:t xml:space="preserve"> </w:t>
      </w:r>
      <w:r w:rsidR="003C51B5">
        <w:t>a</w:t>
      </w:r>
      <w:r w:rsidR="003978D7">
        <w:t xml:space="preserve">t </w:t>
      </w:r>
      <w:r w:rsidR="00D0436A">
        <w:t>any</w:t>
      </w:r>
      <w:r w:rsidR="003978D7">
        <w:t xml:space="preserve"> particular moment the number of the planes i</w:t>
      </w:r>
      <w:r w:rsidR="00114EC8">
        <w:t xml:space="preserve">n the </w:t>
      </w:r>
      <w:r w:rsidR="00B46AA0">
        <w:t xml:space="preserve">sub-image </w:t>
      </w:r>
      <w:r w:rsidR="00114EC8">
        <w:t xml:space="preserve">datasets may be different. </w:t>
      </w:r>
    </w:p>
    <w:p w14:paraId="317DF523" w14:textId="02B093A5" w:rsidR="00F14A63" w:rsidRDefault="00F14A63" w:rsidP="007E2A20">
      <w:r>
        <w:t>If an application needs to read a full image at some particular time step, it can read corresponding sub-images and then combine them in an application buffer</w:t>
      </w:r>
      <w:ins w:id="142" w:author="Quincey Koziol" w:date="2014-12-05T13:37:00Z">
        <w:r w:rsidR="00DC4106">
          <w:t>, but the a</w:t>
        </w:r>
      </w:ins>
      <w:del w:id="143" w:author="Quincey Koziol" w:date="2014-12-05T13:37:00Z">
        <w:r w:rsidDel="00DC4106">
          <w:delText>. A</w:delText>
        </w:r>
      </w:del>
      <w:r>
        <w:t xml:space="preserve">pplication (or user) has to know how </w:t>
      </w:r>
      <w:r w:rsidR="00DF6B9F">
        <w:t xml:space="preserve">to </w:t>
      </w:r>
      <w:r>
        <w:t xml:space="preserve">find sub-images in the HDF5 files. </w:t>
      </w:r>
    </w:p>
    <w:p w14:paraId="56FB470C" w14:textId="4BDAEBA0" w:rsidR="00D0436A" w:rsidRDefault="00D0436A" w:rsidP="007E2A20">
      <w:pPr>
        <w:rPr>
          <w:szCs w:val="24"/>
        </w:rPr>
      </w:pPr>
      <w:r>
        <w:t xml:space="preserve">A virtual dataset VDS in the file VDS.h5 </w:t>
      </w:r>
      <w:r w:rsidR="008665E1">
        <w:t>(</w:t>
      </w:r>
      <w:r w:rsidR="00DF6B9F">
        <w:t>see</w:t>
      </w:r>
      <w:r>
        <w:t xml:space="preserve"> </w:t>
      </w:r>
      <w:r w:rsidRPr="00161C36">
        <w:rPr>
          <w:szCs w:val="24"/>
        </w:rPr>
        <w:fldChar w:fldCharType="begin"/>
      </w:r>
      <w:r w:rsidRPr="00161C36">
        <w:rPr>
          <w:szCs w:val="24"/>
        </w:rPr>
        <w:instrText xml:space="preserve"> REF _Ref239585146 \h </w:instrText>
      </w:r>
      <w:r w:rsidRPr="00161C36">
        <w:rPr>
          <w:szCs w:val="24"/>
        </w:rPr>
      </w:r>
      <w:r w:rsidRPr="00161C36">
        <w:rPr>
          <w:szCs w:val="24"/>
        </w:rPr>
        <w:fldChar w:fldCharType="separate"/>
      </w:r>
      <w:r w:rsidR="00EA3188" w:rsidRPr="00830110">
        <w:rPr>
          <w:sz w:val="22"/>
        </w:rPr>
        <w:t xml:space="preserve">Figure </w:t>
      </w:r>
      <w:r w:rsidR="00EA3188">
        <w:rPr>
          <w:noProof/>
          <w:sz w:val="22"/>
        </w:rPr>
        <w:t>1</w:t>
      </w:r>
      <w:r w:rsidRPr="00161C36">
        <w:rPr>
          <w:szCs w:val="24"/>
        </w:rPr>
        <w:fldChar w:fldCharType="end"/>
      </w:r>
      <w:r w:rsidR="008665E1">
        <w:rPr>
          <w:szCs w:val="24"/>
        </w:rPr>
        <w:t>)</w:t>
      </w:r>
      <w:r w:rsidR="00161C36">
        <w:rPr>
          <w:szCs w:val="24"/>
        </w:rPr>
        <w:t xml:space="preserve"> </w:t>
      </w:r>
      <w:r w:rsidR="00DF6B9F">
        <w:t xml:space="preserve">provides a seamless access to the sub-images without explicit knowledge by application of where the actual data is stored. </w:t>
      </w:r>
      <w:r w:rsidR="00B46AA0">
        <w:rPr>
          <w:szCs w:val="24"/>
        </w:rPr>
        <w:t xml:space="preserve">As with sub-image datasets, </w:t>
      </w:r>
      <w:ins w:id="144" w:author="Quincey Koziol" w:date="2014-12-05T13:43:00Z">
        <w:r w:rsidR="001C2AA0">
          <w:rPr>
            <w:szCs w:val="24"/>
          </w:rPr>
          <w:t xml:space="preserve">a </w:t>
        </w:r>
      </w:ins>
      <w:r w:rsidR="00DF6B9F">
        <w:t xml:space="preserve">VDS </w:t>
      </w:r>
      <w:r w:rsidR="00161C36">
        <w:rPr>
          <w:szCs w:val="24"/>
        </w:rPr>
        <w:t xml:space="preserve">represents the series of full images. </w:t>
      </w:r>
      <w:r w:rsidR="00DF6B9F">
        <w:rPr>
          <w:szCs w:val="24"/>
        </w:rPr>
        <w:t>The</w:t>
      </w:r>
      <w:r w:rsidR="00161C36">
        <w:rPr>
          <w:szCs w:val="24"/>
        </w:rPr>
        <w:t xml:space="preserve"> slowest changing dimension </w:t>
      </w:r>
      <w:r w:rsidR="008665E1">
        <w:rPr>
          <w:szCs w:val="24"/>
        </w:rPr>
        <w:t>of</w:t>
      </w:r>
      <w:ins w:id="145" w:author="Quincey Koziol" w:date="2014-12-05T13:43:00Z">
        <w:r w:rsidR="001C2AA0">
          <w:rPr>
            <w:szCs w:val="24"/>
          </w:rPr>
          <w:t xml:space="preserve"> the</w:t>
        </w:r>
      </w:ins>
      <w:r w:rsidR="008665E1">
        <w:rPr>
          <w:szCs w:val="24"/>
        </w:rPr>
        <w:t xml:space="preserve"> VDS </w:t>
      </w:r>
      <w:r w:rsidR="00161C36">
        <w:rPr>
          <w:szCs w:val="24"/>
        </w:rPr>
        <w:t xml:space="preserve">corresponds to the “time” axis, and </w:t>
      </w:r>
      <w:r w:rsidR="008665E1">
        <w:rPr>
          <w:szCs w:val="24"/>
        </w:rPr>
        <w:t xml:space="preserve">the </w:t>
      </w:r>
      <w:r w:rsidR="00161C36">
        <w:rPr>
          <w:szCs w:val="24"/>
        </w:rPr>
        <w:t>planes orthogonal to the axis correspond to the full images.</w:t>
      </w:r>
      <w:r w:rsidR="00DF6B9F">
        <w:rPr>
          <w:szCs w:val="24"/>
        </w:rPr>
        <w:t xml:space="preserve"> </w:t>
      </w:r>
      <w:r w:rsidR="00B46AA0">
        <w:rPr>
          <w:szCs w:val="24"/>
        </w:rPr>
        <w:t>I</w:t>
      </w:r>
      <w:r w:rsidR="00DF6B9F">
        <w:rPr>
          <w:szCs w:val="24"/>
        </w:rPr>
        <w:t>n</w:t>
      </w:r>
      <w:r w:rsidR="00114EC8">
        <w:rPr>
          <w:szCs w:val="24"/>
        </w:rPr>
        <w:t xml:space="preserve"> </w:t>
      </w:r>
      <w:r w:rsidR="00DF6B9F" w:rsidRPr="00161C36">
        <w:rPr>
          <w:szCs w:val="24"/>
        </w:rPr>
        <w:fldChar w:fldCharType="begin"/>
      </w:r>
      <w:r w:rsidR="00DF6B9F" w:rsidRPr="00161C36">
        <w:rPr>
          <w:szCs w:val="24"/>
        </w:rPr>
        <w:instrText xml:space="preserve"> REF _Ref239585146 \h </w:instrText>
      </w:r>
      <w:r w:rsidR="00DF6B9F" w:rsidRPr="00161C36">
        <w:rPr>
          <w:szCs w:val="24"/>
        </w:rPr>
      </w:r>
      <w:r w:rsidR="00DF6B9F" w:rsidRPr="00161C36">
        <w:rPr>
          <w:szCs w:val="24"/>
        </w:rPr>
        <w:fldChar w:fldCharType="separate"/>
      </w:r>
      <w:r w:rsidR="00EA3188" w:rsidRPr="00830110">
        <w:rPr>
          <w:sz w:val="22"/>
        </w:rPr>
        <w:t xml:space="preserve">Figure </w:t>
      </w:r>
      <w:r w:rsidR="00EA3188">
        <w:rPr>
          <w:noProof/>
          <w:sz w:val="22"/>
        </w:rPr>
        <w:t>1</w:t>
      </w:r>
      <w:r w:rsidR="00DF6B9F" w:rsidRPr="00161C36">
        <w:rPr>
          <w:szCs w:val="24"/>
        </w:rPr>
        <w:fldChar w:fldCharType="end"/>
      </w:r>
      <w:r w:rsidR="00DF6B9F">
        <w:rPr>
          <w:szCs w:val="24"/>
        </w:rPr>
        <w:t xml:space="preserve"> the h</w:t>
      </w:r>
      <w:r w:rsidR="00114EC8">
        <w:rPr>
          <w:szCs w:val="24"/>
        </w:rPr>
        <w:t>ighlighted planes in each dataset</w:t>
      </w:r>
      <w:r w:rsidR="00D32D38">
        <w:rPr>
          <w:szCs w:val="24"/>
        </w:rPr>
        <w:t>s</w:t>
      </w:r>
      <w:r w:rsidR="00114EC8">
        <w:rPr>
          <w:szCs w:val="24"/>
        </w:rPr>
        <w:t xml:space="preserve"> A, B, C, D, and E are sub-images of the image “stored” in </w:t>
      </w:r>
      <w:ins w:id="146" w:author="Quincey Koziol" w:date="2014-12-05T13:43:00Z">
        <w:r w:rsidR="001C2AA0">
          <w:rPr>
            <w:szCs w:val="24"/>
          </w:rPr>
          <w:t xml:space="preserve">the </w:t>
        </w:r>
      </w:ins>
      <w:r w:rsidR="00114EC8">
        <w:rPr>
          <w:szCs w:val="24"/>
        </w:rPr>
        <w:t>VDS</w:t>
      </w:r>
      <w:r w:rsidR="00D32D38">
        <w:rPr>
          <w:szCs w:val="24"/>
        </w:rPr>
        <w:t xml:space="preserve"> at time step t</w:t>
      </w:r>
      <w:r w:rsidR="00D32D38">
        <w:rPr>
          <w:szCs w:val="24"/>
          <w:vertAlign w:val="subscript"/>
        </w:rPr>
        <w:t>2</w:t>
      </w:r>
      <w:r w:rsidR="00114EC8">
        <w:rPr>
          <w:szCs w:val="24"/>
        </w:rPr>
        <w:t>.</w:t>
      </w:r>
    </w:p>
    <w:p w14:paraId="23C53530" w14:textId="092DB90B" w:rsidR="003C51B5" w:rsidRDefault="003C51B5" w:rsidP="007E2A20">
      <w:r>
        <w:rPr>
          <w:szCs w:val="24"/>
        </w:rPr>
        <w:t xml:space="preserve">If some of the sub-images at a particular time step have not been written yet, for example, highlighted images in b.h5, d.h5, and f.h5, and if the second plane in VDS is read, the corresponding sub-images </w:t>
      </w:r>
      <w:r w:rsidRPr="00D32D38">
        <w:rPr>
          <w:i/>
          <w:szCs w:val="24"/>
        </w:rPr>
        <w:t>B</w:t>
      </w:r>
      <w:r>
        <w:rPr>
          <w:szCs w:val="24"/>
        </w:rPr>
        <w:t xml:space="preserve">, </w:t>
      </w:r>
      <w:r w:rsidRPr="00D32D38">
        <w:rPr>
          <w:i/>
          <w:szCs w:val="24"/>
        </w:rPr>
        <w:t>D</w:t>
      </w:r>
      <w:r>
        <w:rPr>
          <w:szCs w:val="24"/>
        </w:rPr>
        <w:t xml:space="preserve">, and </w:t>
      </w:r>
      <w:r w:rsidRPr="00D32D38">
        <w:rPr>
          <w:i/>
          <w:szCs w:val="24"/>
        </w:rPr>
        <w:t>F</w:t>
      </w:r>
      <w:r>
        <w:rPr>
          <w:szCs w:val="24"/>
        </w:rPr>
        <w:t xml:space="preserve"> in the full image will be filled with the fill values</w:t>
      </w:r>
      <w:r w:rsidR="00B46AA0">
        <w:rPr>
          <w:szCs w:val="24"/>
        </w:rPr>
        <w:t xml:space="preserve"> or </w:t>
      </w:r>
      <w:ins w:id="147" w:author="Quincey Koziol" w:date="2014-12-05T13:43:00Z">
        <w:r w:rsidR="001C2AA0">
          <w:rPr>
            <w:szCs w:val="24"/>
          </w:rPr>
          <w:t xml:space="preserve">the </w:t>
        </w:r>
      </w:ins>
      <w:r w:rsidR="00B46AA0">
        <w:rPr>
          <w:szCs w:val="24"/>
        </w:rPr>
        <w:t>read may fail (</w:t>
      </w:r>
      <w:del w:id="148" w:author="Quincey Koziol" w:date="2014-12-05T13:43:00Z">
        <w:r w:rsidR="00B46AA0" w:rsidDel="001C2AA0">
          <w:rPr>
            <w:szCs w:val="24"/>
          </w:rPr>
          <w:delText>TBD</w:delText>
        </w:r>
      </w:del>
      <w:ins w:id="149" w:author="Quincey Koziol" w:date="2014-12-05T13:43:00Z">
        <w:r w:rsidR="001C2AA0">
          <w:rPr>
            <w:szCs w:val="24"/>
          </w:rPr>
          <w:t xml:space="preserve">depending on the access properties for </w:t>
        </w:r>
      </w:ins>
      <w:ins w:id="150" w:author="Quincey Koziol" w:date="2014-12-05T13:44:00Z">
        <w:r w:rsidR="001C2AA0">
          <w:rPr>
            <w:szCs w:val="24"/>
          </w:rPr>
          <w:t>t</w:t>
        </w:r>
      </w:ins>
      <w:ins w:id="151" w:author="Quincey Koziol" w:date="2014-12-05T13:43:00Z">
        <w:r w:rsidR="001C2AA0">
          <w:rPr>
            <w:szCs w:val="24"/>
          </w:rPr>
          <w:t>he I/O operation</w:t>
        </w:r>
      </w:ins>
      <w:r w:rsidR="00B46AA0">
        <w:rPr>
          <w:szCs w:val="24"/>
        </w:rPr>
        <w:t>)</w:t>
      </w:r>
      <w:r>
        <w:rPr>
          <w:szCs w:val="24"/>
        </w:rPr>
        <w:t>.</w:t>
      </w:r>
    </w:p>
    <w:p w14:paraId="34996C37" w14:textId="793C5009" w:rsidR="008D24C7" w:rsidRDefault="008D24C7" w:rsidP="00877206">
      <w:pPr>
        <w:spacing w:after="0"/>
        <w:jc w:val="left"/>
      </w:pPr>
    </w:p>
    <w:p w14:paraId="423C9635" w14:textId="0829B435" w:rsidR="00877206" w:rsidRDefault="00877206" w:rsidP="007E2A20"/>
    <w:p w14:paraId="295B3490" w14:textId="49D000C4" w:rsidR="00877206" w:rsidRDefault="00877206">
      <w:pPr>
        <w:spacing w:after="0"/>
        <w:jc w:val="left"/>
      </w:pPr>
      <w:r>
        <w:br w:type="page"/>
      </w:r>
    </w:p>
    <w:p w14:paraId="1480719E" w14:textId="485E83A5" w:rsidR="008D24C7" w:rsidRDefault="00877206" w:rsidP="00324916">
      <w:pPr>
        <w:jc w:val="left"/>
      </w:pPr>
      <w:r w:rsidRPr="00877206">
        <w:rPr>
          <w:noProof/>
        </w:rPr>
        <mc:AlternateContent>
          <mc:Choice Requires="wpg">
            <w:drawing>
              <wp:inline distT="0" distB="0" distL="0" distR="0" wp14:anchorId="35C5C30F" wp14:editId="7ED8ED4A">
                <wp:extent cx="5984597" cy="7120203"/>
                <wp:effectExtent l="50800" t="25400" r="86360" b="93980"/>
                <wp:docPr id="8" name="Group 1"/>
                <wp:cNvGraphicFramePr/>
                <a:graphic xmlns:a="http://schemas.openxmlformats.org/drawingml/2006/main">
                  <a:graphicData uri="http://schemas.microsoft.com/office/word/2010/wordprocessingGroup">
                    <wpg:wgp>
                      <wpg:cNvGrpSpPr/>
                      <wpg:grpSpPr>
                        <a:xfrm>
                          <a:off x="0" y="0"/>
                          <a:ext cx="5984597" cy="7120203"/>
                          <a:chOff x="0" y="0"/>
                          <a:chExt cx="5984597" cy="7120203"/>
                        </a:xfrm>
                      </wpg:grpSpPr>
                      <wps:wsp>
                        <wps:cNvPr id="10" name="Text Box 10"/>
                        <wps:cNvSpPr txBox="1"/>
                        <wps:spPr>
                          <a:xfrm>
                            <a:off x="2065497" y="57715"/>
                            <a:ext cx="1480820" cy="308610"/>
                          </a:xfrm>
                          <a:prstGeom prst="rect">
                            <a:avLst/>
                          </a:prstGeom>
                          <a:noFill/>
                        </wps:spPr>
                        <wps:txbx>
                          <w:txbxContent>
                            <w:p w14:paraId="5FD3374E"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wps:txbx>
                        <wps:bodyPr wrap="none" rtlCol="0">
                          <a:spAutoFit/>
                        </wps:bodyPr>
                      </wps:wsp>
                      <wps:wsp>
                        <wps:cNvPr id="11" name="Text Box 11"/>
                        <wps:cNvSpPr txBox="1"/>
                        <wps:spPr>
                          <a:xfrm rot="17784864">
                            <a:off x="179065" y="880834"/>
                            <a:ext cx="469900" cy="276999"/>
                          </a:xfrm>
                          <a:prstGeom prst="rect">
                            <a:avLst/>
                          </a:prstGeom>
                          <a:noFill/>
                        </wps:spPr>
                        <wps:txbx>
                          <w:txbxContent>
                            <w:p w14:paraId="4F71A3E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12" name="Rectangle 12"/>
                        <wps:cNvSpPr/>
                        <wps:spPr>
                          <a:xfrm>
                            <a:off x="1100065" y="1005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5557B1B" w14:textId="77777777" w:rsidR="0006099B" w:rsidRDefault="0006099B" w:rsidP="00877206">
                              <w:pPr>
                                <w:rPr>
                                  <w:rFonts w:eastAsia="Times New Roman" w:cs="Times New Roman"/>
                                </w:rPr>
                              </w:pPr>
                            </w:p>
                          </w:txbxContent>
                        </wps:txbx>
                        <wps:bodyPr rtlCol="0" anchor="ctr"/>
                      </wps:wsp>
                      <wps:wsp>
                        <wps:cNvPr id="13" name="Rectangle 13"/>
                        <wps:cNvSpPr/>
                        <wps:spPr>
                          <a:xfrm>
                            <a:off x="1100065" y="1191400"/>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D54199C" w14:textId="77777777" w:rsidR="0006099B" w:rsidRDefault="0006099B" w:rsidP="00877206">
                              <w:pPr>
                                <w:rPr>
                                  <w:rFonts w:eastAsia="Times New Roman" w:cs="Times New Roman"/>
                                </w:rPr>
                              </w:pPr>
                            </w:p>
                          </w:txbxContent>
                        </wps:txbx>
                        <wps:bodyPr rtlCol="0" anchor="ctr"/>
                      </wps:wsp>
                      <wps:wsp>
                        <wps:cNvPr id="14" name="Rectangle 14"/>
                        <wps:cNvSpPr/>
                        <wps:spPr>
                          <a:xfrm>
                            <a:off x="1100065" y="16232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31BF8F3" w14:textId="77777777" w:rsidR="0006099B" w:rsidRDefault="0006099B" w:rsidP="00877206">
                              <w:pPr>
                                <w:rPr>
                                  <w:rFonts w:eastAsia="Times New Roman" w:cs="Times New Roman"/>
                                </w:rPr>
                              </w:pPr>
                            </w:p>
                          </w:txbxContent>
                        </wps:txbx>
                        <wps:bodyPr rtlCol="0" anchor="ctr"/>
                      </wps:wsp>
                      <wps:wsp>
                        <wps:cNvPr id="15" name="Rectangle 15"/>
                        <wps:cNvSpPr/>
                        <wps:spPr>
                          <a:xfrm>
                            <a:off x="1100065" y="18094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659E66" w14:textId="77777777" w:rsidR="0006099B" w:rsidRDefault="0006099B" w:rsidP="00877206">
                              <w:pPr>
                                <w:rPr>
                                  <w:rFonts w:eastAsia="Times New Roman" w:cs="Times New Roman"/>
                                </w:rPr>
                              </w:pPr>
                            </w:p>
                          </w:txbxContent>
                        </wps:txbx>
                        <wps:bodyPr rtlCol="0" anchor="ctr"/>
                      </wps:wsp>
                      <wps:wsp>
                        <wps:cNvPr id="16" name="Rectangle 16"/>
                        <wps:cNvSpPr/>
                        <wps:spPr>
                          <a:xfrm>
                            <a:off x="1100065" y="2241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697947" w14:textId="77777777" w:rsidR="0006099B" w:rsidRDefault="0006099B" w:rsidP="00877206">
                              <w:pPr>
                                <w:rPr>
                                  <w:rFonts w:eastAsia="Times New Roman" w:cs="Times New Roman"/>
                                </w:rPr>
                              </w:pPr>
                            </w:p>
                          </w:txbxContent>
                        </wps:txbx>
                        <wps:bodyPr rtlCol="0" anchor="ctr"/>
                      </wps:wsp>
                      <wps:wsp>
                        <wps:cNvPr id="17" name="Rectangle 17"/>
                        <wps:cNvSpPr/>
                        <wps:spPr>
                          <a:xfrm>
                            <a:off x="1100065" y="2427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2CE6BA7" w14:textId="77777777" w:rsidR="0006099B" w:rsidRDefault="0006099B" w:rsidP="00877206">
                              <w:pPr>
                                <w:rPr>
                                  <w:rFonts w:eastAsia="Times New Roman" w:cs="Times New Roman"/>
                                </w:rPr>
                              </w:pPr>
                            </w:p>
                          </w:txbxContent>
                        </wps:txbx>
                        <wps:bodyPr rtlCol="0" anchor="ctr"/>
                      </wps:wsp>
                      <wps:wsp>
                        <wps:cNvPr id="18" name="Rectangle 18"/>
                        <wps:cNvSpPr/>
                        <wps:spPr>
                          <a:xfrm>
                            <a:off x="952337" y="1293000"/>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04E684B" w14:textId="77777777" w:rsidR="0006099B" w:rsidRDefault="0006099B" w:rsidP="00877206">
                              <w:pPr>
                                <w:rPr>
                                  <w:rFonts w:eastAsia="Times New Roman" w:cs="Times New Roman"/>
                                </w:rPr>
                              </w:pPr>
                            </w:p>
                          </w:txbxContent>
                        </wps:txbx>
                        <wps:bodyPr rtlCol="0" anchor="ctr"/>
                      </wps:wsp>
                      <wps:wsp>
                        <wps:cNvPr id="19" name="Rectangle 19"/>
                        <wps:cNvSpPr/>
                        <wps:spPr>
                          <a:xfrm>
                            <a:off x="952337" y="14792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5826908" w14:textId="77777777" w:rsidR="0006099B" w:rsidRDefault="0006099B" w:rsidP="00877206">
                              <w:pPr>
                                <w:rPr>
                                  <w:rFonts w:eastAsia="Times New Roman" w:cs="Times New Roman"/>
                                </w:rPr>
                              </w:pPr>
                            </w:p>
                          </w:txbxContent>
                        </wps:txbx>
                        <wps:bodyPr rtlCol="0" anchor="ctr"/>
                      </wps:wsp>
                      <wps:wsp>
                        <wps:cNvPr id="20" name="Rectangle 20"/>
                        <wps:cNvSpPr/>
                        <wps:spPr>
                          <a:xfrm>
                            <a:off x="952337" y="19110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742DA92" w14:textId="77777777" w:rsidR="0006099B" w:rsidRDefault="0006099B" w:rsidP="00877206">
                              <w:pPr>
                                <w:rPr>
                                  <w:rFonts w:eastAsia="Times New Roman" w:cs="Times New Roman"/>
                                </w:rPr>
                              </w:pPr>
                            </w:p>
                          </w:txbxContent>
                        </wps:txbx>
                        <wps:bodyPr rtlCol="0" anchor="ctr"/>
                      </wps:wsp>
                      <wps:wsp>
                        <wps:cNvPr id="21" name="Rectangle 21"/>
                        <wps:cNvSpPr/>
                        <wps:spPr>
                          <a:xfrm>
                            <a:off x="952337" y="20973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D98E1CE" w14:textId="77777777" w:rsidR="0006099B" w:rsidRDefault="0006099B" w:rsidP="00877206">
                              <w:pPr>
                                <w:rPr>
                                  <w:rFonts w:eastAsia="Times New Roman" w:cs="Times New Roman"/>
                                </w:rPr>
                              </w:pPr>
                            </w:p>
                          </w:txbxContent>
                        </wps:txbx>
                        <wps:bodyPr rtlCol="0" anchor="ctr"/>
                      </wps:wsp>
                      <wps:wsp>
                        <wps:cNvPr id="22" name="Rectangle 22"/>
                        <wps:cNvSpPr/>
                        <wps:spPr>
                          <a:xfrm>
                            <a:off x="952337" y="25291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2615574" w14:textId="77777777" w:rsidR="0006099B" w:rsidRDefault="0006099B" w:rsidP="00877206">
                              <w:pPr>
                                <w:rPr>
                                  <w:rFonts w:eastAsia="Times New Roman" w:cs="Times New Roman"/>
                                </w:rPr>
                              </w:pPr>
                            </w:p>
                          </w:txbxContent>
                        </wps:txbx>
                        <wps:bodyPr rtlCol="0" anchor="ctr"/>
                      </wps:wsp>
                      <wps:wsp>
                        <wps:cNvPr id="23" name="Rectangle 23"/>
                        <wps:cNvSpPr/>
                        <wps:spPr>
                          <a:xfrm>
                            <a:off x="952337" y="27153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5643C7" w14:textId="77777777" w:rsidR="0006099B" w:rsidRDefault="0006099B" w:rsidP="00877206">
                              <w:pPr>
                                <w:rPr>
                                  <w:rFonts w:eastAsia="Times New Roman" w:cs="Times New Roman"/>
                                </w:rPr>
                              </w:pPr>
                            </w:p>
                          </w:txbxContent>
                        </wps:txbx>
                        <wps:bodyPr rtlCol="0" anchor="ctr"/>
                      </wps:wsp>
                      <wps:wsp>
                        <wps:cNvPr id="24" name="Rectangle 24"/>
                        <wps:cNvSpPr/>
                        <wps:spPr>
                          <a:xfrm>
                            <a:off x="779988" y="1606266"/>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7994683" w14:textId="77777777" w:rsidR="0006099B" w:rsidRDefault="0006099B" w:rsidP="00877206">
                              <w:pPr>
                                <w:rPr>
                                  <w:rFonts w:eastAsia="Times New Roman" w:cs="Times New Roman"/>
                                </w:rPr>
                              </w:pPr>
                            </w:p>
                          </w:txbxContent>
                        </wps:txbx>
                        <wps:bodyPr rtlCol="0" anchor="ctr"/>
                      </wps:wsp>
                      <wps:wsp>
                        <wps:cNvPr id="25" name="Rectangle 25"/>
                        <wps:cNvSpPr/>
                        <wps:spPr>
                          <a:xfrm>
                            <a:off x="779988" y="1792533"/>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20114D4" w14:textId="77777777" w:rsidR="0006099B" w:rsidRDefault="0006099B" w:rsidP="00877206">
                              <w:pPr>
                                <w:rPr>
                                  <w:rFonts w:eastAsia="Times New Roman" w:cs="Times New Roman"/>
                                </w:rPr>
                              </w:pPr>
                            </w:p>
                          </w:txbxContent>
                        </wps:txbx>
                        <wps:bodyPr rtlCol="0" anchor="ctr"/>
                      </wps:wsp>
                      <wps:wsp>
                        <wps:cNvPr id="26" name="Rectangle 26"/>
                        <wps:cNvSpPr/>
                        <wps:spPr>
                          <a:xfrm>
                            <a:off x="779988" y="2224333"/>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22674D" w14:textId="77777777" w:rsidR="0006099B" w:rsidRDefault="0006099B" w:rsidP="00877206">
                              <w:pPr>
                                <w:rPr>
                                  <w:rFonts w:eastAsia="Times New Roman" w:cs="Times New Roman"/>
                                </w:rPr>
                              </w:pPr>
                            </w:p>
                          </w:txbxContent>
                        </wps:txbx>
                        <wps:bodyPr rtlCol="0" anchor="ctr"/>
                      </wps:wsp>
                      <wps:wsp>
                        <wps:cNvPr id="27" name="Rectangle 27"/>
                        <wps:cNvSpPr/>
                        <wps:spPr>
                          <a:xfrm>
                            <a:off x="779988" y="2410599"/>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E4666E" w14:textId="77777777" w:rsidR="0006099B" w:rsidRDefault="0006099B" w:rsidP="00877206">
                              <w:pPr>
                                <w:rPr>
                                  <w:rFonts w:eastAsia="Times New Roman" w:cs="Times New Roman"/>
                                </w:rPr>
                              </w:pPr>
                            </w:p>
                          </w:txbxContent>
                        </wps:txbx>
                        <wps:bodyPr rtlCol="0" anchor="ctr"/>
                      </wps:wsp>
                      <wps:wsp>
                        <wps:cNvPr id="28" name="Rectangle 28"/>
                        <wps:cNvSpPr/>
                        <wps:spPr>
                          <a:xfrm>
                            <a:off x="779988" y="2842399"/>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31BC9BD" w14:textId="77777777" w:rsidR="0006099B" w:rsidRDefault="0006099B" w:rsidP="00877206">
                              <w:pPr>
                                <w:rPr>
                                  <w:rFonts w:eastAsia="Times New Roman" w:cs="Times New Roman"/>
                                </w:rPr>
                              </w:pPr>
                            </w:p>
                          </w:txbxContent>
                        </wps:txbx>
                        <wps:bodyPr rtlCol="0" anchor="ctr"/>
                      </wps:wsp>
                      <wps:wsp>
                        <wps:cNvPr id="29" name="Rectangle 29"/>
                        <wps:cNvSpPr/>
                        <wps:spPr>
                          <a:xfrm>
                            <a:off x="779988" y="3028666"/>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E37EB2E" w14:textId="77777777" w:rsidR="0006099B" w:rsidRDefault="0006099B" w:rsidP="00877206">
                              <w:pPr>
                                <w:rPr>
                                  <w:rFonts w:eastAsia="Times New Roman" w:cs="Times New Roman"/>
                                </w:rPr>
                              </w:pPr>
                            </w:p>
                          </w:txbxContent>
                        </wps:txbx>
                        <wps:bodyPr rtlCol="0" anchor="ctr"/>
                      </wps:wsp>
                      <wps:wsp>
                        <wps:cNvPr id="30" name="Straight Arrow Connector 30"/>
                        <wps:cNvCnPr/>
                        <wps:spPr>
                          <a:xfrm flipV="1">
                            <a:off x="345026" y="732656"/>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31" name="Text Box 31"/>
                        <wps:cNvSpPr txBox="1"/>
                        <wps:spPr>
                          <a:xfrm>
                            <a:off x="1227333" y="534157"/>
                            <a:ext cx="1184275" cy="277495"/>
                          </a:xfrm>
                          <a:prstGeom prst="rect">
                            <a:avLst/>
                          </a:prstGeom>
                          <a:noFill/>
                        </wps:spPr>
                        <wps:txbx>
                          <w:txbxContent>
                            <w:p w14:paraId="30AA43C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g:grpSp>
                        <wpg:cNvPr id="224" name="Group 224"/>
                        <wpg:cNvGrpSpPr/>
                        <wpg:grpSpPr>
                          <a:xfrm>
                            <a:off x="1799660" y="1529869"/>
                            <a:ext cx="281721" cy="1769383"/>
                            <a:chOff x="1799182" y="1534126"/>
                            <a:chExt cx="290598" cy="1327037"/>
                          </a:xfrm>
                        </wpg:grpSpPr>
                        <wps:wsp>
                          <wps:cNvPr id="225" name="Text Box 225"/>
                          <wps:cNvSpPr txBox="1"/>
                          <wps:spPr>
                            <a:xfrm>
                              <a:off x="1799182" y="1534126"/>
                              <a:ext cx="274449" cy="196691"/>
                            </a:xfrm>
                            <a:prstGeom prst="rect">
                              <a:avLst/>
                            </a:prstGeom>
                            <a:noFill/>
                          </wps:spPr>
                          <wps:txbx>
                            <w:txbxContent>
                              <w:p w14:paraId="561AC69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226" name="Text Box 226"/>
                          <wps:cNvSpPr txBox="1"/>
                          <wps:spPr>
                            <a:xfrm>
                              <a:off x="1807818" y="1788185"/>
                              <a:ext cx="271859" cy="196691"/>
                            </a:xfrm>
                            <a:prstGeom prst="rect">
                              <a:avLst/>
                            </a:prstGeom>
                            <a:noFill/>
                          </wps:spPr>
                          <wps:txbx>
                            <w:txbxContent>
                              <w:p w14:paraId="7AB58C8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228" name="Text Box 228"/>
                          <wps:cNvSpPr txBox="1"/>
                          <wps:spPr>
                            <a:xfrm>
                              <a:off x="1814167" y="2016767"/>
                              <a:ext cx="263998" cy="196691"/>
                            </a:xfrm>
                            <a:prstGeom prst="rect">
                              <a:avLst/>
                            </a:prstGeom>
                            <a:noFill/>
                          </wps:spPr>
                          <wps:txbx>
                            <w:txbxContent>
                              <w:p w14:paraId="62438BC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229" name="Text Box 229"/>
                          <wps:cNvSpPr txBox="1"/>
                          <wps:spPr>
                            <a:xfrm>
                              <a:off x="1809405" y="2251697"/>
                              <a:ext cx="280375" cy="196691"/>
                            </a:xfrm>
                            <a:prstGeom prst="rect">
                              <a:avLst/>
                            </a:prstGeom>
                            <a:noFill/>
                          </wps:spPr>
                          <wps:txbx>
                            <w:txbxContent>
                              <w:p w14:paraId="2C9BCC1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230" name="Text Box 230"/>
                          <wps:cNvSpPr txBox="1"/>
                          <wps:spPr>
                            <a:xfrm>
                              <a:off x="1800747" y="2457293"/>
                              <a:ext cx="266589" cy="196691"/>
                            </a:xfrm>
                            <a:prstGeom prst="rect">
                              <a:avLst/>
                            </a:prstGeom>
                            <a:noFill/>
                          </wps:spPr>
                          <wps:txbx>
                            <w:txbxContent>
                              <w:p w14:paraId="1568FAB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231" name="Text Box 231"/>
                          <wps:cNvSpPr txBox="1"/>
                          <wps:spPr>
                            <a:xfrm>
                              <a:off x="1800747" y="2664472"/>
                              <a:ext cx="261349" cy="196691"/>
                            </a:xfrm>
                            <a:prstGeom prst="rect">
                              <a:avLst/>
                            </a:prstGeom>
                            <a:noFill/>
                          </wps:spPr>
                          <wps:txbx>
                            <w:txbxContent>
                              <w:p w14:paraId="2F663B9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232" name="Group 232"/>
                        <wpg:cNvGrpSpPr/>
                        <wpg:grpSpPr>
                          <a:xfrm>
                            <a:off x="190842" y="4350672"/>
                            <a:ext cx="2152177" cy="1865874"/>
                            <a:chOff x="190841" y="4350675"/>
                            <a:chExt cx="2311442" cy="1399406"/>
                          </a:xfrm>
                        </wpg:grpSpPr>
                        <wpg:grpSp>
                          <wpg:cNvPr id="233" name="Group 233"/>
                          <wpg:cNvGrpSpPr/>
                          <wpg:grpSpPr>
                            <a:xfrm>
                              <a:off x="629033" y="5470681"/>
                              <a:ext cx="1441450" cy="279400"/>
                              <a:chOff x="629033" y="5470681"/>
                              <a:chExt cx="1441450" cy="279400"/>
                            </a:xfrm>
                          </wpg:grpSpPr>
                          <wps:wsp>
                            <wps:cNvPr id="234" name="Rectangle 234"/>
                            <wps:cNvSpPr/>
                            <wps:spPr>
                              <a:xfrm>
                                <a:off x="756033" y="54706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2154DF" w14:textId="77777777" w:rsidR="0006099B" w:rsidRDefault="0006099B" w:rsidP="00877206">
                                  <w:pPr>
                                    <w:rPr>
                                      <w:rFonts w:eastAsia="Times New Roman" w:cs="Times New Roman"/>
                                    </w:rPr>
                                  </w:pPr>
                                </w:p>
                              </w:txbxContent>
                            </wps:txbx>
                            <wps:bodyPr rtlCol="0" anchor="ctr"/>
                          </wps:wsp>
                          <wps:wsp>
                            <wps:cNvPr id="235" name="Rectangle 235"/>
                            <wps:cNvSpPr/>
                            <wps:spPr>
                              <a:xfrm>
                                <a:off x="698883" y="55468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4A33ED3" w14:textId="77777777" w:rsidR="0006099B" w:rsidRDefault="0006099B" w:rsidP="00877206">
                                  <w:pPr>
                                    <w:rPr>
                                      <w:rFonts w:eastAsia="Times New Roman" w:cs="Times New Roman"/>
                                    </w:rPr>
                                  </w:pPr>
                                </w:p>
                              </w:txbxContent>
                            </wps:txbx>
                            <wps:bodyPr rtlCol="0" anchor="ctr"/>
                          </wps:wsp>
                          <wps:wsp>
                            <wps:cNvPr id="236" name="Rectangle 236"/>
                            <wps:cNvSpPr/>
                            <wps:spPr>
                              <a:xfrm>
                                <a:off x="629033" y="56103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4DCAD5" w14:textId="77777777" w:rsidR="0006099B" w:rsidRDefault="0006099B" w:rsidP="00877206">
                                  <w:pPr>
                                    <w:rPr>
                                      <w:rFonts w:eastAsia="Times New Roman" w:cs="Times New Roman"/>
                                    </w:rPr>
                                  </w:pPr>
                                </w:p>
                              </w:txbxContent>
                            </wps:txbx>
                            <wps:bodyPr rtlCol="0" anchor="ctr"/>
                          </wps:wsp>
                          <wps:wsp>
                            <wps:cNvPr id="237" name="Straight Connector 237"/>
                            <wps:cNvCnPr/>
                            <wps:spPr>
                              <a:xfrm flipV="1">
                                <a:off x="62903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8" name="Straight Connector 238"/>
                            <wps:cNvCnPr/>
                            <wps:spPr>
                              <a:xfrm flipV="1">
                                <a:off x="1930783" y="54770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flipV="1">
                                <a:off x="1943483" y="56103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40" name="Text Box 240"/>
                          <wps:cNvSpPr txBox="1"/>
                          <wps:spPr>
                            <a:xfrm>
                              <a:off x="241631" y="4560225"/>
                              <a:ext cx="485578" cy="208121"/>
                            </a:xfrm>
                            <a:prstGeom prst="rect">
                              <a:avLst/>
                            </a:prstGeom>
                            <a:noFill/>
                          </wps:spPr>
                          <wps:txbx>
                            <w:txbxContent>
                              <w:p w14:paraId="4FEF0AF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241" name="Text Box 241"/>
                          <wps:cNvSpPr txBox="1"/>
                          <wps:spPr>
                            <a:xfrm>
                              <a:off x="231051" y="5036732"/>
                              <a:ext cx="476030" cy="208121"/>
                            </a:xfrm>
                            <a:prstGeom prst="rect">
                              <a:avLst/>
                            </a:prstGeom>
                            <a:noFill/>
                          </wps:spPr>
                          <wps:txbx>
                            <w:txbxContent>
                              <w:p w14:paraId="231CA01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242" name="Text Box 242"/>
                          <wps:cNvSpPr txBox="1"/>
                          <wps:spPr>
                            <a:xfrm>
                              <a:off x="190841" y="5506296"/>
                              <a:ext cx="488306" cy="208121"/>
                            </a:xfrm>
                            <a:prstGeom prst="rect">
                              <a:avLst/>
                            </a:prstGeom>
                            <a:noFill/>
                          </wps:spPr>
                          <wps:txbx>
                            <w:txbxContent>
                              <w:p w14:paraId="61AA440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243" name="Group 243"/>
                          <wpg:cNvGrpSpPr/>
                          <wpg:grpSpPr>
                            <a:xfrm>
                              <a:off x="800483" y="4505481"/>
                              <a:ext cx="1441450" cy="279400"/>
                              <a:chOff x="800483" y="4505481"/>
                              <a:chExt cx="1441450" cy="279400"/>
                            </a:xfrm>
                          </wpg:grpSpPr>
                          <wps:wsp>
                            <wps:cNvPr id="244" name="Rectangle 244"/>
                            <wps:cNvSpPr/>
                            <wps:spPr>
                              <a:xfrm>
                                <a:off x="927483" y="45054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31DA9EC" w14:textId="77777777" w:rsidR="0006099B" w:rsidRDefault="0006099B" w:rsidP="00877206">
                                  <w:pPr>
                                    <w:rPr>
                                      <w:rFonts w:eastAsia="Times New Roman" w:cs="Times New Roman"/>
                                    </w:rPr>
                                  </w:pPr>
                                </w:p>
                              </w:txbxContent>
                            </wps:txbx>
                            <wps:bodyPr rtlCol="0" anchor="ctr"/>
                          </wps:wsp>
                          <wps:wsp>
                            <wps:cNvPr id="245" name="Rectangle 245"/>
                            <wps:cNvSpPr/>
                            <wps:spPr>
                              <a:xfrm>
                                <a:off x="870333" y="458168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51053A6A" w14:textId="77777777" w:rsidR="0006099B" w:rsidRDefault="0006099B" w:rsidP="00877206">
                                  <w:pPr>
                                    <w:rPr>
                                      <w:rFonts w:eastAsia="Times New Roman" w:cs="Times New Roman"/>
                                    </w:rPr>
                                  </w:pPr>
                                </w:p>
                              </w:txbxContent>
                            </wps:txbx>
                            <wps:bodyPr rtlCol="0" anchor="ctr"/>
                          </wps:wsp>
                          <wps:wsp>
                            <wps:cNvPr id="246" name="Rectangle 246"/>
                            <wps:cNvSpPr/>
                            <wps:spPr>
                              <a:xfrm>
                                <a:off x="800483" y="464518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5B87103" w14:textId="77777777" w:rsidR="0006099B" w:rsidRDefault="0006099B" w:rsidP="00877206">
                                  <w:pPr>
                                    <w:rPr>
                                      <w:rFonts w:eastAsia="Times New Roman" w:cs="Times New Roman"/>
                                    </w:rPr>
                                  </w:pPr>
                                </w:p>
                              </w:txbxContent>
                            </wps:txbx>
                            <wps:bodyPr rtlCol="0" anchor="ctr"/>
                          </wps:wsp>
                          <wps:wsp>
                            <wps:cNvPr id="247" name="Straight Connector 247"/>
                            <wps:cNvCnPr/>
                            <wps:spPr>
                              <a:xfrm flipV="1">
                                <a:off x="80048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8" name="Straight Connector 248"/>
                            <wps:cNvCnPr/>
                            <wps:spPr>
                              <a:xfrm flipV="1">
                                <a:off x="2102233" y="45118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49" name="Straight Connector 249"/>
                            <wps:cNvCnPr/>
                            <wps:spPr>
                              <a:xfrm flipV="1">
                                <a:off x="2114933" y="46451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50" name="Group 250"/>
                          <wpg:cNvGrpSpPr/>
                          <wpg:grpSpPr>
                            <a:xfrm>
                              <a:off x="711583" y="4994431"/>
                              <a:ext cx="1441450" cy="279400"/>
                              <a:chOff x="711583" y="4994431"/>
                              <a:chExt cx="1441450" cy="279400"/>
                            </a:xfrm>
                          </wpg:grpSpPr>
                          <wps:wsp>
                            <wps:cNvPr id="251" name="Rectangle 251"/>
                            <wps:cNvSpPr/>
                            <wps:spPr>
                              <a:xfrm>
                                <a:off x="838583" y="49944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505BDAE" w14:textId="77777777" w:rsidR="0006099B" w:rsidRDefault="0006099B" w:rsidP="00877206">
                                  <w:pPr>
                                    <w:rPr>
                                      <w:rFonts w:eastAsia="Times New Roman" w:cs="Times New Roman"/>
                                    </w:rPr>
                                  </w:pPr>
                                </w:p>
                              </w:txbxContent>
                            </wps:txbx>
                            <wps:bodyPr rtlCol="0" anchor="ctr"/>
                          </wps:wsp>
                          <wps:wsp>
                            <wps:cNvPr id="252" name="Rectangle 252"/>
                            <wps:cNvSpPr/>
                            <wps:spPr>
                              <a:xfrm>
                                <a:off x="781433" y="5070631"/>
                                <a:ext cx="1308100" cy="1397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33CC1EF" w14:textId="77777777" w:rsidR="0006099B" w:rsidRDefault="0006099B" w:rsidP="00877206">
                                  <w:pPr>
                                    <w:rPr>
                                      <w:rFonts w:eastAsia="Times New Roman" w:cs="Times New Roman"/>
                                    </w:rPr>
                                  </w:pPr>
                                </w:p>
                              </w:txbxContent>
                            </wps:txbx>
                            <wps:bodyPr rtlCol="0" anchor="ctr"/>
                          </wps:wsp>
                          <wps:wsp>
                            <wps:cNvPr id="253" name="Rectangle 253"/>
                            <wps:cNvSpPr/>
                            <wps:spPr>
                              <a:xfrm>
                                <a:off x="711583" y="5134131"/>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965F4BF" w14:textId="77777777" w:rsidR="0006099B" w:rsidRDefault="0006099B" w:rsidP="00877206">
                                  <w:pPr>
                                    <w:rPr>
                                      <w:rFonts w:eastAsia="Times New Roman" w:cs="Times New Roman"/>
                                    </w:rPr>
                                  </w:pPr>
                                </w:p>
                              </w:txbxContent>
                            </wps:txbx>
                            <wps:bodyPr rtlCol="0" anchor="ctr"/>
                          </wps:wsp>
                          <wps:wsp>
                            <wps:cNvPr id="254" name="Straight Connector 254"/>
                            <wps:cNvCnPr/>
                            <wps:spPr>
                              <a:xfrm flipV="1">
                                <a:off x="71158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5" name="Straight Connector 255"/>
                            <wps:cNvCnPr/>
                            <wps:spPr>
                              <a:xfrm flipV="1">
                                <a:off x="2013333" y="500078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56" name="Straight Connector 256"/>
                            <wps:cNvCnPr/>
                            <wps:spPr>
                              <a:xfrm flipV="1">
                                <a:off x="2026033" y="5134131"/>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57" name="Straight Arrow Connector 257"/>
                          <wps:cNvCnPr/>
                          <wps:spPr>
                            <a:xfrm flipV="1">
                              <a:off x="2260983" y="4350675"/>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8" name="Straight Arrow Connector 258"/>
                          <wps:cNvCnPr/>
                          <wps:spPr>
                            <a:xfrm flipV="1">
                              <a:off x="2159383" y="48523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59" name="Straight Arrow Connector 259"/>
                          <wps:cNvCnPr/>
                          <wps:spPr>
                            <a:xfrm flipV="1">
                              <a:off x="2083183" y="5309513"/>
                              <a:ext cx="241300" cy="27932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grpSp>
                        <wpg:cNvPr id="260" name="Group 260"/>
                        <wpg:cNvGrpSpPr/>
                        <wpg:grpSpPr>
                          <a:xfrm>
                            <a:off x="3305518" y="4162256"/>
                            <a:ext cx="2365548" cy="2692391"/>
                            <a:chOff x="3305503" y="4162256"/>
                            <a:chExt cx="2537805" cy="2019293"/>
                          </a:xfrm>
                        </wpg:grpSpPr>
                        <wpg:grpSp>
                          <wpg:cNvPr id="261" name="Group 261"/>
                          <wpg:cNvGrpSpPr/>
                          <wpg:grpSpPr>
                            <a:xfrm>
                              <a:off x="4046258" y="4162256"/>
                              <a:ext cx="1536700" cy="520700"/>
                              <a:chOff x="4046258" y="4162256"/>
                              <a:chExt cx="1536700" cy="520700"/>
                            </a:xfrm>
                          </wpg:grpSpPr>
                          <wps:wsp>
                            <wps:cNvPr id="262" name="Rectangle 262"/>
                            <wps:cNvSpPr/>
                            <wps:spPr>
                              <a:xfrm>
                                <a:off x="4274858" y="41622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6B4048F" w14:textId="77777777" w:rsidR="0006099B" w:rsidRDefault="0006099B" w:rsidP="00877206">
                                  <w:pPr>
                                    <w:rPr>
                                      <w:rFonts w:eastAsia="Times New Roman" w:cs="Times New Roman"/>
                                    </w:rPr>
                                  </w:pPr>
                                </w:p>
                              </w:txbxContent>
                            </wps:txbx>
                            <wps:bodyPr rtlCol="0" anchor="ctr"/>
                          </wps:wsp>
                          <wps:wsp>
                            <wps:cNvPr id="263" name="Rectangle 263"/>
                            <wps:cNvSpPr/>
                            <wps:spPr>
                              <a:xfrm>
                                <a:off x="4166908" y="425115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03B0B2C" w14:textId="77777777" w:rsidR="0006099B" w:rsidRDefault="0006099B" w:rsidP="00877206">
                                  <w:pPr>
                                    <w:rPr>
                                      <w:rFonts w:eastAsia="Times New Roman" w:cs="Times New Roman"/>
                                    </w:rPr>
                                  </w:pPr>
                                </w:p>
                              </w:txbxContent>
                            </wps:txbx>
                            <wps:bodyPr rtlCol="0" anchor="ctr"/>
                          </wps:wsp>
                          <wps:wsp>
                            <wps:cNvPr id="264" name="Rectangle 264"/>
                            <wps:cNvSpPr/>
                            <wps:spPr>
                              <a:xfrm>
                                <a:off x="4046258" y="4359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D71CC5B" w14:textId="77777777" w:rsidR="0006099B" w:rsidRDefault="0006099B" w:rsidP="00877206">
                                  <w:pPr>
                                    <w:rPr>
                                      <w:rFonts w:eastAsia="Times New Roman" w:cs="Times New Roman"/>
                                    </w:rPr>
                                  </w:pPr>
                                </w:p>
                              </w:txbxContent>
                            </wps:txbx>
                            <wps:bodyPr rtlCol="0" anchor="ctr"/>
                          </wps:wsp>
                          <wps:wsp>
                            <wps:cNvPr id="265" name="Straight Connector 265"/>
                            <wps:cNvCnPr/>
                            <wps:spPr>
                              <a:xfrm flipV="1">
                                <a:off x="4046258" y="41622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6" name="Straight Connector 266"/>
                            <wps:cNvCnPr/>
                            <wps:spPr>
                              <a:xfrm flipV="1">
                                <a:off x="5348008" y="41686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67" name="Straight Connector 267"/>
                            <wps:cNvCnPr/>
                            <wps:spPr>
                              <a:xfrm flipV="1">
                                <a:off x="5354358" y="4486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68" name="Group 268"/>
                          <wpg:cNvGrpSpPr/>
                          <wpg:grpSpPr>
                            <a:xfrm>
                              <a:off x="3893858" y="4867106"/>
                              <a:ext cx="1536700" cy="520700"/>
                              <a:chOff x="3893858" y="4867106"/>
                              <a:chExt cx="1536700" cy="520700"/>
                            </a:xfrm>
                          </wpg:grpSpPr>
                          <wps:wsp>
                            <wps:cNvPr id="269" name="Rectangle 269"/>
                            <wps:cNvSpPr/>
                            <wps:spPr>
                              <a:xfrm>
                                <a:off x="4122458" y="486710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4C24DD" w14:textId="77777777" w:rsidR="0006099B" w:rsidRDefault="0006099B" w:rsidP="00877206">
                                  <w:pPr>
                                    <w:rPr>
                                      <w:rFonts w:eastAsia="Times New Roman" w:cs="Times New Roman"/>
                                    </w:rPr>
                                  </w:pPr>
                                </w:p>
                              </w:txbxContent>
                            </wps:txbx>
                            <wps:bodyPr rtlCol="0" anchor="ctr"/>
                          </wps:wsp>
                          <wps:wsp>
                            <wps:cNvPr id="270" name="Rectangle 270"/>
                            <wps:cNvSpPr/>
                            <wps:spPr>
                              <a:xfrm>
                                <a:off x="4014508" y="4956006"/>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EB0E0B" w14:textId="77777777" w:rsidR="0006099B" w:rsidRDefault="0006099B" w:rsidP="00877206">
                                  <w:pPr>
                                    <w:rPr>
                                      <w:rFonts w:eastAsia="Times New Roman" w:cs="Times New Roman"/>
                                    </w:rPr>
                                  </w:pPr>
                                </w:p>
                              </w:txbxContent>
                            </wps:txbx>
                            <wps:bodyPr rtlCol="0" anchor="ctr"/>
                          </wps:wsp>
                          <wps:wsp>
                            <wps:cNvPr id="271" name="Rectangle 271"/>
                            <wps:cNvSpPr/>
                            <wps:spPr>
                              <a:xfrm>
                                <a:off x="3893858" y="5063956"/>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E0B9DE" w14:textId="77777777" w:rsidR="0006099B" w:rsidRDefault="0006099B" w:rsidP="00877206">
                                  <w:pPr>
                                    <w:rPr>
                                      <w:rFonts w:eastAsia="Times New Roman" w:cs="Times New Roman"/>
                                    </w:rPr>
                                  </w:pPr>
                                </w:p>
                              </w:txbxContent>
                            </wps:txbx>
                            <wps:bodyPr rtlCol="0" anchor="ctr"/>
                          </wps:wsp>
                          <wps:wsp>
                            <wps:cNvPr id="272" name="Straight Connector 272"/>
                            <wps:cNvCnPr/>
                            <wps:spPr>
                              <a:xfrm flipV="1">
                                <a:off x="3893858" y="486710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3" name="Straight Connector 273"/>
                            <wps:cNvCnPr/>
                            <wps:spPr>
                              <a:xfrm flipV="1">
                                <a:off x="5195608" y="48734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74" name="Straight Connector 274"/>
                            <wps:cNvCnPr/>
                            <wps:spPr>
                              <a:xfrm flipV="1">
                                <a:off x="5201958" y="5190956"/>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275" name="Group 275"/>
                          <wpg:cNvGrpSpPr/>
                          <wpg:grpSpPr>
                            <a:xfrm>
                              <a:off x="3768964" y="5660849"/>
                              <a:ext cx="1536700" cy="520700"/>
                              <a:chOff x="3768964" y="5660849"/>
                              <a:chExt cx="1536700" cy="520700"/>
                            </a:xfrm>
                          </wpg:grpSpPr>
                          <wps:wsp>
                            <wps:cNvPr id="276" name="Rectangle 276"/>
                            <wps:cNvSpPr/>
                            <wps:spPr>
                              <a:xfrm>
                                <a:off x="3997564" y="566084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4554B5D" w14:textId="77777777" w:rsidR="0006099B" w:rsidRDefault="0006099B" w:rsidP="00877206">
                                  <w:pPr>
                                    <w:rPr>
                                      <w:rFonts w:eastAsia="Times New Roman" w:cs="Times New Roman"/>
                                    </w:rPr>
                                  </w:pPr>
                                </w:p>
                              </w:txbxContent>
                            </wps:txbx>
                            <wps:bodyPr rtlCol="0" anchor="ctr"/>
                          </wps:wsp>
                          <wps:wsp>
                            <wps:cNvPr id="277" name="Rectangle 277"/>
                            <wps:cNvSpPr/>
                            <wps:spPr>
                              <a:xfrm>
                                <a:off x="3889614" y="5749749"/>
                                <a:ext cx="1308100" cy="323850"/>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E2A208B" w14:textId="77777777" w:rsidR="0006099B" w:rsidRDefault="0006099B" w:rsidP="00877206">
                                  <w:pPr>
                                    <w:rPr>
                                      <w:rFonts w:eastAsia="Times New Roman" w:cs="Times New Roman"/>
                                    </w:rPr>
                                  </w:pPr>
                                </w:p>
                              </w:txbxContent>
                            </wps:txbx>
                            <wps:bodyPr rtlCol="0" anchor="ctr"/>
                          </wps:wsp>
                          <wps:wsp>
                            <wps:cNvPr id="278" name="Rectangle 278"/>
                            <wps:cNvSpPr/>
                            <wps:spPr>
                              <a:xfrm>
                                <a:off x="3768964" y="5857699"/>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C30091" w14:textId="77777777" w:rsidR="0006099B" w:rsidRDefault="0006099B" w:rsidP="00877206">
                                  <w:pPr>
                                    <w:rPr>
                                      <w:rFonts w:eastAsia="Times New Roman" w:cs="Times New Roman"/>
                                    </w:rPr>
                                  </w:pPr>
                                </w:p>
                              </w:txbxContent>
                            </wps:txbx>
                            <wps:bodyPr rtlCol="0" anchor="ctr"/>
                          </wps:wsp>
                          <wps:wsp>
                            <wps:cNvPr id="279" name="Straight Connector 279"/>
                            <wps:cNvCnPr/>
                            <wps:spPr>
                              <a:xfrm flipV="1">
                                <a:off x="3768964" y="566084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0" name="Straight Connector 280"/>
                            <wps:cNvCnPr/>
                            <wps:spPr>
                              <a:xfrm flipV="1">
                                <a:off x="5070714" y="56671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281" name="Straight Connector 281"/>
                            <wps:cNvCnPr/>
                            <wps:spPr>
                              <a:xfrm flipV="1">
                                <a:off x="5077064" y="5984699"/>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282" name="Text Box 282"/>
                          <wps:cNvSpPr txBox="1"/>
                          <wps:spPr>
                            <a:xfrm>
                              <a:off x="3583060" y="4396915"/>
                              <a:ext cx="492537" cy="208121"/>
                            </a:xfrm>
                            <a:prstGeom prst="rect">
                              <a:avLst/>
                            </a:prstGeom>
                            <a:noFill/>
                          </wps:spPr>
                          <wps:txbx>
                            <w:txbxContent>
                              <w:p w14:paraId="42080380"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283" name="Text Box 283"/>
                          <wps:cNvSpPr txBox="1"/>
                          <wps:spPr>
                            <a:xfrm>
                              <a:off x="3432506" y="5067866"/>
                              <a:ext cx="492537" cy="208121"/>
                            </a:xfrm>
                            <a:prstGeom prst="rect">
                              <a:avLst/>
                            </a:prstGeom>
                            <a:noFill/>
                          </wps:spPr>
                          <wps:txbx>
                            <w:txbxContent>
                              <w:p w14:paraId="38178B2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284" name="Text Box 284"/>
                          <wps:cNvSpPr txBox="1"/>
                          <wps:spPr>
                            <a:xfrm>
                              <a:off x="3305503" y="5872159"/>
                              <a:ext cx="445531" cy="208121"/>
                            </a:xfrm>
                            <a:prstGeom prst="rect">
                              <a:avLst/>
                            </a:prstGeom>
                            <a:noFill/>
                          </wps:spPr>
                          <wps:txbx>
                            <w:txbxContent>
                              <w:p w14:paraId="41E42E4F"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wps:txbx>
                          <wps:bodyPr wrap="none" rtlCol="0">
                            <a:spAutoFit/>
                          </wps:bodyPr>
                        </wps:wsp>
                        <wps:wsp>
                          <wps:cNvPr id="285" name="Straight Arrow Connector 285"/>
                          <wps:cNvCnPr/>
                          <wps:spPr>
                            <a:xfrm flipV="1">
                              <a:off x="5602008" y="4272323"/>
                              <a:ext cx="241300" cy="22008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6" name="Straight Arrow Connector 286"/>
                          <wps:cNvCnPr/>
                          <wps:spPr>
                            <a:xfrm flipV="1">
                              <a:off x="5430558" y="4938265"/>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287" name="Straight Arrow Connector 287"/>
                          <wps:cNvCnPr/>
                          <wps:spPr>
                            <a:xfrm flipV="1">
                              <a:off x="5322608" y="5732881"/>
                              <a:ext cx="241300" cy="245485"/>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288" name="Text Box 288"/>
                        <wps:cNvSpPr txBox="1"/>
                        <wps:spPr>
                          <a:xfrm>
                            <a:off x="4162684" y="534157"/>
                            <a:ext cx="1389380" cy="277495"/>
                          </a:xfrm>
                          <a:prstGeom prst="rect">
                            <a:avLst/>
                          </a:prstGeom>
                          <a:noFill/>
                        </wps:spPr>
                        <wps:txbx>
                          <w:txbxContent>
                            <w:p w14:paraId="219C8AB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289" name="Straight Arrow Connector 289"/>
                        <wps:cNvCnPr/>
                        <wps:spPr>
                          <a:xfrm>
                            <a:off x="1948581" y="3215165"/>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0" name="Straight Arrow Connector 290"/>
                        <wps:cNvCnPr>
                          <a:stCxn id="4294967295" idx="1"/>
                        </wps:cNvCnPr>
                        <wps:spPr>
                          <a:xfrm>
                            <a:off x="779988" y="1699400"/>
                            <a:ext cx="532213" cy="3137084"/>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291" name="Text Box 291"/>
                        <wps:cNvSpPr txBox="1"/>
                        <wps:spPr>
                          <a:xfrm>
                            <a:off x="1747840" y="4689921"/>
                            <a:ext cx="340700" cy="261610"/>
                          </a:xfrm>
                          <a:prstGeom prst="rect">
                            <a:avLst/>
                          </a:prstGeom>
                          <a:noFill/>
                        </wps:spPr>
                        <wps:txbx>
                          <w:txbxContent>
                            <w:p w14:paraId="4A45912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292" name="Text Box 292"/>
                        <wps:cNvSpPr txBox="1"/>
                        <wps:spPr>
                          <a:xfrm>
                            <a:off x="1657219" y="5324311"/>
                            <a:ext cx="324779" cy="261610"/>
                          </a:xfrm>
                          <a:prstGeom prst="rect">
                            <a:avLst/>
                          </a:prstGeom>
                          <a:noFill/>
                        </wps:spPr>
                        <wps:txbx>
                          <w:txbxContent>
                            <w:p w14:paraId="20E7808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293" name="Text Box 293"/>
                        <wps:cNvSpPr txBox="1"/>
                        <wps:spPr>
                          <a:xfrm>
                            <a:off x="1572992" y="5961138"/>
                            <a:ext cx="314767" cy="261610"/>
                          </a:xfrm>
                          <a:prstGeom prst="rect">
                            <a:avLst/>
                          </a:prstGeom>
                          <a:noFill/>
                        </wps:spPr>
                        <wps:txbx>
                          <w:txbxContent>
                            <w:p w14:paraId="0F3A62E2"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294" name="Text Box 294"/>
                        <wps:cNvSpPr txBox="1"/>
                        <wps:spPr>
                          <a:xfrm>
                            <a:off x="4935635" y="4365173"/>
                            <a:ext cx="325137" cy="261610"/>
                          </a:xfrm>
                          <a:prstGeom prst="rect">
                            <a:avLst/>
                          </a:prstGeom>
                          <a:noFill/>
                        </wps:spPr>
                        <wps:txbx>
                          <w:txbxContent>
                            <w:p w14:paraId="1448817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295" name="Text Box 295"/>
                        <wps:cNvSpPr txBox="1"/>
                        <wps:spPr>
                          <a:xfrm>
                            <a:off x="4772426" y="5342979"/>
                            <a:ext cx="337371" cy="261610"/>
                          </a:xfrm>
                          <a:prstGeom prst="rect">
                            <a:avLst/>
                          </a:prstGeom>
                          <a:noFill/>
                        </wps:spPr>
                        <wps:txbx>
                          <w:txbxContent>
                            <w:p w14:paraId="3BABE2E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296" name="Text Box 296"/>
                        <wps:cNvSpPr txBox="1"/>
                        <wps:spPr>
                          <a:xfrm>
                            <a:off x="4646964" y="6452931"/>
                            <a:ext cx="310063" cy="261610"/>
                          </a:xfrm>
                          <a:prstGeom prst="rect">
                            <a:avLst/>
                          </a:prstGeom>
                          <a:noFill/>
                        </wps:spPr>
                        <wps:txbx>
                          <w:txbxContent>
                            <w:p w14:paraId="70C7880F"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297" name="Text Box 297"/>
                        <wps:cNvSpPr txBox="1"/>
                        <wps:spPr>
                          <a:xfrm>
                            <a:off x="470142" y="1325518"/>
                            <a:ext cx="285750" cy="315595"/>
                          </a:xfrm>
                          <a:prstGeom prst="rect">
                            <a:avLst/>
                          </a:prstGeom>
                          <a:noFill/>
                        </wps:spPr>
                        <wps:txbx>
                          <w:txbxContent>
                            <w:p w14:paraId="07CDBB66"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298" name="Text Box 298"/>
                        <wps:cNvSpPr txBox="1"/>
                        <wps:spPr>
                          <a:xfrm>
                            <a:off x="597380" y="1084036"/>
                            <a:ext cx="285750" cy="315595"/>
                          </a:xfrm>
                          <a:prstGeom prst="rect">
                            <a:avLst/>
                          </a:prstGeom>
                          <a:noFill/>
                        </wps:spPr>
                        <wps:txbx>
                          <w:txbxContent>
                            <w:p w14:paraId="2738D05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299" name="Text Box 299"/>
                        <wps:cNvSpPr txBox="1"/>
                        <wps:spPr>
                          <a:xfrm>
                            <a:off x="729147" y="744263"/>
                            <a:ext cx="285750" cy="315595"/>
                          </a:xfrm>
                          <a:prstGeom prst="rect">
                            <a:avLst/>
                          </a:prstGeom>
                          <a:noFill/>
                        </wps:spPr>
                        <wps:txbx>
                          <w:txbxContent>
                            <w:p w14:paraId="211EBA0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300" name="Group 300"/>
                        <wpg:cNvGrpSpPr/>
                        <wpg:grpSpPr>
                          <a:xfrm>
                            <a:off x="2780896" y="744264"/>
                            <a:ext cx="2813972" cy="2754160"/>
                            <a:chOff x="2780890" y="744278"/>
                            <a:chExt cx="2903032" cy="2065618"/>
                          </a:xfrm>
                        </wpg:grpSpPr>
                        <wps:wsp>
                          <wps:cNvPr id="301" name="Text Box 301"/>
                          <wps:cNvSpPr txBox="1"/>
                          <wps:spPr>
                            <a:xfrm>
                              <a:off x="4344795" y="744278"/>
                              <a:ext cx="649201" cy="208121"/>
                            </a:xfrm>
                            <a:prstGeom prst="rect">
                              <a:avLst/>
                            </a:prstGeom>
                            <a:noFill/>
                          </wps:spPr>
                          <wps:txbx>
                            <w:txbxContent>
                              <w:p w14:paraId="15BE68B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302" name="Group 302"/>
                          <wpg:cNvGrpSpPr/>
                          <wpg:grpSpPr>
                            <a:xfrm>
                              <a:off x="3789591" y="947162"/>
                              <a:ext cx="1894331" cy="1862734"/>
                              <a:chOff x="3789591" y="947162"/>
                              <a:chExt cx="1894331" cy="1862734"/>
                            </a:xfrm>
                          </wpg:grpSpPr>
                          <wpg:grpSp>
                            <wpg:cNvPr id="303" name="Group 303"/>
                            <wpg:cNvGrpSpPr/>
                            <wpg:grpSpPr>
                              <a:xfrm>
                                <a:off x="3789591" y="947162"/>
                                <a:ext cx="1667893" cy="1862734"/>
                                <a:chOff x="3789591" y="947162"/>
                                <a:chExt cx="1667893" cy="1862734"/>
                              </a:xfrm>
                            </wpg:grpSpPr>
                            <wps:wsp>
                              <wps:cNvPr id="304" name="Rectangle 304"/>
                              <wps:cNvSpPr/>
                              <wps:spPr>
                                <a:xfrm>
                                  <a:off x="4145199" y="947162"/>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2B60767" w14:textId="77777777" w:rsidR="0006099B" w:rsidRDefault="0006099B" w:rsidP="00877206">
                                    <w:pPr>
                                      <w:rPr>
                                        <w:rFonts w:eastAsia="Times New Roman" w:cs="Times New Roman"/>
                                      </w:rPr>
                                    </w:pPr>
                                  </w:p>
                                </w:txbxContent>
                              </wps:txbx>
                              <wps:bodyPr rtlCol="0" anchor="ctr"/>
                            </wps:wsp>
                            <wps:wsp>
                              <wps:cNvPr id="305" name="Rectangle 305"/>
                              <wps:cNvSpPr/>
                              <wps:spPr>
                                <a:xfrm>
                                  <a:off x="4119791" y="9620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E9B3B16" w14:textId="77777777" w:rsidR="0006099B" w:rsidRDefault="0006099B" w:rsidP="00877206">
                                    <w:pPr>
                                      <w:rPr>
                                        <w:rFonts w:eastAsia="Times New Roman" w:cs="Times New Roman"/>
                                      </w:rPr>
                                    </w:pPr>
                                  </w:p>
                                </w:txbxContent>
                              </wps:txbx>
                              <wps:bodyPr rtlCol="0" anchor="ctr"/>
                            </wps:wsp>
                            <wps:wsp>
                              <wps:cNvPr id="306" name="Rectangle 306"/>
                              <wps:cNvSpPr/>
                              <wps:spPr>
                                <a:xfrm>
                                  <a:off x="4119791" y="11017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EF26A5D" w14:textId="77777777" w:rsidR="0006099B" w:rsidRDefault="0006099B" w:rsidP="00877206">
                                    <w:pPr>
                                      <w:rPr>
                                        <w:rFonts w:eastAsia="Times New Roman" w:cs="Times New Roman"/>
                                      </w:rPr>
                                    </w:pPr>
                                  </w:p>
                                </w:txbxContent>
                              </wps:txbx>
                              <wps:bodyPr rtlCol="0" anchor="ctr"/>
                            </wps:wsp>
                            <wps:wsp>
                              <wps:cNvPr id="307" name="Rectangle 307"/>
                              <wps:cNvSpPr/>
                              <wps:spPr>
                                <a:xfrm>
                                  <a:off x="4119791" y="14255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9D11956" w14:textId="77777777" w:rsidR="0006099B" w:rsidRDefault="0006099B" w:rsidP="00877206">
                                    <w:pPr>
                                      <w:rPr>
                                        <w:rFonts w:eastAsia="Times New Roman" w:cs="Times New Roman"/>
                                      </w:rPr>
                                    </w:pPr>
                                  </w:p>
                                </w:txbxContent>
                              </wps:txbx>
                              <wps:bodyPr rtlCol="0" anchor="ctr"/>
                            </wps:wsp>
                            <wps:wsp>
                              <wps:cNvPr id="308" name="Rectangle 308"/>
                              <wps:cNvSpPr/>
                              <wps:spPr>
                                <a:xfrm>
                                  <a:off x="4119791" y="15652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3E50119" w14:textId="77777777" w:rsidR="0006099B" w:rsidRDefault="0006099B" w:rsidP="00877206">
                                    <w:pPr>
                                      <w:rPr>
                                        <w:rFonts w:eastAsia="Times New Roman" w:cs="Times New Roman"/>
                                      </w:rPr>
                                    </w:pPr>
                                  </w:p>
                                </w:txbxContent>
                              </wps:txbx>
                              <wps:bodyPr rtlCol="0" anchor="ctr"/>
                            </wps:wsp>
                            <wps:wsp>
                              <wps:cNvPr id="309" name="Rectangle 309"/>
                              <wps:cNvSpPr/>
                              <wps:spPr>
                                <a:xfrm>
                                  <a:off x="4119791" y="18891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3C0A6" w14:textId="77777777" w:rsidR="0006099B" w:rsidRDefault="0006099B" w:rsidP="00877206">
                                    <w:pPr>
                                      <w:rPr>
                                        <w:rFonts w:eastAsia="Times New Roman" w:cs="Times New Roman"/>
                                      </w:rPr>
                                    </w:pPr>
                                  </w:p>
                                </w:txbxContent>
                              </wps:txbx>
                              <wps:bodyPr rtlCol="0" anchor="ctr"/>
                            </wps:wsp>
                            <wps:wsp>
                              <wps:cNvPr id="310" name="Rectangle 310"/>
                              <wps:cNvSpPr/>
                              <wps:spPr>
                                <a:xfrm>
                                  <a:off x="4119791" y="20288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4310C5EE" w14:textId="77777777" w:rsidR="0006099B" w:rsidRDefault="0006099B" w:rsidP="00877206">
                                    <w:pPr>
                                      <w:rPr>
                                        <w:rFonts w:eastAsia="Times New Roman" w:cs="Times New Roman"/>
                                      </w:rPr>
                                    </w:pPr>
                                  </w:p>
                                </w:txbxContent>
                              </wps:txbx>
                              <wps:bodyPr rtlCol="0" anchor="ctr"/>
                            </wps:wsp>
                            <wps:wsp>
                              <wps:cNvPr id="311" name="Rectangle 311"/>
                              <wps:cNvSpPr/>
                              <wps:spPr>
                                <a:xfrm>
                                  <a:off x="3967391" y="11779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35FFC4B8" w14:textId="77777777" w:rsidR="0006099B" w:rsidRDefault="0006099B" w:rsidP="00877206">
                                    <w:pPr>
                                      <w:rPr>
                                        <w:rFonts w:eastAsia="Times New Roman" w:cs="Times New Roman"/>
                                      </w:rPr>
                                    </w:pPr>
                                  </w:p>
                                </w:txbxContent>
                              </wps:txbx>
                              <wps:bodyPr rtlCol="0" anchor="ctr"/>
                            </wps:wsp>
                            <wps:wsp>
                              <wps:cNvPr id="312" name="Rectangle 312"/>
                              <wps:cNvSpPr/>
                              <wps:spPr>
                                <a:xfrm>
                                  <a:off x="3967391" y="13176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6F0FA37C" w14:textId="77777777" w:rsidR="0006099B" w:rsidRDefault="0006099B" w:rsidP="00877206">
                                    <w:pPr>
                                      <w:rPr>
                                        <w:rFonts w:eastAsia="Times New Roman" w:cs="Times New Roman"/>
                                      </w:rPr>
                                    </w:pPr>
                                  </w:p>
                                </w:txbxContent>
                              </wps:txbx>
                              <wps:bodyPr rtlCol="0" anchor="ctr"/>
                            </wps:wsp>
                            <wps:wsp>
                              <wps:cNvPr id="313" name="Rectangle 313"/>
                              <wps:cNvSpPr/>
                              <wps:spPr>
                                <a:xfrm>
                                  <a:off x="3967391" y="164145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EAAE341" w14:textId="77777777" w:rsidR="0006099B" w:rsidRDefault="0006099B" w:rsidP="00877206">
                                    <w:pPr>
                                      <w:rPr>
                                        <w:rFonts w:eastAsia="Times New Roman" w:cs="Times New Roman"/>
                                      </w:rPr>
                                    </w:pPr>
                                  </w:p>
                                </w:txbxContent>
                              </wps:txbx>
                              <wps:bodyPr rtlCol="0" anchor="ctr"/>
                            </wps:wsp>
                            <wps:wsp>
                              <wps:cNvPr id="314" name="Rectangle 314"/>
                              <wps:cNvSpPr/>
                              <wps:spPr>
                                <a:xfrm>
                                  <a:off x="3967391" y="178115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F03534B" w14:textId="77777777" w:rsidR="0006099B" w:rsidRDefault="0006099B" w:rsidP="00877206">
                                    <w:pPr>
                                      <w:rPr>
                                        <w:rFonts w:eastAsia="Times New Roman" w:cs="Times New Roman"/>
                                      </w:rPr>
                                    </w:pPr>
                                  </w:p>
                                </w:txbxContent>
                              </wps:txbx>
                              <wps:bodyPr rtlCol="0" anchor="ctr"/>
                            </wps:wsp>
                            <wps:wsp>
                              <wps:cNvPr id="315" name="Rectangle 315"/>
                              <wps:cNvSpPr/>
                              <wps:spPr>
                                <a:xfrm>
                                  <a:off x="3967391" y="2105003"/>
                                  <a:ext cx="1308100" cy="139700"/>
                                </a:xfrm>
                                <a:prstGeom prst="rect">
                                  <a:avLst/>
                                </a:prstGeom>
                                <a:solidFill>
                                  <a:schemeClr val="accent6">
                                    <a:lumMod val="40000"/>
                                    <a:lumOff val="60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71D59B62" w14:textId="77777777" w:rsidR="0006099B" w:rsidRDefault="0006099B" w:rsidP="00877206">
                                    <w:pPr>
                                      <w:rPr>
                                        <w:rFonts w:eastAsia="Times New Roman" w:cs="Times New Roman"/>
                                      </w:rPr>
                                    </w:pPr>
                                  </w:p>
                                </w:txbxContent>
                              </wps:txbx>
                              <wps:bodyPr rtlCol="0" anchor="ctr"/>
                            </wps:wsp>
                            <wps:wsp>
                              <wps:cNvPr id="316" name="Rectangle 316"/>
                              <wps:cNvSpPr/>
                              <wps:spPr>
                                <a:xfrm>
                                  <a:off x="3967391" y="2244703"/>
                                  <a:ext cx="1308100" cy="323850"/>
                                </a:xfrm>
                                <a:prstGeom prst="rect">
                                  <a:avLst/>
                                </a:prstGeom>
                                <a:solidFill>
                                  <a:schemeClr val="accent6">
                                    <a:lumMod val="75000"/>
                                  </a:schemeClr>
                                </a:solidFill>
                                <a:ln>
                                  <a:prstDash val="dash"/>
                                </a:ln>
                              </wps:spPr>
                              <wps:style>
                                <a:lnRef idx="1">
                                  <a:schemeClr val="accent1"/>
                                </a:lnRef>
                                <a:fillRef idx="3">
                                  <a:schemeClr val="accent1"/>
                                </a:fillRef>
                                <a:effectRef idx="2">
                                  <a:schemeClr val="accent1"/>
                                </a:effectRef>
                                <a:fontRef idx="minor">
                                  <a:schemeClr val="lt1"/>
                                </a:fontRef>
                              </wps:style>
                              <wps:txbx>
                                <w:txbxContent>
                                  <w:p w14:paraId="4A00AF15" w14:textId="77777777" w:rsidR="0006099B" w:rsidRDefault="0006099B" w:rsidP="00877206">
                                    <w:pPr>
                                      <w:rPr>
                                        <w:rFonts w:eastAsia="Times New Roman" w:cs="Times New Roman"/>
                                      </w:rPr>
                                    </w:pPr>
                                  </w:p>
                                </w:txbxContent>
                              </wps:txbx>
                              <wps:bodyPr rtlCol="0" anchor="ctr"/>
                            </wps:wsp>
                            <wps:wsp>
                              <wps:cNvPr id="317" name="Rectangle 317"/>
                              <wps:cNvSpPr/>
                              <wps:spPr>
                                <a:xfrm>
                                  <a:off x="3789591" y="14128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7C2BBB45" w14:textId="77777777" w:rsidR="0006099B" w:rsidRDefault="0006099B"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wps:txbx>
                              <wps:bodyPr rtlCol="0" anchor="ctr"/>
                            </wps:wsp>
                            <wps:wsp>
                              <wps:cNvPr id="318" name="Rectangle 318"/>
                              <wps:cNvSpPr/>
                              <wps:spPr>
                                <a:xfrm>
                                  <a:off x="3789591" y="15525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21CF" w14:textId="77777777" w:rsidR="0006099B" w:rsidRDefault="0006099B" w:rsidP="00877206">
                                    <w:pPr>
                                      <w:rPr>
                                        <w:rFonts w:eastAsia="Times New Roman" w:cs="Times New Roman"/>
                                      </w:rPr>
                                    </w:pPr>
                                  </w:p>
                                </w:txbxContent>
                              </wps:txbx>
                              <wps:bodyPr rtlCol="0" anchor="ctr"/>
                            </wps:wsp>
                            <wps:wsp>
                              <wps:cNvPr id="319" name="Rectangle 319"/>
                              <wps:cNvSpPr/>
                              <wps:spPr>
                                <a:xfrm>
                                  <a:off x="3789591" y="187640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11C367C8" w14:textId="77777777" w:rsidR="0006099B" w:rsidRDefault="0006099B" w:rsidP="00877206">
                                    <w:pPr>
                                      <w:rPr>
                                        <w:rFonts w:eastAsia="Times New Roman" w:cs="Times New Roman"/>
                                      </w:rPr>
                                    </w:pPr>
                                  </w:p>
                                </w:txbxContent>
                              </wps:txbx>
                              <wps:bodyPr rtlCol="0" anchor="ctr"/>
                            </wps:wsp>
                            <wps:wsp>
                              <wps:cNvPr id="320" name="Rectangle 320"/>
                              <wps:cNvSpPr/>
                              <wps:spPr>
                                <a:xfrm>
                                  <a:off x="3789591" y="201610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6187F75F" w14:textId="77777777" w:rsidR="0006099B" w:rsidRDefault="0006099B" w:rsidP="00877206">
                                    <w:pPr>
                                      <w:rPr>
                                        <w:rFonts w:eastAsia="Times New Roman" w:cs="Times New Roman"/>
                                      </w:rPr>
                                    </w:pPr>
                                  </w:p>
                                </w:txbxContent>
                              </wps:txbx>
                              <wps:bodyPr rtlCol="0" anchor="ctr"/>
                            </wps:wsp>
                            <wps:wsp>
                              <wps:cNvPr id="321" name="Rectangle 321"/>
                              <wps:cNvSpPr/>
                              <wps:spPr>
                                <a:xfrm>
                                  <a:off x="3789591" y="2339953"/>
                                  <a:ext cx="1308100" cy="13970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7B5D6D7" w14:textId="77777777" w:rsidR="0006099B" w:rsidRDefault="0006099B" w:rsidP="00877206">
                                    <w:pPr>
                                      <w:rPr>
                                        <w:rFonts w:eastAsia="Times New Roman" w:cs="Times New Roman"/>
                                      </w:rPr>
                                    </w:pPr>
                                  </w:p>
                                </w:txbxContent>
                              </wps:txbx>
                              <wps:bodyPr rtlCol="0" anchor="ctr"/>
                            </wps:wsp>
                            <wps:wsp>
                              <wps:cNvPr id="322" name="Rectangle 322"/>
                              <wps:cNvSpPr/>
                              <wps:spPr>
                                <a:xfrm>
                                  <a:off x="3789591" y="2479653"/>
                                  <a:ext cx="1308100" cy="323850"/>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3299974" w14:textId="77777777" w:rsidR="0006099B" w:rsidRDefault="0006099B" w:rsidP="00877206">
                                    <w:pPr>
                                      <w:rPr>
                                        <w:rFonts w:eastAsia="Times New Roman" w:cs="Times New Roman"/>
                                      </w:rPr>
                                    </w:pPr>
                                  </w:p>
                                </w:txbxContent>
                              </wps:txbx>
                              <wps:bodyPr rtlCol="0" anchor="ctr"/>
                            </wps:wsp>
                            <wps:wsp>
                              <wps:cNvPr id="323" name="Rectangle 323"/>
                              <wps:cNvSpPr/>
                              <wps:spPr>
                                <a:xfrm>
                                  <a:off x="3789591" y="1412853"/>
                                  <a:ext cx="1308100" cy="1390650"/>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1CF8030E" w14:textId="77777777" w:rsidR="0006099B" w:rsidRDefault="0006099B" w:rsidP="00877206">
                                    <w:pPr>
                                      <w:rPr>
                                        <w:rFonts w:eastAsia="Times New Roman" w:cs="Times New Roman"/>
                                      </w:rPr>
                                    </w:pPr>
                                  </w:p>
                                </w:txbxContent>
                              </wps:txbx>
                              <wps:bodyPr rtlCol="0" anchor="ctr"/>
                            </wps:wsp>
                            <wps:wsp>
                              <wps:cNvPr id="324" name="Straight Connector 324"/>
                              <wps:cNvCnPr/>
                              <wps:spPr>
                                <a:xfrm flipV="1">
                                  <a:off x="3789591" y="947163"/>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5" name="Straight Connector 325"/>
                              <wps:cNvCnPr/>
                              <wps:spPr>
                                <a:xfrm flipV="1">
                                  <a:off x="5093503" y="955624"/>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s:wsp>
                              <wps:cNvPr id="326" name="Straight Connector 326"/>
                              <wps:cNvCnPr/>
                              <wps:spPr>
                                <a:xfrm flipV="1">
                                  <a:off x="5085030" y="2344206"/>
                                  <a:ext cx="363981" cy="465690"/>
                                </a:xfrm>
                                <a:prstGeom prst="line">
                                  <a:avLst/>
                                </a:prstGeom>
                                <a:ln w="15875"/>
                              </wps:spPr>
                              <wps:style>
                                <a:lnRef idx="2">
                                  <a:schemeClr val="accent1"/>
                                </a:lnRef>
                                <a:fillRef idx="0">
                                  <a:schemeClr val="accent1"/>
                                </a:fillRef>
                                <a:effectRef idx="1">
                                  <a:schemeClr val="accent1"/>
                                </a:effectRef>
                                <a:fontRef idx="minor">
                                  <a:schemeClr val="tx1"/>
                                </a:fontRef>
                              </wps:style>
                              <wps:bodyPr/>
                            </wps:wsp>
                          </wpg:grpSp>
                          <wps:wsp>
                            <wps:cNvPr id="327" name="Straight Arrow Connector 327"/>
                            <wps:cNvCnPr/>
                            <wps:spPr>
                              <a:xfrm flipV="1">
                                <a:off x="5461672" y="2028803"/>
                                <a:ext cx="222250" cy="289953"/>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s:wsp>
                          <wps:cNvPr id="328" name="Text Box 328"/>
                          <wps:cNvSpPr txBox="1"/>
                          <wps:spPr>
                            <a:xfrm>
                              <a:off x="2780890" y="939870"/>
                              <a:ext cx="1211930" cy="236696"/>
                            </a:xfrm>
                            <a:prstGeom prst="rect">
                              <a:avLst/>
                            </a:prstGeom>
                            <a:noFill/>
                          </wps:spPr>
                          <wps:txbx>
                            <w:txbxContent>
                              <w:p w14:paraId="3720A3F8"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29" name="Straight Arrow Connector 329"/>
                          <wps:cNvCnPr/>
                          <wps:spPr>
                            <a:xfrm>
                              <a:off x="3757188" y="1122886"/>
                              <a:ext cx="146652" cy="88898"/>
                            </a:xfrm>
                            <a:prstGeom prst="straightConnector1">
                              <a:avLst/>
                            </a:prstGeom>
                            <a:ln w="12700">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wps:wsp>
                          <wps:cNvPr id="330" name="Straight Connector 330"/>
                          <wps:cNvCnPr/>
                          <wps:spPr>
                            <a:xfrm>
                              <a:off x="3967391" y="1174601"/>
                              <a:ext cx="1295439" cy="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331" name="Group 331"/>
                        <wpg:cNvGrpSpPr/>
                        <wpg:grpSpPr>
                          <a:xfrm>
                            <a:off x="1960214" y="1242084"/>
                            <a:ext cx="277130" cy="1786135"/>
                            <a:chOff x="1960208" y="1242106"/>
                            <a:chExt cx="285894" cy="1339598"/>
                          </a:xfrm>
                        </wpg:grpSpPr>
                        <wps:wsp>
                          <wps:cNvPr id="332" name="Text Box 332"/>
                          <wps:cNvSpPr txBox="1"/>
                          <wps:spPr>
                            <a:xfrm>
                              <a:off x="1966559" y="1242106"/>
                              <a:ext cx="274479" cy="196691"/>
                            </a:xfrm>
                            <a:prstGeom prst="rect">
                              <a:avLst/>
                            </a:prstGeom>
                            <a:noFill/>
                          </wps:spPr>
                          <wps:txbx>
                            <w:txbxContent>
                              <w:p w14:paraId="658E427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33" name="Text Box 333"/>
                          <wps:cNvSpPr txBox="1"/>
                          <wps:spPr>
                            <a:xfrm>
                              <a:off x="1960208" y="1483386"/>
                              <a:ext cx="273824" cy="196691"/>
                            </a:xfrm>
                            <a:prstGeom prst="rect">
                              <a:avLst/>
                            </a:prstGeom>
                            <a:noFill/>
                          </wps:spPr>
                          <wps:txbx>
                            <w:txbxContent>
                              <w:p w14:paraId="0245041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34" name="Text Box 334"/>
                          <wps:cNvSpPr txBox="1"/>
                          <wps:spPr>
                            <a:xfrm>
                              <a:off x="1966558" y="1711967"/>
                              <a:ext cx="267929" cy="196691"/>
                            </a:xfrm>
                            <a:prstGeom prst="rect">
                              <a:avLst/>
                            </a:prstGeom>
                            <a:noFill/>
                          </wps:spPr>
                          <wps:txbx>
                            <w:txbxContent>
                              <w:p w14:paraId="32136EC8"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35" name="Text Box 335"/>
                          <wps:cNvSpPr txBox="1"/>
                          <wps:spPr>
                            <a:xfrm>
                              <a:off x="1961796" y="1946897"/>
                              <a:ext cx="284306" cy="196691"/>
                            </a:xfrm>
                            <a:prstGeom prst="rect">
                              <a:avLst/>
                            </a:prstGeom>
                            <a:noFill/>
                          </wps:spPr>
                          <wps:txbx>
                            <w:txbxContent>
                              <w:p w14:paraId="0C71CE6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36" name="Text Box 336"/>
                          <wps:cNvSpPr txBox="1"/>
                          <wps:spPr>
                            <a:xfrm>
                              <a:off x="1968145" y="2175479"/>
                              <a:ext cx="266618" cy="196691"/>
                            </a:xfrm>
                            <a:prstGeom prst="rect">
                              <a:avLst/>
                            </a:prstGeom>
                            <a:noFill/>
                          </wps:spPr>
                          <wps:txbx>
                            <w:txbxContent>
                              <w:p w14:paraId="466A4820"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37" name="Text Box 337"/>
                          <wps:cNvSpPr txBox="1"/>
                          <wps:spPr>
                            <a:xfrm>
                              <a:off x="1968145" y="2385013"/>
                              <a:ext cx="261377" cy="196691"/>
                            </a:xfrm>
                            <a:prstGeom prst="rect">
                              <a:avLst/>
                            </a:prstGeom>
                            <a:noFill/>
                          </wps:spPr>
                          <wps:txbx>
                            <w:txbxContent>
                              <w:p w14:paraId="095DABDC"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g:grpSp>
                        <wpg:cNvPr id="338" name="Group 338"/>
                        <wpg:cNvGrpSpPr/>
                        <wpg:grpSpPr>
                          <a:xfrm>
                            <a:off x="2150862" y="959145"/>
                            <a:ext cx="277129" cy="1786135"/>
                            <a:chOff x="2150856" y="959160"/>
                            <a:chExt cx="285893" cy="1339598"/>
                          </a:xfrm>
                        </wpg:grpSpPr>
                        <wps:wsp>
                          <wps:cNvPr id="339" name="Text Box 339"/>
                          <wps:cNvSpPr txBox="1"/>
                          <wps:spPr>
                            <a:xfrm>
                              <a:off x="2157206" y="959160"/>
                              <a:ext cx="274479" cy="196691"/>
                            </a:xfrm>
                            <a:prstGeom prst="rect">
                              <a:avLst/>
                            </a:prstGeom>
                            <a:noFill/>
                          </wps:spPr>
                          <wps:txbx>
                            <w:txbxContent>
                              <w:p w14:paraId="5AD3A63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340" name="Text Box 340"/>
                          <wps:cNvSpPr txBox="1"/>
                          <wps:spPr>
                            <a:xfrm>
                              <a:off x="2150856" y="1200440"/>
                              <a:ext cx="273824" cy="196691"/>
                            </a:xfrm>
                            <a:prstGeom prst="rect">
                              <a:avLst/>
                            </a:prstGeom>
                            <a:noFill/>
                          </wps:spPr>
                          <wps:txbx>
                            <w:txbxContent>
                              <w:p w14:paraId="0C2F62E1"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341" name="Text Box 341"/>
                          <wps:cNvSpPr txBox="1"/>
                          <wps:spPr>
                            <a:xfrm>
                              <a:off x="2157204" y="1429022"/>
                              <a:ext cx="267929" cy="196691"/>
                            </a:xfrm>
                            <a:prstGeom prst="rect">
                              <a:avLst/>
                            </a:prstGeom>
                            <a:noFill/>
                          </wps:spPr>
                          <wps:txbx>
                            <w:txbxContent>
                              <w:p w14:paraId="076DB72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s:wsp>
                          <wps:cNvPr id="342" name="Text Box 342"/>
                          <wps:cNvSpPr txBox="1"/>
                          <wps:spPr>
                            <a:xfrm>
                              <a:off x="2152443" y="1663953"/>
                              <a:ext cx="284306" cy="196691"/>
                            </a:xfrm>
                            <a:prstGeom prst="rect">
                              <a:avLst/>
                            </a:prstGeom>
                            <a:noFill/>
                          </wps:spPr>
                          <wps:txbx>
                            <w:txbxContent>
                              <w:p w14:paraId="196BCA6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343" name="Text Box 343"/>
                          <wps:cNvSpPr txBox="1"/>
                          <wps:spPr>
                            <a:xfrm>
                              <a:off x="2158792" y="1892534"/>
                              <a:ext cx="266618" cy="196691"/>
                            </a:xfrm>
                            <a:prstGeom prst="rect">
                              <a:avLst/>
                            </a:prstGeom>
                            <a:noFill/>
                          </wps:spPr>
                          <wps:txbx>
                            <w:txbxContent>
                              <w:p w14:paraId="5932B33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none" rtlCol="0">
                            <a:spAutoFit/>
                          </wps:bodyPr>
                        </wps:wsp>
                        <wps:wsp>
                          <wps:cNvPr id="344" name="Text Box 344"/>
                          <wps:cNvSpPr txBox="1"/>
                          <wps:spPr>
                            <a:xfrm>
                              <a:off x="2158792" y="2102067"/>
                              <a:ext cx="261377" cy="196691"/>
                            </a:xfrm>
                            <a:prstGeom prst="rect">
                              <a:avLst/>
                            </a:prstGeom>
                            <a:noFill/>
                          </wps:spPr>
                          <wps:txbx>
                            <w:txbxContent>
                              <w:p w14:paraId="042A0B4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none" rtlCol="0">
                            <a:spAutoFit/>
                          </wps:bodyPr>
                        </wps:wsp>
                      </wpg:grpSp>
                      <wps:wsp>
                        <wps:cNvPr id="345" name="Text Box 345"/>
                        <wps:cNvSpPr txBox="1"/>
                        <wps:spPr>
                          <a:xfrm>
                            <a:off x="1807103" y="4562910"/>
                            <a:ext cx="340700" cy="261610"/>
                          </a:xfrm>
                          <a:prstGeom prst="rect">
                            <a:avLst/>
                          </a:prstGeom>
                          <a:noFill/>
                        </wps:spPr>
                        <wps:txbx>
                          <w:txbxContent>
                            <w:p w14:paraId="111E8DD0"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6" name="Text Box 346"/>
                        <wps:cNvSpPr txBox="1"/>
                        <wps:spPr>
                          <a:xfrm>
                            <a:off x="1866372" y="4461306"/>
                            <a:ext cx="340700" cy="261610"/>
                          </a:xfrm>
                          <a:prstGeom prst="rect">
                            <a:avLst/>
                          </a:prstGeom>
                          <a:noFill/>
                        </wps:spPr>
                        <wps:txbx>
                          <w:txbxContent>
                            <w:p w14:paraId="3105741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347" name="Text Box 347"/>
                        <wps:cNvSpPr txBox="1"/>
                        <wps:spPr>
                          <a:xfrm>
                            <a:off x="887734" y="4277406"/>
                            <a:ext cx="708025" cy="254000"/>
                          </a:xfrm>
                          <a:prstGeom prst="rect">
                            <a:avLst/>
                          </a:prstGeom>
                          <a:noFill/>
                        </wps:spPr>
                        <wps:txbx>
                          <w:txbxContent>
                            <w:p w14:paraId="7315E50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348" name="Text Box 348"/>
                        <wps:cNvSpPr txBox="1"/>
                        <wps:spPr>
                          <a:xfrm>
                            <a:off x="804296" y="4943662"/>
                            <a:ext cx="799465" cy="254000"/>
                          </a:xfrm>
                          <a:prstGeom prst="rect">
                            <a:avLst/>
                          </a:prstGeom>
                          <a:noFill/>
                        </wps:spPr>
                        <wps:txbx>
                          <w:txbxContent>
                            <w:p w14:paraId="009F6AFF"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wps:txbx>
                        <wps:bodyPr wrap="square" rtlCol="0">
                          <a:spAutoFit/>
                        </wps:bodyPr>
                      </wps:wsp>
                      <wps:wsp>
                        <wps:cNvPr id="349" name="Text Box 349"/>
                        <wps:cNvSpPr txBox="1"/>
                        <wps:spPr>
                          <a:xfrm>
                            <a:off x="729147" y="5566373"/>
                            <a:ext cx="700405" cy="254000"/>
                          </a:xfrm>
                          <a:prstGeom prst="rect">
                            <a:avLst/>
                          </a:prstGeom>
                          <a:noFill/>
                        </wps:spPr>
                        <wps:txbx>
                          <w:txbxContent>
                            <w:p w14:paraId="51DD6D82"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wps:txbx>
                        <wps:bodyPr wrap="none" rtlCol="0">
                          <a:spAutoFit/>
                        </wps:bodyPr>
                      </wps:wsp>
                      <wps:wsp>
                        <wps:cNvPr id="350" name="Text Box 350"/>
                        <wps:cNvSpPr txBox="1"/>
                        <wps:spPr>
                          <a:xfrm>
                            <a:off x="1716250" y="5212174"/>
                            <a:ext cx="324779" cy="261610"/>
                          </a:xfrm>
                          <a:prstGeom prst="rect">
                            <a:avLst/>
                          </a:prstGeom>
                          <a:noFill/>
                        </wps:spPr>
                        <wps:txbx>
                          <w:txbxContent>
                            <w:p w14:paraId="547262D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1" name="Text Box 351"/>
                        <wps:cNvSpPr txBox="1"/>
                        <wps:spPr>
                          <a:xfrm>
                            <a:off x="1781046" y="5129054"/>
                            <a:ext cx="324779" cy="261610"/>
                          </a:xfrm>
                          <a:prstGeom prst="rect">
                            <a:avLst/>
                          </a:prstGeom>
                          <a:noFill/>
                        </wps:spPr>
                        <wps:txbx>
                          <w:txbxContent>
                            <w:p w14:paraId="1753D26A"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352" name="Text Box 352"/>
                        <wps:cNvSpPr txBox="1"/>
                        <wps:spPr>
                          <a:xfrm>
                            <a:off x="4212109" y="3908020"/>
                            <a:ext cx="703580" cy="254000"/>
                          </a:xfrm>
                          <a:prstGeom prst="rect">
                            <a:avLst/>
                          </a:prstGeom>
                          <a:noFill/>
                        </wps:spPr>
                        <wps:txbx>
                          <w:txbxContent>
                            <w:p w14:paraId="152A859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353" name="Text Box 353"/>
                        <wps:cNvSpPr txBox="1"/>
                        <wps:spPr>
                          <a:xfrm>
                            <a:off x="4078478" y="4892167"/>
                            <a:ext cx="713105" cy="254000"/>
                          </a:xfrm>
                          <a:prstGeom prst="rect">
                            <a:avLst/>
                          </a:prstGeom>
                          <a:noFill/>
                        </wps:spPr>
                        <wps:txbx>
                          <w:txbxContent>
                            <w:p w14:paraId="017698B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354" name="Text Box 354"/>
                        <wps:cNvSpPr txBox="1"/>
                        <wps:spPr>
                          <a:xfrm>
                            <a:off x="3966161" y="5898173"/>
                            <a:ext cx="692150" cy="254000"/>
                          </a:xfrm>
                          <a:prstGeom prst="rect">
                            <a:avLst/>
                          </a:prstGeom>
                          <a:noFill/>
                        </wps:spPr>
                        <wps:txbx>
                          <w:txbxContent>
                            <w:p w14:paraId="179503D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wps:txbx>
                        <wps:bodyPr wrap="none" rtlCol="0">
                          <a:spAutoFit/>
                        </wps:bodyPr>
                      </wps:wsp>
                      <wps:wsp>
                        <wps:cNvPr id="355" name="Text Box 355"/>
                        <wps:cNvSpPr txBox="1"/>
                        <wps:spPr>
                          <a:xfrm>
                            <a:off x="4780603" y="6234860"/>
                            <a:ext cx="310063" cy="261610"/>
                          </a:xfrm>
                          <a:prstGeom prst="rect">
                            <a:avLst/>
                          </a:prstGeom>
                          <a:noFill/>
                        </wps:spPr>
                        <wps:txbx>
                          <w:txbxContent>
                            <w:p w14:paraId="61016237"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6" name="Text Box 356"/>
                        <wps:cNvSpPr txBox="1"/>
                        <wps:spPr>
                          <a:xfrm>
                            <a:off x="4899321" y="6104055"/>
                            <a:ext cx="310063" cy="261610"/>
                          </a:xfrm>
                          <a:prstGeom prst="rect">
                            <a:avLst/>
                          </a:prstGeom>
                          <a:noFill/>
                        </wps:spPr>
                        <wps:txbx>
                          <w:txbxContent>
                            <w:p w14:paraId="64EB4634"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wps:txbx>
                        <wps:bodyPr wrap="square" rtlCol="0">
                          <a:spAutoFit/>
                        </wps:bodyPr>
                      </wps:wsp>
                      <wps:wsp>
                        <wps:cNvPr id="357" name="Text Box 357"/>
                        <wps:cNvSpPr txBox="1"/>
                        <wps:spPr>
                          <a:xfrm>
                            <a:off x="4882623" y="5156199"/>
                            <a:ext cx="403708" cy="261610"/>
                          </a:xfrm>
                          <a:prstGeom prst="rect">
                            <a:avLst/>
                          </a:prstGeom>
                          <a:noFill/>
                        </wps:spPr>
                        <wps:txbx>
                          <w:txbxContent>
                            <w:p w14:paraId="2E39E12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8" name="Text Box 358"/>
                        <wps:cNvSpPr txBox="1"/>
                        <wps:spPr>
                          <a:xfrm>
                            <a:off x="5018759" y="5015679"/>
                            <a:ext cx="403708" cy="261610"/>
                          </a:xfrm>
                          <a:prstGeom prst="rect">
                            <a:avLst/>
                          </a:prstGeom>
                          <a:noFill/>
                        </wps:spPr>
                        <wps:txbx>
                          <w:txbxContent>
                            <w:p w14:paraId="1178542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359" name="Text Box 359"/>
                        <wps:cNvSpPr txBox="1"/>
                        <wps:spPr>
                          <a:xfrm>
                            <a:off x="1650545" y="5842445"/>
                            <a:ext cx="314767" cy="261610"/>
                          </a:xfrm>
                          <a:prstGeom prst="rect">
                            <a:avLst/>
                          </a:prstGeom>
                          <a:noFill/>
                        </wps:spPr>
                        <wps:txbx>
                          <w:txbxContent>
                            <w:p w14:paraId="68AC198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0" name="Text Box 360"/>
                        <wps:cNvSpPr txBox="1"/>
                        <wps:spPr>
                          <a:xfrm>
                            <a:off x="1716250" y="5745875"/>
                            <a:ext cx="314767" cy="261610"/>
                          </a:xfrm>
                          <a:prstGeom prst="rect">
                            <a:avLst/>
                          </a:prstGeom>
                          <a:noFill/>
                        </wps:spPr>
                        <wps:txbx>
                          <w:txbxContent>
                            <w:p w14:paraId="2EA947A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361" name="Text Box 361"/>
                        <wps:cNvSpPr txBox="1"/>
                        <wps:spPr>
                          <a:xfrm>
                            <a:off x="5062220" y="4213891"/>
                            <a:ext cx="325137" cy="261610"/>
                          </a:xfrm>
                          <a:prstGeom prst="rect">
                            <a:avLst/>
                          </a:prstGeom>
                          <a:noFill/>
                        </wps:spPr>
                        <wps:txbx>
                          <w:txbxContent>
                            <w:p w14:paraId="2524403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2" name="Text Box 362"/>
                        <wps:cNvSpPr txBox="1"/>
                        <wps:spPr>
                          <a:xfrm>
                            <a:off x="5177934" y="4062725"/>
                            <a:ext cx="325137" cy="261610"/>
                          </a:xfrm>
                          <a:prstGeom prst="rect">
                            <a:avLst/>
                          </a:prstGeom>
                          <a:noFill/>
                        </wps:spPr>
                        <wps:txbx>
                          <w:txbxContent>
                            <w:p w14:paraId="45DDE0EF"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363" name="Text Box 363"/>
                        <wps:cNvSpPr txBox="1"/>
                        <wps:spPr>
                          <a:xfrm>
                            <a:off x="4297078" y="3498421"/>
                            <a:ext cx="316237" cy="276999"/>
                          </a:xfrm>
                          <a:prstGeom prst="rect">
                            <a:avLst/>
                          </a:prstGeom>
                          <a:noFill/>
                        </wps:spPr>
                        <wps:txbx>
                          <w:txbxContent>
                            <w:p w14:paraId="016DCD5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64" name="Text Box 364"/>
                        <wps:cNvSpPr txBox="1"/>
                        <wps:spPr>
                          <a:xfrm>
                            <a:off x="3472003" y="3116567"/>
                            <a:ext cx="265517" cy="276999"/>
                          </a:xfrm>
                          <a:prstGeom prst="rect">
                            <a:avLst/>
                          </a:prstGeom>
                          <a:noFill/>
                        </wps:spPr>
                        <wps:txbx>
                          <w:txbxContent>
                            <w:p w14:paraId="06CAB2F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5" name="Text Box 365"/>
                        <wps:cNvSpPr txBox="1"/>
                        <wps:spPr>
                          <a:xfrm>
                            <a:off x="3472003" y="2787031"/>
                            <a:ext cx="254622" cy="276999"/>
                          </a:xfrm>
                          <a:prstGeom prst="rect">
                            <a:avLst/>
                          </a:prstGeom>
                          <a:noFill/>
                        </wps:spPr>
                        <wps:txbx>
                          <w:txbxContent>
                            <w:p w14:paraId="1459C9A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66" name="Text Box 366"/>
                        <wps:cNvSpPr txBox="1"/>
                        <wps:spPr>
                          <a:xfrm>
                            <a:off x="3463532" y="2510032"/>
                            <a:ext cx="265517" cy="276999"/>
                          </a:xfrm>
                          <a:prstGeom prst="rect">
                            <a:avLst/>
                          </a:prstGeom>
                          <a:noFill/>
                        </wps:spPr>
                        <wps:txbx>
                          <w:txbxContent>
                            <w:p w14:paraId="7206CD5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7" name="Text Box 367"/>
                        <wps:cNvSpPr txBox="1"/>
                        <wps:spPr>
                          <a:xfrm>
                            <a:off x="3471319" y="1904983"/>
                            <a:ext cx="265517" cy="276999"/>
                          </a:xfrm>
                          <a:prstGeom prst="rect">
                            <a:avLst/>
                          </a:prstGeom>
                          <a:noFill/>
                        </wps:spPr>
                        <wps:txbx>
                          <w:txbxContent>
                            <w:p w14:paraId="2D37291A"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none" rtlCol="0">
                          <a:spAutoFit/>
                        </wps:bodyPr>
                      </wps:wsp>
                      <wps:wsp>
                        <wps:cNvPr id="368" name="Text Box 368"/>
                        <wps:cNvSpPr txBox="1"/>
                        <wps:spPr>
                          <a:xfrm>
                            <a:off x="3467103" y="2176271"/>
                            <a:ext cx="254622" cy="276999"/>
                          </a:xfrm>
                          <a:prstGeom prst="rect">
                            <a:avLst/>
                          </a:prstGeom>
                          <a:noFill/>
                        </wps:spPr>
                        <wps:txbx>
                          <w:txbxContent>
                            <w:p w14:paraId="38782B9B"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69" name="Text Box 369"/>
                        <wps:cNvSpPr txBox="1"/>
                        <wps:spPr>
                          <a:xfrm>
                            <a:off x="3483102" y="1585752"/>
                            <a:ext cx="254622" cy="276999"/>
                          </a:xfrm>
                          <a:prstGeom prst="rect">
                            <a:avLst/>
                          </a:prstGeom>
                          <a:noFill/>
                        </wps:spPr>
                        <wps:txbx>
                          <w:txbxContent>
                            <w:p w14:paraId="71871548"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none" rtlCol="0">
                          <a:spAutoFit/>
                        </wps:bodyPr>
                      </wps:wsp>
                      <wps:wsp>
                        <wps:cNvPr id="370" name="Text Box 370"/>
                        <wps:cNvSpPr txBox="1"/>
                        <wps:spPr>
                          <a:xfrm>
                            <a:off x="477872" y="3105215"/>
                            <a:ext cx="555944" cy="276999"/>
                          </a:xfrm>
                          <a:prstGeom prst="rect">
                            <a:avLst/>
                          </a:prstGeom>
                          <a:noFill/>
                        </wps:spPr>
                        <wps:txbx>
                          <w:txbxContent>
                            <w:p w14:paraId="00B0982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1" name="Text Box 371"/>
                        <wps:cNvSpPr txBox="1"/>
                        <wps:spPr>
                          <a:xfrm>
                            <a:off x="489788" y="2775679"/>
                            <a:ext cx="533132" cy="276999"/>
                          </a:xfrm>
                          <a:prstGeom prst="rect">
                            <a:avLst/>
                          </a:prstGeom>
                          <a:noFill/>
                        </wps:spPr>
                        <wps:txbx>
                          <w:txbxContent>
                            <w:p w14:paraId="2768EF40"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2" name="Text Box 372"/>
                        <wps:cNvSpPr txBox="1"/>
                        <wps:spPr>
                          <a:xfrm>
                            <a:off x="469401" y="2498680"/>
                            <a:ext cx="555944" cy="276999"/>
                          </a:xfrm>
                          <a:prstGeom prst="rect">
                            <a:avLst/>
                          </a:prstGeom>
                          <a:noFill/>
                        </wps:spPr>
                        <wps:txbx>
                          <w:txbxContent>
                            <w:p w14:paraId="7D745A6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3" name="Text Box 373"/>
                        <wps:cNvSpPr txBox="1"/>
                        <wps:spPr>
                          <a:xfrm>
                            <a:off x="477188" y="1893631"/>
                            <a:ext cx="555944" cy="276999"/>
                          </a:xfrm>
                          <a:prstGeom prst="rect">
                            <a:avLst/>
                          </a:prstGeom>
                          <a:noFill/>
                        </wps:spPr>
                        <wps:txbx>
                          <w:txbxContent>
                            <w:p w14:paraId="3028D0F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wps:txbx>
                        <wps:bodyPr wrap="square" rtlCol="0">
                          <a:spAutoFit/>
                        </wps:bodyPr>
                      </wps:wsp>
                      <wps:wsp>
                        <wps:cNvPr id="374" name="Text Box 374"/>
                        <wps:cNvSpPr txBox="1"/>
                        <wps:spPr>
                          <a:xfrm>
                            <a:off x="484888" y="2164919"/>
                            <a:ext cx="533132" cy="276999"/>
                          </a:xfrm>
                          <a:prstGeom prst="rect">
                            <a:avLst/>
                          </a:prstGeom>
                          <a:noFill/>
                        </wps:spPr>
                        <wps:txbx>
                          <w:txbxContent>
                            <w:p w14:paraId="72E5D84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5" name="Text Box 375"/>
                        <wps:cNvSpPr txBox="1"/>
                        <wps:spPr>
                          <a:xfrm>
                            <a:off x="478557" y="1591716"/>
                            <a:ext cx="533132" cy="276999"/>
                          </a:xfrm>
                          <a:prstGeom prst="rect">
                            <a:avLst/>
                          </a:prstGeom>
                          <a:noFill/>
                        </wps:spPr>
                        <wps:txbx>
                          <w:txbxContent>
                            <w:p w14:paraId="2600CEC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wps:txbx>
                        <wps:bodyPr wrap="square" rtlCol="0">
                          <a:spAutoFit/>
                        </wps:bodyPr>
                      </wps:wsp>
                      <wps:wsp>
                        <wps:cNvPr id="376" name="Text Box 376"/>
                        <wps:cNvSpPr txBox="1"/>
                        <wps:spPr>
                          <a:xfrm>
                            <a:off x="1239508" y="3498421"/>
                            <a:ext cx="316237" cy="276999"/>
                          </a:xfrm>
                          <a:prstGeom prst="rect">
                            <a:avLst/>
                          </a:prstGeom>
                          <a:noFill/>
                        </wps:spPr>
                        <wps:txbx>
                          <w:txbxContent>
                            <w:p w14:paraId="47CD70F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wps:txbx>
                        <wps:bodyPr wrap="none" rtlCol="0">
                          <a:spAutoFit/>
                        </wps:bodyPr>
                      </wps:wsp>
                      <wps:wsp>
                        <wps:cNvPr id="377" name="Text Box 377"/>
                        <wps:cNvSpPr txBox="1"/>
                        <wps:spPr>
                          <a:xfrm>
                            <a:off x="572951" y="4408886"/>
                            <a:ext cx="285750" cy="315595"/>
                          </a:xfrm>
                          <a:prstGeom prst="rect">
                            <a:avLst/>
                          </a:prstGeom>
                          <a:noFill/>
                        </wps:spPr>
                        <wps:txbx>
                          <w:txbxContent>
                            <w:p w14:paraId="5BA0C39A"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8" name="Text Box 378"/>
                        <wps:cNvSpPr txBox="1"/>
                        <wps:spPr>
                          <a:xfrm>
                            <a:off x="531566" y="5070101"/>
                            <a:ext cx="285750" cy="315595"/>
                          </a:xfrm>
                          <a:prstGeom prst="rect">
                            <a:avLst/>
                          </a:prstGeom>
                          <a:noFill/>
                        </wps:spPr>
                        <wps:txbx>
                          <w:txbxContent>
                            <w:p w14:paraId="6F2AEFE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79" name="Text Box 379"/>
                        <wps:cNvSpPr txBox="1"/>
                        <wps:spPr>
                          <a:xfrm>
                            <a:off x="401963" y="5739729"/>
                            <a:ext cx="285750" cy="315595"/>
                          </a:xfrm>
                          <a:prstGeom prst="rect">
                            <a:avLst/>
                          </a:prstGeom>
                          <a:noFill/>
                        </wps:spPr>
                        <wps:txbx>
                          <w:txbxContent>
                            <w:p w14:paraId="76A4EE5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0" name="Text Box 380"/>
                        <wps:cNvSpPr txBox="1"/>
                        <wps:spPr>
                          <a:xfrm>
                            <a:off x="3796648" y="4071599"/>
                            <a:ext cx="285750" cy="315595"/>
                          </a:xfrm>
                          <a:prstGeom prst="rect">
                            <a:avLst/>
                          </a:prstGeom>
                          <a:noFill/>
                        </wps:spPr>
                        <wps:txbx>
                          <w:txbxContent>
                            <w:p w14:paraId="3940CACE"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1" name="Text Box 381"/>
                        <wps:cNvSpPr txBox="1"/>
                        <wps:spPr>
                          <a:xfrm>
                            <a:off x="3652551" y="4990145"/>
                            <a:ext cx="285750" cy="315595"/>
                          </a:xfrm>
                          <a:prstGeom prst="rect">
                            <a:avLst/>
                          </a:prstGeom>
                          <a:noFill/>
                        </wps:spPr>
                        <wps:txbx>
                          <w:txbxContent>
                            <w:p w14:paraId="7702C8E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2" name="Text Box 382"/>
                        <wps:cNvSpPr txBox="1"/>
                        <wps:spPr>
                          <a:xfrm>
                            <a:off x="3593201" y="6083750"/>
                            <a:ext cx="285750" cy="315595"/>
                          </a:xfrm>
                          <a:prstGeom prst="rect">
                            <a:avLst/>
                          </a:prstGeom>
                          <a:noFill/>
                        </wps:spPr>
                        <wps:txbx>
                          <w:txbxContent>
                            <w:p w14:paraId="2AA764F2"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383" name="Straight Arrow Connector 383"/>
                        <wps:cNvCnPr/>
                        <wps:spPr>
                          <a:xfrm>
                            <a:off x="2286552" y="276618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4" name="Straight Arrow Connector 384"/>
                        <wps:cNvCnPr/>
                        <wps:spPr>
                          <a:xfrm>
                            <a:off x="1118332" y="2271051"/>
                            <a:ext cx="437413" cy="2472299"/>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5" name="Straight Arrow Connector 385"/>
                        <wps:cNvCnPr/>
                        <wps:spPr>
                          <a:xfrm>
                            <a:off x="2105825" y="2944231"/>
                            <a:ext cx="1780468" cy="3428903"/>
                          </a:xfrm>
                          <a:prstGeom prst="straightConnector1">
                            <a:avLst/>
                          </a:prstGeom>
                          <a:ln w="9525">
                            <a:prstDash val="sysDot"/>
                            <a:tailEnd type="arrow"/>
                          </a:ln>
                        </wps:spPr>
                        <wps:style>
                          <a:lnRef idx="2">
                            <a:schemeClr val="accent1"/>
                          </a:lnRef>
                          <a:fillRef idx="0">
                            <a:schemeClr val="accent1"/>
                          </a:fillRef>
                          <a:effectRef idx="1">
                            <a:schemeClr val="accent1"/>
                          </a:effectRef>
                          <a:fontRef idx="minor">
                            <a:schemeClr val="tx1"/>
                          </a:fontRef>
                        </wps:style>
                        <wps:bodyPr/>
                      </wps:wsp>
                      <wps:wsp>
                        <wps:cNvPr id="386" name="Rectangle 386"/>
                        <wps:cNvSpPr/>
                        <wps:spPr>
                          <a:xfrm>
                            <a:off x="0" y="0"/>
                            <a:ext cx="5984597" cy="7120203"/>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0101EA4" w14:textId="77777777" w:rsidR="0006099B" w:rsidRDefault="0006099B" w:rsidP="00877206">
                              <w:pPr>
                                <w:rPr>
                                  <w:rFonts w:eastAsia="Times New Roman" w:cs="Times New Roman"/>
                                </w:rPr>
                              </w:pPr>
                            </w:p>
                          </w:txbxContent>
                        </wps:txbx>
                        <wps:bodyPr rtlCol="0" anchor="ctr"/>
                      </wps:wsp>
                    </wpg:wgp>
                  </a:graphicData>
                </a:graphic>
              </wp:inline>
            </w:drawing>
          </mc:Choice>
          <mc:Fallback>
            <w:pict>
              <v:group id="Group 1" o:spid="_x0000_s1026" style="width:471.25pt;height:560.65pt;mso-position-horizontal-relative:char;mso-position-vertical-relative:line" coordsize="5984597,71202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">
                <v:shapetype id="_x0000_t202" coordsize="21600,21600" o:spt="202" path="m0,0l0,21600,21600,21600,21600,0xe">
                  <v:stroke joinstyle="miter"/>
                  <v:path gradientshapeok="t" o:connecttype="rect"/>
                </v:shapetype>
                <v:shape id="Text Box 10" o:spid="_x0000_s1027" type="#_x0000_t202" style="position:absolute;left:2065497;top:57715;width:1480820;height:3086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PrbxAAA&#10;ANsAAAAPAAAAZHJzL2Rvd25yZXYueG1sRI/NbsJADITvlXiHlZF6KxtQW0FgQYi2Um8tPw9gZU02&#10;JOuNslsIPH19QOJma8Yznxer3jfqTF2sAhsYjzJQxEWwFZcGDvuvlymomJAtNoHJwJUirJaDpwXm&#10;Nlx4S+ddKpWEcMzRgEupzbWOhSOPcRRaYtGOofOYZO1KbTu8SLhv9CTL3rXHiqXBYUsbR0W9+/MG&#10;ppn/qevZ5Df619v4zW0+wmd7MuZ52K/noBL16WG+X39bwRd6+UUG0M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UD628QAAADbAAAADwAAAAAAAAAAAAAAAACXAgAAZHJzL2Rv&#10;d25yZXYueG1sUEsFBgAAAAAEAAQA9QAAAIgDAAAAAA==&#10;" filled="f" stroked="f">
                  <v:textbox style="mso-fit-shape-to-text:t">
                    <w:txbxContent>
                      <w:p w14:paraId="5FD3374E"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8"/>
                            <w:szCs w:val="28"/>
                          </w:rPr>
                          <w:t>Excalibur use case</w:t>
                        </w:r>
                      </w:p>
                    </w:txbxContent>
                  </v:textbox>
                </v:shape>
                <v:shape id="Text Box 11" o:spid="_x0000_s1028" type="#_x0000_t202" style="position:absolute;left:179065;top:880834;width:469900;height:276999;rotation:-4167146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L5wwgAA&#10;ANsAAAAPAAAAZHJzL2Rvd25yZXYueG1sRE9Ni8IwEL0L/ocwghdZUz2odI0iq8IevNjK7nVoxra0&#10;mZQmW7v+eiMI3ubxPme97U0tOmpdaVnBbBqBIM6sLjlXcEmPHysQziNrrC2Tgn9ysN0MB2uMtb3x&#10;mbrE5yKEsItRQeF9E0vpsoIMuqltiAN3ta1BH2CbS93iLYSbWs6jaCENlhwaCmzoq6CsSv6Mgl21&#10;7+6r+/Lnml6qyW+SRPvDqVJqPOp3nyA89f4tfrm/dZg/g+cv4QC5e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zovnDCAAAA2wAAAA8AAAAAAAAAAAAAAAAAlwIAAGRycy9kb3du&#10;cmV2LnhtbFBLBQYAAAAABAAEAPUAAACGAwAAAAA=&#10;" filled="f" stroked="f">
                  <v:textbox style="mso-fit-shape-to-text:t">
                    <w:txbxContent>
                      <w:p w14:paraId="4F71A3E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rect id="Rectangle 12" o:spid="_x0000_s1029" style="position:absolute;left:1100065;top:10051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zpfNwQAA&#10;ANsAAAAPAAAAZHJzL2Rvd25yZXYueG1sRE9NawIxEL0L/Q9hCr1ptnvYtKtRpCCIF6kt7XVIxt3F&#10;zWRJoq799aZQ6G0e73MWq9H14kIhdp41PM8KEMTG244bDZ8fm+kLiJiQLfaeScONIqyWD5MF1tZf&#10;+Z0uh9SIHMKxRg1tSkMtZTQtOYwzPxBn7uiDw5RhaKQNeM3hrpdlUVTSYce5ocWB3loyp8PZadiG&#10;UW2+y53a3yr1NfwY9WoqpfXT47ieg0g0pn/xn3tr8/wSfn/JB8jlH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s6XzcEAAADbAAAADwAAAAAAAAAAAAAAAACXAgAAZHJzL2Rvd25y&#10;ZXYueG1sUEsFBgAAAAAEAAQA9QAAAIUDAAAAAA==&#10;" fillcolor="white [3212]" strokecolor="#4579b8 [3044]">
                  <v:shadow on="t" opacity="22937f" mv:blur="40000f" origin=",.5" offset="0,23000emu"/>
                  <v:textbox>
                    <w:txbxContent>
                      <w:p w14:paraId="05557B1B" w14:textId="77777777" w:rsidR="0006099B" w:rsidRDefault="0006099B" w:rsidP="00877206">
                        <w:pPr>
                          <w:rPr>
                            <w:rFonts w:eastAsia="Times New Roman" w:cs="Times New Roman"/>
                          </w:rPr>
                        </w:pPr>
                      </w:p>
                    </w:txbxContent>
                  </v:textbox>
                </v:rect>
                <v:rect id="Rectangle 13" o:spid="_x0000_s1030" style="position:absolute;left:1100065;top:1191400;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jJWwgAA&#10;ANsAAAAPAAAAZHJzL2Rvd25yZXYueG1sRE9LawIxEL4X/A9hCt5qtgo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GCMlbCAAAA2wAAAA8AAAAAAAAAAAAAAAAAlwIAAGRycy9kb3du&#10;cmV2LnhtbFBLBQYAAAAABAAEAPUAAACGAwAAAAA=&#10;" fillcolor="white [3212]" strokecolor="#4579b8 [3044]">
                  <v:shadow on="t" opacity="22937f" mv:blur="40000f" origin=",.5" offset="0,23000emu"/>
                  <v:textbox>
                    <w:txbxContent>
                      <w:p w14:paraId="7D54199C" w14:textId="77777777" w:rsidR="0006099B" w:rsidRDefault="0006099B" w:rsidP="00877206">
                        <w:pPr>
                          <w:rPr>
                            <w:rFonts w:eastAsia="Times New Roman" w:cs="Times New Roman"/>
                          </w:rPr>
                        </w:pPr>
                      </w:p>
                    </w:txbxContent>
                  </v:textbox>
                </v:rect>
                <v:rect id="Rectangle 14" o:spid="_x0000_s1031" style="position:absolute;left:1100065;top:162320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6oiwgAA&#10;ANsAAAAPAAAAZHJzL2Rvd25yZXYueG1sRE9LawIxEL4X/A9hCt5qtiI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5rqiLCAAAA2wAAAA8AAAAAAAAAAAAAAAAAlwIAAGRycy9kb3du&#10;cmV2LnhtbFBLBQYAAAAABAAEAPUAAACGAwAAAAA=&#10;" fillcolor="white [3212]" strokecolor="#4579b8 [3044]">
                  <v:shadow on="t" opacity="22937f" mv:blur="40000f" origin=",.5" offset="0,23000emu"/>
                  <v:textbox>
                    <w:txbxContent>
                      <w:p w14:paraId="031BF8F3" w14:textId="77777777" w:rsidR="0006099B" w:rsidRDefault="0006099B" w:rsidP="00877206">
                        <w:pPr>
                          <w:rPr>
                            <w:rFonts w:eastAsia="Times New Roman" w:cs="Times New Roman"/>
                          </w:rPr>
                        </w:pPr>
                      </w:p>
                    </w:txbxContent>
                  </v:textbox>
                </v:rect>
                <v:rect id="Rectangle 15" o:spid="_x0000_s1032" style="position:absolute;left:1100065;top:18094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w+5wgAA&#10;ANsAAAAPAAAAZHJzL2Rvd25yZXYueG1sRE9LawIxEL4X/A9hCt5qtoIbXY0iBUF6KT5or0My3V26&#10;mSxJqmt/fSMUepuP7zmrzeA6caEQW88anicFCGLjbcu1hvNp9zQHEROyxc4zabhRhM169LDCyvor&#10;H+hyTLXIIRwr1NCk1FdSRtOQwzjxPXHmPn1wmDIMtbQBrzncdXJaFKV02HJuaLCnl4bM1/HbadiH&#10;Qe0+pq/q7Vaq9/7HqIUpldbjx2G7BJFoSP/iP/fe5vkzuP+S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EnD7nCAAAA2wAAAA8AAAAAAAAAAAAAAAAAlwIAAGRycy9kb3du&#10;cmV2LnhtbFBLBQYAAAAABAAEAPUAAACGAwAAAAA=&#10;" fillcolor="white [3212]" strokecolor="#4579b8 [3044]">
                  <v:shadow on="t" opacity="22937f" mv:blur="40000f" origin=",.5" offset="0,23000emu"/>
                  <v:textbox>
                    <w:txbxContent>
                      <w:p w14:paraId="65659E66" w14:textId="77777777" w:rsidR="0006099B" w:rsidRDefault="0006099B" w:rsidP="00877206">
                        <w:pPr>
                          <w:rPr>
                            <w:rFonts w:eastAsia="Times New Roman" w:cs="Times New Roman"/>
                          </w:rPr>
                        </w:pPr>
                      </w:p>
                    </w:txbxContent>
                  </v:textbox>
                </v:rect>
                <v:rect id="Rectangle 16" o:spid="_x0000_s1033" style="position:absolute;left:1100065;top:22412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ZHOwQAA&#10;ANsAAAAPAAAAZHJzL2Rvd25yZXYueG1sRE9NawIxEL0L/ocwgjfN6mHTbo1SBEF6KdrSXodkurt0&#10;M1mSVFd/fSMI3ubxPme1GVwnThRi61nDYl6AIDbetlxr+PzYzZ5AxIRssfNMGi4UYbMej1ZYWX/m&#10;A52OqRY5hGOFGpqU+krKaBpyGOe+J87cjw8OU4ahljbgOYe7Ti6LopQOW84NDfa0bcj8Hv+chn0Y&#10;1O57+abeL6X66q9GPZtSaT2dDK8vIBIN6SG+u/c2zy/h9ks+QK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fWRzsEAAADbAAAADwAAAAAAAAAAAAAAAACXAgAAZHJzL2Rvd25y&#10;ZXYueG1sUEsFBgAAAAAEAAQA9QAAAIUDAAAAAA==&#10;" fillcolor="white [3212]" strokecolor="#4579b8 [3044]">
                  <v:shadow on="t" opacity="22937f" mv:blur="40000f" origin=",.5" offset="0,23000emu"/>
                  <v:textbox>
                    <w:txbxContent>
                      <w:p w14:paraId="27697947" w14:textId="77777777" w:rsidR="0006099B" w:rsidRDefault="0006099B" w:rsidP="00877206">
                        <w:pPr>
                          <w:rPr>
                            <w:rFonts w:eastAsia="Times New Roman" w:cs="Times New Roman"/>
                          </w:rPr>
                        </w:pPr>
                      </w:p>
                    </w:txbxContent>
                  </v:textbox>
                </v:rect>
                <v:rect id="Rectangle 17" o:spid="_x0000_s1034" style="position:absolute;left:1100065;top:24275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uTRVwQAA&#10;ANsAAAAPAAAAZHJzL2Rvd25yZXYueG1sRE9NawIxEL0L/ocwQm+a1cOmXY0igiC9FG1pr0My7i5u&#10;JkuS6tpf3wiF3ubxPme1GVwnrhRi61nDfFaAIDbetlxr+HjfT59BxIRssfNMGu4UYbMej1ZYWX/j&#10;I11PqRY5hGOFGpqU+krKaBpyGGe+J87c2QeHKcNQSxvwlsNdJxdFUUqHLeeGBnvaNWQup2+n4RAG&#10;tf9avKq3e6k++x+jXkyptH6aDNsliERD+hf/uQ82z1fw+CUfI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rk0VcEAAADbAAAADwAAAAAAAAAAAAAAAACXAgAAZHJzL2Rvd25y&#10;ZXYueG1sUEsFBgAAAAAEAAQA9QAAAIUDAAAAAA==&#10;" fillcolor="white [3212]" strokecolor="#4579b8 [3044]">
                  <v:shadow on="t" opacity="22937f" mv:blur="40000f" origin=",.5" offset="0,23000emu"/>
                  <v:textbox>
                    <w:txbxContent>
                      <w:p w14:paraId="02CE6BA7" w14:textId="77777777" w:rsidR="0006099B" w:rsidRDefault="0006099B" w:rsidP="00877206">
                        <w:pPr>
                          <w:rPr>
                            <w:rFonts w:eastAsia="Times New Roman" w:cs="Times New Roman"/>
                          </w:rPr>
                        </w:pPr>
                      </w:p>
                    </w:txbxContent>
                  </v:textbox>
                </v:rect>
                <v:rect id="Rectangle 18" o:spid="_x0000_s1035" style="position:absolute;left:952337;top:129300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qAnxAAA&#10;ANsAAAAPAAAAZHJzL2Rvd25yZXYueG1sRI9BSwMxEIXvQv9DmII3m7WHjV2bFhEKxYtYS70Oybi7&#10;uJksSWy3/nrnIHib4b1575v1dgqDOlPKfWQL94sKFLGLvufWwvF9d/cAKhdkj0NksnClDNvN7GaN&#10;jY8XfqPzobRKQjg3aKErZWy0zq6jgHkRR2LRPmMKWGRNrfYJLxIeBr2sqloH7FkaOhzpuSP3dfgO&#10;FvZpMruP5Yt5vdbmNP44s3K1sfZ2Pj09gio0lX/z3/XeC77Ayi8ygN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agJ8QAAADbAAAADwAAAAAAAAAAAAAAAACXAgAAZHJzL2Rv&#10;d25yZXYueG1sUEsFBgAAAAAEAAQA9QAAAIgDAAAAAA==&#10;" fillcolor="white [3212]" strokecolor="#4579b8 [3044]">
                  <v:shadow on="t" opacity="22937f" mv:blur="40000f" origin=",.5" offset="0,23000emu"/>
                  <v:textbox>
                    <w:txbxContent>
                      <w:p w14:paraId="004E684B" w14:textId="77777777" w:rsidR="0006099B" w:rsidRDefault="0006099B" w:rsidP="00877206">
                        <w:pPr>
                          <w:rPr>
                            <w:rFonts w:eastAsia="Times New Roman" w:cs="Times New Roman"/>
                          </w:rPr>
                        </w:pPr>
                      </w:p>
                    </w:txbxContent>
                  </v:textbox>
                </v:rect>
                <v:rect id="Rectangle 19" o:spid="_x0000_s1036" style="position:absolute;left:952337;top:14792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gW8wQAA&#10;ANsAAAAPAAAAZHJzL2Rvd25yZXYueG1sRE9NawIxEL0L/Q9hBG+a1cOmbo0iBUG8lFppr0My3V3c&#10;TJYk6uqvbwqF3ubxPme1GVwnrhRi61nDfFaAIDbetlxrOH3sps8gYkK22HkmDXeKsFk/jVZYWX/j&#10;d7oeUy1yCMcKNTQp9ZWU0TTkMM58T5y5bx8cpgxDLW3AWw53nVwURSkdtpwbGuzptSFzPl6chn0Y&#10;1O5rcVBv91J99g+jlqZUWk/Gw/YFRKIh/Yv/3Hub5y/h95d8gF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GoFvMEAAADbAAAADwAAAAAAAAAAAAAAAACXAgAAZHJzL2Rvd25y&#10;ZXYueG1sUEsFBgAAAAAEAAQA9QAAAIUDAAAAAA==&#10;" fillcolor="white [3212]" strokecolor="#4579b8 [3044]">
                  <v:shadow on="t" opacity="22937f" mv:blur="40000f" origin=",.5" offset="0,23000emu"/>
                  <v:textbox>
                    <w:txbxContent>
                      <w:p w14:paraId="35826908" w14:textId="77777777" w:rsidR="0006099B" w:rsidRDefault="0006099B" w:rsidP="00877206">
                        <w:pPr>
                          <w:rPr>
                            <w:rFonts w:eastAsia="Times New Roman" w:cs="Times New Roman"/>
                          </w:rPr>
                        </w:pPr>
                      </w:p>
                    </w:txbxContent>
                  </v:textbox>
                </v:rect>
                <v:rect id="Rectangle 20" o:spid="_x0000_s1037" style="position:absolute;left:952337;top:19110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GacwQAA&#10;ANsAAAAPAAAAZHJzL2Rvd25yZXYueG1sRE/Pa8IwFL4P9j+EN/A20/XQbNUoYyCIF5mTeX0kz7bY&#10;vJQk0+pfvxwEjx/f7/lydL04U4idZw1v0wIEsfG240bD/mf1+g4iJmSLvWfScKUIy8Xz0xxr6y/8&#10;TeddakQO4VijhjaloZYympYcxqkfiDN39MFhyjA00ga85HDXy7IoKumw49zQ4kBfLZnT7s9pWIdR&#10;rQ7lRm2vlfodbkZ9mEppPXkZP2cgEo3pIb6711ZDmdfnL/kHy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xmnMEAAADbAAAADwAAAAAAAAAAAAAAAACXAgAAZHJzL2Rvd25y&#10;ZXYueG1sUEsFBgAAAAAEAAQA9QAAAIUDAAAAAA==&#10;" fillcolor="white [3212]" strokecolor="#4579b8 [3044]">
                  <v:shadow on="t" opacity="22937f" mv:blur="40000f" origin=",.5" offset="0,23000emu"/>
                  <v:textbox>
                    <w:txbxContent>
                      <w:p w14:paraId="2742DA92" w14:textId="77777777" w:rsidR="0006099B" w:rsidRDefault="0006099B" w:rsidP="00877206">
                        <w:pPr>
                          <w:rPr>
                            <w:rFonts w:eastAsia="Times New Roman" w:cs="Times New Roman"/>
                          </w:rPr>
                        </w:pPr>
                      </w:p>
                    </w:txbxContent>
                  </v:textbox>
                </v:rect>
                <v:rect id="Rectangle 21" o:spid="_x0000_s1038" style="position:absolute;left:952337;top:20973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MMHxAAA&#10;ANsAAAAPAAAAZHJzL2Rvd25yZXYueG1sRI9BawIxFITvQv9DeAVvmnUPm3ZrlFIQpJeilfb6SF53&#10;l25eliTV1V/fCILHYWa+YZbr0fXiSCF2njUs5gUIYuNtx42Gw+dm9gQiJmSLvWfScKYI69XDZIm1&#10;9Sfe0XGfGpEhHGvU0KY01FJG05LDOPcDcfZ+fHCYsgyNtAFPGe56WRZFJR12nBdaHOitJfO7/3Ma&#10;tmFUm+/yXX2cK/U1XIx6NpXSevo4vr6ASDSme/jW3loN5QKuX/IP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DDB8QAAADbAAAADwAAAAAAAAAAAAAAAACXAgAAZHJzL2Rv&#10;d25yZXYueG1sUEsFBgAAAAAEAAQA9QAAAIgDAAAAAA==&#10;" fillcolor="white [3212]" strokecolor="#4579b8 [3044]">
                  <v:shadow on="t" opacity="22937f" mv:blur="40000f" origin=",.5" offset="0,23000emu"/>
                  <v:textbox>
                    <w:txbxContent>
                      <w:p w14:paraId="6D98E1CE" w14:textId="77777777" w:rsidR="0006099B" w:rsidRDefault="0006099B" w:rsidP="00877206">
                        <w:pPr>
                          <w:rPr>
                            <w:rFonts w:eastAsia="Times New Roman" w:cs="Times New Roman"/>
                          </w:rPr>
                        </w:pPr>
                      </w:p>
                    </w:txbxContent>
                  </v:textbox>
                </v:rect>
                <v:rect id="Rectangle 22" o:spid="_x0000_s1039" style="position:absolute;left:952337;top:25291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ol1wxAAA&#10;ANsAAAAPAAAAZHJzL2Rvd25yZXYueG1sRI9BawIxFITvhf6H8Aq91Wz3sGlXo0hBkF5EW9rrI3nu&#10;Lm5eliTVtb/eCILHYWa+YWaL0fXiSCF2njW8TgoQxMbbjhsN31+rlzcQMSFb7D2ThjNFWMwfH2ZY&#10;W3/iLR13qREZwrFGDW1KQy1lNC05jBM/EGdv74PDlGVopA14ynDXy7IoKumw47zQ4kAfLZnD7s9p&#10;WIdRrX7LT7U5V+pn+Dfq3VRK6+encTkFkWhM9/CtvbYayhKuX/IPkPM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KJdcMQAAADbAAAADwAAAAAAAAAAAAAAAACXAgAAZHJzL2Rv&#10;d25yZXYueG1sUEsFBgAAAAAEAAQA9QAAAIgDAAAAAA==&#10;" fillcolor="white [3212]" strokecolor="#4579b8 [3044]">
                  <v:shadow on="t" opacity="22937f" mv:blur="40000f" origin=",.5" offset="0,23000emu"/>
                  <v:textbox>
                    <w:txbxContent>
                      <w:p w14:paraId="42615574" w14:textId="77777777" w:rsidR="0006099B" w:rsidRDefault="0006099B" w:rsidP="00877206">
                        <w:pPr>
                          <w:rPr>
                            <w:rFonts w:eastAsia="Times New Roman" w:cs="Times New Roman"/>
                          </w:rPr>
                        </w:pPr>
                      </w:p>
                    </w:txbxContent>
                  </v:textbox>
                </v:rect>
                <v:rect id="Rectangle 23" o:spid="_x0000_s1040" style="position:absolute;left:952337;top:271539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vjrxAAA&#10;ANsAAAAPAAAAZHJzL2Rvd25yZXYueG1sRI9BawIxFITvhf6H8ArearYrbH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468QAAADbAAAADwAAAAAAAAAAAAAAAACXAgAAZHJzL2Rv&#10;d25yZXYueG1sUEsFBgAAAAAEAAQA9QAAAIgDAAAAAA==&#10;" fillcolor="white [3212]" strokecolor="#4579b8 [3044]">
                  <v:shadow on="t" opacity="22937f" mv:blur="40000f" origin=",.5" offset="0,23000emu"/>
                  <v:textbox>
                    <w:txbxContent>
                      <w:p w14:paraId="565643C7" w14:textId="77777777" w:rsidR="0006099B" w:rsidRDefault="0006099B" w:rsidP="00877206">
                        <w:pPr>
                          <w:rPr>
                            <w:rFonts w:eastAsia="Times New Roman" w:cs="Times New Roman"/>
                          </w:rPr>
                        </w:pPr>
                      </w:p>
                    </w:txbxContent>
                  </v:textbox>
                </v:rect>
                <v:rect id="Rectangle 24" o:spid="_x0000_s1041" style="position:absolute;left:779988;top:160626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B2CfxAAA&#10;ANsAAAAPAAAAZHJzL2Rvd25yZXYueG1sRI9BawIxFITvhf6H8ArearaLbH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Adgn8QAAADbAAAADwAAAAAAAAAAAAAAAACXAgAAZHJzL2Rv&#10;d25yZXYueG1sUEsFBgAAAAAEAAQA9QAAAIgDAAAAAA==&#10;" fillcolor="white [3212]" strokecolor="#4579b8 [3044]">
                  <v:shadow on="t" opacity="22937f" mv:blur="40000f" origin=",.5" offset="0,23000emu"/>
                  <v:textbox>
                    <w:txbxContent>
                      <w:p w14:paraId="47994683" w14:textId="77777777" w:rsidR="0006099B" w:rsidRDefault="0006099B" w:rsidP="00877206">
                        <w:pPr>
                          <w:rPr>
                            <w:rFonts w:eastAsia="Times New Roman" w:cs="Times New Roman"/>
                          </w:rPr>
                        </w:pPr>
                      </w:p>
                    </w:txbxContent>
                  </v:textbox>
                </v:rect>
                <v:rect id="Rectangle 25" o:spid="_x0000_s1042" style="position:absolute;left:779988;top:1792533;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S8UExAAA&#10;ANsAAAAPAAAAZHJzL2Rvd25yZXYueG1sRI9BawIxFITvhf6H8ArearYLbnQ1SikI0kupSnt9JM/d&#10;xc3LkqS69tc3hUKPw8x8w6w2o+vFhULsPGt4mhYgiI23HTcajoft4xxETMgWe8+k4UYRNuv7uxXW&#10;1l/5nS771IgM4VijhjaloZYympYcxqkfiLN38sFhyjI00ga8ZrjrZVkUlXTYcV5ocaCXlsx5/+U0&#10;7MKotp/lq3q7Vepj+DZqYSql9eRhfF6CSDSm//Bfe2c1lDP4/ZJ/gF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0vFBMQAAADbAAAADwAAAAAAAAAAAAAAAACXAgAAZHJzL2Rv&#10;d25yZXYueG1sUEsFBgAAAAAEAAQA9QAAAIgDAAAAAA==&#10;" fillcolor="white [3212]" strokecolor="#4579b8 [3044]">
                  <v:shadow on="t" opacity="22937f" mv:blur="40000f" origin=",.5" offset="0,23000emu"/>
                  <v:textbox>
                    <w:txbxContent>
                      <w:p w14:paraId="620114D4" w14:textId="77777777" w:rsidR="0006099B" w:rsidRDefault="0006099B" w:rsidP="00877206">
                        <w:pPr>
                          <w:rPr>
                            <w:rFonts w:eastAsia="Times New Roman" w:cs="Times New Roman"/>
                          </w:rPr>
                        </w:pPr>
                      </w:p>
                    </w:txbxContent>
                  </v:textbox>
                </v:rect>
                <v:rect id="Rectangle 26" o:spid="_x0000_s1043" style="position:absolute;left:779988;top:2224333;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VtzxAAA&#10;ANsAAAAPAAAAZHJzL2Rvd25yZXYueG1sRI9BawIxFITvQv9DeIXeNNs9bNrVKFIQxIvUlvb6SJ67&#10;i5uXJYm69tebQqHHYWa+YRar0fXiQiF2njU8zwoQxMbbjhsNnx+b6QuImJAt9p5Jw40irJYPkwXW&#10;1l/5nS6H1IgM4VijhjaloZYympYcxpkfiLN39MFhyjI00ga8ZrjrZVkUlXTYcV5ocaC3lszpcHYa&#10;tmFUm+9yp/a3Sn0NP0a9mkpp/fQ4rucgEo3pP/zX3loNZQW/X/IPkM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5lbc8QAAADbAAAADwAAAAAAAAAAAAAAAACXAgAAZHJzL2Rv&#10;d25yZXYueG1sUEsFBgAAAAAEAAQA9QAAAIgDAAAAAA==&#10;" fillcolor="white [3212]" strokecolor="#4579b8 [3044]">
                  <v:shadow on="t" opacity="22937f" mv:blur="40000f" origin=",.5" offset="0,23000emu"/>
                  <v:textbox>
                    <w:txbxContent>
                      <w:p w14:paraId="4922674D" w14:textId="77777777" w:rsidR="0006099B" w:rsidRDefault="0006099B" w:rsidP="00877206">
                        <w:pPr>
                          <w:rPr>
                            <w:rFonts w:eastAsia="Times New Roman" w:cs="Times New Roman"/>
                          </w:rPr>
                        </w:pPr>
                      </w:p>
                    </w:txbxContent>
                  </v:textbox>
                </v:rect>
                <v:rect id="Rectangle 27" o:spid="_x0000_s1044" style="position:absolute;left:779988;top:241059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f7owwAA&#10;ANsAAAAPAAAAZHJzL2Rvd25yZXYueG1sRI9BawIxFITvQv9DeIXeNNs9bNrVKFIQxIvUlvb6SJ67&#10;i5uXJYm69tebQqHHYWa+YRar0fXiQiF2njU8zwoQxMbbjhsNnx+b6QuImJAt9p5Jw40irJYPkwXW&#10;1l/5nS6H1IgM4VijhjaloZYympYcxpkfiLN39MFhyjI00ga8ZrjrZVkUlXTYcV5ocaC3lszpcHYa&#10;tmFUm+9yp/a3Sn0NP0a9mkpp/fQ4rucgEo3pP/zX3loNpYLfL/kHyO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1f7owwAAANsAAAAPAAAAAAAAAAAAAAAAAJcCAABkcnMvZG93&#10;bnJldi54bWxQSwUGAAAAAAQABAD1AAAAhwMAAAAA&#10;" fillcolor="white [3212]" strokecolor="#4579b8 [3044]">
                  <v:shadow on="t" opacity="22937f" mv:blur="40000f" origin=",.5" offset="0,23000emu"/>
                  <v:textbox>
                    <w:txbxContent>
                      <w:p w14:paraId="3DE4666E" w14:textId="77777777" w:rsidR="0006099B" w:rsidRDefault="0006099B" w:rsidP="00877206">
                        <w:pPr>
                          <w:rPr>
                            <w:rFonts w:eastAsia="Times New Roman" w:cs="Times New Roman"/>
                          </w:rPr>
                        </w:pPr>
                      </w:p>
                    </w:txbxContent>
                  </v:textbox>
                </v:rect>
                <v:rect id="Rectangle 28" o:spid="_x0000_s1045" style="position:absolute;left:779988;top:2842399;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mqawQAA&#10;ANsAAAAPAAAAZHJzL2Rvd25yZXYueG1sRE/Pa8IwFL4P9j+EN/A20/XQbNUoYyCIF5mTeX0kz7bY&#10;vJQk0+pfvxwEjx/f7/lydL04U4idZw1v0wIEsfG240bD/mf1+g4iJmSLvWfScKUIy8Xz0xxr6y/8&#10;TeddakQO4VijhjaloZYympYcxqkfiDN39MFhyjA00ga85HDXy7IoKumw49zQ4kBfLZnT7s9pWIdR&#10;rQ7lRm2vlfodbkZ9mEppPXkZP2cgEo3pIb6711ZDmcfmL/kHyM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UpqmsEAAADbAAAADwAAAAAAAAAAAAAAAACXAgAAZHJzL2Rvd25y&#10;ZXYueG1sUEsFBgAAAAAEAAQA9QAAAIUDAAAAAA==&#10;" fillcolor="white [3212]" strokecolor="#4579b8 [3044]">
                  <v:shadow on="t" opacity="22937f" mv:blur="40000f" origin=",.5" offset="0,23000emu"/>
                  <v:textbox>
                    <w:txbxContent>
                      <w:p w14:paraId="231BC9BD" w14:textId="77777777" w:rsidR="0006099B" w:rsidRDefault="0006099B" w:rsidP="00877206">
                        <w:pPr>
                          <w:rPr>
                            <w:rFonts w:eastAsia="Times New Roman" w:cs="Times New Roman"/>
                          </w:rPr>
                        </w:pPr>
                      </w:p>
                    </w:txbxContent>
                  </v:textbox>
                </v:rect>
                <v:rect id="Rectangle 29" o:spid="_x0000_s1046" style="position:absolute;left:779988;top:3028666;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s8BxAAA&#10;ANsAAAAPAAAAZHJzL2Rvd25yZXYueG1sRI9BawIxFITvQv9DeAVvmu0eNnVrlFIQpJeilfb6SF53&#10;l25eliTV1V/fCILHYWa+YZbr0fXiSCF2njU8zQsQxMbbjhsNh8/N7BlETMgWe8+k4UwR1quHyRJr&#10;60+8o+M+NSJDONaooU1pqKWMpiWHce4H4uz9+OAwZRkaaQOeMtz1siyKSjrsOC+0ONBbS+Z3/+c0&#10;bMOoNt/lu/o4V+pruBi1MJXSevo4vr6ASDSme/jW3loN5QKuX/IP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bPAcQAAADbAAAADwAAAAAAAAAAAAAAAACXAgAAZHJzL2Rv&#10;d25yZXYueG1sUEsFBgAAAAAEAAQA9QAAAIgDAAAAAA==&#10;" fillcolor="white [3212]" strokecolor="#4579b8 [3044]">
                  <v:shadow on="t" opacity="22937f" mv:blur="40000f" origin=",.5" offset="0,23000emu"/>
                  <v:textbox>
                    <w:txbxContent>
                      <w:p w14:paraId="1E37EB2E" w14:textId="77777777" w:rsidR="0006099B" w:rsidRDefault="0006099B" w:rsidP="00877206">
                        <w:pPr>
                          <w:rPr>
                            <w:rFonts w:eastAsia="Times New Roman" w:cs="Times New Roman"/>
                          </w:rPr>
                        </w:pPr>
                      </w:p>
                    </w:txbxContent>
                  </v:textbox>
                </v:rect>
                <v:shapetype id="_x0000_t32" coordsize="21600,21600" o:spt="32" o:oned="t" path="m0,0l21600,21600e" filled="f">
                  <v:path arrowok="t" fillok="f" o:connecttype="none"/>
                  <o:lock v:ext="edit" shapetype="t"/>
                </v:shapetype>
                <v:shape id="Straight Arrow Connector 30" o:spid="_x0000_s1047" type="#_x0000_t32" style="position:absolute;left:345026;top:732656;width:400097;height:7990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ukGMIAAADbAAAADwAAAGRycy9kb3ducmV2LnhtbERPTWvCQBC9F/wPywi91Y0GpKSuUoSW&#10;FqrU2IPHMTsmodmZkF1j7K/vHgSPj/e9WA2uUT11vhY2MJ0koIgLsTWXBn72b0/PoHxAttgIk4Er&#10;eVgtRw8LzKxceEd9HkoVQ9hnaKAKoc209kVFDv1EWuLInaRzGCLsSm07vMRw1+hZksy1w5pjQ4Ut&#10;rSsqfvOzM/B32Mp+/j7bnI/18furTyUtPsWYx/Hw+gIq0BDu4pv7wxpI4/r4Jf4Avfw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mukGMIAAADbAAAADwAAAAAAAAAAAAAA&#10;AAChAgAAZHJzL2Rvd25yZXYueG1sUEsFBgAAAAAEAAQA+QAAAJADAAAAAA==&#10;" strokecolor="black [3213]" strokeweight="1.25pt">
                  <v:stroke endarrow="open"/>
                  <v:shadow on="t" opacity="24903f" mv:blur="40000f" origin=",.5" offset="0,20000emu"/>
                </v:shape>
                <v:shape id="Text Box 31" o:spid="_x0000_s1048" type="#_x0000_t202" style="position:absolute;left:1227333;top:534157;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uQMgwwAA&#10;ANsAAAAPAAAAZHJzL2Rvd25yZXYueG1sRI/BbsIwEETvlfgHa5G4gROgCAIGIVokbm2BD1jFSxwS&#10;r6PYhbRfXyMh9TiamTea1aaztbhR60vHCtJRAoI4d7rkQsH5tB/OQfiArLF2TAp+yMNm3XtZYabd&#10;nb/odgyFiBD2GSowITSZlD43ZNGPXEMcvYtrLYYo20LqFu8Rbms5TpKZtFhyXDDY0M5QXh2/rYJ5&#10;Yj+qajH+9Hb6m76a3Zt7b65KDfrddgkiUBf+w8/2QSuYpPD4En+AX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uQMgwwAAANsAAAAPAAAAAAAAAAAAAAAAAJcCAABkcnMvZG93&#10;bnJldi54bWxQSwUGAAAAAAQABAD1AAAAhwMAAAAA&#10;" filled="f" stroked="f">
                  <v:textbox style="mso-fit-shape-to-text:t">
                    <w:txbxContent>
                      <w:p w14:paraId="30AA43C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group id="Group 224" o:spid="_x0000_s1049" style="position:absolute;left:1799660;top:1529869;width:281721;height:1769383" coordorigin="1799182,1534126" coordsize="290598,132703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kb6FDxQAAANwAAAAPAAAAZHJzL2Rvd25yZXYueG1sRI9Pa8JAFMTvBb/D8gRv&#10;dZPYikRXEVHpQQr+AfH2yD6TYPZtyK5J/PbdQqHHYWZ+wyxWvalES40rLSuIxxEI4szqknMFl/Pu&#10;fQbCeWSNlWVS8CIHq+XgbYGpth0fqT35XAQIuxQVFN7XqZQuK8igG9uaOHh32xj0QTa51A12AW4q&#10;mUTRVBosOSwUWNOmoOxxehoF+w679STetofHffO6nT+/r4eYlBoN+/UchKfe/4f/2l9aQZJ8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G+hQ8UAAADcAAAA&#10;DwAAAAAAAAAAAAAAAACpAgAAZHJzL2Rvd25yZXYueG1sUEsFBgAAAAAEAAQA+gAAAJsDAAAAAA==&#10;">
                  <v:shape id="Text Box 225" o:spid="_x0000_s1050" type="#_x0000_t202" style="position:absolute;left:1799182;top:1534126;width:27444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XlxwwAA&#10;ANwAAAAPAAAAZHJzL2Rvd25yZXYueG1sRI/dasJAFITvhb7Dcgq9042hikZXKdZC7/x9gEP2mI3J&#10;ng3ZVdM+vSsIXg4z8w0zX3a2FldqfelYwXCQgCDOnS65UHA8/PQnIHxA1lg7JgV/5GG5eOvNMdPu&#10;xju67kMhIoR9hgpMCE0mpc8NWfQD1xBH7+RaiyHKtpC6xVuE21qmSTKWFkuOCwYbWhnKq/3FKpgk&#10;dlNV03Tr7ef/cGRW327dnJX6eO++ZiACdeEVfrZ/tYI0HcHjTDwC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tXlxwwAAANwAAAAPAAAAAAAAAAAAAAAAAJcCAABkcnMvZG93&#10;bnJldi54bWxQSwUGAAAAAAQABAD1AAAAhwMAAAAA&#10;" filled="f" stroked="f">
                    <v:textbox style="mso-fit-shape-to-text:t">
                      <w:txbxContent>
                        <w:p w14:paraId="561AC69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26" o:spid="_x0000_s1051" type="#_x0000_t202" style="position:absolute;left:1807818;top:1788185;width:27185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cGwwAA&#10;ANwAAAAPAAAAZHJzL2Rvd25yZXYueG1sRI/dasJAFITvhb7Dcgq9042hFY2uUqwF7/x9gEP2mI3J&#10;ng3ZVVOfvisIXg4z8w0zW3S2FldqfelYwXCQgCDOnS65UHA8/PbHIHxA1lg7JgV/5GExf+vNMNPu&#10;xju67kMhIoR9hgpMCE0mpc8NWfQD1xBH7+RaiyHKtpC6xVuE21qmSTKSFkuOCwYbWhrKq/3FKhgn&#10;dlNVk3Tr7ed9+GWWP27VnJX6eO++pyACdeEVfrbXWkGajuBxJh4BOf8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Z+cGwwAAANwAAAAPAAAAAAAAAAAAAAAAAJcCAABkcnMvZG93&#10;bnJldi54bWxQSwUGAAAAAAQABAD1AAAAhwMAAAAA&#10;" filled="f" stroked="f">
                    <v:textbox style="mso-fit-shape-to-text:t">
                      <w:txbxContent>
                        <w:p w14:paraId="7AB58C8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28" o:spid="_x0000_s1052" type="#_x0000_t202" style="position:absolute;left:1814167;top:2016767;width:26399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NbvwAAA&#10;ANwAAAAPAAAAZHJzL2Rvd25yZXYueG1sRE/LisIwFN0P+A/hCu7G1KKDVqOIo+BuxscHXJprU9vc&#10;lCaj1a+fLASXh/NerDpbixu1vnSsYDRMQBDnTpdcKDifdp9TED4ga6wdk4IHeVgtex8LzLS784Fu&#10;x1CIGMI+QwUmhCaT0ueGLPqha4gjd3GtxRBhW0jd4j2G21qmSfIlLZYcGww2tDGUV8c/q2Ca2J+q&#10;mqW/3o6fo4nZfLttc1Vq0O/WcxCBuvAWv9x7rSBN49p4Jh4Bufw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tNbvwAAAANwAAAAPAAAAAAAAAAAAAAAAAJcCAABkcnMvZG93bnJl&#10;di54bWxQSwUGAAAAAAQABAD1AAAAhAMAAAAA&#10;" filled="f" stroked="f">
                    <v:textbox style="mso-fit-shape-to-text:t">
                      <w:txbxContent>
                        <w:p w14:paraId="62438BC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29" o:spid="_x0000_s1053" type="#_x0000_t202" style="position:absolute;left:1809405;top:2251697;width:280375;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HN0wwAA&#10;ANwAAAAPAAAAZHJzL2Rvd25yZXYueG1sRI/RasJAFETfC/7DcgXf6sagRaOriFXwzVb9gEv2mo3J&#10;3g3ZrUa/3i0U+jjMzBlmsepsLW7U+tKxgtEwAUGcO11yoeB82r1PQfiArLF2TAoe5GG17L0tMNPu&#10;zt90O4ZCRAj7DBWYEJpMSp8bsuiHriGO3sW1FkOUbSF1i/cIt7VMk+RDWiw5LhhsaGMor44/VsE0&#10;sYeqmqVf3o6fo4nZfLptc1Vq0O/WcxCBuvAf/mvvtYI0ncHvmXg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HN0wwAAANwAAAAPAAAAAAAAAAAAAAAAAJcCAABkcnMvZG93&#10;bnJldi54bWxQSwUGAAAAAAQABAD1AAAAhwMAAAAA&#10;" filled="f" stroked="f">
                    <v:textbox style="mso-fit-shape-to-text:t">
                      <w:txbxContent>
                        <w:p w14:paraId="2C9BCC1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30" o:spid="_x0000_s1054" type="#_x0000_t202" style="position:absolute;left:1800747;top:2457293;width:26658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0w0wQAA&#10;ANwAAAAPAAAAZHJzL2Rvd25yZXYueG1sRE9LbsIwEN0j9Q7WVOoOHEKpIOBEFRSpu1LgAKN4iEPi&#10;cRS7EHr6elGJ5dP7r4vBtuJKva8dK5hOEhDEpdM1VwpOx914AcIHZI2tY1JwJw9F/jRaY6bdjb/p&#10;egiViCHsM1RgQugyKX1pyKKfuI44cmfXWwwR9pXUPd5iuG1lmiRv0mLNscFgRxtDZXP4sQoWif1q&#10;mmW69/b1dzo3m6376C5KvTwP7ysQgYbwEP+7P7WCdBbnxzPxCMj8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BtMNMEAAADcAAAADwAAAAAAAAAAAAAAAACXAgAAZHJzL2Rvd25y&#10;ZXYueG1sUEsFBgAAAAAEAAQA9QAAAIUDAAAAAA==&#10;" filled="f" stroked="f">
                    <v:textbox style="mso-fit-shape-to-text:t">
                      <w:txbxContent>
                        <w:p w14:paraId="1568FAB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31" o:spid="_x0000_s1055" type="#_x0000_t202" style="position:absolute;left:1800747;top:2664472;width:26134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mvxQAA&#10;ANwAAAAPAAAAZHJzL2Rvd25yZXYueG1sRI/BbsIwEETvSPyDtUi9FSdpQTTFIERbiRsQ+gGreBuH&#10;xOsodiHt19dIlTiOZuaNZrkebCsu1PvasYJ0moAgLp2uuVLwefp4XIDwAVlj65gU/JCH9Wo8WmKu&#10;3ZWPdClCJSKEfY4KTAhdLqUvDVn0U9cRR+/L9RZDlH0ldY/XCLetzJJkLi3WHBcMdrQ1VDbFt1Ww&#10;SOy+aV6yg7fPv+nMbN/ce3dW6mEybF5BBBrCPfzf3mkF2VMKtzPxCMjV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9X6a/FAAAA3AAAAA8AAAAAAAAAAAAAAAAAlwIAAGRycy9k&#10;b3ducmV2LnhtbFBLBQYAAAAABAAEAPUAAACJAwAAAAA=&#10;" filled="f" stroked="f">
                    <v:textbox style="mso-fit-shape-to-text:t">
                      <w:txbxContent>
                        <w:p w14:paraId="2F663B9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232" o:spid="_x0000_s1056" style="position:absolute;left:190842;top:4350672;width:2152177;height:1865874" coordorigin="190841,4350675" coordsize="2311442,139940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BEwpxxAAAANwAAAAP&#10;AAAAAAAAAAAAAAAAAKkCAABkcnMvZG93bnJldi54bWxQSwUGAAAAAAQABAD6AAAAmgMAAAAA&#10;">
                  <v:group id="Group 233" o:spid="_x0000_s1057" style="position:absolute;left:629033;top:5470681;width:1441450;height:279400" coordorigin="629033,547068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uX6/qxAAAANwAAAAP&#10;AAAAAAAAAAAAAAAAAKkCAABkcnMvZG93bnJldi54bWxQSwUGAAAAAAQABAD6AAAAmgMAAAAA&#10;">
                    <v:rect id="Rectangle 234" o:spid="_x0000_s1058" style="position:absolute;left:756033;top:54706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tNSsxQAA&#10;ANwAAAAPAAAAZHJzL2Rvd25yZXYueG1sRI9BSwMxFITvQv9DeEJvNutWNro2LUUolF7EVvT6SJ67&#10;i5uXJYnttr/eCEKPw8x8wyxWo+vFkULsPGu4nxUgiI23HTca3g+bu0cQMSFb7D2ThjNFWC0nNwus&#10;rT/xGx33qREZwrFGDW1KQy1lNC05jDM/EGfvyweHKcvQSBvwlOGul2VRVNJhx3mhxYFeWjLf+x+n&#10;YRtGtfksd+r1XKmP4WLUk6mU1tPbcf0MItGYruH/9tZqKOcP8HcmHw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1KzFAAAA3AAAAA8AAAAAAAAAAAAAAAAAlwIAAGRycy9k&#10;b3ducmV2LnhtbFBLBQYAAAAABAAEAPUAAACJAwAAAAA=&#10;" fillcolor="white [3212]" strokecolor="#4579b8 [3044]">
                      <v:shadow on="t" opacity="22937f" mv:blur="40000f" origin=",.5" offset="0,23000emu"/>
                      <v:textbox>
                        <w:txbxContent>
                          <w:p w14:paraId="192154DF" w14:textId="77777777" w:rsidR="0006099B" w:rsidRDefault="0006099B" w:rsidP="00877206">
                            <w:pPr>
                              <w:rPr>
                                <w:rFonts w:eastAsia="Times New Roman" w:cs="Times New Roman"/>
                              </w:rPr>
                            </w:pPr>
                          </w:p>
                        </w:txbxContent>
                      </v:textbox>
                    </v:rect>
                    <v:rect id="Rectangle 235" o:spid="_x0000_s1059" style="position:absolute;left:698883;top:55468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pBWOxQAA&#10;ANwAAAAPAAAAZHJzL2Rvd25yZXYueG1sRI9Pi8IwFMTvgt8hPMGbpv6paNcosqwgLLis9aC3R/Ns&#10;yzYvpYlav/1GEDwOM/MbZrluTSVu1LjSsoLRMAJBnFldcq7gmG4HcxDOI2usLJOCBzlYr7qdJSba&#10;3vmXbgefiwBhl6CCwvs6kdJlBRl0Q1sTB+9iG4M+yCaXusF7gJtKjqNoJg2WHBYKrOmzoOzvcDUK&#10;Jvvv+OtnitHlel7EJ3dK3WyXKtXvtZsPEJ5a/w6/2jutYDyJ4XkmHAG5+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kFY7FAAAA3AAAAA8AAAAAAAAAAAAAAAAAlwIAAGRycy9k&#10;b3ducmV2LnhtbFBLBQYAAAAABAAEAPUAAACJAwAAAAA=&#10;" fillcolor="#fbd4b4 [1305]" strokecolor="#4579b8 [3044]">
                      <v:shadow on="t" opacity="22937f" mv:blur="40000f" origin=",.5" offset="0,23000emu"/>
                      <v:textbox>
                        <w:txbxContent>
                          <w:p w14:paraId="54A33ED3" w14:textId="77777777" w:rsidR="0006099B" w:rsidRDefault="0006099B" w:rsidP="00877206">
                            <w:pPr>
                              <w:rPr>
                                <w:rFonts w:eastAsia="Times New Roman" w:cs="Times New Roman"/>
                              </w:rPr>
                            </w:pPr>
                          </w:p>
                        </w:txbxContent>
                      </v:textbox>
                    </v:rect>
                    <v:rect id="Rectangle 236" o:spid="_x0000_s1060" style="position:absolute;left:629033;top:56103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Ku9AxQAA&#10;ANwAAAAPAAAAZHJzL2Rvd25yZXYueG1sRI9BawIxFITvhf6H8ArearYrbHQ1SikI0kupSnt9JM/d&#10;xc3LkqS69tc3hUKPw8x8w6w2o+vFhULsPGt4mhYgiI23HTcajoft4xxETMgWe8+k4UYRNuv7uxXW&#10;1l/5nS771IgM4VijhjaloZYympYcxqkfiLN38sFhyjI00ga8ZrjrZVkUlXTYcV5ocaCXlsx5/+U0&#10;7MKotp/lq3q7Vepj+DZqYSql9eRhfF6CSDSm//Bfe2c1lLMK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q70DFAAAA3AAAAA8AAAAAAAAAAAAAAAAAlwIAAGRycy9k&#10;b3ducmV2LnhtbFBLBQYAAAAABAAEAPUAAACJAwAAAAA=&#10;" fillcolor="white [3212]" strokecolor="#4579b8 [3044]">
                      <v:shadow on="t" opacity="22937f" mv:blur="40000f" origin=",.5" offset="0,23000emu"/>
                      <v:textbox>
                        <w:txbxContent>
                          <w:p w14:paraId="504DCAD5" w14:textId="77777777" w:rsidR="0006099B" w:rsidRDefault="0006099B" w:rsidP="00877206">
                            <w:pPr>
                              <w:rPr>
                                <w:rFonts w:eastAsia="Times New Roman" w:cs="Times New Roman"/>
                              </w:rPr>
                            </w:pPr>
                          </w:p>
                        </w:txbxContent>
                      </v:textbox>
                    </v:rect>
                    <v:line id="Straight Connector 237" o:spid="_x0000_s1061" style="position:absolute;flip:y;visibility:visible;mso-wrap-style:square" from="629033,5477031" to="756033,56167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Nw08IAAADcAAAADwAAAGRycy9kb3ducmV2LnhtbESPwWrDMBBE74X+g9hCb43cFJLgRgkl&#10;ENpLD3FCc12srWVqrYy0td2/rwKBHIeZecOst5Pv1EAxtYENPM8KUMR1sC03Bk7H/dMKVBJki11g&#10;MvBHCbab+7s1ljaMfKChkkZlCKcSDTiRvtQ61Y48plnoibP3HaJHyTI22kYcM9x3el4UC+2x5bzg&#10;sKedo/qn+vUGYkV0/hT9fpbVoRh5+JqS88Y8Pkxvr6CEJrmFr+0Pa2D+soT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hNw08IAAADcAAAADwAAAAAAAAAAAAAA&#10;AAChAgAAZHJzL2Rvd25yZXYueG1sUEsFBgAAAAAEAAQA+QAAAJADAAAAAA==&#10;" strokecolor="#4f81bd [3204]" strokeweight="1pt">
                      <v:shadow on="t" opacity="24903f" mv:blur="40000f" origin=",.5" offset="0,20000emu"/>
                    </v:line>
                    <v:line id="Straight Connector 238" o:spid="_x0000_s1062" style="position:absolute;flip:y;visibility:visible;mso-wrap-style:square" from="1930783,5477031" to="2057783,56167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4zkob8AAADcAAAADwAAAGRycy9kb3ducmV2LnhtbERPTWvCQBC9C/0PyxR6040WikRXEaG0&#10;lx6MotchO2aD2dmwO03Sf989FHp8vO/tfvKdGiimNrCB5aIARVwH23Jj4HJ+n69BJUG22AUmAz+U&#10;YL97mm2xtGHkEw2VNCqHcCrRgBPpS61T7chjWoSeOHP3ED1KhrHRNuKYw32nV0Xxpj22nBsc9nR0&#10;VD+qb28gVkS3L9EfN1mfipGH65ScN+bleTpsQAlN8i/+c39aA6vXvDafyUdA73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4zkob8AAADcAAAADwAAAAAAAAAAAAAAAACh&#10;AgAAZHJzL2Rvd25yZXYueG1sUEsFBgAAAAAEAAQA+QAAAI0DAAAAAA==&#10;" strokecolor="#4f81bd [3204]" strokeweight="1pt">
                      <v:shadow on="t" opacity="24903f" mv:blur="40000f" origin=",.5" offset="0,20000emu"/>
                    </v:line>
                    <v:line id="Straight Connector 239" o:spid="_x0000_s1063" style="position:absolute;flip:y;visibility:visible;mso-wrap-style:square" from="1943483,5610381" to="2070483,57500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BBOsIAAADcAAAADwAAAGRycy9kb3ducmV2LnhtbESPwWrDMBBE74X+g9hCbo3cBELqRAmh&#10;UNpLD3FDc12sjWVirYy0td2/rwqBHoeZecNs95Pv1EAxtYENPM0LUMR1sC03Bk6fr49rUEmQLXaB&#10;ycAPJdjv7u+2WNow8pGGShqVIZxKNOBE+lLrVDvymOahJ87eJUSPkmVstI04Zrjv9KIoVtpjy3nB&#10;YU8vjupr9e0NxIro/CH67SzrYzHy8DUl542ZPUyHDSihSf7Dt/a7NbBYPsPfmXwE9O4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MBBOsIAAADcAAAADwAAAAAAAAAAAAAA&#10;AAChAgAAZHJzL2Rvd25yZXYueG1sUEsFBgAAAAAEAAQA+QAAAJADAAAAAA==&#10;" strokecolor="#4f81bd [3204]" strokeweight="1pt">
                      <v:shadow on="t" opacity="24903f" mv:blur="40000f" origin=",.5" offset="0,20000emu"/>
                    </v:line>
                  </v:group>
                  <v:shape id="Text Box 240" o:spid="_x0000_s1064" type="#_x0000_t202" style="position:absolute;left:241631;top:4560225;width:485578;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HT9JwAAA&#10;ANwAAAAPAAAAZHJzL2Rvd25yZXYueG1sRE/LisIwFN0P+A/hCu7G1OKIVqOIjjA7nx9waa5NbXNT&#10;mox25uvNQnB5OO/FqrO1uFPrS8cKRsMEBHHudMmFgst59zkF4QOyxtoxKfgjD6tl72OBmXYPPtL9&#10;FAoRQ9hnqMCE0GRS+tyQRT90DXHkrq61GCJsC6lbfMRwW8s0SSbSYsmxwWBDG0N5dfq1CqaJ3VfV&#10;LD14O/4ffZnN1n03N6UG/W49BxGoC2/xy/2jFaTjOD+eiUdAL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HT9JwAAAANwAAAAPAAAAAAAAAAAAAAAAAJcCAABkcnMvZG93bnJl&#10;di54bWxQSwUGAAAAAAQABAD1AAAAhAMAAAAA&#10;" filled="f" stroked="f">
                    <v:textbox style="mso-fit-shape-to-text:t">
                      <w:txbxContent>
                        <w:p w14:paraId="4FEF0AF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241" o:spid="_x0000_s1065" type="#_x0000_t202" style="position:absolute;left:231051;top:5036732;width:476030;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ZrSxAAA&#10;ANwAAAAPAAAAZHJzL2Rvd25yZXYueG1sRI/RasJAFETfBf9huYJvukmwYlNXKbZC36q2H3DJXrMx&#10;2bshu9Xo13cFwcdhZs4wy3VvG3GmzleOFaTTBARx4XTFpYLfn+1kAcIHZI2NY1JwJQ/r1XCwxFy7&#10;C+/pfAiliBD2OSowIbS5lL4wZNFPXUscvaPrLIYou1LqDi8RbhuZJclcWqw4LhhsaWOoqA9/VsEi&#10;sd91/ZrtvJ3d0hez+XCf7Ump8ah/fwMRqA/P8KP9pRVksxTuZ+IRkK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1Ga0sQAAADcAAAADwAAAAAAAAAAAAAAAACXAgAAZHJzL2Rv&#10;d25yZXYueG1sUEsFBgAAAAAEAAQA9QAAAIgDAAAAAA==&#10;" filled="f" stroked="f">
                    <v:textbox style="mso-fit-shape-to-text:t">
                      <w:txbxContent>
                        <w:p w14:paraId="231CA01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242" o:spid="_x0000_s1066" type="#_x0000_t202" style="position:absolute;left:190841;top:5506296;width:488306;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gwSlxAAA&#10;ANwAAAAPAAAAZHJzL2Rvd25yZXYueG1sRI/RasJAFETfC/7DcoW+1U2CLRrdiGgLfWtN+wGX7DUb&#10;k70bsluNfn23UPBxmJkzzHoz2k6cafCNYwXpLAFBXDndcK3g++vtaQHCB2SNnWNScCUPm2LysMZc&#10;uwsf6FyGWkQI+xwVmBD6XEpfGbLoZ64njt7RDRZDlEMt9YCXCLedzJLkRVpsOC4Y7GlnqGrLH6tg&#10;kdiPtl1mn97Ob+mz2e3da39S6nE6blcgAo3hHv5vv2sF2TyDvzPxCMj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4MEpcQAAADcAAAADwAAAAAAAAAAAAAAAACXAgAAZHJzL2Rv&#10;d25yZXYueG1sUEsFBgAAAAAEAAQA9QAAAIgDAAAAAA==&#10;" filled="f" stroked="f">
                    <v:textbox style="mso-fit-shape-to-text:t">
                      <w:txbxContent>
                        <w:p w14:paraId="61AA440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243" o:spid="_x0000_s1067" style="position:absolute;left:800483;top:4505481;width:1441450;height:279400" coordorigin="800483,450548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WdyX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ySOH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ZZ3JfGAAAA3AAA&#10;AA8AAAAAAAAAAAAAAAAAqQIAAGRycy9kb3ducmV2LnhtbFBLBQYAAAAABAAEAPoAAACcAwAAAAA=&#10;">
                    <v:rect id="Rectangle 244" o:spid="_x0000_s1068" style="position:absolute;left:927483;top:45054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sqfRxQAA&#10;ANwAAAAPAAAAZHJzL2Rvd25yZXYueG1sRI9BawIxFITvBf9DeIK3mu0im3ZrFBEE8VJqS3t9JK+7&#10;SzcvSxJ19dc3hUKPw8x8wyzXo+vFmULsPGt4mBcgiI23HTca3t92948gYkK22HsmDVeKsF5N7pZY&#10;W3/hVzofUyMyhGONGtqUhlrKaFpyGOd+IM7elw8OU5ahkTbgJcNdL8uiqKTDjvNCiwNtWzLfx5PT&#10;sA+j2n2WB/VyrdTHcDPqyVRK69l03DyDSDSm//Bfe281lIsF/J7JR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yp9HFAAAA3AAAAA8AAAAAAAAAAAAAAAAAlwIAAGRycy9k&#10;b3ducmV2LnhtbFBLBQYAAAAABAAEAPUAAACJAwAAAAA=&#10;" fillcolor="white [3212]" strokecolor="#4579b8 [3044]">
                      <v:shadow on="t" opacity="22937f" mv:blur="40000f" origin=",.5" offset="0,23000emu"/>
                      <v:textbox>
                        <w:txbxContent>
                          <w:p w14:paraId="431DA9EC" w14:textId="77777777" w:rsidR="0006099B" w:rsidRDefault="0006099B" w:rsidP="00877206">
                            <w:pPr>
                              <w:rPr>
                                <w:rFonts w:eastAsia="Times New Roman" w:cs="Times New Roman"/>
                              </w:rPr>
                            </w:pPr>
                          </w:p>
                        </w:txbxContent>
                      </v:textbox>
                    </v:rect>
                    <v:rect id="Rectangle 245" o:spid="_x0000_s1069" style="position:absolute;left:870333;top:45816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ombzxgAA&#10;ANwAAAAPAAAAZHJzL2Rvd25yZXYueG1sRI9Ba8JAFITvQv/D8gq9mU1TIzV1DaVUEAqWmh7i7ZF9&#10;JqHZtyG7avz3XUHwOMzMN8wyH00nTjS41rKC5ygGQVxZ3XKt4LdYT19BOI+ssbNMCi7kIF89TJaY&#10;aXvmHzrtfC0ChF2GChrv+0xKVzVk0EW2Jw7ewQ4GfZBDLfWA5wA3nUzieC4NthwWGuzpo6Hqb3c0&#10;Cl62X+nn9wzjw3G/SEtXFm6+KZR6ehzf30B4Gv09fGtvtIJklsL1TDgCcvU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ombzxgAAANwAAAAPAAAAAAAAAAAAAAAAAJcCAABkcnMv&#10;ZG93bnJldi54bWxQSwUGAAAAAAQABAD1AAAAigMAAAAA&#10;" fillcolor="#fbd4b4 [1305]" strokecolor="#4579b8 [3044]">
                      <v:shadow on="t" opacity="22937f" mv:blur="40000f" origin=",.5" offset="0,23000emu"/>
                      <v:textbox>
                        <w:txbxContent>
                          <w:p w14:paraId="51053A6A" w14:textId="77777777" w:rsidR="0006099B" w:rsidRDefault="0006099B" w:rsidP="00877206">
                            <w:pPr>
                              <w:rPr>
                                <w:rFonts w:eastAsia="Times New Roman" w:cs="Times New Roman"/>
                              </w:rPr>
                            </w:pPr>
                          </w:p>
                        </w:txbxContent>
                      </v:textbox>
                    </v:rect>
                    <v:rect id="Rectangle 246" o:spid="_x0000_s1070" style="position:absolute;left:800483;top:464518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LJw9xQAA&#10;ANwAAAAPAAAAZHJzL2Rvd25yZXYueG1sRI9BawIxFITvhf6H8ArearaLbHQ1SikI0kupSnt9JM/d&#10;xc3LkqS69tc3hUKPw8x8w6w2o+vFhULsPGt4mhYgiI23HTcajoft4xxETMgWe8+k4UYRNuv7uxXW&#10;1l/5nS771IgM4VijhjaloZYympYcxqkfiLN38sFhyjI00ga8ZrjrZVkUlXTYcV5ocaCXlsx5/+U0&#10;7MKotp/lq3q7Vepj+DZqYSql9eRhfF6CSDSm//Bfe2c1lLMK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snD3FAAAA3AAAAA8AAAAAAAAAAAAAAAAAlwIAAGRycy9k&#10;b3ducmV2LnhtbFBLBQYAAAAABAAEAPUAAACJAwAAAAA=&#10;" fillcolor="white [3212]" strokecolor="#4579b8 [3044]">
                      <v:shadow on="t" opacity="22937f" mv:blur="40000f" origin=",.5" offset="0,23000emu"/>
                      <v:textbox>
                        <w:txbxContent>
                          <w:p w14:paraId="75B87103" w14:textId="77777777" w:rsidR="0006099B" w:rsidRDefault="0006099B" w:rsidP="00877206">
                            <w:pPr>
                              <w:rPr>
                                <w:rFonts w:eastAsia="Times New Roman" w:cs="Times New Roman"/>
                              </w:rPr>
                            </w:pPr>
                          </w:p>
                        </w:txbxContent>
                      </v:textbox>
                    </v:rect>
                    <v:line id="Straight Connector 247" o:spid="_x0000_s1071" style="position:absolute;flip:y;visibility:visible;mso-wrap-style:square" from="800483,4511831" to="927483,465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hUDrsIAAADcAAAADwAAAGRycy9kb3ducmV2LnhtbESPwWrDMBBE74X+g9hCb43cUJLgRgkl&#10;ENpLD3FCc12srWVqrYy0td2/rwKBHIeZecOst5Pv1EAxtYENPM8KUMR1sC03Bk7H/dMKVBJki11g&#10;MvBHCbab+7s1ljaMfKChkkZlCKcSDTiRvtQ61Y48plnoibP3HaJHyTI22kYcM9x3el4UC+2x5bzg&#10;sKedo/qn+vUGYkV0/hT9fpbVoRh5+JqS88Y8Pkxvr6CEJrmFr+0Pa2D+soT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hUDrsIAAADcAAAADwAAAAAAAAAAAAAA&#10;AAChAgAAZHJzL2Rvd25yZXYueG1sUEsFBgAAAAAEAAQA+QAAAJADAAAAAA==&#10;" strokecolor="#4f81bd [3204]" strokeweight="1pt">
                      <v:shadow on="t" opacity="24903f" mv:blur="40000f" origin=",.5" offset="0,20000emu"/>
                    </v:line>
                    <v:line id="Straight Connector 248" o:spid="_x0000_s1072" style="position:absolute;flip:y;visibility:visible;mso-wrap-style:square" from="2102233,4511831" to="2229233,4651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qX3L8AAADcAAAADwAAAGRycy9kb3ducmV2LnhtbERPTWvCQBC9C/0PyxR6041SikRXEaG0&#10;lx6MotchO2aD2dmwO03Sf989FHp8vO/tfvKdGiimNrCB5aIARVwH23Jj4HJ+n69BJUG22AUmAz+U&#10;YL97mm2xtGHkEw2VNCqHcCrRgBPpS61T7chjWoSeOHP3ED1KhrHRNuKYw32nV0Xxpj22nBsc9nR0&#10;VD+qb28gVkS3L9EfN1mfipGH65ScN+bleTpsQAlN8i/+c39aA6vXvDafyUdA734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4qX3L8AAADcAAAADwAAAAAAAAAAAAAAAACh&#10;AgAAZHJzL2Rvd25yZXYueG1sUEsFBgAAAAAEAAQA+QAAAI0DAAAAAA==&#10;" strokecolor="#4f81bd [3204]" strokeweight="1pt">
                      <v:shadow on="t" opacity="24903f" mv:blur="40000f" origin=",.5" offset="0,20000emu"/>
                    </v:line>
                    <v:line id="Straight Connector 249" o:spid="_x0000_s1073" style="position:absolute;flip:y;visibility:visible;mso-wrap-style:square" from="2114933,4645181" to="2241933,47848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MYyR8IAAADcAAAADwAAAGRycy9kb3ducmV2LnhtbESPwWrDMBBE74X+g9hCbo3cEELqRAmh&#10;UNpLD3FDc12sjWVirYy0td2/rwqBHoeZecNs95Pv1EAxtYENPM0LUMR1sC03Bk6fr49rUEmQLXaB&#10;ycAPJdjv7u+2WNow8pGGShqVIZxKNOBE+lLrVDvymOahJ87eJUSPkmVstI04Zrjv9KIoVtpjy3nB&#10;YU8vjupr9e0NxIro/CH67SzrYzHy8DUl542ZPUyHDSihSf7Dt/a7NbBYPsPfmXwE9O4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MYyR8IAAADcAAAADwAAAAAAAAAAAAAA&#10;AAChAgAAZHJzL2Rvd25yZXYueG1sUEsFBgAAAAAEAAQA+QAAAJADAAAAAA==&#10;" strokecolor="#4f81bd [3204]" strokeweight="1pt">
                      <v:shadow on="t" opacity="24903f" mv:blur="40000f" origin=",.5" offset="0,20000emu"/>
                    </v:line>
                  </v:group>
                  <v:group id="Group 250" o:spid="_x0000_s1074" style="position:absolute;left:711583;top:4994431;width:1441450;height:279400" coordorigin="711583,4994431"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DUtQ9wwAAANwAAAAPAAAAZHJzL2Rvd25yZXYueG1sRE9Na8JAEL0X+h+WEXqr&#10;m1hSJLoGkVp6CEJVKL0N2TEJyc6G7JrEf+8eBI+P973OJtOKgXpXW1YQzyMQxIXVNZcKzqf9+xKE&#10;88gaW8uk4EYOss3ryxpTbUf+peHoSxFC2KWooPK+S6V0RUUG3dx2xIG72N6gD7Avpe5xDOGmlYso&#10;+pQGaw4NFXa0q6hojlej4HvEcfsRfw15c9nd/k/J4S+PSam32bRdgfA0+af44f7RChZJmB/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INS1D3DAAAA3AAAAA8A&#10;AAAAAAAAAAAAAAAAqQIAAGRycy9kb3ducmV2LnhtbFBLBQYAAAAABAAEAPoAAACZAwAAAAA=&#10;">
                    <v:rect id="Rectangle 251" o:spid="_x0000_s1075" style="position:absolute;left:838583;top:49944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HJKUxQAA&#10;ANwAAAAPAAAAZHJzL2Rvd25yZXYueG1sRI9BawIxFITvhf6H8AreatYFN+3WKEUQpJeiLe31kbzu&#10;Lt28LEnUtb++EQSPw8x8wyxWo+vFkULsPGuYTQsQxMbbjhsNnx+bxycQMSFb7D2ThjNFWC3v7xZY&#10;W3/iHR33qREZwrFGDW1KQy1lNC05jFM/EGfvxweHKcvQSBvwlOGul2VRVNJhx3mhxYHWLZnf/cFp&#10;2IZRbb7LN/V+rtTX8GfUs6mU1pOH8fUFRKIx3cLX9tZqKOcz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ckpTFAAAA3AAAAA8AAAAAAAAAAAAAAAAAlwIAAGRycy9k&#10;b3ducmV2LnhtbFBLBQYAAAAABAAEAPUAAACJAwAAAAA=&#10;" fillcolor="white [3212]" strokecolor="#4579b8 [3044]">
                      <v:shadow on="t" opacity="22937f" mv:blur="40000f" origin=",.5" offset="0,23000emu"/>
                      <v:textbox>
                        <w:txbxContent>
                          <w:p w14:paraId="5505BDAE" w14:textId="77777777" w:rsidR="0006099B" w:rsidRDefault="0006099B" w:rsidP="00877206">
                            <w:pPr>
                              <w:rPr>
                                <w:rFonts w:eastAsia="Times New Roman" w:cs="Times New Roman"/>
                              </w:rPr>
                            </w:pPr>
                          </w:p>
                        </w:txbxContent>
                      </v:textbox>
                    </v:rect>
                    <v:rect id="Rectangle 252" o:spid="_x0000_s1076" style="position:absolute;left:781433;top:50706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kmhaxgAA&#10;ANwAAAAPAAAAZHJzL2Rvd25yZXYueG1sRI9Ba8JAFITvhf6H5RW86abRhDbNRkpREApKTQ/29sg+&#10;k9Ds25BdNf77riD0OMzMN0y+HE0nzjS41rKC51kEgriyuuVawXe5nr6AcB5ZY2eZFFzJwbJ4fMgx&#10;0/bCX3Te+1oECLsMFTTe95mUrmrIoJvZnjh4RzsY9EEOtdQDXgLcdDKOolQabDksNNjTR0PV7/5k&#10;FMy3n8lqt8DoePp5TQ7uULp0Uyo1eRrf30B4Gv1/+N7eaAVxEsPtTDgCsv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DkmhaxgAAANwAAAAPAAAAAAAAAAAAAAAAAJcCAABkcnMv&#10;ZG93bnJldi54bWxQSwUGAAAAAAQABAD1AAAAigMAAAAA&#10;" fillcolor="#fbd4b4 [1305]" strokecolor="#4579b8 [3044]">
                      <v:shadow on="t" opacity="22937f" mv:blur="40000f" origin=",.5" offset="0,23000emu"/>
                      <v:textbox>
                        <w:txbxContent>
                          <w:p w14:paraId="433CC1EF" w14:textId="77777777" w:rsidR="0006099B" w:rsidRDefault="0006099B" w:rsidP="00877206">
                            <w:pPr>
                              <w:rPr>
                                <w:rFonts w:eastAsia="Times New Roman" w:cs="Times New Roman"/>
                              </w:rPr>
                            </w:pPr>
                          </w:p>
                        </w:txbxContent>
                      </v:textbox>
                    </v:rect>
                    <v:rect id="Rectangle 253" o:spid="_x0000_s1077" style="position:absolute;left:711583;top:5134131;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gql4xQAA&#10;ANwAAAAPAAAAZHJzL2Rvd25yZXYueG1sRI9BSwMxFITvQv9DeEJvNusWN7o2LUUolF7EVvT6SJ67&#10;i5uXJYnttr/eCEKPw8x8wyxWo+vFkULsPGu4nxUgiI23HTca3g+bu0cQMSFb7D2ThjNFWC0nNwus&#10;rT/xGx33qREZwrFGDW1KQy1lNC05jDM/EGfvyweHKcvQSBvwlOGul2VRVNJhx3mhxYFeWjLf+x+n&#10;YRtGtfksd+r1XKmP4WLUk6mU1tPbcf0MItGYruH/9tZqKB/m8HcmHw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2CqXjFAAAA3AAAAA8AAAAAAAAAAAAAAAAAlwIAAGRycy9k&#10;b3ducmV2LnhtbFBLBQYAAAAABAAEAPUAAACJAwAAAAA=&#10;" fillcolor="white [3212]" strokecolor="#4579b8 [3044]">
                      <v:shadow on="t" opacity="22937f" mv:blur="40000f" origin=",.5" offset="0,23000emu"/>
                      <v:textbox>
                        <w:txbxContent>
                          <w:p w14:paraId="5965F4BF" w14:textId="77777777" w:rsidR="0006099B" w:rsidRDefault="0006099B" w:rsidP="00877206">
                            <w:pPr>
                              <w:rPr>
                                <w:rFonts w:eastAsia="Times New Roman" w:cs="Times New Roman"/>
                              </w:rPr>
                            </w:pPr>
                          </w:p>
                        </w:txbxContent>
                      </v:textbox>
                    </v:rect>
                    <v:line id="Straight Connector 254" o:spid="_x0000_s1078" style="position:absolute;flip:y;visibility:visible;mso-wrap-style:square" from="711583,5000781" to="838583,514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x4LBMIAAADcAAAADwAAAGRycy9kb3ducmV2LnhtbESPwWrDMBBE74X+g9hCb43c0ITgRgkl&#10;ENpLD3FCc12srWVqrYy0td2/rwKBHIeZecOst5Pv1EAxtYENPM8KUMR1sC03Bk7H/dMKVBJki11g&#10;MvBHCbab+7s1ljaMfKChkkZlCKcSDTiRvtQ61Y48plnoibP3HaJHyTI22kYcM9x3el4US+2x5bzg&#10;sKedo/qn+vUGYkV0/hT9fpbVoRh5+JqS88Y8Pkxvr6CEJrmFr+0Pa2C+e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x4LBMIAAADcAAAADwAAAAAAAAAAAAAA&#10;AAChAgAAZHJzL2Rvd25yZXYueG1sUEsFBgAAAAAEAAQA+QAAAJADAAAAAA==&#10;" strokecolor="#4f81bd [3204]" strokeweight="1pt">
                      <v:shadow on="t" opacity="24903f" mv:blur="40000f" origin=",.5" offset="0,20000emu"/>
                    </v:line>
                    <v:line id="Straight Connector 255" o:spid="_x0000_s1079" style="position:absolute;flip:y;visibility:visible;mso-wrap-style:square" from="2013333,5000781" to="2140333,51404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FKun8IAAADcAAAADwAAAGRycy9kb3ducmV2LnhtbESPwWrDMBBE74X+g9hCb42cQEJwo4QQ&#10;KMmlh7gluS7W1jKxVkba2u7fV4VCjsPMvGE2u8l3aqCY2sAG5rMCFHEdbMuNgc+Pt5c1qCTIFrvA&#10;ZOCHEuy2jw8bLG0Y+UxDJY3KEE4lGnAifal1qh15TLPQE2fvK0SPkmVstI04Zrjv9KIoVtpjy3nB&#10;YU8HR/Wt+vYGYkV0fRd9vMr6XIw8XKbkvDHPT9P+FZTQJPfwf/tkDSyWS/g7k4+A3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FKun8IAAADcAAAADwAAAAAAAAAAAAAA&#10;AAChAgAAZHJzL2Rvd25yZXYueG1sUEsFBgAAAAAEAAQA+QAAAJADAAAAAA==&#10;" strokecolor="#4f81bd [3204]" strokeweight="1pt">
                      <v:shadow on="t" opacity="24903f" mv:blur="40000f" origin=",.5" offset="0,20000emu"/>
                    </v:line>
                    <v:line id="Straight Connector 256" o:spid="_x0000_s1080" style="position:absolute;flip:y;visibility:visible;mso-wrap-style:square" from="2026033,5134131" to="2153033,5273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IAw6MIAAADcAAAADwAAAGRycy9kb3ducmV2LnhtbESPwWrDMBBE74H+g9hCboncQEJwo4RS&#10;KO2lh7gluS7W1jK1Vkba2u7fR4FAjsPMvGF2h8l3aqCY2sAGnpYFKOI62JYbA99fb4stqCTIFrvA&#10;ZOCfEhz2D7MdljaMfKShkkZlCKcSDTiRvtQ61Y48pmXoibP3E6JHyTI22kYcM9x3elUUG+2x5bzg&#10;sKdXR/Vv9ecNxIro/Cn6/SzbYzHycJqS88bMH6eXZ1BCk9zDt/aHNbBab+B6Jh8Bvb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IAw6MIAAADcAAAADwAAAAAAAAAAAAAA&#10;AAChAgAAZHJzL2Rvd25yZXYueG1sUEsFBgAAAAAEAAQA+QAAAJADAAAAAA==&#10;" strokecolor="#4f81bd [3204]" strokeweight="1pt">
                      <v:shadow on="t" opacity="24903f" mv:blur="40000f" origin=",.5" offset="0,20000emu"/>
                    </v:line>
                  </v:group>
                  <v:shape id="Straight Arrow Connector 257" o:spid="_x0000_s1081" type="#_x0000_t32" style="position:absolute;left:2260983;top:4350675;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GkY2cQAAADcAAAADwAAAGRycy9kb3ducmV2LnhtbESPT4vCMBTE74LfITzBm6YW/EPXKCIU&#10;9iTUXQreHs3btti8lCa2XT+9ERb2OMzMb5j9cTSN6KlztWUFq2UEgriwuuZSwfdXutiBcB5ZY2OZ&#10;FPySg+NhOtljou3AGfVXX4oAYZeggsr7NpHSFRUZdEvbEgfvx3YGfZBdKXWHQ4CbRsZRtJEGaw4L&#10;FbZ0rqi4Xx9Ggb31qT7tZDaktyJ7Xtp4s81zpeaz8fQBwtPo/8N/7U+tIF5v4X0mHAF5e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aRjZxAAAANwAAAAPAAAAAAAAAAAA&#10;AAAAAKECAABkcnMvZG93bnJldi54bWxQSwUGAAAAAAQABAD5AAAAkgMAAAAA&#10;" strokecolor="#4f81bd [3204]">
                    <v:stroke dashstyle="3 1"/>
                    <v:shadow on="t" opacity="24903f" mv:blur="40000f" origin=",.5" offset="0,20000emu"/>
                  </v:shape>
                  <v:shape id="Straight Arrow Connector 258" o:spid="_x0000_s1082" type="#_x0000_t32" style="position:absolute;left:2159383;top:4852313;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faMq8EAAADcAAAADwAAAGRycy9kb3ducmV2LnhtbERPTWuDQBC9F/IflgnkVtcIScVmE0JA&#10;6ClgWgRvgztViTsr7kZtfn33UOjx8b4Pp8X0YqLRdZYVbKMYBHFtdceNgq/P/DUF4Tyyxt4yKfgh&#10;B6fj6uWAmbYzFzTdfCNCCLsMFbTeD5mUrm7JoIvsQBy4bzsa9AGOjdQjziHc9DKJ47002HFoaHGg&#10;S0v1/fYwCmw15fqcymLOq7p4Xodk/1aWSm3Wy/kdhKfF/4v/3B9aQbILa8OZcATk8R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Z9oyrwQAAANwAAAAPAAAAAAAAAAAAAAAA&#10;AKECAABkcnMvZG93bnJldi54bWxQSwUGAAAAAAQABAD5AAAAjwMAAAAA&#10;" strokecolor="#4f81bd [3204]">
                    <v:stroke dashstyle="3 1"/>
                    <v:shadow on="t" opacity="24903f" mv:blur="40000f" origin=",.5" offset="0,20000emu"/>
                  </v:shape>
                  <v:shape id="Straight Arrow Connector 259" o:spid="_x0000_s1083" type="#_x0000_t32" style="position:absolute;left:2083183;top:5309513;width:241300;height:27932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ropMMQAAADcAAAADwAAAGRycy9kb3ducmV2LnhtbESPT4vCMBTE78J+h/AWvGlqYf1TjSIL&#10;hT0JVRG8PZpnW2xeSpNtq5/eCAt7HGbmN8xmN5hadNS6yrKC2TQCQZxbXXGh4HxKJ0sQziNrrC2T&#10;ggc52G0/RhtMtO05o+7oCxEg7BJUUHrfJFK6vCSDbmob4uDdbGvQB9kWUrfYB7ipZRxFc2mw4rBQ&#10;YkPfJeX3469RYK9dqvdLmfXpNc+ehyaeLy4Xpcafw34NwtPg/8N/7R+tIP5awftMOAJy+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2uikwxAAAANwAAAAPAAAAAAAAAAAA&#10;AAAAAKECAABkcnMvZG93bnJldi54bWxQSwUGAAAAAAQABAD5AAAAkgMAAAAA&#10;" strokecolor="#4f81bd [3204]">
                    <v:stroke dashstyle="3 1"/>
                    <v:shadow on="t" opacity="24903f" mv:blur="40000f" origin=",.5" offset="0,20000emu"/>
                  </v:shape>
                </v:group>
                <v:group id="Group 260" o:spid="_x0000_s1084" style="position:absolute;left:3305518;top:4162256;width:2365548;height:2692391" coordorigin="3305503,4162256" coordsize="2537805,20192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Ph6AwwAAANwAAAAPAAAAZHJzL2Rvd25yZXYueG1sRE9Na8JAEL0X+h+WEXqr&#10;m1gMEl2DSC09BKEqlN6G7JiEZGdDdk3iv3cPQo+P973JJtOKgXpXW1YQzyMQxIXVNZcKLufD+wqE&#10;88gaW8uk4E4Osu3rywZTbUf+oeHkSxFC2KWooPK+S6V0RUUG3dx2xIG72t6gD7Avpe5xDOGmlYso&#10;SqTBmkNDhR3tKyqa080o+Bpx3H3En0PeXPf3v/Py+JvHpNTbbNqtQXia/L/46f7WChZJmB/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E0+HoDDAAAA3AAAAA8A&#10;AAAAAAAAAAAAAAAAqQIAAGRycy9kb3ducmV2LnhtbFBLBQYAAAAABAAEAPoAAACZAwAAAAA=&#10;">
                  <v:group id="Group 261" o:spid="_x0000_s1085" style="position:absolute;left:4046258;top:4162256;width:1536700;height:520700" coordorigin="4046258,4162256"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icrsbxAAAANwAAAAP&#10;AAAAAAAAAAAAAAAAAKkCAABkcnMvZG93bnJldi54bWxQSwUGAAAAAAQABAD6AAAAmgMAAAAA&#10;">
                    <v:rect id="Rectangle 262" o:spid="_x0000_s1086" style="position:absolute;left:4274858;top:41622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sZexAAA&#10;ANwAAAAPAAAAZHJzL2Rvd25yZXYueG1sRI9BawIxFITvQv9DeIXeNNs9bNrVKFIQxIvUlvb6SJ67&#10;i5uXJYm69tebQqHHYWa+YRar0fXiQiF2njU8zwoQxMbbjhsNnx+b6QuImJAt9p5Jw40irJYPkwXW&#10;1l/5nS6H1IgM4VijhjaloZYympYcxpkfiLN39MFhyjI00ga8ZrjrZVkUlXTYcV5ocaC3lszpcHYa&#10;tmFUm+9yp/a3Sn0NP0a9mkpp/fQ4rucgEo3pP/zX3loNZVXC75l8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KLGXsQAAADcAAAADwAAAAAAAAAAAAAAAACXAgAAZHJzL2Rv&#10;d25yZXYueG1sUEsFBgAAAAAEAAQA9QAAAIgDAAAAAA==&#10;" fillcolor="white [3212]" strokecolor="#4579b8 [3044]">
                      <v:shadow on="t" opacity="22937f" mv:blur="40000f" origin=",.5" offset="0,23000emu"/>
                      <v:textbox>
                        <w:txbxContent>
                          <w:p w14:paraId="26B4048F" w14:textId="77777777" w:rsidR="0006099B" w:rsidRDefault="0006099B" w:rsidP="00877206">
                            <w:pPr>
                              <w:rPr>
                                <w:rFonts w:eastAsia="Times New Roman" w:cs="Times New Roman"/>
                              </w:rPr>
                            </w:pPr>
                          </w:p>
                        </w:txbxContent>
                      </v:textbox>
                    </v:rect>
                    <v:rect id="Rectangle 263" o:spid="_x0000_s1087" style="position:absolute;left:4166908;top:42511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Bm5DwwAA&#10;ANwAAAAPAAAAZHJzL2Rvd25yZXYueG1sRI9Pi8IwFMTvgt8hvAVvmlZZkWqURfAPuydbweujebbF&#10;5iU0Ueu33ywseBxm5jfMatObVjyo841lBekkAUFcWt1wpeBc7MYLED4ga2wtk4IXedish4MVZto+&#10;+USPPFQiQthnqKAOwWVS+rImg35iHXH0rrYzGKLsKqk7fEa4aeU0SebSYMNxoUZH25rKW343Cg7X&#10;NEX3/dpXP8Xlvjvgp86lU2r00X8tQQTqwzv83z5qBdP5DP7Ox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7Bm5DwwAAANwAAAAPAAAAAAAAAAAAAAAAAJcCAABkcnMvZG93&#10;bnJldi54bWxQSwUGAAAAAAQABAD1AAAAhwMAAAAA&#10;" fillcolor="#e36c0a [2409]" strokecolor="#4579b8 [3044]">
                      <v:shadow on="t" opacity="22937f" mv:blur="40000f" origin=",.5" offset="0,23000emu"/>
                      <v:textbox>
                        <w:txbxContent>
                          <w:p w14:paraId="503B0B2C" w14:textId="77777777" w:rsidR="0006099B" w:rsidRDefault="0006099B" w:rsidP="00877206">
                            <w:pPr>
                              <w:rPr>
                                <w:rFonts w:eastAsia="Times New Roman" w:cs="Times New Roman"/>
                              </w:rPr>
                            </w:pPr>
                          </w:p>
                        </w:txbxContent>
                      </v:textbox>
                    </v:rect>
                    <v:rect id="Rectangle 264" o:spid="_x0000_s1088" style="position:absolute;left:4046258;top:43591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B/uxxQAA&#10;ANwAAAAPAAAAZHJzL2Rvd25yZXYueG1sRI9BawIxFITvhf6H8ArearaLbHQ1SikI0kupSnt9JM/d&#10;xc3LkqS69tc3hUKPw8x8w6w2o+vFhULsPGt4mhYgiI23HTcajoft4xxETMgWe8+k4UYRNuv7uxXW&#10;1l/5nS771IgM4VijhjaloZYympYcxqkfiLN38sFhyjI00ga8ZrjrZVkUlXTYcV5ocaCXlsx5/+U0&#10;7MKotp/lq3q7Vepj+DZqYSql9eRhfF6CSDSm//Bfe2c1lNUM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wH+7HFAAAA3AAAAA8AAAAAAAAAAAAAAAAAlwIAAGRycy9k&#10;b3ducmV2LnhtbFBLBQYAAAAABAAEAPUAAACJAwAAAAA=&#10;" fillcolor="white [3212]" strokecolor="#4579b8 [3044]">
                      <v:shadow on="t" opacity="22937f" mv:blur="40000f" origin=",.5" offset="0,23000emu"/>
                      <v:textbox>
                        <w:txbxContent>
                          <w:p w14:paraId="1D71CC5B" w14:textId="77777777" w:rsidR="0006099B" w:rsidRDefault="0006099B" w:rsidP="00877206">
                            <w:pPr>
                              <w:rPr>
                                <w:rFonts w:eastAsia="Times New Roman" w:cs="Times New Roman"/>
                              </w:rPr>
                            </w:pPr>
                          </w:p>
                        </w:txbxContent>
                      </v:textbox>
                    </v:rect>
                    <v:line id="Straight Connector 265" o:spid="_x0000_s1089" style="position:absolute;flip:y;visibility:visible;mso-wrap-style:square" from="4046258,4162256" to="4274858,4352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kIsIAAADcAAAADwAAAGRycy9kb3ducmV2LnhtbESPwWrDMBBE74H+g9hCboncQEJwo4RS&#10;KO2lh7gluS7W1jK1Vkba2u7fR4FAjsPMvGF2h8l3aqCY2sAGnpYFKOI62JYbA99fb4stqCTIFrvA&#10;ZOCfEhz2D7MdljaMfKShkkZlCKcSDTiRvtQ61Y48pmXoibP3E6JHyTI22kYcM9x3elUUG+2x5bzg&#10;sKdXR/Vv9ecNxIro/Cn6/SzbYzHycJqS88bMH6eXZ1BCk9zDt/aHNbDarOF6Jh8Bvb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5kIsIAAADcAAAADwAAAAAAAAAAAAAA&#10;AAChAgAAZHJzL2Rvd25yZXYueG1sUEsFBgAAAAAEAAQA+QAAAJADAAAAAA==&#10;" strokecolor="#4f81bd [3204]" strokeweight="1pt">
                      <v:shadow on="t" opacity="24903f" mv:blur="40000f" origin=",.5" offset="0,20000emu"/>
                    </v:line>
                    <v:line id="Straight Connector 266" o:spid="_x0000_s1090" style="position:absolute;flip:y;visibility:visible;mso-wrap-style:square" from="5348008,4168606" to="5576608,43591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z6VcIAAADcAAAADwAAAGRycy9kb3ducmV2LnhtbESPwWrDMBBE74H+g9hCb4ncHExwooRS&#10;KO2lh7ghuS7WxjK1Vkba2u7fV4FAj8PMvGF2h9n3aqSYusAGnlcFKOIm2I5bA6evt+UGVBJki31g&#10;MvBLCQ77h8UOKxsmPtJYS6syhFOFBpzIUGmdGkce0yoMxNm7huhRsoytthGnDPe9XhdFqT12nBcc&#10;DvTqqPmuf7yBWBNdPkW/X2RzLCYez3Ny3pinx/llC0polv/wvf1hDazLEm5n8hHQ+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uz6VcIAAADcAAAADwAAAAAAAAAAAAAA&#10;AAChAgAAZHJzL2Rvd25yZXYueG1sUEsFBgAAAAAEAAQA+QAAAJADAAAAAA==&#10;" strokecolor="#4f81bd [3204]" strokeweight="1pt">
                      <v:shadow on="t" opacity="24903f" mv:blur="40000f" origin=",.5" offset="0,20000emu"/>
                    </v:line>
                    <v:line id="Straight Connector 267" o:spid="_x0000_s1091" style="position:absolute;flip:y;visibility:visible;mso-wrap-style:square" from="5354358,4486106" to="5582958,46766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aBfzsIAAADcAAAADwAAAGRycy9kb3ducmV2LnhtbESPwWrDMBBE74X+g9hCb42cHJLgRgkh&#10;UJJLD3FLcl2srWVirYy0td2/rwqFHIeZecNsdpPv1EAxtYENzGcFKOI62JYbA58fby9rUEmQLXaB&#10;ycAPJdhtHx82WNow8pmGShqVIZxKNOBE+lLrVDvymGahJ87eV4geJcvYaBtxzHDf6UVRLLXHlvOC&#10;w54Ojupb9e0NxIro+i76eJX1uRh5uEzJeWOen6b9KyihSe7h//bJGlgsV/B3Jh8Bvf0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aBfzsIAAADcAAAADwAAAAAAAAAAAAAA&#10;AAChAgAAZHJzL2Rvd25yZXYueG1sUEsFBgAAAAAEAAQA+QAAAJADAAAAAA==&#10;" strokecolor="#4f81bd [3204]" strokeweight="1pt">
                      <v:shadow on="t" opacity="24903f" mv:blur="40000f" origin=",.5" offset="0,20000emu"/>
                    </v:line>
                  </v:group>
                  <v:group id="Group 268" o:spid="_x0000_s1092" style="position:absolute;left:3893858;top:4867106;width:1536700;height:520700" coordorigin="3893858,4867106"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NIEobDAAAA3AAAAA8A&#10;AAAAAAAAAAAAAAAAqQIAAGRycy9kb3ducmV2LnhtbFBLBQYAAAAABAAEAPoAAACZAwAAAAA=&#10;">
                    <v:rect id="Rectangle 269" o:spid="_x0000_s1093" style="position:absolute;left:4122458;top:48671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BlQvxAAA&#10;ANwAAAAPAAAAZHJzL2Rvd25yZXYueG1sRI9BawIxFITvQv9DeAVvmu0eNnVrlFIQpJeilfb6SF53&#10;l25eliTV1V/fCILHYWa+YZbr0fXiSCF2njU8zQsQxMbbjhsNh8/N7BlETMgWe8+k4UwR1quHyRJr&#10;60+8o+M+NSJDONaooU1pqKWMpiWHce4H4uz9+OAwZRkaaQOeMtz1siyKSjrsOC+0ONBbS+Z3/+c0&#10;bMOoNt/lu/o4V+pruBi1MJXSevo4vr6ASDSme/jW3loNZbWA65l8BOTq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gZUL8QAAADcAAAADwAAAAAAAAAAAAAAAACXAgAAZHJzL2Rv&#10;d25yZXYueG1sUEsFBgAAAAAEAAQA9QAAAIgDAAAAAA==&#10;" fillcolor="white [3212]" strokecolor="#4579b8 [3044]">
                      <v:shadow on="t" opacity="22937f" mv:blur="40000f" origin=",.5" offset="0,23000emu"/>
                      <v:textbox>
                        <w:txbxContent>
                          <w:p w14:paraId="324C24DD" w14:textId="77777777" w:rsidR="0006099B" w:rsidRDefault="0006099B" w:rsidP="00877206">
                            <w:pPr>
                              <w:rPr>
                                <w:rFonts w:eastAsia="Times New Roman" w:cs="Times New Roman"/>
                              </w:rPr>
                            </w:pPr>
                          </w:p>
                        </w:txbxContent>
                      </v:textbox>
                    </v:rect>
                    <v:rect id="Rectangle 270" o:spid="_x0000_s1094" style="position:absolute;left:4014508;top:495600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WbpvgAA&#10;ANwAAAAPAAAAZHJzL2Rvd25yZXYueG1sRE9Ni8IwEL0L/ocwgrc1rbCuVKOI4Cp6sgpeh2Zsi80k&#10;NFHrvzcHwePjfc+XnWnEg1pfW1aQjhIQxIXVNZcKzqfNzxSED8gaG8uk4EUelot+b46Ztk8+0iMP&#10;pYgh7DNUUIXgMil9UZFBP7KOOHJX2xoMEbal1C0+Y7hp5DhJJtJgzbGhQkfriopbfjcKttc0Rbd/&#10;/ZeH0+W+2eKvzqVTajjoVjMQgbrwFX/cO61g/BfnxzPxCMjF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zg1m6b4AAADcAAAADwAAAAAAAAAAAAAAAACXAgAAZHJzL2Rvd25yZXYu&#10;eG1sUEsFBgAAAAAEAAQA9QAAAIIDAAAAAA==&#10;" fillcolor="#e36c0a [2409]" strokecolor="#4579b8 [3044]">
                      <v:shadow on="t" opacity="22937f" mv:blur="40000f" origin=",.5" offset="0,23000emu"/>
                      <v:textbox>
                        <w:txbxContent>
                          <w:p w14:paraId="5EEB0E0B" w14:textId="77777777" w:rsidR="0006099B" w:rsidRDefault="0006099B" w:rsidP="00877206">
                            <w:pPr>
                              <w:rPr>
                                <w:rFonts w:eastAsia="Times New Roman" w:cs="Times New Roman"/>
                              </w:rPr>
                            </w:pPr>
                          </w:p>
                        </w:txbxContent>
                      </v:textbox>
                    </v:rect>
                    <v:rect id="Rectangle 271" o:spid="_x0000_s1095" style="position:absolute;left:3893858;top:5063956;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qc70xAAA&#10;ANwAAAAPAAAAZHJzL2Rvd25yZXYueG1sRI9BawIxFITvBf9DeEJvNeseNnU1igiC9FJqRa+P5HV3&#10;6eZlSVJd++ubQqHHYWa+YVab0fXiSiF2njXMZwUIYuNtx42G0/v+6RlETMgWe8+k4U4RNuvJwwpr&#10;62/8RtdjakSGcKxRQ5vSUEsZTUsO48wPxNn78MFhyjI00ga8ZbjrZVkUlXTYcV5ocaBdS+bz+OU0&#10;HMKo9pfyRb3eK3Uevo1amEpp/Tgdt0sQicb0H/5rH6yGUs3h90w+An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anO9MQAAADcAAAADwAAAAAAAAAAAAAAAACXAgAAZHJzL2Rv&#10;d25yZXYueG1sUEsFBgAAAAAEAAQA9QAAAIgDAAAAAA==&#10;" fillcolor="white [3212]" strokecolor="#4579b8 [3044]">
                      <v:shadow on="t" opacity="22937f" mv:blur="40000f" origin=",.5" offset="0,23000emu"/>
                      <v:textbox>
                        <w:txbxContent>
                          <w:p w14:paraId="1BE0B9DE" w14:textId="77777777" w:rsidR="0006099B" w:rsidRDefault="0006099B" w:rsidP="00877206">
                            <w:pPr>
                              <w:rPr>
                                <w:rFonts w:eastAsia="Times New Roman" w:cs="Times New Roman"/>
                              </w:rPr>
                            </w:pPr>
                          </w:p>
                        </w:txbxContent>
                      </v:textbox>
                    </v:rect>
                    <v:line id="Straight Connector 272" o:spid="_x0000_s1096" style="position:absolute;flip:y;visibility:visible;mso-wrap-style:square" from="3893858,4867106" to="4122458,50576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A5qi8IAAADcAAAADwAAAGRycy9kb3ducmV2LnhtbESPwWrDMBBE74X+g9hCbo1cH5rgRgml&#10;UNpLD3FCc12srWVqrYy0td2/jwKBHIeZecNsdrPv1UgxdYENPC0LUMRNsB23Bo6H98c1qCTIFvvA&#10;ZOCfEuy293cbrGyYeE9jLa3KEE4VGnAiQ6V1ahx5TMswEGfvJ0SPkmVstY04ZbjvdVkUz9pjx3nB&#10;4UBvjprf+s8biDXR6Uv0x0nW+2Li8XtOzhuzeJhfX0AJzXILX9uf1kC5KuFyJh8BvT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A5qi8IAAADcAAAADwAAAAAAAAAAAAAA&#10;AAChAgAAZHJzL2Rvd25yZXYueG1sUEsFBgAAAAAEAAQA+QAAAJADAAAAAA==&#10;" strokecolor="#4f81bd [3204]" strokeweight="1pt">
                      <v:shadow on="t" opacity="24903f" mv:blur="40000f" origin=",.5" offset="0,20000emu"/>
                    </v:line>
                    <v:line id="Straight Connector 273" o:spid="_x0000_s1097" style="position:absolute;flip:y;visibility:visible;mso-wrap-style:square" from="5195608,4873456" to="5424208,50639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0LPEMIAAADcAAAADwAAAGRycy9kb3ducmV2LnhtbESPwWrDMBBE74X+g9hCb43cFJLgRgkl&#10;ENpLD3FCc12srWVqrYy0td2/rwKBHIeZecOst5Pv1EAxtYENPM8KUMR1sC03Bk7H/dMKVBJki11g&#10;MvBHCbab+7s1ljaMfKChkkZlCKcSDTiRvtQ61Y48plnoibP3HaJHyTI22kYcM9x3el4UC+2x5bzg&#10;sKedo/qn+vUGYkV0/hT9fpbVoRh5+JqS88Y8Pkxvr6CEJrmFr+0Pa2C+f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0LPEMIAAADcAAAADwAAAAAAAAAAAAAA&#10;AAChAgAAZHJzL2Rvd25yZXYueG1sUEsFBgAAAAAEAAQA+QAAAJADAAAAAA==&#10;" strokecolor="#4f81bd [3204]" strokeweight="1pt">
                      <v:shadow on="t" opacity="24903f" mv:blur="40000f" origin=",.5" offset="0,20000emu"/>
                    </v:line>
                    <v:line id="Straight Connector 274" o:spid="_x0000_s1098" style="position:absolute;flip:y;visibility:visible;mso-wrap-style:square" from="5201958,5190956" to="5430558,53814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tXZMIAAADcAAAADwAAAGRycy9kb3ducmV2LnhtbESPwWrDMBBE74X+g9hCb43cUJLgRgkl&#10;ENpLD3FCc12srWVqrYy0td2/rwKBHIeZecOst5Pv1EAxtYENPM8KUMR1sC03Bk7H/dMKVBJki11g&#10;MvBHCbab+7s1ljaMfKChkkZlCKcSDTiRvtQ61Y48plnoibP3HaJHyTI22kYcM9x3el4UC+2x5bzg&#10;sKedo/qn+vUGYkV0/hT9fpbVoRh5+JqS88Y8Pkxvr6CEJrmFr+0Pa2C+fI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KtXZMIAAADcAAAADwAAAAAAAAAAAAAA&#10;AAChAgAAZHJzL2Rvd25yZXYueG1sUEsFBgAAAAAEAAQA+QAAAJADAAAAAA==&#10;" strokecolor="#4f81bd [3204]" strokeweight="1pt">
                      <v:shadow on="t" opacity="24903f" mv:blur="40000f" origin=",.5" offset="0,20000emu"/>
                    </v:line>
                  </v:group>
                  <v:group id="Group 275" o:spid="_x0000_s1099" style="position:absolute;left:3768964;top:5660849;width:1536700;height:520700" coordorigin="3768964,5660849"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kCvFxQAAANwAAAAPAAAAZHJzL2Rvd25yZXYueG1sRI9Bi8IwFITvwv6H8IS9&#10;aVoXdalGEVmXPYigLoi3R/Nsi81LaWJb/70RBI/DzHzDzJedKUVDtSssK4iHEQji1OqCMwX/x83g&#10;G4TzyBpLy6TgTg6Wi4/eHBNtW95Tc/CZCBB2CSrIva8SKV2ak0E3tBVx8C62NuiDrDOpa2wD3JRy&#10;FEUTabDgsJBjReuc0uvhZhT8ttiuvuKfZnu9rO/n43h32sak1Ge/W81AeOr8O/xq/2kFo+kY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JArxcUAAADcAAAA&#10;DwAAAAAAAAAAAAAAAACpAgAAZHJzL2Rvd25yZXYueG1sUEsFBgAAAAAEAAQA+gAAAJsDAAAAAA==&#10;">
                    <v:rect id="Rectangle 276" o:spid="_x0000_s1100" style="position:absolute;left:3997564;top:566084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QFaAxAAA&#10;ANwAAAAPAAAAZHJzL2Rvd25yZXYueG1sRI9BawIxFITvQv9DeIXeNNs9bNrVKFIQxIvUlvb6SJ67&#10;i5uXJYm69tebQqHHYWa+YRar0fXiQiF2njU8zwoQxMbbjhsNnx+b6QuImJAt9p5Jw40irJYPkwXW&#10;1l/5nS6H1IgM4VijhjaloZYympYcxpkfiLN39MFhyjI00ga8ZrjrZVkUlXTYcV5ocaC3lszpcHYa&#10;tmFUm+9yp/a3Sn0NP0a9mkpp/fQ4rucgEo3pP/zX3loNparg90w+AnJ5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kBWgMQAAADcAAAADwAAAAAAAAAAAAAAAACXAgAAZHJzL2Rv&#10;d25yZXYueG1sUEsFBgAAAAAEAAQA9QAAAIgDAAAAAA==&#10;" fillcolor="white [3212]" strokecolor="#4579b8 [3044]">
                      <v:shadow on="t" opacity="22937f" mv:blur="40000f" origin=",.5" offset="0,23000emu"/>
                      <v:textbox>
                        <w:txbxContent>
                          <w:p w14:paraId="24554B5D" w14:textId="77777777" w:rsidR="0006099B" w:rsidRDefault="0006099B" w:rsidP="00877206">
                            <w:pPr>
                              <w:rPr>
                                <w:rFonts w:eastAsia="Times New Roman" w:cs="Times New Roman"/>
                              </w:rPr>
                            </w:pPr>
                          </w:p>
                        </w:txbxContent>
                      </v:textbox>
                    </v:rect>
                    <v:rect id="Rectangle 277" o:spid="_x0000_s1101" style="position:absolute;left:3889614;top:574974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P6dwwAA&#10;ANwAAAAPAAAAZHJzL2Rvd25yZXYueG1sRI9Pi8IwFMTvgt8hvAVvmlZwlWqURfAPuydbweujebbF&#10;5iU0Ueu33ywseBxm5jfMatObVjyo841lBekkAUFcWt1wpeBc7MYLED4ga2wtk4IXedish4MVZto+&#10;+USPPFQiQthnqKAOwWVS+rImg35iHXH0rrYzGKLsKqk7fEa4aeU0ST6lwYbjQo2OtjWVt/xuFByu&#10;aYru+7WvforLfXfAmc6lU2r00X8tQQTqwzv83z5qBdP5HP7OxCMg1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5P6dwwAAANwAAAAPAAAAAAAAAAAAAAAAAJcCAABkcnMvZG93&#10;bnJldi54bWxQSwUGAAAAAAQABAD1AAAAhwMAAAAA&#10;" fillcolor="#e36c0a [2409]" strokecolor="#4579b8 [3044]">
                      <v:shadow on="t" opacity="22937f" mv:blur="40000f" origin=",.5" offset="0,23000emu"/>
                      <v:textbox>
                        <w:txbxContent>
                          <w:p w14:paraId="5E2A208B" w14:textId="77777777" w:rsidR="0006099B" w:rsidRDefault="0006099B" w:rsidP="00877206">
                            <w:pPr>
                              <w:rPr>
                                <w:rFonts w:eastAsia="Times New Roman" w:cs="Times New Roman"/>
                              </w:rPr>
                            </w:pPr>
                          </w:p>
                        </w:txbxContent>
                      </v:textbox>
                    </v:rect>
                    <v:rect id="Rectangle 278" o:spid="_x0000_s1102" style="position:absolute;left:3768964;top:5857699;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2dpwQAA&#10;ANwAAAAPAAAAZHJzL2Rvd25yZXYueG1sRE/Pa8IwFL4P9j+EN/A20/XQbNUoYyCIF5mTeX0kz7bY&#10;vJQk0+pfvxwEjx/f7/lydL04U4idZw1v0wIEsfG240bD/mf1+g4iJmSLvWfScKUIy8Xz0xxr6y/8&#10;TeddakQO4VijhjaloZYympYcxqkfiDN39MFhyjA00ga85HDXy7IoKumw49zQ4kBfLZnT7s9pWIdR&#10;rQ7lRm2vlfodbkZ9mEppPXkZP2cgEo3pIb6711ZDqfLafCYfAbn4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uJNnacEAAADcAAAADwAAAAAAAAAAAAAAAACXAgAAZHJzL2Rvd25y&#10;ZXYueG1sUEsFBgAAAAAEAAQA9QAAAIUDAAAAAA==&#10;" fillcolor="white [3212]" strokecolor="#4579b8 [3044]">
                      <v:shadow on="t" opacity="22937f" mv:blur="40000f" origin=",.5" offset="0,23000emu"/>
                      <v:textbox>
                        <w:txbxContent>
                          <w:p w14:paraId="5FC30091" w14:textId="77777777" w:rsidR="0006099B" w:rsidRDefault="0006099B" w:rsidP="00877206">
                            <w:pPr>
                              <w:rPr>
                                <w:rFonts w:eastAsia="Times New Roman" w:cs="Times New Roman"/>
                              </w:rPr>
                            </w:pPr>
                          </w:p>
                        </w:txbxContent>
                      </v:textbox>
                    </v:rect>
                    <v:line id="Straight Connector 279" o:spid="_x0000_s1103" style="position:absolute;flip:y;visibility:visible;mso-wrap-style:square" from="3768964,5660849" to="3997564,58513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r4+sMAAADcAAAADwAAAGRycy9kb3ducmV2LnhtbESPwWrDMBBE74X+g9hCbo3cHJLUiRJC&#10;obSXHuKG5rpYG8vEWhlpa7t/XxUCPQ4z84bZ7iffqYFiagMbeJoXoIjrYFtuDJw+Xx/XoJIgW+wC&#10;k4EfSrDf3d9tsbRh5CMNlTQqQziVaMCJ9KXWqXbkMc1DT5y9S4geJcvYaBtxzHDf6UVRLLXHlvOC&#10;w55eHNXX6tsbiBXR+UP021nWx2Lk4WtKzhsze5gOG1BCk/yHb+13a2Cxeoa/M/kI6N0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qq+PrDAAAA3AAAAA8AAAAAAAAAAAAA&#10;AAAAoQIAAGRycy9kb3ducmV2LnhtbFBLBQYAAAAABAAEAPkAAACRAwAAAAA=&#10;" strokecolor="#4f81bd [3204]" strokeweight="1pt">
                      <v:shadow on="t" opacity="24903f" mv:blur="40000f" origin=",.5" offset="0,20000emu"/>
                    </v:line>
                    <v:line id="Straight Connector 280" o:spid="_x0000_s1104" style="position:absolute;flip:y;visibility:visible;mso-wrap-style:square" from="5070714,5667199" to="5299314,58576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UhQL8AAADcAAAADwAAAGRycy9kb3ducmV2LnhtbERPPWvDMBDdC/0P4gLdGjkZinGjhBAI&#10;zZIhbmnWw7paJtbJSBfb+ffVUOj4eN+b3ex7NVJMXWADq2UBirgJtuPWwNfn8bUElQTZYh+YDDwo&#10;wW77/LTByoaJLzTW0qocwqlCA05kqLROjSOPaRkG4sz9hOhRMoytthGnHO57vS6KN+2x49zgcKCD&#10;o+ZW372BWBNdz6I/rlJeionH7zk5b8zLYt6/gxKa5V/85z5ZA+syz89n8hHQ2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XkUhQL8AAADcAAAADwAAAAAAAAAAAAAAAACh&#10;AgAAZHJzL2Rvd25yZXYueG1sUEsFBgAAAAAEAAQA+QAAAI0DAAAAAA==&#10;" strokecolor="#4f81bd [3204]" strokeweight="1pt">
                      <v:shadow on="t" opacity="24903f" mv:blur="40000f" origin=",.5" offset="0,20000emu"/>
                    </v:line>
                    <v:line id="Straight Connector 281" o:spid="_x0000_s1105" style="position:absolute;flip:y;visibility:visible;mso-wrap-style:square" from="5077064,5984699" to="5305664,6175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QmE28IAAADcAAAADwAAAGRycy9kb3ducmV2LnhtbESPwWrDMBBE74X+g9hCbo2cHIJxooRS&#10;KM0lh7ghuS7WxjK1Vkba2u7fV4VCj8PMvGF2h9n3aqSYusAGVssCFHETbMetgcvH23MJKgmyxT4w&#10;GfimBIf948MOKxsmPtNYS6syhFOFBpzIUGmdGkce0zIMxNm7h+hRsoytthGnDPe9XhfFRnvsOC84&#10;HOjVUfNZf3kDsSa6nUS/36Q8FxOP1zk5b8ziaX7ZghKa5T/81z5aA+tyBb9n8hH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QmE28IAAADcAAAADwAAAAAAAAAAAAAA&#10;AAChAgAAZHJzL2Rvd25yZXYueG1sUEsFBgAAAAAEAAQA+QAAAJADAAAAAA==&#10;" strokecolor="#4f81bd [3204]" strokeweight="1pt">
                      <v:shadow on="t" opacity="24903f" mv:blur="40000f" origin=",.5" offset="0,20000emu"/>
                    </v:line>
                  </v:group>
                  <v:shape id="Text Box 282" o:spid="_x0000_s1106" type="#_x0000_t202" style="position:absolute;left:3583060;top:4396915;width:492537;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Or4/xQAA&#10;ANwAAAAPAAAAZHJzL2Rvd25yZXYueG1sRI/NasMwEITvhbyD2EJujRyTFse1HEKaQG9tfh5gsbaW&#10;a2tlLDVx8vRVoZDjMDPfMMVqtJ040+AbxwrmswQEceV0w7WC03H3lIHwAVlj55gUXMnDqpw8FJhr&#10;d+E9nQ+hFhHCPkcFJoQ+l9JXhiz6meuJo/flBoshyqGWesBLhNtOpknyIi02HBcM9rQxVLWHH6sg&#10;S+xH2y7TT28Xt/mz2by5bf+t1PRxXL+CCDSGe/i//a4VpFkKf2fiEZD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w6vj/FAAAA3AAAAA8AAAAAAAAAAAAAAAAAlwIAAGRycy9k&#10;b3ducmV2LnhtbFBLBQYAAAAABAAEAPUAAACJAwAAAAA=&#10;" filled="f" stroked="f">
                    <v:textbox style="mso-fit-shape-to-text:t">
                      <w:txbxContent>
                        <w:p w14:paraId="42080380"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283" o:spid="_x0000_s1107" type="#_x0000_t202" style="position:absolute;left:3432506;top:5067866;width:492537;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dhukxQAA&#10;ANwAAAAPAAAAZHJzL2Rvd25yZXYueG1sRI/NbsIwEITvlfoO1lbiBg6BViFgUMWP1FtbygOs4iVO&#10;E6+j2EDg6XElpB5HM/ONZrHqbSPO1PnKsYLxKAFBXDhdcang8LMbZiB8QNbYOCYFV/KwWj4/LTDX&#10;7sLfdN6HUkQI+xwVmBDaXEpfGLLoR64ljt7RdRZDlF0pdYeXCLeNTJPkTVqsOC4YbGltqKj3J6sg&#10;S+xnXc/SL2+nt/GrWW/ctv1VavDSv89BBOrDf/jR/tAK0mwC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N2G6TFAAAA3AAAAA8AAAAAAAAAAAAAAAAAlwIAAGRycy9k&#10;b3ducmV2LnhtbFBLBQYAAAAABAAEAPUAAACJAwAAAAA=&#10;" filled="f" stroked="f">
                    <v:textbox style="mso-fit-shape-to-text:t">
                      <w:txbxContent>
                        <w:p w14:paraId="38178B2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284" o:spid="_x0000_s1108" type="#_x0000_t202" style="position:absolute;left:3305503;top:5872159;width:445531;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4PQxAAA&#10;ANwAAAAPAAAAZHJzL2Rvd25yZXYueG1sRI/RasJAFETfhf7Dcgt9043BSoyuImqhb1r1Ay7Z22ya&#10;7N2QXTXt17uC0MdhZs4wi1VvG3GlzleOFYxHCQjiwumKSwXn08cwA+EDssbGMSn4JQ+r5ctggbl2&#10;N/6i6zGUIkLY56jAhNDmUvrCkEU/ci1x9L5dZzFE2ZVSd3iLcNvINEmm0mLFccFgSxtDRX28WAVZ&#10;Yvd1PUsP3k7+xu9ms3W79kept9d+PQcRqA//4Wf7UytIswk8zsQj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J+D0MQAAADcAAAADwAAAAAAAAAAAAAAAACXAgAAZHJzL2Rv&#10;d25yZXYueG1sUEsFBgAAAAAEAAQA9QAAAIgDAAAAAA==&#10;" filled="f" stroked="f">
                    <v:textbox style="mso-fit-shape-to-text:t">
                      <w:txbxContent>
                        <w:p w14:paraId="41E42E4F"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f.h5</w:t>
                          </w:r>
                        </w:p>
                      </w:txbxContent>
                    </v:textbox>
                  </v:shape>
                  <v:shape id="Straight Arrow Connector 285" o:spid="_x0000_s1109" type="#_x0000_t32" style="position:absolute;left:5602008;top:4272323;width:241300;height:22008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cPcsMAAADcAAAADwAAAGRycy9kb3ducmV2LnhtbESPQYvCMBSE7wv+h/CEva2phXVLNYoI&#10;BU9CVQRvj+bZFpuX0sS27q/fCMIeh5n5hlltRtOInjpXW1Ywn0UgiAuray4VnE/ZVwLCeWSNjWVS&#10;8CQHm/XkY4WptgPn1B99KQKEXYoKKu/bVEpXVGTQzWxLHLyb7Qz6ILtS6g6HADeNjKNoIQ3WHBYq&#10;bGlXUXE/PowCe+0zvU1kPmTXIv89tPHi53JR6nM6bpcgPI3+P/xu77WCOPmG15lwBOT6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mXD3LDAAAA3AAAAA8AAAAAAAAAAAAA&#10;AAAAoQIAAGRycy9kb3ducmV2LnhtbFBLBQYAAAAABAAEAPkAAACRAwAAAAA=&#10;" strokecolor="#4f81bd [3204]">
                    <v:stroke dashstyle="3 1"/>
                    <v:shadow on="t" opacity="24903f" mv:blur="40000f" origin=",.5" offset="0,20000emu"/>
                  </v:shape>
                  <v:shape id="Straight Arrow Connector 286" o:spid="_x0000_s1110" type="#_x0000_t32" style="position:absolute;left:5430558;top:4938265;width:241300;height:2454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UWRBcMAAADcAAAADwAAAGRycy9kb3ducmV2LnhtbESPQYvCMBSE74L/ITxhb5raQy1do4hQ&#10;2NNCVQRvj+ZtW2xeShPb6q/fLCx4HGbmG2a7n0wrBupdY1nBehWBIC6tbrhScDnnyxSE88gaW8uk&#10;4EkO9rv5bIuZtiMXNJx8JQKEXYYKau+7TEpX1mTQrWxHHLwf2xv0QfaV1D2OAW5aGUdRIg02HBZq&#10;7OhYU3k/PYwCextyfUhlMea3snh9d3GyuV6V+lhMh08Qnib/Dv+3v7SCOE3g70w4AnL3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lFkQXDAAAA3AAAAA8AAAAAAAAAAAAA&#10;AAAAoQIAAGRycy9kb3ducmV2LnhtbFBLBQYAAAAABAAEAPkAAACRAwAAAAA=&#10;" strokecolor="#4f81bd [3204]">
                    <v:stroke dashstyle="3 1"/>
                    <v:shadow on="t" opacity="24903f" mv:blur="40000f" origin=",.5" offset="0,20000emu"/>
                  </v:shape>
                  <v:shape id="Straight Arrow Connector 287" o:spid="_x0000_s1111" type="#_x0000_t32" style="position:absolute;left:5322608;top:5732881;width:241300;height:24548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gk0nsMAAADcAAAADwAAAGRycy9kb3ducmV2LnhtbESPQYvCMBSE74L/ITzBm6b2oKUaRYSC&#10;J6HuInh7NM+22LyUJrbVX79ZWNjjMDPfMLvDaBrRU+dqywpWywgEcWF1zaWC769skYBwHlljY5kU&#10;vMnBYT+d7DDVduCc+qsvRYCwS1FB5X2bSumKigy6pW2Jg/ewnUEfZFdK3eEQ4KaRcRStpcGaw0KF&#10;LZ0qKp7Xl1Fg732mj4nMh+xe5J9LG683t5tS89l43ILwNPr/8F/7rBXEyQZ+z4QjIPc/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YJNJ7DAAAA3AAAAA8AAAAAAAAAAAAA&#10;AAAAoQIAAGRycy9kb3ducmV2LnhtbFBLBQYAAAAABAAEAPkAAACRAwAAAAA=&#10;" strokecolor="#4f81bd [3204]">
                    <v:stroke dashstyle="3 1"/>
                    <v:shadow on="t" opacity="24903f" mv:blur="40000f" origin=",.5" offset="0,20000emu"/>
                  </v:shape>
                </v:group>
                <v:shape id="Text Box 288" o:spid="_x0000_s1112" type="#_x0000_t202" style="position:absolute;left:4162684;top:534157;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0onVwQAA&#10;ANwAAAAPAAAAZHJzL2Rvd25yZXYueG1sRE/dasIwFL4f7B3CGXg3U8scXTXK0AneOese4NAcm67N&#10;SWmiVp/eXAhefnz/8+VgW3Gm3teOFUzGCQji0umaKwV/h817BsIHZI2tY1JwJQ/LxevLHHPtLryn&#10;cxEqEUPY56jAhNDlUvrSkEU/dh1x5I6utxgi7Cupe7zEcNvKNEk+pcWaY4PBjlaGyqY4WQVZYndN&#10;85X+evtxm0zNau1+un+lRm/D9wxEoCE8xQ/3VitIs7g2nolHQC7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dKJ1cEAAADcAAAADwAAAAAAAAAAAAAAAACXAgAAZHJzL2Rvd25y&#10;ZXYueG1sUEsFBgAAAAAEAAQA9QAAAIUDAAAAAA==&#10;" filled="f" stroked="f">
                  <v:textbox style="mso-fit-shape-to-text:t">
                    <w:txbxContent>
                      <w:p w14:paraId="219C8AB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Straight Arrow Connector 289" o:spid="_x0000_s1113" type="#_x0000_t32" style="position:absolute;left:1948581;top:3215165;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lXuFcUAAADcAAAADwAAAGRycy9kb3ducmV2LnhtbESPzWoCMRSF9wXfIVyhO82otNXRKFIR&#10;Cl2URhe6u0yuM2EmN9NJqtO3bwpCl4fz83FWm9414kpdsJ4VTMYZCOLCG8ulguNhP5qDCBHZYOOZ&#10;FPxQgM168LDC3Pgbf9JVx1KkEQ45KqhibHMpQ1GRwzD2LXHyLr5zGJPsSmk6vKVx18hplj1Lh5YT&#10;ocKWXisqav3tEkTX5w/7FXdPL/r9dJrZRod6r9TjsN8uQUTq43/43n4zCqbzBfydSUdAr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lXuFcUAAADcAAAADwAAAAAAAAAA&#10;AAAAAAChAgAAZHJzL2Rvd25yZXYueG1sUEsFBgAAAAAEAAQA+QAAAJMDAAAAAA==&#10;" strokecolor="#4f81bd [3204]">
                  <v:stroke dashstyle="1 1" endarrow="open"/>
                  <v:shadow on="t" opacity="24903f" mv:blur="40000f" origin=",.5" offset="0,20000emu"/>
                </v:shape>
                <v:shape id="Straight Arrow Connector 290" o:spid="_x0000_s1114" type="#_x0000_t32" style="position:absolute;left:779988;top:1699400;width:532213;height:313708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bRVcIAAADcAAAADwAAAGRycy9kb3ducmV2LnhtbERPS0vDQBC+C/6HZYTezMYWX7HbIkqh&#10;4KG4eqi3ITsmS7KzMbtt4793DgWPH997uZ5Cr440Jh/ZwE1RgiKuo/PcGPj82Fw/gEoZ2WEfmQz8&#10;UoL16vJiiZWLJ36no82NkhBOFRpocx4qrVPdUsBUxIFYuO84BswCx0a7EU8SHno9L8s7HdCzNLQ4&#10;0EtLdWcPQUps97XzP/n19t6+7fcL39vUbYyZXU3PT6AyTflffHZvnYH5o8yXM3IE9O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rbRVcIAAADcAAAADwAAAAAAAAAAAAAA&#10;AAChAgAAZHJzL2Rvd25yZXYueG1sUEsFBgAAAAAEAAQA+QAAAJADAAAAAA==&#10;" strokecolor="#4f81bd [3204]">
                  <v:stroke dashstyle="1 1" endarrow="open"/>
                  <v:shadow on="t" opacity="24903f" mv:blur="40000f" origin=",.5" offset="0,20000emu"/>
                </v:shape>
                <v:shape id="Text Box 291" o:spid="_x0000_s1115" type="#_x0000_t202" style="position:absolute;left:1747840;top:4689921;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OZwgAA&#10;ANwAAAAPAAAAZHJzL2Rvd25yZXYueG1sRI9Ba8JAFITvhf6H5Qm91U2Elja6itQWPPRSTe+P7DMb&#10;zL4N2aeJ/94VBI/DzHzDLFajb9WZ+tgENpBPM1DEVbAN1wbK/c/rB6goyBbbwGTgQhFWy+enBRY2&#10;DPxH553UKkE4FmjAiXSF1rFy5DFOQ0ecvEPoPUqSfa1tj0OC+1bPsuxde2w4LTjs6MtRddydvAER&#10;u84v5beP2//xdzO4rHrD0piXybiegxIa5RG+t7fWwOwzh9uZdAT08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K345nCAAAA3AAAAA8AAAAAAAAAAAAAAAAAlwIAAGRycy9kb3du&#10;cmV2LnhtbFBLBQYAAAAABAAEAPUAAACGAwAAAAA=&#10;" filled="f" stroked="f">
                  <v:textbox style="mso-fit-shape-to-text:t">
                    <w:txbxContent>
                      <w:p w14:paraId="4A45912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292" o:spid="_x0000_s1116" type="#_x0000_t202" style="position:absolute;left:1657219;top:5324311;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X3uwgAA&#10;ANwAAAAPAAAAZHJzL2Rvd25yZXYueG1sRI9Ba8JAFITvhf6H5Qne6saApU1dRaqCh16q6f2Rfc0G&#10;s29D9mniv+8WBI/DzHzDLNejb9WV+tgENjCfZaCIq2Abrg2Up/3LG6goyBbbwGTgRhHWq+enJRY2&#10;DPxN16PUKkE4FmjAiXSF1rFy5DHOQkecvN/Qe5Qk+1rbHocE963Os+xVe2w4LTjs6NNRdT5evAER&#10;u5nfyp2Ph5/xazu4rFpgacx0Mm4+QAmN8gjf2wdrIH/P4f9MOgJ6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Jlfe7CAAAA3AAAAA8AAAAAAAAAAAAAAAAAlwIAAGRycy9kb3du&#10;cmV2LnhtbFBLBQYAAAAABAAEAPUAAACGAwAAAAA=&#10;" filled="f" stroked="f">
                  <v:textbox style="mso-fit-shape-to-text:t">
                    <w:txbxContent>
                      <w:p w14:paraId="20E7808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293" o:spid="_x0000_s1117" type="#_x0000_t202" style="position:absolute;left:1572992;top:5961138;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Kdh1wwAA&#10;ANwAAAAPAAAAZHJzL2Rvd25yZXYueG1sRI9Ba8JAFITvBf/D8gRvdaPSUqOriFXw0EttvD+yz2ww&#10;+zZkX038991CocdhZr5h1tvBN+pOXawDG5hNM1DEZbA1VwaKr+PzG6goyBabwGTgQRG2m9HTGnMb&#10;ev6k+1kqlSAcczTgRNpc61g68hinoSVO3jV0HiXJrtK2wz7BfaPnWfaqPdacFhy2tHdU3s7f3oCI&#10;3c0excHH02X4eO9dVr5gYcxkPOxWoIQG+Q//tU/WwHy5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Kdh1wwAAANwAAAAPAAAAAAAAAAAAAAAAAJcCAABkcnMvZG93&#10;bnJldi54bWxQSwUGAAAAAAQABAD1AAAAhwMAAAAA&#10;" filled="f" stroked="f">
                  <v:textbox style="mso-fit-shape-to-text:t">
                    <w:txbxContent>
                      <w:p w14:paraId="0F3A62E2"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294" o:spid="_x0000_s1118" type="#_x0000_t202" style="position:absolute;left:4935635;top:4365173;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wEABwwAA&#10;ANwAAAAPAAAAZHJzL2Rvd25yZXYueG1sRI9Ba8JAFITvBf/D8gRvdaPYUqOriFXw0EttvD+yz2ww&#10;+zZkX038991CocdhZr5h1tvBN+pOXawDG5hNM1DEZbA1VwaKr+PzG6goyBabwGTgQRG2m9HTGnMb&#10;ev6k+1kqlSAcczTgRNpc61g68hinoSVO3jV0HiXJrtK2wz7BfaPnWfaqPdacFhy2tHdU3s7f3oCI&#10;3c0excHH02X4eO9dVr5gYcxkPOxWoIQG+Q//tU/WwHy5gN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wEABwwAAANwAAAAPAAAAAAAAAAAAAAAAAJcCAABkcnMvZG93&#10;bnJldi54bWxQSwUGAAAAAAQABAD1AAAAhwMAAAAA&#10;" filled="f" stroked="f">
                  <v:textbox style="mso-fit-shape-to-text:t">
                    <w:txbxContent>
                      <w:p w14:paraId="1448817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295" o:spid="_x0000_s1119" type="#_x0000_t202" style="position:absolute;left:4772426;top:5342979;width:337371;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jOWawwAA&#10;ANwAAAAPAAAAZHJzL2Rvd25yZXYueG1sRI9Pa8JAFMTvBb/D8gRvdaNgaaOriH/AQy+18f7IvmZD&#10;s29D9mnit3eFQo/DzPyGWW0G36gbdbEObGA2zUARl8HWXBkovo+v76CiIFtsApOBO0XYrEcvK8xt&#10;6PmLbmepVIJwzNGAE2lzrWPpyGOchpY4eT+h8yhJdpW2HfYJ7hs9z7I37bHmtOCwpZ2j8vd89QZE&#10;7HZ2Lw4+ni7D5753WbnAwpjJeNguQQkN8h/+a5+sgfnHAp5n0hH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jOWawwAAANwAAAAPAAAAAAAAAAAAAAAAAJcCAABkcnMvZG93&#10;bnJldi54bWxQSwUGAAAAAAQABAD1AAAAhwMAAAAA&#10;" filled="f" stroked="f">
                  <v:textbox style="mso-fit-shape-to-text:t">
                    <w:txbxContent>
                      <w:p w14:paraId="3BABE2E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296" o:spid="_x0000_s1120" type="#_x0000_t202" style="position:absolute;left:4646964;top:6452931;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nvtwwAA&#10;ANwAAAAPAAAAZHJzL2Rvd25yZXYueG1sRI9Pa8JAFMTvBb/D8gRvdaOgtNFVxD/goZfaeH9kX7Oh&#10;2bch+zTx27uFQo/DzPyGWW8H36g7dbEObGA2zUARl8HWXBkovk6vb6CiIFtsApOBB0XYbkYva8xt&#10;6PmT7hepVIJwzNGAE2lzrWPpyGOchpY4ed+h8yhJdpW2HfYJ7hs9z7Kl9lhzWnDY0t5R+XO5eQMi&#10;djd7FEcfz9fh49C7rFxgYcxkPOxWoIQG+Q//tc/WwPx9Cb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XnvtwwAAANwAAAAPAAAAAAAAAAAAAAAAAJcCAABkcnMvZG93&#10;bnJldi54bWxQSwUGAAAAAAQABAD1AAAAhwMAAAAA&#10;" filled="f" stroked="f">
                  <v:textbox style="mso-fit-shape-to-text:t">
                    <w:txbxContent>
                      <w:p w14:paraId="70C7880F"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297" o:spid="_x0000_s1121" type="#_x0000_t202" style="position:absolute;left:470142;top:1325518;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lIt6xAAA&#10;ANwAAAAPAAAAZHJzL2Rvd25yZXYueG1sRI/BbsIwEETvlfgHa5G4FYcICqQYhChI3Aq0H7CKt3FI&#10;vI5iFwJfj5Eq9TiamTeaxaqztbhQ60vHCkbDBARx7nTJhYLvr93rDIQPyBprx6TgRh5Wy97LAjPt&#10;rnykyykUIkLYZ6jAhNBkUvrckEU/dA1x9H5cazFE2RZSt3iNcFvLNEnepMWS44LBhjaG8ur0axXM&#10;EvtZVfP04O34PpqYzYfbNmelBv1u/Q4iUBf+w3/tvVaQzq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ZSLesQAAADcAAAADwAAAAAAAAAAAAAAAACXAgAAZHJzL2Rv&#10;d25yZXYueG1sUEsFBgAAAAAEAAQA9QAAAIgDAAAAAA==&#10;" filled="f" stroked="f">
                  <v:textbox style="mso-fit-shape-to-text:t">
                    <w:txbxContent>
                      <w:p w14:paraId="07CDBB66"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298" o:spid="_x0000_s1122" type="#_x0000_t202" style="position:absolute;left:597380;top:108403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x8IwAAA&#10;ANwAAAAPAAAAZHJzL2Rvd25yZXYueG1sRE/LisIwFN0L/kO4wuw0teig1SiiDrib8fEBl+ba1DY3&#10;pYnama+fLASXh/Nerjtbiwe1vnSsYDxKQBDnTpdcKLicv4YzED4ga6wdk4Jf8rBe9XtLzLR78pEe&#10;p1CIGMI+QwUmhCaT0ueGLPqRa4gjd3WtxRBhW0jd4jOG21qmSfIpLZYcGww2tDWUV6e7VTBL7HdV&#10;zdMfbyd/46nZ7ty+uSn1Meg2CxCBuvAWv9wHrSCdx7X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oCx8IwAAAANwAAAAPAAAAAAAAAAAAAAAAAJcCAABkcnMvZG93bnJl&#10;di54bWxQSwUGAAAAAAQABAD1AAAAhAMAAAAA&#10;" filled="f" stroked="f">
                  <v:textbox style="mso-fit-shape-to-text:t">
                    <w:txbxContent>
                      <w:p w14:paraId="2738D05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299" o:spid="_x0000_s1123" type="#_x0000_t202" style="position:absolute;left:729147;top:744263;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7qTxAAA&#10;ANwAAAAPAAAAZHJzL2Rvd25yZXYueG1sRI/RasJAFETfhf7Dcgt9042hionZSLEt+FarfsAle82m&#10;yd4N2a1Gv75bKPRxmJkzTLEZbScuNPjGsYL5LAFBXDndcK3gdHyfrkD4gKyxc0wKbuRhUz5MCsy1&#10;u/InXQ6hFhHCPkcFJoQ+l9JXhiz6meuJo3d2g8UQ5VBLPeA1wm0n0yRZSosNxwWDPW0NVe3h2ypY&#10;JfajbbN07+3zfb4w21f31n8p9fQ4vqxBBBrDf/ivvdMK0iyD3zPxCMj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0e6k8QAAADcAAAADwAAAAAAAAAAAAAAAACXAgAAZHJzL2Rv&#10;d25yZXYueG1sUEsFBgAAAAAEAAQA9QAAAIgDAAAAAA==&#10;" filled="f" stroked="f">
                  <v:textbox style="mso-fit-shape-to-text:t">
                    <w:txbxContent>
                      <w:p w14:paraId="211EBA0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300" o:spid="_x0000_s1124" style="position:absolute;left:2780896;top:744264;width:2813972;height:2754160" coordorigin="2780890,744278" coordsize="2903032,20656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APS9wgAAANwAAAAPAAAAZHJzL2Rvd25yZXYueG1sRE/LisIwFN0L/kO4wuw0&#10;7YgiHVMRGQcXIqgDw+wuze0Dm5vSxLb+vVkILg/nvd4MphYdta6yrCCeRSCIM6srLhT8XvfTFQjn&#10;kTXWlknBgxxs0vFojYm2PZ+pu/hChBB2CSoovW8SKV1WkkE3sw1x4HLbGvQBtoXULfYh3NTyM4qW&#10;0mDFoaHEhnYlZbfL3Sj46bHfzuPv7njLd4//6+L0d4xJqY/JsP0C4Wnwb/HLfdAK5l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5gD0vcIAAADcAAAADwAA&#10;AAAAAAAAAAAAAACpAgAAZHJzL2Rvd25yZXYueG1sUEsFBgAAAAAEAAQA+gAAAJgDAAAAAA==&#10;">
                  <v:shape id="Text Box 301" o:spid="_x0000_s1125" type="#_x0000_t202" style="position:absolute;left:4344795;top:744278;width:649201;height:20812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2iyPxAAA&#10;ANwAAAAPAAAAZHJzL2Rvd25yZXYueG1sRI/BbsIwEETvSPyDtZV6AzuUVjRgEKJF4lag/YBVvMRp&#10;4nUUu5D262skJI6jmXmjWax614gzdaHyrCEbKxDEhTcVlxq+PrejGYgQkQ02nknDLwVYLYeDBebG&#10;X/hA52MsRYJwyFGDjbHNpQyFJYdh7Fvi5J185zAm2ZXSdHhJcNfIiVIv0mHFacFiSxtLRX38cRpm&#10;yn3U9etkH9z0L3u2mzf/3n5r/fjQr+cgIvXxHr61d0bDk8r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9osj8QAAADcAAAADwAAAAAAAAAAAAAAAACXAgAAZHJzL2Rv&#10;d25yZXYueG1sUEsFBgAAAAAEAAQA9QAAAIgDAAAAAA==&#10;" filled="f" stroked="f">
                    <v:textbox style="mso-fit-shape-to-text:t">
                      <w:txbxContent>
                        <w:p w14:paraId="15BE68B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302" o:spid="_x0000_s1126" style="position:absolute;left:3789591;top:947162;width:1894331;height:1862734" coordorigin="3789591,947162" coordsize="1894331,18627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mez1HGAAAA3AAA&#10;AA8AAAAAAAAAAAAAAAAAqQIAAGRycy9kb3ducmV2LnhtbFBLBQYAAAAABAAEAPoAAACcAwAAAAA=&#10;">
                    <v:group id="Group 303" o:spid="_x0000_s1127" style="position:absolute;left:3789591;top:947162;width:1667893;height:1862734" coordorigin="3789591,947162" coordsize="1667893,186273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tJqysUAAADcAAAA&#10;DwAAAAAAAAAAAAAAAACpAgAAZHJzL2Rvd25yZXYueG1sUEsFBgAAAAAEAAQA+gAAAJsDAAAAAA==&#10;">
                      <v:rect id="Rectangle 304" o:spid="_x0000_s1128" style="position:absolute;left:4145199;top:947162;width:1308100;height:1390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ezv6xAAA&#10;ANwAAAAPAAAAZHJzL2Rvd25yZXYueG1sRI9BawIxFITvBf9DeIIXqUmtFNkaRSqClHrQFvH42Lzu&#10;Lm5els1T13/fCEKPw8x8w8wWna/VhdpYBbbwMjKgiPPgKi4s/Hyvn6egoiA7rAOThRtFWMx7TzPM&#10;XLjyji57KVSCcMzQQinSZFrHvCSPcRQa4uT9htajJNkW2rV4TXBf67Exb9pjxWmhxIY+SspP+7O3&#10;IGsUnp6dCZ9f2yMOzWG48mNrB/1u+Q5KqJP/8KO9cRZezQTuZ9IR0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3s7+sQAAADcAAAADwAAAAAAAAAAAAAAAACXAgAAZHJzL2Rv&#10;d25yZXYueG1sUEsFBgAAAAAEAAQA9QAAAIgDAAAAAA==&#10;" filled="f" strokecolor="#4579b8 [3044]">
                        <v:shadow on="t" opacity="22937f" mv:blur="40000f" origin=",.5" offset="0,23000emu"/>
                        <v:textbox>
                          <w:txbxContent>
                            <w:p w14:paraId="12B60767" w14:textId="77777777" w:rsidR="0006099B" w:rsidRDefault="0006099B" w:rsidP="00877206">
                              <w:pPr>
                                <w:rPr>
                                  <w:rFonts w:eastAsia="Times New Roman" w:cs="Times New Roman"/>
                                </w:rPr>
                              </w:pPr>
                            </w:p>
                          </w:txbxContent>
                        </v:textbox>
                      </v:rect>
                      <v:rect id="Rectangle 305" o:spid="_x0000_s1129" style="position:absolute;left:4119791;top:9620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p0IiwwAA&#10;ANwAAAAPAAAAZHJzL2Rvd25yZXYueG1sRI9Ra8IwFIXfBf9DuMLeNNExkc4oUjdwEwTr2POluWuL&#10;zU1JMtv9+2Uw8PFwzvkOZ70dbCtu5EPjWMN8pkAQl840XGn4uLxOVyBCRDbYOiYNPxRguxmP1pgZ&#10;1/OZbkWsRIJwyFBDHWOXSRnKmiyGmeuIk/flvMWYpK+k8dgnuG3lQqmltNhwWqixo7ym8lp820QJ&#10;/P7ydspPn4qvOR+GY7+3XuuHybB7BhFpiPfwf/tgNDyqJ/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p0IiwwAAANwAAAAPAAAAAAAAAAAAAAAAAJcCAABkcnMvZG93&#10;bnJldi54bWxQSwUGAAAAAAQABAD1AAAAhwMAAAAA&#10;" fillcolor="white [3212]" strokecolor="#4579b8 [3044]">
                        <v:stroke dashstyle="dash"/>
                        <v:shadow on="t" opacity="22937f" mv:blur="40000f" origin=",.5" offset="0,23000emu"/>
                        <v:textbox>
                          <w:txbxContent>
                            <w:p w14:paraId="6E9B3B16" w14:textId="77777777" w:rsidR="0006099B" w:rsidRDefault="0006099B" w:rsidP="00877206">
                              <w:pPr>
                                <w:rPr>
                                  <w:rFonts w:eastAsia="Times New Roman" w:cs="Times New Roman"/>
                                </w:rPr>
                              </w:pPr>
                            </w:p>
                          </w:txbxContent>
                        </v:textbox>
                      </v:rect>
                      <v:rect id="Rectangle 306" o:spid="_x0000_s1130" style="position:absolute;left:4119791;top:11017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dxVwgAA&#10;ANwAAAAPAAAAZHJzL2Rvd25yZXYueG1sRI9BawIxFITvgv8hPMGbJrYgshpFVgvaglArnh+b5+7i&#10;5mVJUnf775tCweMwM98wq01vG/EgH2rHGmZTBYK4cKbmUsPl622yABEissHGMWn4oQCb9XCwwsy4&#10;jj/pcY6lSBAOGWqoYmwzKUNRkcUwdS1x8m7OW4xJ+lIaj12C20a+KDWXFmtOCxW2lFdU3M/fNlEC&#10;v++Pp/x0VXzP+dB/dDvrtR6P+u0SRKQ+PsP/7YPR8Krm8HcmHQG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p13FXCAAAA3AAAAA8AAAAAAAAAAAAAAAAAlwIAAGRycy9kb3du&#10;cmV2LnhtbFBLBQYAAAAABAAEAPUAAACGAwAAAAA=&#10;" fillcolor="white [3212]" strokecolor="#4579b8 [3044]">
                        <v:stroke dashstyle="dash"/>
                        <v:shadow on="t" opacity="22937f" mv:blur="40000f" origin=",.5" offset="0,23000emu"/>
                        <v:textbox>
                          <w:txbxContent>
                            <w:p w14:paraId="4EF26A5D" w14:textId="77777777" w:rsidR="0006099B" w:rsidRDefault="0006099B" w:rsidP="00877206">
                              <w:pPr>
                                <w:rPr>
                                  <w:rFonts w:eastAsia="Times New Roman" w:cs="Times New Roman"/>
                                </w:rPr>
                              </w:pPr>
                            </w:p>
                          </w:txbxContent>
                        </v:textbox>
                      </v:rect>
                      <v:rect id="Rectangle 307" o:spid="_x0000_s1131" style="position:absolute;left:4119791;top:14255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OXnOwwAA&#10;ANwAAAAPAAAAZHJzL2Rvd25yZXYueG1sRI9Ra8IwFIXfBf9DuMLeNNHBlM4oUjdwEwTr2POluWuL&#10;zU1JMtv9+2Uw8PFwzvkOZ70dbCtu5EPjWMN8pkAQl840XGn4uLxOVyBCRDbYOiYNPxRguxmP1pgZ&#10;1/OZbkWsRIJwyFBDHWOXSRnKmiyGmeuIk/flvMWYpK+k8dgnuG3lQqknabHhtFBjR3lN5bX4tokS&#10;+P3l7ZSfPhVfcz4Mx35vvdYPk2H3DCLSEO/h//bBaHhUS/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OXnOwwAAANwAAAAPAAAAAAAAAAAAAAAAAJcCAABkcnMvZG93&#10;bnJldi54bWxQSwUGAAAAAAQABAD1AAAAhwMAAAAA&#10;" fillcolor="white [3212]" strokecolor="#4579b8 [3044]">
                        <v:stroke dashstyle="dash"/>
                        <v:shadow on="t" opacity="22937f" mv:blur="40000f" origin=",.5" offset="0,23000emu"/>
                        <v:textbox>
                          <w:txbxContent>
                            <w:p w14:paraId="79D11956" w14:textId="77777777" w:rsidR="0006099B" w:rsidRDefault="0006099B" w:rsidP="00877206">
                              <w:pPr>
                                <w:rPr>
                                  <w:rFonts w:eastAsia="Times New Roman" w:cs="Times New Roman"/>
                                </w:rPr>
                              </w:pPr>
                            </w:p>
                          </w:txbxContent>
                        </v:textbox>
                      </v:rect>
                      <v:rect id="Rectangle 308" o:spid="_x0000_s1132" style="position:absolute;left:4119791;top:15652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u28wwAA&#10;ANwAAAAPAAAAZHJzL2Rvd25yZXYueG1sRI/BasMwDIbvg72D0WC31d4Ko2R1y8g26FYorBs9i1hN&#10;QmM52G6Tvn11KPQofv2f9M2Xo+/UiWJqA1t4nhhQxFVwLdcW/v++nmagUkZ22AUmC2dKsFzc382x&#10;cGHgXzptc60EwqlAC03OfaF1qhrymCahJ5ZsH6LHLGOstYs4CNx3+sWYV+2xZbnQYE9lQ9Vhe/RC&#10;Sfzz+b0pNzvDh5JX43r48NHax4fx/Q1UpjHflq/tlbMwNfKtyIgI6MU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pu28wwAAANwAAAAPAAAAAAAAAAAAAAAAAJcCAABkcnMvZG93&#10;bnJldi54bWxQSwUGAAAAAAQABAD1AAAAhwMAAAAA&#10;" fillcolor="white [3212]" strokecolor="#4579b8 [3044]">
                        <v:stroke dashstyle="dash"/>
                        <v:shadow on="t" opacity="22937f" mv:blur="40000f" origin=",.5" offset="0,23000emu"/>
                        <v:textbox>
                          <w:txbxContent>
                            <w:p w14:paraId="73E50119" w14:textId="77777777" w:rsidR="0006099B" w:rsidRDefault="0006099B" w:rsidP="00877206">
                              <w:pPr>
                                <w:rPr>
                                  <w:rFonts w:eastAsia="Times New Roman" w:cs="Times New Roman"/>
                                </w:rPr>
                              </w:pPr>
                            </w:p>
                          </w:txbxContent>
                        </v:textbox>
                      </v:rect>
                      <v:rect id="Rectangle 309" o:spid="_x0000_s1133" style="position:absolute;left:4119791;top:18891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6kgnwwAA&#10;ANwAAAAPAAAAZHJzL2Rvd25yZXYueG1sRI9Ra8IwFIXfBf9DuMLeNNHB0M4oUjdwEwTr2POluWuL&#10;zU1JMtv9+2Uw8PFwzvkOZ70dbCtu5EPjWMN8pkAQl840XGn4uLxOlyBCRDbYOiYNPxRguxmP1pgZ&#10;1/OZbkWsRIJwyFBDHWOXSRnKmiyGmeuIk/flvMWYpK+k8dgnuG3lQqknabHhtFBjR3lN5bX4tokS&#10;+P3l7ZSfPhVfcz4Mx35vvdYPk2H3DCLSEO/h//bBaHhUK/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6kgnwwAAANwAAAAPAAAAAAAAAAAAAAAAAJcCAABkcnMvZG93&#10;bnJldi54bWxQSwUGAAAAAAQABAD1AAAAhwMAAAAA&#10;" fillcolor="white [3212]" strokecolor="#4579b8 [3044]">
                        <v:stroke dashstyle="dash"/>
                        <v:shadow on="t" opacity="22937f" mv:blur="40000f" origin=",.5" offset="0,23000emu"/>
                        <v:textbox>
                          <w:txbxContent>
                            <w:p w14:paraId="37B3C0A6" w14:textId="77777777" w:rsidR="0006099B" w:rsidRDefault="0006099B" w:rsidP="00877206">
                              <w:pPr>
                                <w:rPr>
                                  <w:rFonts w:eastAsia="Times New Roman" w:cs="Times New Roman"/>
                                </w:rPr>
                              </w:pPr>
                            </w:p>
                          </w:txbxContent>
                        </v:textbox>
                      </v:rect>
                      <v:rect id="Rectangle 310" o:spid="_x0000_s1134" style="position:absolute;left:4119791;top:20288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CXdnxAAA&#10;ANwAAAAPAAAAZHJzL2Rvd25yZXYueG1sRI9Na8JAEIbvBf/DMkJvdWOFIqmrlGjBVhD8oOchO02C&#10;2dmwu5r033cOgsfhnfeZeRarwbXqRiE2ng1MJxko4tLbhisD59PnyxxUTMgWW89k4I8irJajpwXm&#10;1vd8oNsxVUogHHM0UKfU5VrHsiaHceI7Ysl+fXCYZAyVtgF7gbtWv2bZm3bYsFyosaOipvJyvDqh&#10;RP7efO2L/U/Gl4K3w65fu2DM83j4eAeVaEiP5Xt7aw3MpvK+yIgI6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l3Z8QAAADcAAAADwAAAAAAAAAAAAAAAACXAgAAZHJzL2Rv&#10;d25yZXYueG1sUEsFBgAAAAAEAAQA9QAAAIgDAAAAAA==&#10;" fillcolor="white [3212]" strokecolor="#4579b8 [3044]">
                        <v:stroke dashstyle="dash"/>
                        <v:shadow on="t" opacity="22937f" mv:blur="40000f" origin=",.5" offset="0,23000emu"/>
                        <v:textbox>
                          <w:txbxContent>
                            <w:p w14:paraId="4310C5EE" w14:textId="77777777" w:rsidR="0006099B" w:rsidRDefault="0006099B" w:rsidP="00877206">
                              <w:pPr>
                                <w:rPr>
                                  <w:rFonts w:eastAsia="Times New Roman" w:cs="Times New Roman"/>
                                </w:rPr>
                              </w:pPr>
                            </w:p>
                          </w:txbxContent>
                        </v:textbox>
                      </v:rect>
                      <v:rect id="Rectangle 311" o:spid="_x0000_s1135" style="position:absolute;left:3967391;top:11779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0Z5dwgAA&#10;ANwAAAAPAAAAZHJzL2Rvd25yZXYueG1sRI9Pi8IwFMTvgt8hPMGbpq2waDWK6Ipet3rx9mhe/2Dz&#10;Upus1m9vFhY8DjPzG2a16U0jHtS52rKCeBqBIM6trrlUcDkfJnMQziNrbCyTghc52KyHgxWm2j75&#10;hx6ZL0WAsEtRQeV9m0rp8ooMuqltiYNX2M6gD7Irpe7wGeCmkUkUfUmDNYeFClvaVZTfsl+joMUk&#10;2R3vW3ff82VRZLfi+n0qlBqP+u0ShKfef8L/7ZNWMItj+DsTjoBcv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Rnl3CAAAA3AAAAA8AAAAAAAAAAAAAAAAAlwIAAGRycy9kb3du&#10;cmV2LnhtbFBLBQYAAAAABAAEAPUAAACGAwAAAAA=&#10;" fillcolor="#fbd4b4 [1305]" strokecolor="#4579b8 [3044]">
                        <v:stroke dashstyle="dash"/>
                        <v:shadow on="t" opacity="22937f" mv:blur="40000f" origin=",.5" offset="0,23000emu"/>
                        <v:textbox>
                          <w:txbxContent>
                            <w:p w14:paraId="35FFC4B8" w14:textId="77777777" w:rsidR="0006099B" w:rsidRDefault="0006099B" w:rsidP="00877206">
                              <w:pPr>
                                <w:rPr>
                                  <w:rFonts w:eastAsia="Times New Roman" w:cs="Times New Roman"/>
                                </w:rPr>
                              </w:pPr>
                            </w:p>
                          </w:txbxContent>
                        </v:textbox>
                      </v:rect>
                      <v:rect id="Rectangle 312" o:spid="_x0000_s1136" style="position:absolute;left:3967391;top:13176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Np36wwAA&#10;ANwAAAAPAAAAZHJzL2Rvd25yZXYueG1sRI9Pi8IwFMTvwn6H8Bb2poldkVKNIguCsAf/4vnZPNti&#10;89Jtslq/vREEj8PM/IaZzjtbiyu1vnKsYThQIIhzZyouNBz2y34Kwgdkg7Vj0nAnD/PZR2+KmXE3&#10;3tJ1FwoRIewz1FCG0GRS+rwki37gGuLonV1rMUTZFtK0eItwW8tEqbG0WHFcKLGhn5Lyy+7fatik&#10;Xq3rZPOrjn/2NE6XozS3K62/PrvFBESgLrzDr/bKaPgeJvA8E4+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Np36wwAAANwAAAAPAAAAAAAAAAAAAAAAAJcCAABkcnMvZG93&#10;bnJldi54bWxQSwUGAAAAAAQABAD1AAAAhwMAAAAA&#10;" fillcolor="#e36c0a [2409]" strokecolor="#4579b8 [3044]">
                        <v:stroke dashstyle="dash"/>
                        <v:shadow on="t" opacity="22937f" mv:blur="40000f" origin=",.5" offset="0,23000emu"/>
                        <v:textbox>
                          <w:txbxContent>
                            <w:p w14:paraId="6F0FA37C" w14:textId="77777777" w:rsidR="0006099B" w:rsidRDefault="0006099B" w:rsidP="00877206">
                              <w:pPr>
                                <w:rPr>
                                  <w:rFonts w:eastAsia="Times New Roman" w:cs="Times New Roman"/>
                                </w:rPr>
                              </w:pPr>
                            </w:p>
                          </w:txbxContent>
                        </v:textbox>
                      </v:rect>
                      <v:rect id="Rectangle 313" o:spid="_x0000_s1137" style="position:absolute;left:3967391;top:16414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6WxwwAA&#10;ANwAAAAPAAAAZHJzL2Rvd25yZXYueG1sRI9Pi8IwFMTvwn6H8Ba8aWoF0a5pEVdZr1Yve3s0r3+w&#10;ealNVuu33wiCx2FmfsOss8G04ka9aywrmE0jEMSF1Q1XCs6n/WQJwnlkja1lUvAgB1n6MVpjou2d&#10;j3TLfSUChF2CCmrvu0RKV9Rk0E1tRxy80vYGfZB9JXWP9wA3rYyjaCENNhwWauxoW1Nxyf+Mgg7j&#10;ePtz3bjrN59XZX4pf3eHUqnx57D5AuFp8O/wq33QCuazOTzPhCMg0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T6WxwwAAANwAAAAPAAAAAAAAAAAAAAAAAJcCAABkcnMvZG93&#10;bnJldi54bWxQSwUGAAAAAAQABAD1AAAAhwMAAAAA&#10;" fillcolor="#fbd4b4 [1305]" strokecolor="#4579b8 [3044]">
                        <v:stroke dashstyle="dash"/>
                        <v:shadow on="t" opacity="22937f" mv:blur="40000f" origin=",.5" offset="0,23000emu"/>
                        <v:textbox>
                          <w:txbxContent>
                            <w:p w14:paraId="7EAAE341" w14:textId="77777777" w:rsidR="0006099B" w:rsidRDefault="0006099B" w:rsidP="00877206">
                              <w:pPr>
                                <w:rPr>
                                  <w:rFonts w:eastAsia="Times New Roman" w:cs="Times New Roman"/>
                                </w:rPr>
                              </w:pPr>
                            </w:p>
                          </w:txbxContent>
                        </v:textbox>
                      </v:rect>
                      <v:rect id="Rectangle 314" o:spid="_x0000_s1138" style="position:absolute;left:3967391;top:17811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k6AVxAAA&#10;ANwAAAAPAAAAZHJzL2Rvd25yZXYueG1sRI9bi8IwFITfhf0P4Sz4ZhMvSKlGWRYEwQdvyz4fm2Nb&#10;bE5qE7X+eyMs7OMwM98w82Vna3Gn1leONQwTBYI4d6biQsPPcTVIQfiAbLB2TBqe5GG5+OjNMTPu&#10;wXu6H0IhIoR9hhrKEJpMSp+XZNEnriGO3tm1FkOUbSFNi48It7UcKTWVFiuOCyU29F1SfjncrIZd&#10;6tW2Hu026vdqT9N0NUlzu9a6/9l9zUAE6sJ/+K+9NhrGwwm8z8QjIBc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OgFcQAAADcAAAADwAAAAAAAAAAAAAAAACXAgAAZHJzL2Rv&#10;d25yZXYueG1sUEsFBgAAAAAEAAQA9QAAAIgDAAAAAA==&#10;" fillcolor="#e36c0a [2409]" strokecolor="#4579b8 [3044]">
                        <v:stroke dashstyle="dash"/>
                        <v:shadow on="t" opacity="22937f" mv:blur="40000f" origin=",.5" offset="0,23000emu"/>
                        <v:textbox>
                          <w:txbxContent>
                            <w:p w14:paraId="4F03534B" w14:textId="77777777" w:rsidR="0006099B" w:rsidRDefault="0006099B" w:rsidP="00877206">
                              <w:pPr>
                                <w:rPr>
                                  <w:rFonts w:eastAsia="Times New Roman" w:cs="Times New Roman"/>
                                </w:rPr>
                              </w:pPr>
                            </w:p>
                          </w:txbxContent>
                        </v:textbox>
                      </v:rect>
                      <v:rect id="Rectangle 315" o:spid="_x0000_s1139" style="position:absolute;left:3967391;top:21050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6phewgAA&#10;ANwAAAAPAAAAZHJzL2Rvd25yZXYueG1sRI9Pi8IwFMTvgt8hPMGbplZc1moU0RW9bteLt0fz+geb&#10;l9pktX57Iwgeh5n5DbNcd6YWN2pdZVnBZByBIM6srrhQcPrbj75BOI+ssbZMCh7kYL3q95aYaHvn&#10;X7qlvhABwi5BBaX3TSKly0oy6Ma2IQ5ebluDPsi2kLrFe4CbWsZR9CUNVhwWSmxoW1J2Sf+Nggbj&#10;eHu4btx1x6d5nl7y888xV2o46DYLEJ46/wm/20etYDqZwetMOAJy9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XqmF7CAAAA3AAAAA8AAAAAAAAAAAAAAAAAlwIAAGRycy9kb3du&#10;cmV2LnhtbFBLBQYAAAAABAAEAPUAAACGAwAAAAA=&#10;" fillcolor="#fbd4b4 [1305]" strokecolor="#4579b8 [3044]">
                        <v:stroke dashstyle="dash"/>
                        <v:shadow on="t" opacity="22937f" mv:blur="40000f" origin=",.5" offset="0,23000emu"/>
                        <v:textbox>
                          <w:txbxContent>
                            <w:p w14:paraId="71D59B62" w14:textId="77777777" w:rsidR="0006099B" w:rsidRDefault="0006099B" w:rsidP="00877206">
                              <w:pPr>
                                <w:rPr>
                                  <w:rFonts w:eastAsia="Times New Roman" w:cs="Times New Roman"/>
                                </w:rPr>
                              </w:pPr>
                            </w:p>
                          </w:txbxContent>
                        </v:textbox>
                      </v:rect>
                      <v:rect id="Rectangle 316" o:spid="_x0000_s1140" style="position:absolute;left:3967391;top:22447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Zv5wwAA&#10;ANwAAAAPAAAAZHJzL2Rvd25yZXYueG1sRI9Pi8IwFMTvwn6H8Bb2pomulFKNIguCsAf/4vnZPNti&#10;89Jtslq/vREEj8PM/IaZzjtbiyu1vnKsYThQIIhzZyouNBz2y34Kwgdkg7Vj0nAnD/PZR2+KmXE3&#10;3tJ1FwoRIewz1FCG0GRS+rwki37gGuLonV1rMUTZFtK0eItwW8uRUom0WHFcKLGhn5Lyy+7fatik&#10;Xq3r0eZXHf/sKUmX4zS3K62/PrvFBESgLrzDr/bKaPgeJvA8E4+A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DZv5wwAAANwAAAAPAAAAAAAAAAAAAAAAAJcCAABkcnMvZG93&#10;bnJldi54bWxQSwUGAAAAAAQABAD1AAAAhwMAAAAA&#10;" fillcolor="#e36c0a [2409]" strokecolor="#4579b8 [3044]">
                        <v:stroke dashstyle="dash"/>
                        <v:shadow on="t" opacity="22937f" mv:blur="40000f" origin=",.5" offset="0,23000emu"/>
                        <v:textbox>
                          <w:txbxContent>
                            <w:p w14:paraId="4A00AF15" w14:textId="77777777" w:rsidR="0006099B" w:rsidRDefault="0006099B" w:rsidP="00877206">
                              <w:pPr>
                                <w:rPr>
                                  <w:rFonts w:eastAsia="Times New Roman" w:cs="Times New Roman"/>
                                </w:rPr>
                              </w:pPr>
                            </w:p>
                          </w:txbxContent>
                        </v:textbox>
                      </v:rect>
                      <v:rect id="Rectangle 317" o:spid="_x0000_s1141" style="position:absolute;left:3789591;top:14128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O8TwgAA&#10;ANwAAAAPAAAAZHJzL2Rvd25yZXYueG1sRI9Ba8JAFITvBf/D8gRvdaOCSnSVEitoBUFbPD+yr0kw&#10;+zbsbk38911B8DjMzDfMct2ZWtzI+cqygtEwAUGcW11xoeDne/s+B+EDssbaMim4k4f1qve2xFTb&#10;lk90O4dCRAj7FBWUITSplD4vyaAf2oY4er/WGQxRukJqh22Em1qOk2QqDVYcF0psKCspv57/TKR4&#10;/vrcH7PjJeFrxrvu0G6MU2rQ7z4WIAJ14RV+tndawWQ0g8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Dg7xPCAAAA3AAAAA8AAAAAAAAAAAAAAAAAlwIAAGRycy9kb3du&#10;cmV2LnhtbFBLBQYAAAAABAAEAPUAAACGAwAAAAA=&#10;" fillcolor="white [3212]" strokecolor="#4579b8 [3044]">
                        <v:stroke dashstyle="dash"/>
                        <v:shadow on="t" opacity="22937f" mv:blur="40000f" origin=",.5" offset="0,23000emu"/>
                        <v:textbox>
                          <w:txbxContent>
                            <w:p w14:paraId="7C2BBB45" w14:textId="77777777" w:rsidR="0006099B" w:rsidRDefault="0006099B" w:rsidP="00877206">
                              <w:pPr>
                                <w:pStyle w:val="NormalWeb"/>
                                <w:spacing w:before="0" w:beforeAutospacing="0" w:after="0" w:afterAutospacing="0"/>
                                <w:jc w:val="center"/>
                              </w:pPr>
                              <w:r>
                                <w:rPr>
                                  <w:rFonts w:asciiTheme="minorHAnsi" w:hAnsi="Cambria" w:cstheme="minorBidi"/>
                                  <w:color w:val="FFFFFF" w:themeColor="light1"/>
                                  <w:kern w:val="24"/>
                                  <w:sz w:val="36"/>
                                  <w:szCs w:val="36"/>
                                </w:rPr>
                                <w:t>111</w:t>
                              </w:r>
                            </w:p>
                          </w:txbxContent>
                        </v:textbox>
                      </v:rect>
                      <v:rect id="Rectangle 318" o:spid="_x0000_s1142" style="position:absolute;left:3789591;top:15525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3thxAAA&#10;ANwAAAAPAAAAZHJzL2Rvd25yZXYueG1sRI9Na8JAEIbvBf/DMkJvdWOFIqmrlGjBVhD8oOchO02C&#10;2dmwu5r033cOgsfhnfeZeRarwbXqRiE2ng1MJxko4tLbhisD59PnyxxUTMgWW89k4I8irJajpwXm&#10;1vd8oNsxVUogHHM0UKfU5VrHsiaHceI7Ysl+fXCYZAyVtgF7gbtWv2bZm3bYsFyosaOipvJyvDqh&#10;RP7efO2L/U/Gl4K3w65fu2DM83j4eAeVaEiP5Xt7aw3MpvKtyIgI6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97YcQAAADcAAAADwAAAAAAAAAAAAAAAACXAgAAZHJzL2Rv&#10;d25yZXYueG1sUEsFBgAAAAAEAAQA9QAAAIgDAAAAAA==&#10;" fillcolor="white [3212]" strokecolor="#4579b8 [3044]">
                        <v:stroke dashstyle="dash"/>
                        <v:shadow on="t" opacity="22937f" mv:blur="40000f" origin=",.5" offset="0,23000emu"/>
                        <v:textbox>
                          <w:txbxContent>
                            <w:p w14:paraId="37B521CF" w14:textId="77777777" w:rsidR="0006099B" w:rsidRDefault="0006099B" w:rsidP="00877206">
                              <w:pPr>
                                <w:rPr>
                                  <w:rFonts w:eastAsia="Times New Roman" w:cs="Times New Roman"/>
                                </w:rPr>
                              </w:pPr>
                            </w:p>
                          </w:txbxContent>
                        </v:textbox>
                      </v:rect>
                      <v:rect id="Rectangle 319" o:spid="_x0000_s1143" style="position:absolute;left:3789591;top:187640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976wgAA&#10;ANwAAAAPAAAAZHJzL2Rvd25yZXYueG1sRI9Ba8JAFITvBf/D8gRvdaOCaHSVEitoBUFbPD+yr0kw&#10;+zbsbk38911B8DjMzDfMct2ZWtzI+cqygtEwAUGcW11xoeDne/s+A+EDssbaMim4k4f1qve2xFTb&#10;lk90O4dCRAj7FBWUITSplD4vyaAf2oY4er/WGQxRukJqh22Em1qOk2QqDVYcF0psKCspv57/TKR4&#10;/vrcH7PjJeFrxrvu0G6MU2rQ7z4WIAJ14RV+tndawWQ0h8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4z3vrCAAAA3AAAAA8AAAAAAAAAAAAAAAAAlwIAAGRycy9kb3du&#10;cmV2LnhtbFBLBQYAAAAABAAEAPUAAACGAwAAAAA=&#10;" fillcolor="white [3212]" strokecolor="#4579b8 [3044]">
                        <v:stroke dashstyle="dash"/>
                        <v:shadow on="t" opacity="22937f" mv:blur="40000f" origin=",.5" offset="0,23000emu"/>
                        <v:textbox>
                          <w:txbxContent>
                            <w:p w14:paraId="11C367C8" w14:textId="77777777" w:rsidR="0006099B" w:rsidRDefault="0006099B" w:rsidP="00877206">
                              <w:pPr>
                                <w:rPr>
                                  <w:rFonts w:eastAsia="Times New Roman" w:cs="Times New Roman"/>
                                </w:rPr>
                              </w:pPr>
                            </w:p>
                          </w:txbxContent>
                        </v:textbox>
                      </v:rect>
                      <v:rect id="Rectangle 320" o:spid="_x0000_s1144" style="position:absolute;left:3789591;top:201610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b3awwAA&#10;ANwAAAAPAAAAZHJzL2Rvd25yZXYueG1sRI/BasJAEIbvQt9hmYI33dSClNRVSqqgFgSj9Dxkp0kw&#10;Oxt2tyZ9+86h0OPwz//NfKvN6Dp1pxBbzwae5hko4srblmsD18tu9gIqJmSLnWcy8EMRNuuHyQpz&#10;6wc+071MtRIIxxwNNCn1udaxashhnPueWLIvHxwmGUOtbcBB4K7Tiyxbaocty4UGeyoaqm7ltxNK&#10;5OP2cCpOnxnfCt6PH8O7C8ZMH8e3V1CJxvS//NfeWwPPC3lfZEQE9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Zb3awwAAANwAAAAPAAAAAAAAAAAAAAAAAJcCAABkcnMvZG93&#10;bnJldi54bWxQSwUGAAAAAAQABAD1AAAAhwMAAAAA&#10;" fillcolor="white [3212]" strokecolor="#4579b8 [3044]">
                        <v:stroke dashstyle="dash"/>
                        <v:shadow on="t" opacity="22937f" mv:blur="40000f" origin=",.5" offset="0,23000emu"/>
                        <v:textbox>
                          <w:txbxContent>
                            <w:p w14:paraId="6187F75F" w14:textId="77777777" w:rsidR="0006099B" w:rsidRDefault="0006099B" w:rsidP="00877206">
                              <w:pPr>
                                <w:rPr>
                                  <w:rFonts w:eastAsia="Times New Roman" w:cs="Times New Roman"/>
                                </w:rPr>
                              </w:pPr>
                            </w:p>
                          </w:txbxContent>
                        </v:textbox>
                      </v:rect>
                      <v:rect id="Rectangle 321" o:spid="_x0000_s1145" style="position:absolute;left:3789591;top:2339953;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RhBwwAA&#10;ANwAAAAPAAAAZHJzL2Rvd25yZXYueG1sRI9Ba8JAFITvhf6H5RV6azZaEEldRdIKqQXBtPT8yD6T&#10;YPZt2F2T9N+7QsHjMDPfMKvNZDoxkPOtZQWzJAVBXFndcq3g53v3sgThA7LGzjIp+CMPm/Xjwwoz&#10;bUc+0lCGWkQI+wwVNCH0mZS+asigT2xPHL2TdQZDlK6W2uEY4aaT8zRdSIMtx4UGe8obqs7lxUSK&#10;5/3H5yE//KZ8zrmYvsZ345R6fpq2byACTeEe/m8XWsHrfAa3M/EIyP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KRhBwwAAANwAAAAPAAAAAAAAAAAAAAAAAJcCAABkcnMvZG93&#10;bnJldi54bWxQSwUGAAAAAAQABAD1AAAAhwMAAAAA&#10;" fillcolor="white [3212]" strokecolor="#4579b8 [3044]">
                        <v:stroke dashstyle="dash"/>
                        <v:shadow on="t" opacity="22937f" mv:blur="40000f" origin=",.5" offset="0,23000emu"/>
                        <v:textbox>
                          <w:txbxContent>
                            <w:p w14:paraId="37B5D6D7" w14:textId="77777777" w:rsidR="0006099B" w:rsidRDefault="0006099B" w:rsidP="00877206">
                              <w:pPr>
                                <w:rPr>
                                  <w:rFonts w:eastAsia="Times New Roman" w:cs="Times New Roman"/>
                                </w:rPr>
                              </w:pPr>
                            </w:p>
                          </w:txbxContent>
                        </v:textbox>
                      </v:rect>
                      <v:rect id="Rectangle 322" o:spid="_x0000_s1146" style="position:absolute;left:3789591;top:2479653;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Y2wwAA&#10;ANwAAAAPAAAAZHJzL2Rvd25yZXYueG1sRI9Ba8JAFITvQv/D8gredNMIRVI3oaQVtAVBLZ4f2WcS&#10;zL4Nu6uJ/75bKHgcZuYbZlWMphM3cr61rOBlnoAgrqxuuVbwc1zPliB8QNbYWSYFd/JQ5E+TFWba&#10;Dryn2yHUIkLYZ6igCaHPpPRVQwb93PbE0TtbZzBE6WqpHQ4RbjqZJsmrNNhyXGiwp7Kh6nK4mkjx&#10;/PW53ZW7U8KXkjfj9/BhnFLT5/H9DUSgMTzC/+2NVrBIU/g7E4+Az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Y2wwAAANwAAAAPAAAAAAAAAAAAAAAAAJcCAABkcnMvZG93&#10;bnJldi54bWxQSwUGAAAAAAQABAD1AAAAhwMAAAAA&#10;" fillcolor="white [3212]" strokecolor="#4579b8 [3044]">
                        <v:stroke dashstyle="dash"/>
                        <v:shadow on="t" opacity="22937f" mv:blur="40000f" origin=",.5" offset="0,23000emu"/>
                        <v:textbox>
                          <w:txbxContent>
                            <w:p w14:paraId="53299974" w14:textId="77777777" w:rsidR="0006099B" w:rsidRDefault="0006099B" w:rsidP="00877206">
                              <w:pPr>
                                <w:rPr>
                                  <w:rFonts w:eastAsia="Times New Roman" w:cs="Times New Roman"/>
                                </w:rPr>
                              </w:pPr>
                            </w:p>
                          </w:txbxContent>
                        </v:textbox>
                      </v:rect>
                      <v:rect id="Rectangle 323" o:spid="_x0000_s1147" style="position:absolute;left:3789591;top:1412853;width:1308100;height:1390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uxAAA&#10;ANwAAAAPAAAAZHJzL2Rvd25yZXYueG1sRI9fa8JAEMTfhX6HYwt9Eb1rBJHoKUURSmkf/IP4uOTW&#10;JDS3F3Krpt++Vyj4OMzMb5jFqveNulEX68AWXscGFHERXM2lheNhO5qBioLssAlMFn4owmr5NFhg&#10;7sKdd3TbS6kShGOOFiqRNtc6FhV5jOPQEifvEjqPkmRXatfhPcF9ozNjptpjzWmhwpbWFRXf+6u3&#10;IFsUnl2dCR+fX2ccmtNw4zNrX577tzkooV4e4f/2u7MwySbwdyYdAb3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yf/7sQAAADcAAAADwAAAAAAAAAAAAAAAACXAgAAZHJzL2Rv&#10;d25yZXYueG1sUEsFBgAAAAAEAAQA9QAAAIgDAAAAAA==&#10;" filled="f" strokecolor="#4579b8 [3044]">
                        <v:shadow on="t" opacity="22937f" mv:blur="40000f" origin=",.5" offset="0,23000emu"/>
                        <v:textbox>
                          <w:txbxContent>
                            <w:p w14:paraId="1CF8030E" w14:textId="77777777" w:rsidR="0006099B" w:rsidRDefault="0006099B" w:rsidP="00877206">
                              <w:pPr>
                                <w:rPr>
                                  <w:rFonts w:eastAsia="Times New Roman" w:cs="Times New Roman"/>
                                </w:rPr>
                              </w:pPr>
                            </w:p>
                          </w:txbxContent>
                        </v:textbox>
                      </v:rect>
                      <v:line id="Straight Connector 324" o:spid="_x0000_s1148" style="position:absolute;flip:y;visibility:visible;mso-wrap-style:square" from="3789591,947163" to="4153572,14128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6DFMQAAADcAAAADwAAAGRycy9kb3ducmV2LnhtbESPQWvCQBSE7wX/w/IEL0U3WhGNrqKC&#10;UPBQGvX+zD6TYPZtzG5j6q93C0KPw8x8wyxWrSlFQ7UrLCsYDiIQxKnVBWcKjoddfwrCeWSNpWVS&#10;8EsOVsvO2wJjbe/8TU3iMxEg7GJUkHtfxVK6NCeDbmAr4uBdbG3QB1lnUtd4D3BTylEUTaTBgsNC&#10;jhVtc0qvyY9R8Gje+VZKu0soPc2i7Os8fWz2SvW67XoOwlPr/8Ov9qdW8DEaw9+ZcATk8g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MHoMUxAAAANwAAAAPAAAAAAAAAAAA&#10;AAAAAKECAABkcnMvZG93bnJldi54bWxQSwUGAAAAAAQABAD5AAAAkgMAAAAA&#10;" strokecolor="#4f81bd [3204]" strokeweight="1.25pt">
                        <v:shadow on="t" opacity="24903f" mv:blur="40000f" origin=",.5" offset="0,20000emu"/>
                      </v:line>
                      <v:line id="Straight Connector 325" o:spid="_x0000_s1149" style="position:absolute;flip:y;visibility:visible;mso-wrap-style:square" from="5093503,955624" to="5457484,14213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Imj8QAAADcAAAADwAAAGRycy9kb3ducmV2LnhtbESPQWvCQBSE7wX/w/IEL0U3WhSNrqKC&#10;UPBQGvX+zD6TYPZtzG5j6q93C0KPw8x8wyxWrSlFQ7UrLCsYDiIQxKnVBWcKjoddfwrCeWSNpWVS&#10;8EsOVsvO2wJjbe/8TU3iMxEg7GJUkHtfxVK6NCeDbmAr4uBdbG3QB1lnUtd4D3BTylEUTaTBgsNC&#10;jhVtc0qvyY9R8Gje+VZKu0soPc2i7Os8fWz2SvW67XoOwlPr/8Ov9qdW8DEaw9+ZcATk8gk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jUiaPxAAAANwAAAAPAAAAAAAAAAAA&#10;AAAAAKECAABkcnMvZG93bnJldi54bWxQSwUGAAAAAAQABAD5AAAAkgMAAAAA&#10;" strokecolor="#4f81bd [3204]" strokeweight="1.25pt">
                        <v:shadow on="t" opacity="24903f" mv:blur="40000f" origin=",.5" offset="0,20000emu"/>
                      </v:line>
                      <v:line id="Straight Connector 326" o:spid="_x0000_s1150" style="position:absolute;flip:y;visibility:visible;mso-wrap-style:square" from="5085030,2344206" to="5449011,28098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C4+MQAAADcAAAADwAAAGRycy9kb3ducmV2LnhtbESPQYvCMBSE7wv+h/CEvSyaqiBajaKC&#10;sLAH2ar3Z/Nsi81LbWLt+uuNsOBxmJlvmPmyNaVoqHaFZQWDfgSCOLW64EzBYb/tTUA4j6yxtEwK&#10;/sjBctH5mGOs7Z1/qUl8JgKEXYwKcu+rWEqX5mTQ9W1FHLyzrQ36IOtM6hrvAW5KOYyisTRYcFjI&#10;saJNTukluRkFj+aLr6W024TS4zTKdqfJY/2j1Ge3Xc1AeGr9O/zf/tYKRsMxvM6EIyAXT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gLj4xAAAANwAAAAPAAAAAAAAAAAA&#10;AAAAAKECAABkcnMvZG93bnJldi54bWxQSwUGAAAAAAQABAD5AAAAkgMAAAAA&#10;" strokecolor="#4f81bd [3204]" strokeweight="1.25pt">
                        <v:shadow on="t" opacity="24903f" mv:blur="40000f" origin=",.5" offset="0,20000emu"/>
                      </v:line>
                    </v:group>
                    <v:shape id="Straight Arrow Connector 327" o:spid="_x0000_s1151" type="#_x0000_t32" style="position:absolute;left:5461672;top:2028803;width:222250;height:289953;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o5kOcQAAADcAAAADwAAAGRycy9kb3ducmV2LnhtbESPQYvCMBSE74L/ITzBm6ZWUOkaRYTC&#10;noS6S8Hbo3nbFpuX0sS26683wsIeh5n5htkfR9OInjpXW1awWkYgiAuray4VfH+lix0I55E1NpZJ&#10;wS85OB6mkz0m2g6cUX/1pQgQdgkqqLxvEyldUZFBt7QtcfB+bGfQB9mVUnc4BLhpZBxFG2mw5rBQ&#10;YUvnior79WEU2Fuf6tNOZkN6K7LnpY032zxXaj4bTx8gPI3+P/zX/tQK1vEW3mfCEZCH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jmQ5xAAAANwAAAAPAAAAAAAAAAAA&#10;AAAAAKECAABkcnMvZG93bnJldi54bWxQSwUGAAAAAAQABAD5AAAAkgMAAAAA&#10;" strokecolor="#4f81bd [3204]">
                      <v:stroke dashstyle="3 1"/>
                      <v:shadow on="t" opacity="24903f" mv:blur="40000f" origin=",.5" offset="0,20000emu"/>
                    </v:shape>
                  </v:group>
                  <v:shape id="Text Box 328" o:spid="_x0000_s1152" type="#_x0000_t202" style="position:absolute;left:2780890;top:939870;width:1211930;height:236696;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dlywQAA&#10;ANwAAAAPAAAAZHJzL2Rvd25yZXYueG1sRE9LbsIwEN0j9Q7WVOoOHEKpIOBEFRSpu1LgAKN4iEPi&#10;cRS7EHr6elGJ5dP7r4vBtuJKva8dK5hOEhDEpdM1VwpOx914AcIHZI2tY1JwJw9F/jRaY6bdjb/p&#10;egiViCHsM1RgQugyKX1pyKKfuI44cmfXWwwR9pXUPd5iuG1lmiRv0mLNscFgRxtDZXP4sQoWif1q&#10;mmW69/b1dzo3m6376C5KvTwP7ysQgYbwEP+7P7WCWRrXxjPxCMj8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XZcsEAAADcAAAADwAAAAAAAAAAAAAAAACXAgAAZHJzL2Rvd25y&#10;ZXYueG1sUEsFBgAAAAAEAAQA9QAAAIUDAAAAAA==&#10;" filled="f" stroked="f">
                    <v:textbox style="mso-fit-shape-to-text:t">
                      <w:txbxContent>
                        <w:p w14:paraId="3720A3F8"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p>
                      </w:txbxContent>
                    </v:textbox>
                  </v:shape>
                  <v:shape id="Straight Arrow Connector 329" o:spid="_x0000_s1153" type="#_x0000_t32" style="position:absolute;left:3757188;top:1122886;width:146652;height:8889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yo7rMQAAADcAAAADwAAAGRycy9kb3ducmV2LnhtbESPwWrDMBBE74X+g9hAb42cFIzrWg6O&#10;odBbmrT0vFgb29RauZLiOH8fFQI5DjPzhik2sxnERM73lhWslgkI4sbqnlsF31/vzxkIH5A1DpZJ&#10;wYU8bMrHhwJzbc+8p+kQWhEh7HNU0IUw5lL6piODfmlH4ugdrTMYonSt1A7PEW4GuU6SVBrsOS50&#10;OFLdUfN7OBkF6fZnqreuqi5/++SY7eos/Tw1Sj0t5uoNRKA53MO39odW8LJ+hf8z8QjI8go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KjusxAAAANwAAAAPAAAAAAAAAAAA&#10;AAAAAKECAABkcnMvZG93bnJldi54bWxQSwUGAAAAAAQABAD5AAAAkgMAAAAA&#10;" strokecolor="black [3213]" strokeweight="1pt">
                    <v:stroke endarrow="open"/>
                    <v:shadow on="t" opacity="24903f" mv:blur="40000f" origin=",.5" offset="0,20000emu"/>
                  </v:shape>
                  <v:line id="Straight Connector 330" o:spid="_x0000_s1154" style="position:absolute;visibility:visible;mso-wrap-style:square" from="3967391,1174601" to="5262830,11746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aHM4MEAAADcAAAADwAAAGRycy9kb3ducmV2LnhtbERPPWvDMBDdC/0P4grdajk1hOJaCSGQ&#10;koKXJF6yXa2rZWqdjKTY7r+vhkLGx/uutosdxEQ+9I4VrLIcBHHrdM+dguZyeHkDESKyxsExKfil&#10;ANvN40OFpXYzn2g6x06kEA4lKjAxjqWUoTVkMWRuJE7ct/MWY4K+k9rjnMLtIF/zfC0t9pwaDI60&#10;N9T+nG9Wwa4em/kj5MZ+eiuLK9Vfh6JV6vlp2b2DiLTEu/jffdQKiiLNT2fSEZCb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oczgwQAAANwAAAAPAAAAAAAAAAAAAAAA&#10;AKECAABkcnMvZG93bnJldi54bWxQSwUGAAAAAAQABAD5AAAAjwMAAAAA&#10;" strokecolor="#4f81bd [3204]" strokeweight="1pt">
                    <v:shadow on="t" opacity="24903f" mv:blur="40000f" origin=",.5" offset="0,20000emu"/>
                  </v:line>
                </v:group>
                <v:group id="Group 331" o:spid="_x0000_s1155" style="position:absolute;left:1960214;top:1242084;width:277130;height:1786135" coordorigin="1960208,1242106" coordsize="285894,1339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HIJubxAAAANwAAAAP&#10;AAAAAAAAAAAAAAAAAKkCAABkcnMvZG93bnJldi54bWxQSwUGAAAAAAQABAD6AAAAmgMAAAAA&#10;">
                  <v:shape id="Text Box 332" o:spid="_x0000_s1156" type="#_x0000_t202" style="position:absolute;left:1966559;top:1242106;width:27447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ZHhFxQAA&#10;ANwAAAAPAAAAZHJzL2Rvd25yZXYueG1sRI/BbsIwEETvlfgHa5F6K04CrSDgoIqC1Fsp8AGreIlD&#10;4nUUuxD69XWlSj2OZuaNZrUebCuu1PvasYJ0koAgLp2uuVJwOu6e5iB8QNbYOiYFd/KwLkYPK8y1&#10;u/EnXQ+hEhHCPkcFJoQul9KXhiz6ieuIo3d2vcUQZV9J3eMtwm0rsyR5kRZrjgsGO9oYKpvDl1Uw&#10;T+xH0yyyvbez7/TZbN7ctrso9TgeXpcgAg3hP/zXftcKptMMfs/EIyC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keEXFAAAA3AAAAA8AAAAAAAAAAAAAAAAAlwIAAGRycy9k&#10;b3ducmV2LnhtbFBLBQYAAAAABAAEAPUAAACJAwAAAAA=&#10;" filled="f" stroked="f">
                    <v:textbox style="mso-fit-shape-to-text:t">
                      <w:txbxContent>
                        <w:p w14:paraId="658E427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33" o:spid="_x0000_s1157" type="#_x0000_t202" style="position:absolute;left:1960208;top:1483386;width:273824;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KN3exAAA&#10;ANwAAAAPAAAAZHJzL2Rvd25yZXYueG1sRI/BbsIwEETvlfgHa5G4gQOhFQQMqqBIvZUCH7CKlzgk&#10;XkexCylfjysh9TiamTea5bqztbhS60vHCsajBARx7nTJhYLTcTecgfABWWPtmBT8kof1qveyxEy7&#10;G3/T9RAKESHsM1RgQmgyKX1uyKIfuYY4emfXWgxRtoXULd4i3NZykiRv0mLJccFgQxtDeXX4sQpm&#10;if2qqvlk7+30Pn41m637aC5KDfrd+wJEoC78h5/tT60gTVP4OxOPgFw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ijd3sQAAADcAAAADwAAAAAAAAAAAAAAAACXAgAAZHJzL2Rv&#10;d25yZXYueG1sUEsFBgAAAAAEAAQA9QAAAIgDAAAAAA==&#10;" filled="f" stroked="f">
                    <v:textbox style="mso-fit-shape-to-text:t">
                      <w:txbxContent>
                        <w:p w14:paraId="0245041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34" o:spid="_x0000_s1158" type="#_x0000_t202" style="position:absolute;left:1966558;top:1711967;width:26792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wUWqxQAA&#10;ANwAAAAPAAAAZHJzL2Rvd25yZXYueG1sRI/NbsIwEITvSH0Hayv1VpzwU9EQgypopd6AtA+wipc4&#10;TbyOYgMpT48rVeI4mplvNPl6sK04U+9rxwrScQKCuHS65krB99fH8wKED8gaW8ek4Jc8rFcPoxwz&#10;7S58oHMRKhEh7DNUYELoMil9aciiH7uOOHpH11sMUfaV1D1eIty2cpIkL9JizXHBYEcbQ2VTnKyC&#10;RWJ3TfM62Xs7u6Zzs9m69+5HqafH4W0JItAQ7uH/9qdWMJ3O4O9MPAJy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BRarFAAAA3AAAAA8AAAAAAAAAAAAAAAAAlwIAAGRycy9k&#10;b3ducmV2LnhtbFBLBQYAAAAABAAEAPUAAACJAwAAAAA=&#10;" filled="f" stroked="f">
                    <v:textbox style="mso-fit-shape-to-text:t">
                      <w:txbxContent>
                        <w:p w14:paraId="32136EC8"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35" o:spid="_x0000_s1159" type="#_x0000_t202" style="position:absolute;left:1961796;top:1946897;width:284306;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eAxxAAA&#10;ANwAAAAPAAAAZHJzL2Rvd25yZXYueG1sRI/NbsIwEITvSH0Ha5G4FQcoFQ0YVPEjceOnfYBVvMQh&#10;8TqKDYQ+PUaqxHE0M99oZovWVuJKjS8cKxj0ExDEmdMF5wp+fzbvExA+IGusHJOCO3lYzN86M0y1&#10;u/GBrseQiwhhn6ICE0KdSukzQxZ939XE0Tu5xmKIssmlbvAW4baSwyT5lBYLjgsGa1oaysrjxSqY&#10;JHZXll/Dvbcff4OxWa7cuj4r1eu231MQgdrwCv+3t1rBaDSG55l4BO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3gMcQAAADcAAAADwAAAAAAAAAAAAAAAACXAgAAZHJzL2Rv&#10;d25yZXYueG1sUEsFBgAAAAAEAAQA9QAAAIgDAAAAAA==&#10;" filled="f" stroked="f">
                    <v:textbox style="mso-fit-shape-to-text:t">
                      <w:txbxContent>
                        <w:p w14:paraId="0C71CE6E"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36" o:spid="_x0000_s1160" type="#_x0000_t202" style="position:absolute;left:1968145;top:2175479;width:26661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X35GxAAA&#10;ANwAAAAPAAAAZHJzL2Rvd25yZXYueG1sRI/BbsIwEETvSPyDtUjcihMoCFIchKCVuNHSfsAqXuI0&#10;8TqKDaT9+hqpEsfRzLzRrDe9bcSVOl85VpBOEhDEhdMVlwq+Pt+eliB8QNbYOCYFP+Rhkw8Ha8y0&#10;u/EHXU+hFBHCPkMFJoQ2k9IXhiz6iWuJo3d2ncUQZVdK3eEtwm0jp0mykBYrjgsGW9oZKurTxSpY&#10;JvZY16vpu7fPv+nc7Pbutf1Wajzqty8gAvXhEf5vH7SC2WwB9zPxCM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9+RsQAAADcAAAADwAAAAAAAAAAAAAAAACXAgAAZHJzL2Rv&#10;d25yZXYueG1sUEsFBgAAAAAEAAQA9QAAAIgDAAAAAA==&#10;" filled="f" stroked="f">
                    <v:textbox style="mso-fit-shape-to-text:t">
                      <w:txbxContent>
                        <w:p w14:paraId="466A4820"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37" o:spid="_x0000_s1161" type="#_x0000_t202" style="position:absolute;left:1968145;top:2385013;width:26137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9vdxQAA&#10;ANwAAAAPAAAAZHJzL2Rvd25yZXYueG1sRI/NbsIwEITvlXgHa5G4FYefUggYhGgrceOnPMAqXuKQ&#10;eB3FBkKfHleq1ONoZr7RLFatrcSNGl84VjDoJyCIM6cLzhWcvr9epyB8QNZYOSYFD/KwWnZeFphq&#10;d+cD3Y4hFxHCPkUFJoQ6ldJnhiz6vquJo3d2jcUQZZNL3eA9wm0lh0kykRYLjgsGa9oYysrj1SqY&#10;JnZXlrPh3tvxz+DNbD7cZ31Rqtdt13MQgdrwH/5rb7WC0egdfs/EIyCX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kT293FAAAA3AAAAA8AAAAAAAAAAAAAAAAAlwIAAGRycy9k&#10;b3ducmV2LnhtbFBLBQYAAAAABAAEAPUAAACJAwAAAAA=&#10;" filled="f" stroked="f">
                    <v:textbox style="mso-fit-shape-to-text:t">
                      <w:txbxContent>
                        <w:p w14:paraId="095DABDC"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group id="Group 338" o:spid="_x0000_s1162" style="position:absolute;left:2150862;top:959145;width:277129;height:1786135" coordorigin="2150856,959160" coordsize="285893,133959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GjIGwQAAANwAAAAPAAAAZHJzL2Rvd25yZXYueG1sRE9Ni8IwEL0L+x/CLHjT&#10;tBYX6RpFRMWDCKuC7G1oxrbYTEoT2/rvzUHw+Hjf82VvKtFS40rLCuJxBII4s7rkXMHlvB3NQDiP&#10;rLGyTAqe5GC5+BrMMdW24z9qTz4XIYRdigoK7+tUSpcVZNCNbU0cuJttDPoAm1zqBrsQbio5iaIf&#10;abDk0FBgTeuCsvvpYRTsOuxWSbxpD/fb+vl/nh6vh5iUGn73q18Qnnr/Eb/de60gScLacCYcAbl4&#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DWGjIGwQAAANwAAAAPAAAA&#10;AAAAAAAAAAAAAKkCAABkcnMvZG93bnJldi54bWxQSwUGAAAAAAQABAD6AAAAlwMAAAAA&#10;">
                  <v:shape id="Text Box 339" o:spid="_x0000_s1163" type="#_x0000_t202" style="position:absolute;left:2157206;top:959160;width:27447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wOo0xAAA&#10;ANwAAAAPAAAAZHJzL2Rvd25yZXYueG1sRI/BbsIwEETvSPyDtUjcigOUioQYhKCVuNHSfsAq3sYh&#10;8TqKDaT9+hqpEsfRzLzR5JveNuJKna8cK5hOEhDEhdMVlwq+Pt+eliB8QNbYOCYFP+Rhsx4Ocsy0&#10;u/EHXU+hFBHCPkMFJoQ2k9IXhiz6iWuJo/ftOoshyq6UusNbhNtGzpLkRVqsOC4YbGlnqKhPF6tg&#10;mdhjXaezd2+ff6cLs9u71/as1HjUb1cgAvXhEf5vH7SC+TyF+5l4BO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8DqNMQAAADcAAAADwAAAAAAAAAAAAAAAACXAgAAZHJzL2Rv&#10;d25yZXYueG1sUEsFBgAAAAAEAAQA9QAAAIgDAAAAAA==&#10;" filled="f" stroked="f">
                    <v:textbox style="mso-fit-shape-to-text:t">
                      <w:txbxContent>
                        <w:p w14:paraId="5AD3A63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0" o:spid="_x0000_s1164" type="#_x0000_t202" style="position:absolute;left:2150856;top:1200440;width:273824;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DUwAAA&#10;ANwAAAAPAAAAZHJzL2Rvd25yZXYueG1sRE/JbsIwEL1X4h+sQeIGDqtoikGIReJWln7AKJ7GIfE4&#10;ig0Evh4fKvX49PbFqrWVuFPjC8cKhoMEBHHmdMG5gp/Lvj8H4QOyxsoxKXiSh9Wy87HAVLsHn+h+&#10;DrmIIexTVGBCqFMpfWbIoh+4mjhyv66xGCJscqkbfMRwW8lRksykxYJjg8GaNoay8nyzCuaJ/S7L&#10;z9HR28lrODWbrdvVV6V63Xb9BSJQG/7Ff+6DVjCexPnxTDwCcvk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DDUwAAAANwAAAAPAAAAAAAAAAAAAAAAAJcCAABkcnMvZG93bnJl&#10;di54bWxQSwUGAAAAAAQABAD1AAAAhAMAAAAA&#10;" filled="f" stroked="f">
                    <v:textbox style="mso-fit-shape-to-text:t">
                      <w:txbxContent>
                        <w:p w14:paraId="0C2F62E1"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41" o:spid="_x0000_s1165" type="#_x0000_t202" style="position:absolute;left:2157204;top:1429022;width:267929;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JVPxAAA&#10;ANwAAAAPAAAAZHJzL2Rvd25yZXYueG1sRI/BbsIwEETvlfgHa5F6AydAKwgYVEErcSsFPmAVL3FI&#10;vI5iF1K+HiMh9TiamTeaxaqztbhQ60vHCtJhAoI4d7rkQsHx8DWYgvABWWPtmBT8kYfVsveywEy7&#10;K//QZR8KESHsM1RgQmgyKX1uyKIfuoY4eifXWgxRtoXULV4j3NZylCTv0mLJccFgQ2tDebX/tQqm&#10;if2uqtlo5+3klr6Z9cZ9NmelXvvdxxxEoC78h5/trVYwnq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CVT8QAAADcAAAADwAAAAAAAAAAAAAAAACXAgAAZHJzL2Rv&#10;d25yZXYueG1sUEsFBgAAAAAEAAQA9QAAAIgDAAAAAA==&#10;" filled="f" stroked="f">
                    <v:textbox style="mso-fit-shape-to-text:t">
                      <w:txbxContent>
                        <w:p w14:paraId="076DB72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42" o:spid="_x0000_s1166" type="#_x0000_t202" style="position:absolute;left:2152443;top:1663953;width:284306;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gs4xAAA&#10;ANwAAAAPAAAAZHJzL2Rvd25yZXYueG1sRI/BbsIwEETvlfgHa5F6A4dAKwgYVEErcSsFPmAVL3FI&#10;vI5iF1K+HiMh9TiamTeaxaqztbhQ60vHCkbDBARx7nTJhYLj4WswBeEDssbaMSn4Iw+rZe9lgZl2&#10;V/6hyz4UIkLYZ6jAhNBkUvrckEU/dA1x9E6utRiibAupW7xGuK1lmiTv0mLJccFgQ2tDebX/tQqm&#10;if2uqlm683ZyG72Z9cZ9NmelXvvdxxxEoC78h5/trVYwnq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WILOMQAAADcAAAADwAAAAAAAAAAAAAAAACXAgAAZHJzL2Rv&#10;d25yZXYueG1sUEsFBgAAAAAEAAQA9QAAAIgDAAAAAA==&#10;" filled="f" stroked="f">
                    <v:textbox style="mso-fit-shape-to-text:t">
                      <w:txbxContent>
                        <w:p w14:paraId="196BCA6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43" o:spid="_x0000_s1167" type="#_x0000_t202" style="position:absolute;left:2158792;top:1892534;width:266618;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Lq6jxQAA&#10;ANwAAAAPAAAAZHJzL2Rvd25yZXYueG1sRI/NbsIwEITvSH0Hayv1VpzwU9EQgypopd6AtA+wipc4&#10;TbyOYgMpT48rVeI4mplvNPl6sK04U+9rxwrScQKCuHS65krB99fH8wKED8gaW8ek4Jc8rFcPoxwz&#10;7S58oHMRKhEh7DNUYELoMil9aciiH7uOOHpH11sMUfaV1D1eIty2cpIkL9JizXHBYEcbQ2VTnKyC&#10;RWJ3TfM62Xs7u6Zzs9m69+5HqafH4W0JItAQ7uH/9qdWMJ1N4e9MPAJyd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4urqPFAAAA3AAAAA8AAAAAAAAAAAAAAAAAlwIAAGRycy9k&#10;b3ducmV2LnhtbFBLBQYAAAAABAAEAPUAAACJAwAAAAA=&#10;" filled="f" stroked="f">
                    <v:textbox style="mso-fit-shape-to-text:t">
                      <w:txbxContent>
                        <w:p w14:paraId="5932B33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44" o:spid="_x0000_s1168" type="#_x0000_t202" style="position:absolute;left:2158792;top:2102067;width:261377;height:19669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xzbXxQAA&#10;ANwAAAAPAAAAZHJzL2Rvd25yZXYueG1sRI/BbsIwEETvSP0Hayv1VpxAqCDFQRUUqTco8AGreInT&#10;xOsodiH06+tKlTiOZuaNZrkabCsu1PvasYJ0nIAgLp2uuVJwOm6f5yB8QNbYOiYFN/KwKh5GS8y1&#10;u/InXQ6hEhHCPkcFJoQul9KXhiz6seuIo3d2vcUQZV9J3eM1wm0rJ0nyIi3WHBcMdrQ2VDaHb6tg&#10;nthd0ywme2+zn3Rm1hv33n0p9fQ4vL2CCDSEe/i//aEVTLMM/s7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HHNtfFAAAA3AAAAA8AAAAAAAAAAAAAAAAAlwIAAGRycy9k&#10;b3ducmV2LnhtbFBLBQYAAAAABAAEAPUAAACJAwAAAAA=&#10;" filled="f" stroked="f">
                    <v:textbox style="mso-fit-shape-to-text:t">
                      <w:txbxContent>
                        <w:p w14:paraId="042A0B4D"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group>
                <v:shape id="Text Box 345" o:spid="_x0000_s1169" type="#_x0000_t202" style="position:absolute;left:1807103;top:456291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DcZAwwAA&#10;ANwAAAAPAAAAZHJzL2Rvd25yZXYueG1sRI9Ba8JAFITvQv/D8gredGOtpaSuIlXBgxdten9kX7Oh&#10;2bch+2riv3cLgsdhZr5hluvBN+pCXawDG5hNM1DEZbA1VwaKr/3kHVQUZItNYDJwpQjr1dNoibkN&#10;PZ/ocpZKJQjHHA04kTbXOpaOPMZpaImT9xM6j5JkV2nbYZ/gvtEvWfamPdacFhy29Omo/D3/eQMi&#10;djO7FjsfD9/Dcdu7rFxgYcz4edh8gBIa5BG+tw/WwPx1Af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DcZAwwAAANwAAAAPAAAAAAAAAAAAAAAAAJcCAABkcnMvZG93&#10;bnJldi54bWxQSwUGAAAAAAQABAD1AAAAhwMAAAAA&#10;" filled="f" stroked="f">
                  <v:textbox style="mso-fit-shape-to-text:t">
                    <w:txbxContent>
                      <w:p w14:paraId="111E8DD0"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6" o:spid="_x0000_s1170" type="#_x0000_t202" style="position:absolute;left:1866372;top:4461306;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31g3wwAA&#10;ANwAAAAPAAAAZHJzL2Rvd25yZXYueG1sRI9Ba8JAFITvgv9heUJvutFWKamriG3BQy/GeH9kX7Oh&#10;2bch+2riv+8WCj0OM/MNs92PvlU36mMT2MBykYEiroJtuDZQXt7nz6CiIFtsA5OBO0XY76aTLeY2&#10;DHymWyG1ShCOORpwIl2udawceYyL0BEn7zP0HiXJvta2xyHBfatXWbbRHhtOCw47Ojqqvopvb0DE&#10;Hpb38s3H03X8eB1cVq2xNOZhNh5eQAmN8h/+a5+sgcenDf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31g3wwAAANwAAAAPAAAAAAAAAAAAAAAAAJcCAABkcnMvZG93&#10;bnJldi54bWxQSwUGAAAAAAQABAD1AAAAhwMAAAAA&#10;" filled="f" stroked="f">
                  <v:textbox style="mso-fit-shape-to-text:t">
                    <w:txbxContent>
                      <w:p w14:paraId="3105741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347" o:spid="_x0000_s1171" type="#_x0000_t202" style="position:absolute;left:887734;top:4277406;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aigxAAA&#10;ANwAAAAPAAAAZHJzL2Rvd25yZXYueG1sRI/NbsIwEITvSLyDtUjcisNPKaQYhChI3FooD7CKt3FI&#10;vI5iFwJPjytV4jiamW80i1VrK3GhxheOFQwHCQjizOmCcwWn793LDIQPyBorx6TgRh5Wy25ngal2&#10;Vz7Q5RhyESHsU1RgQqhTKX1myKIfuJo4ej+usRiibHKpG7xGuK3kKEmm0mLBccFgTRtDWXn8tQpm&#10;if0sy/noy9vJffhqNh9uW5+V6vfa9TuIQG14hv/be61gPHmDvzPxCM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WooMQAAADcAAAADwAAAAAAAAAAAAAAAACXAgAAZHJzL2Rv&#10;d25yZXYueG1sUEsFBgAAAAAEAAQA9QAAAIgDAAAAAA==&#10;" filled="f" stroked="f">
                  <v:textbox style="mso-fit-shape-to-text:t">
                    <w:txbxContent>
                      <w:p w14:paraId="7315E50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348" o:spid="_x0000_s1172" type="#_x0000_t202" style="position:absolute;left:804296;top:4943662;width:799465;height:25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DGnewAAA&#10;ANwAAAAPAAAAZHJzL2Rvd25yZXYueG1sRE9Na8JAEL0X/A/LFHrTjW2VErMRUQseeqmm9yE7ZkOz&#10;syE7NfHfdw+FHh/vu9hOvlM3GmIb2MBykYEiroNtuTFQXd7nb6CiIFvsApOBO0XYlrOHAnMbRv6k&#10;21kalUI45mjAifS51rF25DEuQk+cuGsYPEqCQ6PtgGMK951+zrK19thyanDY095R/X3+8QZE7G55&#10;r44+nr6mj8PosnqFlTFPj9NuA0pokn/xn/tkDby8prXpTDoCuv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bDGnewAAAANwAAAAPAAAAAAAAAAAAAAAAAJcCAABkcnMvZG93bnJl&#10;di54bWxQSwUGAAAAAAQABAD1AAAAhAMAAAAA&#10;" filled="f" stroked="f">
                  <v:textbox style="mso-fit-shape-to-text:t">
                    <w:txbxContent>
                      <w:p w14:paraId="009F6AFF"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C</w:t>
                        </w:r>
                      </w:p>
                    </w:txbxContent>
                  </v:textbox>
                </v:shape>
                <v:shape id="Text Box 349" o:spid="_x0000_s1173" type="#_x0000_t202" style="position:absolute;left:729147;top:5566373;width:7004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xplJxQAA&#10;ANwAAAAPAAAAZHJzL2Rvd25yZXYueG1sRI/NbsIwEITvSH0Hayv1Vhz+KhJiUAWtxA1I+wCreBuH&#10;xOsodiHt09dIlTiOZuYbTb4ZbCsu1PvasYLJOAFBXDpdc6Xg8+P9eQnCB2SNrWNS8EMeNuuHUY6Z&#10;dlc+0aUIlYgQ9hkqMCF0mZS+NGTRj11HHL0v11sMUfaV1D1eI9y2cpokL9JizXHBYEdbQ2VTfFsF&#10;y8QemiadHr2d/04WZrtzb91ZqafH4XUFItAQ7uH/9l4rmM1TuJ2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GmUnFAAAA3AAAAA8AAAAAAAAAAAAAAAAAlwIAAGRycy9k&#10;b3ducmV2LnhtbFBLBQYAAAAABAAEAPUAAACJAwAAAAA=&#10;" filled="f" stroked="f">
                  <v:textbox style="mso-fit-shape-to-text:t">
                    <w:txbxContent>
                      <w:p w14:paraId="51DD6D82"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w:t>
                        </w:r>
                        <w:r>
                          <w:rPr>
                            <w:rFonts w:asciiTheme="minorHAnsi" w:hAnsi="Cambria" w:cstheme="minorBidi"/>
                            <w:color w:val="000000" w:themeColor="text1"/>
                            <w:kern w:val="24"/>
                            <w:sz w:val="24"/>
                            <w:szCs w:val="24"/>
                          </w:rPr>
                          <w:t xml:space="preserve"> </w:t>
                        </w:r>
                        <w:r>
                          <w:rPr>
                            <w:rFonts w:asciiTheme="minorHAnsi" w:hAnsi="Cambria" w:cstheme="minorBidi"/>
                            <w:color w:val="000000" w:themeColor="text1"/>
                            <w:kern w:val="24"/>
                            <w:sz w:val="21"/>
                            <w:szCs w:val="21"/>
                          </w:rPr>
                          <w:t>E</w:t>
                        </w:r>
                      </w:p>
                    </w:txbxContent>
                  </v:textbox>
                </v:shape>
                <v:shape id="Text Box 350" o:spid="_x0000_s1174" type="#_x0000_t202" style="position:absolute;left:1716250;top:5212174;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o/MFwAAA&#10;ANwAAAAPAAAAZHJzL2Rvd25yZXYueG1sRE89a8MwEN0L/Q/iCt1qOS0pxY1iTNJChixN3f2wLpaJ&#10;dTLWNXb+fTQEMj7e96qcfa/ONMYusIFFloMiboLtuDVQ/36/fICKgmyxD0wGLhShXD8+rLCwYeIf&#10;Oh+kVSmEY4EGnMhQaB0bRx5jFgbixB3D6FESHFttR5xSuO/1a56/a48dpwaHA20cNafDvzcgYqvF&#10;pf7ycfc377eTy5sl1sY8P83VJyihWe7im3tnDbwt0/x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o/MFwAAAANwAAAAPAAAAAAAAAAAAAAAAAJcCAABkcnMvZG93bnJl&#10;di54bWxQSwUGAAAAAAQABAD1AAAAhAMAAAAA&#10;" filled="f" stroked="f">
                  <v:textbox style="mso-fit-shape-to-text:t">
                    <w:txbxContent>
                      <w:p w14:paraId="547262D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1" o:spid="_x0000_s1175" type="#_x0000_t202" style="position:absolute;left:1781046;top:5129054;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1aewgAA&#10;ANwAAAAPAAAAZHJzL2Rvd25yZXYueG1sRI9Pa8JAFMTvhX6H5Qne6iYtSomuIv0DHryo6f2RfWaD&#10;2bch+2rit3eFQo/DzPyGWW1G36or9bEJbCCfZaCIq2Abrg2Up++Xd1BRkC22gcnAjSJs1s9PKyxs&#10;GPhA16PUKkE4FmjAiXSF1rFy5DHOQkecvHPoPUqSfa1tj0OC+1a/ZtlCe2w4LTjs6MNRdTn+egMi&#10;dpvfyi8fdz/j/nNwWTXH0pjpZNwuQQmN8h/+a++sgbd5Do8z6Qjo9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vVp7CAAAA3AAAAA8AAAAAAAAAAAAAAAAAlwIAAGRycy9kb3du&#10;cmV2LnhtbFBLBQYAAAAABAAEAPUAAACGAwAAAAA=&#10;" filled="f" stroked="f">
                  <v:textbox style="mso-fit-shape-to-text:t">
                    <w:txbxContent>
                      <w:p w14:paraId="1753D26A"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352" o:spid="_x0000_s1176" type="#_x0000_t202" style="position:absolute;left:4212109;top:3908020;width:70358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u53lxAAA&#10;ANwAAAAPAAAAZHJzL2Rvd25yZXYueG1sRI/NbsIwEITvlfoO1lbiBg5pQZBiEKIg9cbvA6ziJU4T&#10;r6PYQOjT10hIPY5m5hvNbNHZWlyp9aVjBcNBAoI4d7rkQsHpuOlPQPiArLF2TAru5GExf32ZYabd&#10;jfd0PYRCRAj7DBWYEJpMSp8bsugHriGO3tm1FkOUbSF1i7cIt7VMk2QsLZYcFww2tDKUV4eLVTBJ&#10;7LaqpunO24/f4cisvty6+VGq99YtP0EE6sJ/+Nn+1greRyk8zsQjIO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Lud5cQAAADcAAAADwAAAAAAAAAAAAAAAACXAgAAZHJzL2Rv&#10;d25yZXYueG1sUEsFBgAAAAAEAAQA9QAAAIgDAAAAAA==&#10;" filled="f" stroked="f">
                  <v:textbox style="mso-fit-shape-to-text:t">
                    <w:txbxContent>
                      <w:p w14:paraId="152A859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353" o:spid="_x0000_s1177" type="#_x0000_t202" style="position:absolute;left:4078478;top:4892167;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zh+xAAA&#10;ANwAAAAPAAAAZHJzL2Rvd25yZXYueG1sRI/NbsIwEITvSH0Ha5G4FQcoFQ0YVPEjceOnfYBVvMQh&#10;8TqKDYQ+PUaqxHE0M99oZovWVuJKjS8cKxj0ExDEmdMF5wp+fzbvExA+IGusHJOCO3lYzN86M0y1&#10;u/GBrseQiwhhn6ICE0KdSukzQxZ939XE0Tu5xmKIssmlbvAW4baSwyT5lBYLjgsGa1oaysrjxSqY&#10;JHZXll/Dvbcff4OxWa7cuj4r1eu231MQgdrwCv+3t1rBaDyC55l4BOT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c4fsQAAADcAAAADwAAAAAAAAAAAAAAAACXAgAAZHJzL2Rv&#10;d25yZXYueG1sUEsFBgAAAAAEAAQA9QAAAIgDAAAAAA==&#10;" filled="f" stroked="f">
                  <v:textbox style="mso-fit-shape-to-text:t">
                    <w:txbxContent>
                      <w:p w14:paraId="017698B9"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354" o:spid="_x0000_s1178" type="#_x0000_t202" style="position:absolute;left:3966161;top:5898173;width:69215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HqAKxQAA&#10;ANwAAAAPAAAAZHJzL2Rvd25yZXYueG1sRI/NbsIwEITvlXgHaytxAyf8VDTEIARF6q1t2gdYxUuc&#10;Jl5HsYGUp68rIfU4mplvNPl2sK24UO9rxwrSaQKCuHS65krB1+dxsgLhA7LG1jEp+CEP283oIcdM&#10;uyt/0KUIlYgQ9hkqMCF0mZS+NGTRT11HHL2T6y2GKPtK6h6vEW5bOUuSJ2mx5rhgsKO9obIpzlbB&#10;KrFvTfM8e/d2cUuXZn9wL923UuPHYbcGEWgI/+F7+1UrmC8X8HcmHgG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eoArFAAAA3AAAAA8AAAAAAAAAAAAAAAAAlwIAAGRycy9k&#10;b3ducmV2LnhtbFBLBQYAAAAABAAEAPUAAACJAwAAAAA=&#10;" filled="f" stroked="f">
                  <v:textbox style="mso-fit-shape-to-text:t">
                    <w:txbxContent>
                      <w:p w14:paraId="179503D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1"/>
                            <w:szCs w:val="21"/>
                          </w:rPr>
                          <w:t>Dataset F</w:t>
                        </w:r>
                      </w:p>
                    </w:txbxContent>
                  </v:textbox>
                </v:shape>
                <v:shape id="Text Box 355" o:spid="_x0000_s1179" type="#_x0000_t202" style="position:absolute;left:4780603;top:6234860;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1FCdwgAA&#10;ANwAAAAPAAAAZHJzL2Rvd25yZXYueG1sRI9Ba8JAFITvhf6H5Qm91Y1KpKSuIlXBQy9qen9kX7PB&#10;7NuQfZr477uFQo/DzHzDrDajb9Wd+tgENjCbZqCIq2Abrg2Ul8PrG6goyBbbwGTgQRE26+enFRY2&#10;DHyi+1lqlSAcCzTgRLpC61g58hinoSNO3nfoPUqSfa1tj0OC+1bPs2ypPTacFhx29OGoup5v3oCI&#10;3c4e5d7H49f4uRtcVuVYGvMyGbfvoIRG+Q//tY/WwCLP4fdMOgJ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UUJ3CAAAA3AAAAA8AAAAAAAAAAAAAAAAAlwIAAGRycy9kb3du&#10;cmV2LnhtbFBLBQYAAAAABAAEAPUAAACGAwAAAAA=&#10;" filled="f" stroked="f">
                  <v:textbox style="mso-fit-shape-to-text:t">
                    <w:txbxContent>
                      <w:p w14:paraId="61016237"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6" o:spid="_x0000_s1180" type="#_x0000_t202" style="position:absolute;left:4899321;top:6104055;width:310063;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Bs7qwwAA&#10;ANwAAAAPAAAAZHJzL2Rvd25yZXYueG1sRI9Pa8JAFMTvBb/D8gRvdWNFKdFVxD/goRdtvD+yr9nQ&#10;7NuQfTXx23cLBY/DzPyGWW8H36g7dbEObGA2zUARl8HWXBkoPk+v76CiIFtsApOBB0XYbkYva8xt&#10;6PlC96tUKkE45mjAibS51rF05DFOQ0ucvK/QeZQku0rbDvsE941+y7Kl9lhzWnDY0t5R+X398QZE&#10;7G72KI4+nm/Dx6F3WbnAwpjJeNitQAkN8gz/t8/WwHyxhL8z6Qj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Bs7qwwAAANwAAAAPAAAAAAAAAAAAAAAAAJcCAABkcnMvZG93&#10;bnJldi54bWxQSwUGAAAAAAQABAD1AAAAhwMAAAAA&#10;" filled="f" stroked="f">
                  <v:textbox style="mso-fit-shape-to-text:t">
                    <w:txbxContent>
                      <w:p w14:paraId="64EB4634"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F</w:t>
                        </w:r>
                      </w:p>
                    </w:txbxContent>
                  </v:textbox>
                </v:shape>
                <v:shape id="Text Box 357" o:spid="_x0000_s1181" type="#_x0000_t202" style="position:absolute;left:4882623;top:5156199;width:403708;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SmtxwwAA&#10;ANwAAAAPAAAAZHJzL2Rvd25yZXYueG1sRI9Ba8JAFITvhf6H5RW81Y0VtaSuIlXBgxc1vT+yr9nQ&#10;7NuQfTXx37uFgsdhZr5hluvBN+pKXawDG5iMM1DEZbA1VwaKy/71HVQUZItNYDJwowjr1fPTEnMb&#10;ej7R9SyVShCOORpwIm2udSwdeYzj0BIn7zt0HiXJrtK2wz7BfaPfsmyuPdacFhy29Omo/Dn/egMi&#10;djO5FTsfD1/Dcdu7rJxhYczoZdh8gBIa5BH+bx+sgelsAX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SmtxwwAAANwAAAAPAAAAAAAAAAAAAAAAAJcCAABkcnMvZG93&#10;bnJldi54bWxQSwUGAAAAAAQABAD1AAAAhwMAAAAA&#10;" filled="f" stroked="f">
                  <v:textbox style="mso-fit-shape-to-text:t">
                    <w:txbxContent>
                      <w:p w14:paraId="2E39E125"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8" o:spid="_x0000_s1182" type="#_x0000_t202" style="position:absolute;left:5018759;top:5015679;width:403708;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1f8DwAAA&#10;ANwAAAAPAAAAZHJzL2Rvd25yZXYueG1sRE89a8MwEN0L/Q/iCt1qOS0pxY1iTNJChixN3f2wLpaJ&#10;dTLWNXb+fTQEMj7e96qcfa/ONMYusIFFloMiboLtuDVQ/36/fICKgmyxD0wGLhShXD8+rLCwYeIf&#10;Oh+kVSmEY4EGnMhQaB0bRx5jFgbixB3D6FESHFttR5xSuO/1a56/a48dpwaHA20cNafDvzcgYqvF&#10;pf7ycfc377eTy5sl1sY8P83VJyihWe7im3tnDbwt09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1f8DwAAAANwAAAAPAAAAAAAAAAAAAAAAAJcCAABkcnMvZG93bnJl&#10;di54bWxQSwUGAAAAAAQABAD1AAAAhAMAAAAA&#10;" filled="f" stroked="f">
                  <v:textbox style="mso-fit-shape-to-text:t">
                    <w:txbxContent>
                      <w:p w14:paraId="1178542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359" o:spid="_x0000_s1183" type="#_x0000_t202" style="position:absolute;left:1650545;top:5842445;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VqYwwAA&#10;ANwAAAAPAAAAZHJzL2Rvd25yZXYueG1sRI9Ba8JAFITvhf6H5RW81Y0VxaauIlXBgxc1vT+yr9nQ&#10;7NuQfTXx37uFgsdhZr5hluvBN+pKXawDG5iMM1DEZbA1VwaKy/51ASoKssUmMBm4UYT16vlpibkN&#10;PZ/oepZKJQjHHA04kTbXOpaOPMZxaImT9x06j5JkV2nbYZ/gvtFvWTbXHmtOCw5b+nRU/px/vQER&#10;u5ncip2Ph6/huO1dVs6wMGb0Mmw+QAkN8gj/tw/WwHT2D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mVqYwwAAANwAAAAPAAAAAAAAAAAAAAAAAJcCAABkcnMvZG93&#10;bnJldi54bWxQSwUGAAAAAAQABAD1AAAAhwMAAAAA&#10;" filled="f" stroked="f">
                  <v:textbox style="mso-fit-shape-to-text:t">
                    <w:txbxContent>
                      <w:p w14:paraId="68AC1983"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0" o:spid="_x0000_s1184" type="#_x0000_t202" style="position:absolute;left:1716250;top:5745875;width:31476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zzm4vwAA&#10;ANwAAAAPAAAAZHJzL2Rvd25yZXYueG1sRE9La8JAEL4X/A/LCN7qxkqlRFcRH+Chl9p4H7JjNpid&#10;Ddmpif/ePQg9fnzv1WbwjbpTF+vABmbTDBRxGWzNlYHi9/j+BSoKssUmMBl4UITNevS2wtyGnn/o&#10;fpZKpRCOORpwIm2udSwdeYzT0BIn7ho6j5JgV2nbYZ/CfaM/smyhPdacGhy2tHNU3s5/3oCI3c4e&#10;xcHH02X43vcuKz+xMGYyHrZLUEKD/Itf7pM1MF+k+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7PObi/AAAA3AAAAA8AAAAAAAAAAAAAAAAAlwIAAGRycy9kb3ducmV2&#10;LnhtbFBLBQYAAAAABAAEAPUAAACDAwAAAAA=&#10;" filled="f" stroked="f">
                  <v:textbox style="mso-fit-shape-to-text:t">
                    <w:txbxContent>
                      <w:p w14:paraId="2EA947A6"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361" o:spid="_x0000_s1185" type="#_x0000_t202" style="position:absolute;left:5062220;top:4213891;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5wjwgAA&#10;ANwAAAAPAAAAZHJzL2Rvd25yZXYueG1sRI9Pa8JAFMTvQr/D8gRvuklLpURXkf4BD72o6f2RfWaD&#10;2bch+2rit3cLBY/DzPyGWW9H36or9bEJbCBfZKCIq2Abrg2Up6/5G6goyBbbwGTgRhG2m6fJGgsb&#10;Bj7Q9Si1ShCOBRpwIl2hdawceYyL0BEn7xx6j5JkX2vb45DgvtXPWbbUHhtOCw47endUXY6/3oCI&#10;3eW38tPH/c/4/TG4rHrF0pjZdNytQAmN8gj/t/fWwMsyh78z6Qjoz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GDnCPCAAAA3AAAAA8AAAAAAAAAAAAAAAAAlwIAAGRycy9kb3du&#10;cmV2LnhtbFBLBQYAAAAABAAEAPUAAACGAwAAAAA=&#10;" filled="f" stroked="f">
                  <v:textbox style="mso-fit-shape-to-text:t">
                    <w:txbxContent>
                      <w:p w14:paraId="25244039"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2" o:spid="_x0000_s1186" type="#_x0000_t202" style="position:absolute;left:5177934;top:4062725;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QJUwwAA&#10;ANwAAAAPAAAAZHJzL2Rvd25yZXYueG1sRI9Pa8JAFMTvhX6H5RW81Y1KRaKriH/AQy/VeH9kX7Oh&#10;2bch+zTx27uFQo/DzPyGWW0G36g7dbEObGAyzkARl8HWXBkoLsf3BagoyBabwGTgQRE269eXFeY2&#10;9PxF97NUKkE45mjAibS51rF05DGOQ0ucvO/QeZQku0rbDvsE942eZtlce6w5LThsaeeo/DnfvAER&#10;u508ioOPp+vwue9dVn5gYczobdguQQkN8h/+a5+sgdl8C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UQJUwwAAANwAAAAPAAAAAAAAAAAAAAAAAJcCAABkcnMvZG93&#10;bnJldi54bWxQSwUGAAAAAAQABAD1AAAAhwMAAAAA&#10;" filled="f" stroked="f">
                  <v:textbox style="mso-fit-shape-to-text:t">
                    <w:txbxContent>
                      <w:p w14:paraId="45DDE0EF" w14:textId="77777777" w:rsidR="0006099B" w:rsidRDefault="0006099B" w:rsidP="008772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363" o:spid="_x0000_s1187" type="#_x0000_t202" style="position:absolute;left:4297078;top:3498421;width:31623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m/LDxAAA&#10;ANwAAAAPAAAAZHJzL2Rvd25yZXYueG1sRI/BbsIwEETvSPyDtUjcihMoCFIchKCVuNHSfsAqXuI0&#10;8TqKDaT9+hqpEsfRzLzRrDe9bcSVOl85VpBOEhDEhdMVlwq+Pt+eliB8QNbYOCYFP+Rhkw8Ha8y0&#10;u/EHXU+hFBHCPkMFJoQ2k9IXhiz6iWuJo3d2ncUQZVdK3eEtwm0jp0mykBYrjgsGW9oZKurTxSpY&#10;JvZY16vpu7fPv+nc7Pbutf1Wajzqty8gAvXhEf5vH7SC2WIG9zPxCM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Zvyw8QAAADcAAAADwAAAAAAAAAAAAAAAACXAgAAZHJzL2Rv&#10;d25yZXYueG1sUEsFBgAAAAAEAAQA9QAAAIgDAAAAAA==&#10;" filled="f" stroked="f">
                  <v:textbox style="mso-fit-shape-to-text:t">
                    <w:txbxContent>
                      <w:p w14:paraId="016DCD5C"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64" o:spid="_x0000_s1188" type="#_x0000_t202" style="position:absolute;left:3472003;top:3116567;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cmq3xQAA&#10;ANwAAAAPAAAAZHJzL2Rvd25yZXYueG1sRI/NasMwEITvgb6D2EJvjez8mMSNHErSQm75aR9gsTaW&#10;a2tlLDVx+/RVoJDjMDPfMKv1YFtxod7XjhWk4wQEcel0zZWCz4/35wUIH5A1to5JwQ95WBcPoxXm&#10;2l35SJdTqESEsM9RgQmhy6X0pSGLfuw64uidXW8xRNlXUvd4jXDbykmSZNJizXHBYEcbQ2Vz+rYK&#10;FondN81ycvB29pvOzWbr3rovpZ4eh9cXEIGGcA//t3dawTSbwe1MPAKy+A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yarfFAAAA3AAAAA8AAAAAAAAAAAAAAAAAlwIAAGRycy9k&#10;b3ducmV2LnhtbFBLBQYAAAAABAAEAPUAAACJAwAAAAA=&#10;" filled="f" stroked="f">
                  <v:textbox style="mso-fit-shape-to-text:t">
                    <w:txbxContent>
                      <w:p w14:paraId="06CAB2F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5" o:spid="_x0000_s1189" type="#_x0000_t202" style="position:absolute;left:3472003;top:2787031;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Ps8sxAAA&#10;ANwAAAAPAAAAZHJzL2Rvd25yZXYueG1sRI/NbsIwEITvlXgHa5F6AwdaIggYhGgrcSt/D7CKlzgk&#10;XkexgbRPjysh9TiamW80i1Vna3Gj1peOFYyGCQji3OmSCwWn49dgCsIHZI21Y1LwQx5Wy97LAjPt&#10;7ryn2yEUIkLYZ6jAhNBkUvrckEU/dA1x9M6utRiibAupW7xHuK3lOElSabHkuGCwoY2hvDpcrYJp&#10;Yr+rajbeefv+O5qYzYf7bC5Kvfa79RxEoC78h5/trVbwlk7g70w8An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7PLMQAAADcAAAADwAAAAAAAAAAAAAAAACXAgAAZHJzL2Rv&#10;d25yZXYueG1sUEsFBgAAAAAEAAQA9QAAAIgDAAAAAA==&#10;" filled="f" stroked="f">
                  <v:textbox style="mso-fit-shape-to-text:t">
                    <w:txbxContent>
                      <w:p w14:paraId="1459C9A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66" o:spid="_x0000_s1190" type="#_x0000_t202" style="position:absolute;left:3463532;top:2510032;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7FFbxAAA&#10;ANwAAAAPAAAAZHJzL2Rvd25yZXYueG1sRI/NbsIwEITvlXgHaytxKw4/jSBgEKIgcSulPMAqXuI0&#10;8TqKXQg8PUaq1ONoZr7RLFadrcWFWl86VjAcJCCIc6dLLhScvndvUxA+IGusHZOCG3lYLXsvC8y0&#10;u/IXXY6hEBHCPkMFJoQmk9Lnhiz6gWuIo3d2rcUQZVtI3eI1wm0tR0mSSoslxwWDDW0M5dXx1yqY&#10;Jvazqmajg7eT+/DdbD7ctvlRqv/arecgAnXhP/zX3msF4zSF55l4BOT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exRW8QAAADcAAAADwAAAAAAAAAAAAAAAACXAgAAZHJzL2Rv&#10;d25yZXYueG1sUEsFBgAAAAAEAAQA9QAAAIgDAAAAAA==&#10;" filled="f" stroked="f">
                  <v:textbox style="mso-fit-shape-to-text:t">
                    <w:txbxContent>
                      <w:p w14:paraId="7206CD5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7" o:spid="_x0000_s1191" type="#_x0000_t202" style="position:absolute;left:3471319;top:1904983;width:26551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oPTAxAAA&#10;ANwAAAAPAAAAZHJzL2Rvd25yZXYueG1sRI/NbsIwEITvSLyDtUjcwAFaCikGIWil3vgpD7CKt3FI&#10;vI5iA4GnrytV4jiamW80i1VrK3GlxheOFYyGCQjizOmCcwWn78/BDIQPyBorx6TgTh5Wy25ngal2&#10;Nz7Q9RhyESHsU1RgQqhTKX1myKIfupo4ej+usRiibHKpG7xFuK3kOEmm0mLBccFgTRtDWXm8WAWz&#10;xO7Kcj7ee/vyGL2azdZ91Gel+r12/Q4iUBue4f/2l1Ywmb7B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qD0wMQAAADcAAAADwAAAAAAAAAAAAAAAACXAgAAZHJzL2Rv&#10;d25yZXYueG1sUEsFBgAAAAAEAAQA9QAAAIgDAAAAAA==&#10;" filled="f" stroked="f">
                  <v:textbox style="mso-fit-shape-to-text:t">
                    <w:txbxContent>
                      <w:p w14:paraId="2D37291A"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68" o:spid="_x0000_s1192" type="#_x0000_t202" style="position:absolute;left:3467103;top:2176271;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P2CywQAA&#10;ANwAAAAPAAAAZHJzL2Rvd25yZXYueG1sRE/JbsIwEL1X4h+sQeJWHJYiCBiEWCRubYEPGMVDHBKP&#10;o9hA4OvxoVKPT29frFpbiTs1vnCsYNBPQBBnThecKzif9p9TED4ga6wck4IneVgtOx8LTLV78C/d&#10;jyEXMYR9igpMCHUqpc8MWfR9VxNH7uIaiyHCJpe6wUcMt5UcJslEWiw4NhisaWMoK483q2Ca2O+y&#10;nA1/vB2/Bl9ms3W7+qpUr9uu5yACteFf/Oc+aAWjSVwbz8Qj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z9gssEAAADcAAAADwAAAAAAAAAAAAAAAACXAgAAZHJzL2Rvd25y&#10;ZXYueG1sUEsFBgAAAAAEAAQA9QAAAIUDAAAAAA==&#10;" filled="f" stroked="f">
                  <v:textbox style="mso-fit-shape-to-text:t">
                    <w:txbxContent>
                      <w:p w14:paraId="38782B9B"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69" o:spid="_x0000_s1193" type="#_x0000_t202" style="position:absolute;left:3483102;top:1585752;width:254622;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c8UpxQAA&#10;ANwAAAAPAAAAZHJzL2Rvd25yZXYueG1sRI/NbsIwEITvlXgHayv1RhxoG5GAQQhaqbfy9wCreInT&#10;xOsoNpD26etKSD2OZuYbzWI12FZcqfe1YwWTJAVBXDpdc6XgdHwfz0D4gKyxdUwKvsnDajl6WGCh&#10;3Y33dD2ESkQI+wIVmBC6QkpfGrLoE9cRR+/seoshyr6SusdbhNtWTtM0kxZrjgsGO9oYKpvDxSqY&#10;pfazafLpztuXn8mr2WzdW/el1NPjsJ6DCDSE//C9/aEVPGc5/J2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RzxSnFAAAA3AAAAA8AAAAAAAAAAAAAAAAAlwIAAGRycy9k&#10;b3ducmV2LnhtbFBLBQYAAAAABAAEAPUAAACJAwAAAAA=&#10;" filled="f" stroked="f">
                  <v:textbox style="mso-fit-shape-to-text:t">
                    <w:txbxContent>
                      <w:p w14:paraId="71871548"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0" o:spid="_x0000_s1194" type="#_x0000_t202" style="position:absolute;left:477872;top:3105215;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q9lwAAA&#10;ANwAAAAPAAAAZHJzL2Rvd25yZXYueG1sRE9Na8JAEL0X/A/LFHrTjS3VErMRUQseeqmm9yE7ZkOz&#10;syE7NfHfdw+FHh/vu9hOvlM3GmIb2MBykYEiroNtuTFQXd7nb6CiIFvsApOBO0XYlrOHAnMbRv6k&#10;21kalUI45mjAifS51rF25DEuQk+cuGsYPEqCQ6PtgGMK951+zrKV9thyanDY095R/X3+8QZE7G55&#10;r44+nr6mj8PosvoVK2OeHqfdBpTQJP/iP/fJGnhZp/npTDoCuv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Fq9lwAAAANwAAAAPAAAAAAAAAAAAAAAAAJcCAABkcnMvZG93bnJl&#10;di54bWxQSwUGAAAAAAQABAD1AAAAhAMAAAAA&#10;" filled="f" stroked="f">
                  <v:textbox style="mso-fit-shape-to-text:t">
                    <w:txbxContent>
                      <w:p w14:paraId="00B0982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1" o:spid="_x0000_s1195" type="#_x0000_t202" style="position:absolute;left:489788;top:2775679;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gr+wwAA&#10;ANwAAAAPAAAAZHJzL2Rvd25yZXYueG1sRI9Ba8JAFITvBf/D8oTe6iaWVomuIrYFD71U4/2RfWaD&#10;2bch+2riv+8WCj0OM/MNs96OvlU36mMT2EA+y0ARV8E2XBsoTx9PS1BRkC22gcnAnSJsN5OHNRY2&#10;DPxFt6PUKkE4FmjAiXSF1rFy5DHOQkecvEvoPUqSfa1tj0OC+1bPs+xVe2w4LTjsaO+ouh6/vQER&#10;u8vv5buPh/P4+Ta4rHrB0pjH6bhbgRIa5T/81z5YA8+LHH7PpCO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Wgr+wwAAANwAAAAPAAAAAAAAAAAAAAAAAJcCAABkcnMvZG93&#10;bnJldi54bWxQSwUGAAAAAAQABAD1AAAAhwMAAAAA&#10;" filled="f" stroked="f">
                  <v:textbox style="mso-fit-shape-to-text:t">
                    <w:txbxContent>
                      <w:p w14:paraId="2768EF40"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2" o:spid="_x0000_s1196" type="#_x0000_t202" style="position:absolute;left:469401;top:2498680;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iJSJwwAA&#10;ANwAAAAPAAAAZHJzL2Rvd25yZXYueG1sRI9Ba8JAFITvBf/D8gRvdaPSVqKriFXw0EttvD+yz2ww&#10;+zZkX038991CocdhZr5h1tvBN+pOXawDG5hNM1DEZbA1VwaKr+PzElQUZItNYDLwoAjbzehpjbkN&#10;PX/S/SyVShCOORpwIm2udSwdeYzT0BIn7xo6j5JkV2nbYZ/gvtHzLHvVHmtOCw5b2jsqb+dvb0DE&#10;7maP4uDj6TJ8vPcuK1+wMGYyHnYrUEKD/If/2idrYPE2h98z6Qjo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iJSJwwAAANwAAAAPAAAAAAAAAAAAAAAAAJcCAABkcnMvZG93&#10;bnJldi54bWxQSwUGAAAAAAQABAD1AAAAhwMAAAAA&#10;" filled="f" stroked="f">
                  <v:textbox style="mso-fit-shape-to-text:t">
                    <w:txbxContent>
                      <w:p w14:paraId="7D745A65"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3" o:spid="_x0000_s1197" type="#_x0000_t202" style="position:absolute;left:477188;top:1893631;width:555944;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DESwwAA&#10;ANwAAAAPAAAAZHJzL2Rvd25yZXYueG1sRI9Ba8JAFITvBf/D8oTe6saKrURXEbXgoZfaeH9kn9lg&#10;9m3Ivpr4791CocdhZr5hVpvBN+pGXawDG5hOMlDEZbA1VwaK74+XBagoyBabwGTgThE269HTCnMb&#10;ev6i20kqlSAcczTgRNpc61g68hgnoSVO3iV0HiXJrtK2wz7BfaNfs+xNe6w5LThsaeeovJ5+vAER&#10;u53ei4OPx/Pwue9dVs6xMOZ5PGyXoIQG+Q//tY/WwOx9Br9n0hH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xDESwwAAANwAAAAPAAAAAAAAAAAAAAAAAJcCAABkcnMvZG93&#10;bnJldi54bWxQSwUGAAAAAAQABAD1AAAAhwMAAAAA&#10;" filled="f" stroked="f">
                  <v:textbox style="mso-fit-shape-to-text:t">
                    <w:txbxContent>
                      <w:p w14:paraId="3028D0F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n</w:t>
                        </w:r>
                      </w:p>
                    </w:txbxContent>
                  </v:textbox>
                </v:shape>
                <v:shape id="Text Box 374" o:spid="_x0000_s1198" type="#_x0000_t202" style="position:absolute;left:484888;top:2164919;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LalmwwAA&#10;ANwAAAAPAAAAZHJzL2Rvd25yZXYueG1sRI9Ba8JAFITvhf6H5Qne6sbaVkldRaqCh16q8f7IvmaD&#10;2bch+2riv3cLhR6HmfmGWa4H36grdbEObGA6yUARl8HWXBkoTvunBagoyBabwGTgRhHWq8eHJeY2&#10;9PxF16NUKkE45mjAibS51rF05DFOQkucvO/QeZQku0rbDvsE941+zrI37bHmtOCwpQ9H5eX44w2I&#10;2M30Vux8PJyHz23vsvIVC2PGo2HzDkpokP/wX/tgDczmL/B7Jh0Bvb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LalmwwAAANwAAAAPAAAAAAAAAAAAAAAAAJcCAABkcnMvZG93&#10;bnJldi54bWxQSwUGAAAAAAQABAD1AAAAhwMAAAAA&#10;" filled="f" stroked="f">
                  <v:textbox style="mso-fit-shape-to-text:t">
                    <w:txbxContent>
                      <w:p w14:paraId="72E5D84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5" o:spid="_x0000_s1199" type="#_x0000_t202" style="position:absolute;left:478557;top:1591716;width:533132;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YQz9wwAA&#10;ANwAAAAPAAAAZHJzL2Rvd25yZXYueG1sRI9Ba8JAFITvhf6H5RW81Y0VtaSuIlXBgxc1vT+yr9nQ&#10;7NuQfTXx37uFgsdhZr5hluvBN+pKXawDG5iMM1DEZbA1VwaKy/71HVQUZItNYDJwowjr1fPTEnMb&#10;ej7R9SyVShCOORpwIm2udSwdeYzj0BIn7zt0HiXJrtK2wz7BfaPfsmyuPdacFhy29Omo/Dn/egMi&#10;djO5FTsfD1/Dcdu7rJxhYczoZdh8gBIa5BH+bx+sgeliB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YQz9wwAAANwAAAAPAAAAAAAAAAAAAAAAAJcCAABkcnMvZG93&#10;bnJldi54bWxQSwUGAAAAAAQABAD1AAAAhwMAAAAA&#10;" filled="f" stroked="f">
                  <v:textbox style="mso-fit-shape-to-text:t">
                    <w:txbxContent>
                      <w:p w14:paraId="2600CEC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k</w:t>
                        </w:r>
                      </w:p>
                    </w:txbxContent>
                  </v:textbox>
                </v:shape>
                <v:shape id="Text Box 376" o:spid="_x0000_s1200" type="#_x0000_t202" style="position:absolute;left:1239508;top:3498421;width:31623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NceGxAAA&#10;ANwAAAAPAAAAZHJzL2Rvd25yZXYueG1sRI/NbsIwEITvSLyDtUjcwAFaCikGIWil3vgpD7CKt3FI&#10;vI5iA4GnrytV4jiamW80i1VrK3GlxheOFYyGCQjizOmCcwWn78/BDIQPyBorx6TgTh5Wy25ngal2&#10;Nz7Q9RhyESHsU1RgQqhTKX1myKIfupo4ej+usRiibHKpG7xFuK3kOEmm0mLBccFgTRtDWXm8WAWz&#10;xO7Kcj7ee/vyGL2azdZ91Gel+r12/Q4iUBue4f/2l1YweZvC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XHhsQAAADcAAAADwAAAAAAAAAAAAAAAACXAgAAZHJzL2Rv&#10;d25yZXYueG1sUEsFBgAAAAAEAAQA9QAAAIgDAAAAAA==&#10;" filled="f" stroked="f">
                  <v:textbox style="mso-fit-shape-to-text:t">
                    <w:txbxContent>
                      <w:p w14:paraId="47CD70F1"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M</w:t>
                        </w:r>
                      </w:p>
                    </w:txbxContent>
                  </v:textbox>
                </v:shape>
                <v:shape id="Text Box 377" o:spid="_x0000_s1201" type="#_x0000_t202" style="position:absolute;left:572951;top:440888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WIdxAAA&#10;ANwAAAAPAAAAZHJzL2Rvd25yZXYueG1sRI/NbsIwEITvlXgHa5F6Kw7/kGIQokXixk/7AKt4idPE&#10;6yh2IfD0GKlSj6OZ+UazWLW2EhdqfOFYQb+XgCDOnC44V/D9tX2bgfABWWPlmBTcyMNq2XlZYKrd&#10;lY90OYVcRAj7FBWYEOpUSp8Zsuh7riaO3tk1FkOUTS51g9cIt5UcJMlEWiw4LhisaWMoK0+/VsEs&#10;sfuynA8O3o7u/bHZfLjP+kep1267fgcRqA3/4b/2TisYTq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3liHcQAAADcAAAADwAAAAAAAAAAAAAAAACXAgAAZHJzL2Rv&#10;d25yZXYueG1sUEsFBgAAAAAEAAQA9QAAAIgDAAAAAA==&#10;" filled="f" stroked="f">
                  <v:textbox style="mso-fit-shape-to-text:t">
                    <w:txbxContent>
                      <w:p w14:paraId="5BA0C39A"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8" o:spid="_x0000_s1202" type="#_x0000_t202" style="position:absolute;left:531566;top:5070101;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5vZvwgAA&#10;ANwAAAAPAAAAZHJzL2Rvd25yZXYueG1sRE9LbsIwEN0jcQdrkLoDJ7QUSGMQoq3Eri1wgFE8jUPi&#10;cRS7EDh9vUBi+fT++bq3jThT5yvHCtJJAoK4cLriUsHx8DlegPABWWPjmBRcycN6NRzkmGl34R86&#10;70MpYgj7DBWYENpMSl8YsugnriWO3K/rLIYIu1LqDi8x3DZymiSv0mLFscFgS1tDRb3/swoWif2q&#10;6+X029uXWzoz23f30Z6Uehr1mzcQgfrwEN/dO63geR7XxjPxCM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7m9m/CAAAA3AAAAA8AAAAAAAAAAAAAAAAAlwIAAGRycy9kb3du&#10;cmV2LnhtbFBLBQYAAAAABAAEAPUAAACGAwAAAAA=&#10;" filled="f" stroked="f">
                  <v:textbox style="mso-fit-shape-to-text:t">
                    <w:txbxContent>
                      <w:p w14:paraId="6F2AEFED"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79" o:spid="_x0000_s1203" type="#_x0000_t202" style="position:absolute;left:401963;top:573972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lP0xAAA&#10;ANwAAAAPAAAAZHJzL2Rvd25yZXYueG1sRI/NbsIwEITvlXgHa5F6Kw5/LQQMQrRI3KCUB1jFSxwS&#10;r6PYhcDTY6RKPY5m5hvNfNnaSlyo8YVjBf1eAoI4c7rgXMHxZ/M2AeEDssbKMSm4kYflovMyx1S7&#10;K3/T5RByESHsU1RgQqhTKX1myKLvuZo4eifXWAxRNrnUDV4j3FZykCTv0mLBccFgTWtDWXn4tQom&#10;id2V5XSw93Z074/N+tN91WelXrvtagYiUBv+w3/trVYw/JjC80w8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apT9MQAAADcAAAADwAAAAAAAAAAAAAAAACXAgAAZHJzL2Rv&#10;d25yZXYueG1sUEsFBgAAAAAEAAQA9QAAAIgDAAAAAA==&#10;" filled="f" stroked="f">
                  <v:textbox style="mso-fit-shape-to-text:t">
                    <w:txbxContent>
                      <w:p w14:paraId="76A4EE54"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0" o:spid="_x0000_s1204" type="#_x0000_t202" style="position:absolute;left:3796648;top:407159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pOwgAA&#10;ANwAAAAPAAAAZHJzL2Rvd25yZXYueG1sRE/dTsIwFL4n8R2aY+IddEMwY9IRg5pwB04f4GQ9rHPr&#10;6bJWmDw9vSDh8sv3v96MthMnGnzjWEE6S0AQV043XCv4+f6cZiB8QNbYOSYF/+RhUzxM1phrd+Yv&#10;OpWhFjGEfY4KTAh9LqWvDFn0M9cTR+7oBoshwqGWesBzDLednCfJi7TYcGww2NPWUNWWf1ZBlth9&#10;267mB28Xl3Rptu/uo/9V6ulxfHsFEWgMd/HNvdMKnrM4P56JR0A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Fik7CAAAA3AAAAA8AAAAAAAAAAAAAAAAAlwIAAGRycy9kb3du&#10;cmV2LnhtbFBLBQYAAAAABAAEAPUAAACGAwAAAAA=&#10;" filled="f" stroked="f">
                  <v:textbox style="mso-fit-shape-to-text:t">
                    <w:txbxContent>
                      <w:p w14:paraId="3940CACE"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1" o:spid="_x0000_s1205" type="#_x0000_t202" style="position:absolute;left:3652551;top:4990145;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S/VxQAA&#10;ANwAAAAPAAAAZHJzL2Rvd25yZXYueG1sRI/NbsIwEITvlfoO1lbiBk6AViFgUMWP1FtbygOs4iVO&#10;E6+j2EDg6XElpB5HM/ONZrHqbSPO1PnKsYJ0lIAgLpyuuFRw+NkNMxA+IGtsHJOCK3lYLZ+fFphr&#10;d+FvOu9DKSKEfY4KTAhtLqUvDFn0I9cSR+/oOoshyq6UusNLhNtGjpPkTVqsOC4YbGltqKj3J6sg&#10;S+xnXc/GX95Ob+m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JL9XFAAAA3AAAAA8AAAAAAAAAAAAAAAAAlwIAAGRycy9k&#10;b3ducmV2LnhtbFBLBQYAAAAABAAEAPUAAACJAwAAAAA=&#10;" filled="f" stroked="f">
                  <v:textbox style="mso-fit-shape-to-text:t">
                    <w:txbxContent>
                      <w:p w14:paraId="7702C8E3"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382" o:spid="_x0000_s1206" type="#_x0000_t202" style="position:absolute;left:3593201;top:6083750;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27GixQAA&#10;ANwAAAAPAAAAZHJzL2Rvd25yZXYueG1sRI/NbsIwEITvlfoO1lbiBg6BViFgUMWP1FtbygOs4iVO&#10;E6+j2EDg6XElpB5HM/ONZrHqbSPO1PnKsYLxKAFBXDhdcang8LMbZiB8QNbYOCYFV/KwWj4/LTDX&#10;7sLfdN6HUkQI+xwVmBDaXEpfGLLoR64ljt7RdRZDlF0pdYeXCLeNTJPkTVqsOC4YbGltqKj3J6sg&#10;S+xnXc/SL2+nt/GrWW/ctv1VavDSv89BBOrDf/jR/tAKJlkKf2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bsaLFAAAA3AAAAA8AAAAAAAAAAAAAAAAAlwIAAGRycy9k&#10;b3ducmV2LnhtbFBLBQYAAAAABAAEAPUAAACJAwAAAAA=&#10;" filled="f" stroked="f">
                  <v:textbox style="mso-fit-shape-to-text:t">
                    <w:txbxContent>
                      <w:p w14:paraId="2AA764F2" w14:textId="77777777" w:rsidR="0006099B" w:rsidRDefault="0006099B" w:rsidP="008772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Straight Arrow Connector 383" o:spid="_x0000_s1207" type="#_x0000_t32" style="position:absolute;left:2286552;top:2766181;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VzWYsUAAADcAAAADwAAAGRycy9kb3ducmV2LnhtbESPX2vCMBTF3wd+h3CFvc3UlU3pjCIO&#10;YbAHWdyDe7s0d21oc1ObTLtvbwTBx8P58+MsVoNrxYn6YD0rmE4yEMSlN5YrBd/77dMcRIjIBlvP&#10;pOCfAqyWo4cFFsaf+YtOOlYijXAoUEEdY1dIGcqaHIaJ74iT9+t7hzHJvpKmx3Mad618zrJX6dBy&#10;ItTY0aamstF/LkF087Ozx/j+MtOfh0NuWx2arVKP42H9BiLSEO/hW/vDKMjnOVzPpCMglx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VzWYsUAAADcAAAADwAAAAAAAAAA&#10;AAAAAAChAgAAZHJzL2Rvd25yZXYueG1sUEsFBgAAAAAEAAQA+QAAAJMDAAAAAA==&#10;" strokecolor="#4f81bd [3204]">
                  <v:stroke dashstyle="1 1" endarrow="open"/>
                  <v:shadow on="t" opacity="24903f" mv:blur="40000f" origin=",.5" offset="0,20000emu"/>
                </v:shape>
                <v:shape id="Straight Arrow Connector 384" o:spid="_x0000_s1208" type="#_x0000_t32" style="position:absolute;left:1118332;top:2271051;width:437413;height:247229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VOFsUAAADcAAAADwAAAGRycy9kb3ducmV2LnhtbESPzWoCMRSF9wXfIVyhu5qxtlVGo4gi&#10;FFyURhe6u0yuM2EmN9NJqtO3b4RCl4fz83EWq9414kpdsJ4VjEcZCOLCG8ulguNh9zQDESKywcYz&#10;KfihAKvl4GGBufE3/qSrjqVIIxxyVFDF2OZShqIih2HkW+LkXXznMCbZldJ0eEvjrpHPWfYmHVpO&#10;hApb2lRU1PrbJYiuzx/2K25fp3p/Ok1so0O9U+px2K/nICL18T/81343CiazF7ifSUd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rVOFsUAAADcAAAADwAAAAAAAAAA&#10;AAAAAAChAgAAZHJzL2Rvd25yZXYueG1sUEsFBgAAAAAEAAQA+QAAAJMDAAAAAA==&#10;" strokecolor="#4f81bd [3204]">
                  <v:stroke dashstyle="1 1" endarrow="open"/>
                  <v:shadow on="t" opacity="24903f" mv:blur="40000f" origin=",.5" offset="0,20000emu"/>
                </v:shape>
                <v:shape id="Straight Arrow Connector 385" o:spid="_x0000_s1209" type="#_x0000_t32" style="position:absolute;left:2105825;top:2944231;width:1780468;height:342890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nrjcQAAADcAAAADwAAAGRycy9kb3ducmV2LnhtbESPzWoCMRSF9wXfIVyhu5qxYpXRKFIR&#10;Cl2Upi50d5lcZ8JMbsZJ1OnbN4LQ5eH8fJzluneNuFIXrGcF41EGgrjwxnKpYP+ze5mDCBHZYOOZ&#10;FPxSgPVq8LTE3Pgbf9NVx1KkEQ45KqhibHMpQ1GRwzDyLXHyTr5zGJPsSmk6vKVx18jXLHuTDi0n&#10;QoUtvVdU1PriEkTXxy97jtvpTH8eDhPb6FDvlHoe9psFiEh9/A8/2h9GwWQ+hfuZdATk6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J+euNxAAAANwAAAAPAAAAAAAAAAAA&#10;AAAAAKECAABkcnMvZG93bnJldi54bWxQSwUGAAAAAAQABAD5AAAAkgMAAAAA&#10;" strokecolor="#4f81bd [3204]">
                  <v:stroke dashstyle="1 1" endarrow="open"/>
                  <v:shadow on="t" opacity="24903f" mv:blur="40000f" origin=",.5" offset="0,20000emu"/>
                </v:shape>
                <v:rect id="Rectangle 386" o:spid="_x0000_s1210" style="position:absolute;width:5984597;height:712020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gNMxAAA&#10;ANwAAAAPAAAAZHJzL2Rvd25yZXYueG1sRI9fa8JAEMTfhX6HYwu+SL2rgoTUU4oiFNEH/yB9XHLb&#10;JDS3F3Krpt++JxT6OMzMb5j5sveNulEX68AWXscGFHERXM2lhfNp85KBioLssAlMFn4ownLxNJhj&#10;7sKdD3Q7SqkShGOOFiqRNtc6FhV5jOPQEifvK3QeJcmu1K7De4L7Rk+MmWmPNaeFCltaVVR8H6/e&#10;gmxQOLs6E7a7/SeOzGW09hNrh8/9+xsooV7+w3/tD2dhms3gcSYdAb3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TYDTMQAAADcAAAADwAAAAAAAAAAAAAAAACXAgAAZHJzL2Rv&#10;d25yZXYueG1sUEsFBgAAAAAEAAQA9QAAAIgDAAAAAA==&#10;" filled="f" strokecolor="#4579b8 [3044]">
                  <v:shadow on="t" opacity="22937f" mv:blur="40000f" origin=",.5" offset="0,23000emu"/>
                  <v:textbox>
                    <w:txbxContent>
                      <w:p w14:paraId="70101EA4" w14:textId="77777777" w:rsidR="0006099B" w:rsidRDefault="0006099B" w:rsidP="00877206">
                        <w:pPr>
                          <w:rPr>
                            <w:rFonts w:eastAsia="Times New Roman" w:cs="Times New Roman"/>
                          </w:rPr>
                        </w:pPr>
                      </w:p>
                    </w:txbxContent>
                  </v:textbox>
                </v:rect>
                <w10:anchorlock/>
              </v:group>
            </w:pict>
          </mc:Fallback>
        </mc:AlternateContent>
      </w:r>
    </w:p>
    <w:p w14:paraId="718719C3" w14:textId="112E454B" w:rsidR="00F812BA" w:rsidRPr="006161DD" w:rsidRDefault="00237953" w:rsidP="006161DD">
      <w:pPr>
        <w:pStyle w:val="Caption"/>
        <w:rPr>
          <w:color w:val="auto"/>
          <w:sz w:val="22"/>
          <w:szCs w:val="22"/>
        </w:rPr>
      </w:pPr>
      <w:bookmarkStart w:id="152" w:name="_Ref239585146"/>
      <w:r w:rsidRPr="00830110">
        <w:rPr>
          <w:color w:val="auto"/>
          <w:sz w:val="22"/>
          <w:szCs w:val="22"/>
        </w:rPr>
        <w:t xml:space="preserve">Figure </w:t>
      </w:r>
      <w:r w:rsidR="00001A6C" w:rsidRPr="00830110">
        <w:rPr>
          <w:color w:val="auto"/>
          <w:sz w:val="22"/>
          <w:szCs w:val="22"/>
        </w:rPr>
        <w:fldChar w:fldCharType="begin"/>
      </w:r>
      <w:r w:rsidR="00001A6C" w:rsidRPr="00830110">
        <w:rPr>
          <w:color w:val="auto"/>
          <w:sz w:val="22"/>
          <w:szCs w:val="22"/>
        </w:rPr>
        <w:instrText xml:space="preserve"> SEQ Figure \* ARABIC </w:instrText>
      </w:r>
      <w:r w:rsidR="00001A6C" w:rsidRPr="00830110">
        <w:rPr>
          <w:color w:val="auto"/>
          <w:sz w:val="22"/>
          <w:szCs w:val="22"/>
        </w:rPr>
        <w:fldChar w:fldCharType="separate"/>
      </w:r>
      <w:r w:rsidR="009D0C9A">
        <w:rPr>
          <w:noProof/>
          <w:color w:val="auto"/>
          <w:sz w:val="22"/>
          <w:szCs w:val="22"/>
        </w:rPr>
        <w:t>1</w:t>
      </w:r>
      <w:r w:rsidR="00001A6C" w:rsidRPr="00830110">
        <w:rPr>
          <w:noProof/>
          <w:color w:val="auto"/>
          <w:sz w:val="22"/>
          <w:szCs w:val="22"/>
        </w:rPr>
        <w:fldChar w:fldCharType="end"/>
      </w:r>
      <w:bookmarkEnd w:id="152"/>
      <w:r w:rsidR="00830110">
        <w:rPr>
          <w:color w:val="auto"/>
          <w:sz w:val="22"/>
          <w:szCs w:val="22"/>
        </w:rPr>
        <w:t xml:space="preserve">: Excalibur use case. </w:t>
      </w:r>
      <w:r w:rsidR="00A056A0">
        <w:rPr>
          <w:color w:val="auto"/>
          <w:sz w:val="22"/>
          <w:szCs w:val="22"/>
        </w:rPr>
        <w:t xml:space="preserve">The series of each sub-image is stored in a 3D dataset with unlimited dimension corresponding to time. </w:t>
      </w:r>
      <w:ins w:id="153" w:author="Quincey Koziol" w:date="2014-12-05T13:44:00Z">
        <w:r w:rsidR="001C2AA0">
          <w:rPr>
            <w:color w:val="auto"/>
            <w:sz w:val="22"/>
            <w:szCs w:val="22"/>
          </w:rPr>
          <w:t>A v</w:t>
        </w:r>
      </w:ins>
      <w:del w:id="154" w:author="Quincey Koziol" w:date="2014-12-05T13:44:00Z">
        <w:r w:rsidR="004226E4" w:rsidDel="001C2AA0">
          <w:rPr>
            <w:color w:val="auto"/>
            <w:sz w:val="22"/>
            <w:szCs w:val="22"/>
          </w:rPr>
          <w:delText>V</w:delText>
        </w:r>
      </w:del>
      <w:r w:rsidR="004226E4">
        <w:rPr>
          <w:color w:val="auto"/>
          <w:sz w:val="22"/>
          <w:szCs w:val="22"/>
        </w:rPr>
        <w:t xml:space="preserve">irtual dataset presents the series of full images comprised of sub-images. </w:t>
      </w:r>
      <w:r w:rsidR="00F812BA">
        <w:br w:type="page"/>
      </w:r>
    </w:p>
    <w:p w14:paraId="5BB373CB" w14:textId="78B9232B" w:rsidR="00CC1E91" w:rsidRDefault="00CC1E91" w:rsidP="002E7285">
      <w:pPr>
        <w:pStyle w:val="Heading2"/>
      </w:pPr>
      <w:r>
        <w:t>DLS use case “Dual PCO Edge”</w:t>
      </w:r>
    </w:p>
    <w:p w14:paraId="446A0EB7" w14:textId="2EAE1926" w:rsidR="00863D66" w:rsidRDefault="00863D66" w:rsidP="00863D66">
      <w:r>
        <w:t xml:space="preserve">The </w:t>
      </w:r>
      <w:r w:rsidR="005127DC">
        <w:t>“</w:t>
      </w:r>
      <w:r>
        <w:t xml:space="preserve">Dual PCO” detector is described </w:t>
      </w:r>
      <w:r w:rsidR="005127DC">
        <w:t>in the section 3.2 of [</w:t>
      </w:r>
      <w:r w:rsidR="005127DC">
        <w:fldChar w:fldCharType="begin"/>
      </w:r>
      <w:r w:rsidR="005127DC">
        <w:instrText xml:space="preserve"> REF _Ref238633273 \r \h </w:instrText>
      </w:r>
      <w:r w:rsidR="005127DC">
        <w:fldChar w:fldCharType="separate"/>
      </w:r>
      <w:r w:rsidR="00EA3188">
        <w:t>1</w:t>
      </w:r>
      <w:r w:rsidR="005127DC">
        <w:fldChar w:fldCharType="end"/>
      </w:r>
      <w:r w:rsidR="005127DC">
        <w:t xml:space="preserve">]. </w:t>
      </w:r>
    </w:p>
    <w:p w14:paraId="3BDE773C" w14:textId="5867B52B" w:rsidR="005127DC" w:rsidRDefault="005127DC" w:rsidP="00863D66">
      <w:r>
        <w:t xml:space="preserve">Data for </w:t>
      </w:r>
      <w:r w:rsidR="000603DF">
        <w:t xml:space="preserve">a </w:t>
      </w:r>
      <w:r>
        <w:t xml:space="preserve">full image consists of </w:t>
      </w:r>
      <w:r w:rsidR="00896371">
        <w:t>5</w:t>
      </w:r>
      <w:r>
        <w:t xml:space="preserve"> sub-image</w:t>
      </w:r>
      <w:r w:rsidR="00CD00E6">
        <w:t>s</w:t>
      </w:r>
      <w:r w:rsidR="007509FF">
        <w:t xml:space="preserve"> a</w:t>
      </w:r>
      <w:r>
        <w:t>s</w:t>
      </w:r>
      <w:r w:rsidR="007509FF">
        <w:t xml:space="preserve"> show</w:t>
      </w:r>
      <w:r w:rsidR="001F4398">
        <w:t>ed</w:t>
      </w:r>
      <w:r w:rsidR="007509FF">
        <w:t xml:space="preserve"> </w:t>
      </w:r>
      <w:r w:rsidR="001F4398">
        <w:t>i</w:t>
      </w:r>
      <w:r w:rsidR="007509FF">
        <w:t xml:space="preserve">n </w:t>
      </w:r>
      <w:r w:rsidR="007509FF">
        <w:fldChar w:fldCharType="begin"/>
      </w:r>
      <w:r w:rsidR="007509FF">
        <w:instrText xml:space="preserve"> REF _Ref239682509 \h </w:instrText>
      </w:r>
      <w:r w:rsidR="007509FF">
        <w:fldChar w:fldCharType="separate"/>
      </w:r>
      <w:r w:rsidR="00EA3188" w:rsidRPr="00324916">
        <w:rPr>
          <w:sz w:val="22"/>
        </w:rPr>
        <w:t xml:space="preserve">Figure </w:t>
      </w:r>
      <w:r w:rsidR="00EA3188">
        <w:rPr>
          <w:noProof/>
          <w:sz w:val="22"/>
        </w:rPr>
        <w:t>2</w:t>
      </w:r>
      <w:r w:rsidR="007509FF">
        <w:fldChar w:fldCharType="end"/>
      </w:r>
      <w:r>
        <w:t xml:space="preserve">. Each sub-image is stored </w:t>
      </w:r>
      <w:r w:rsidR="000603DF">
        <w:t xml:space="preserve">as in </w:t>
      </w:r>
      <w:del w:id="155" w:author="Quincey Koziol" w:date="2014-12-05T13:46:00Z">
        <w:r w:rsidR="000603DF" w:rsidDel="001C2AA0">
          <w:delText xml:space="preserve">the </w:delText>
        </w:r>
      </w:del>
      <w:r w:rsidR="000603DF">
        <w:t xml:space="preserve">use case </w:t>
      </w:r>
      <w:r w:rsidR="000603DF">
        <w:fldChar w:fldCharType="begin"/>
      </w:r>
      <w:r w:rsidR="000603DF">
        <w:instrText xml:space="preserve"> REF _Ref238638153 \r \h </w:instrText>
      </w:r>
      <w:r w:rsidR="000603DF">
        <w:fldChar w:fldCharType="separate"/>
      </w:r>
      <w:ins w:id="156" w:author="Quincey Koziol" w:date="2014-12-05T13:46:00Z">
        <w:r w:rsidR="001C2AA0">
          <w:t>4</w:t>
        </w:r>
      </w:ins>
      <w:del w:id="157" w:author="Quincey Koziol" w:date="2014-12-05T13:46:00Z">
        <w:r w:rsidR="00EA3188" w:rsidDel="001C2AA0">
          <w:delText>5</w:delText>
        </w:r>
      </w:del>
      <w:r w:rsidR="00EA3188">
        <w:t>.1</w:t>
      </w:r>
      <w:r w:rsidR="000603DF">
        <w:fldChar w:fldCharType="end"/>
      </w:r>
      <w:r w:rsidR="000603DF">
        <w:t xml:space="preserve"> with one difference</w:t>
      </w:r>
      <w:ins w:id="158" w:author="Quincey Koziol" w:date="2014-12-05T13:46:00Z">
        <w:r w:rsidR="001C2AA0">
          <w:t>: e</w:t>
        </w:r>
      </w:ins>
      <w:del w:id="159" w:author="Quincey Koziol" w:date="2014-12-05T13:46:00Z">
        <w:r w:rsidR="000603DF" w:rsidDel="001C2AA0">
          <w:delText>. E</w:delText>
        </w:r>
      </w:del>
      <w:r w:rsidR="000603DF">
        <w:t xml:space="preserve">ach </w:t>
      </w:r>
      <w:r w:rsidR="00896371">
        <w:t xml:space="preserve">dataset is written by a selection that contains several </w:t>
      </w:r>
      <w:r w:rsidR="00AB02DF">
        <w:t xml:space="preserve">consecutive </w:t>
      </w:r>
      <w:r w:rsidR="00896371">
        <w:t xml:space="preserve">sub-images. </w:t>
      </w:r>
      <w:r w:rsidR="00470755">
        <w:t>To optimize writing of compressed data the slowest changing dimension for a chunk can be set to a number of sub-images desired to be compressed and written with one HDF5 write call.</w:t>
      </w:r>
      <w:r w:rsidR="00896371">
        <w:t xml:space="preserve">  </w:t>
      </w:r>
    </w:p>
    <w:p w14:paraId="76D715C0" w14:textId="1D9E27BD" w:rsidR="00AF5236" w:rsidRPr="00863D66" w:rsidRDefault="00AF5236" w:rsidP="00863D66">
      <w:r>
        <w:t>When written the data comprises of two groups of HDF5 files. Each group con</w:t>
      </w:r>
      <w:r w:rsidR="00FF1829">
        <w:t xml:space="preserve">tains data for an image </w:t>
      </w:r>
      <w:r w:rsidR="00806C84">
        <w:t>taken over the time</w:t>
      </w:r>
      <w:r w:rsidR="00470755">
        <w:t xml:space="preserve"> from one camera</w:t>
      </w:r>
      <w:r w:rsidR="00806C84">
        <w:t xml:space="preserve">. </w:t>
      </w:r>
      <w:r w:rsidR="00470755">
        <w:t>Sub-ima</w:t>
      </w:r>
      <w:r w:rsidR="00806C84">
        <w:t>ge</w:t>
      </w:r>
      <w:r w:rsidR="00470755">
        <w:t>s</w:t>
      </w:r>
      <w:r w:rsidR="00806C84">
        <w:t xml:space="preserve"> </w:t>
      </w:r>
      <w:r w:rsidR="00470755">
        <w:t>are</w:t>
      </w:r>
      <w:r w:rsidR="00806C84">
        <w:t xml:space="preserve"> stored </w:t>
      </w:r>
      <w:r w:rsidR="00470755">
        <w:t>in the corresponding datasets as in</w:t>
      </w:r>
      <w:r w:rsidR="00806C84">
        <w:t xml:space="preserve"> the use case </w:t>
      </w:r>
      <w:r w:rsidR="00806C84">
        <w:fldChar w:fldCharType="begin"/>
      </w:r>
      <w:r w:rsidR="00806C84">
        <w:instrText xml:space="preserve"> REF _Ref238638153 \r \h </w:instrText>
      </w:r>
      <w:r w:rsidR="00806C84">
        <w:fldChar w:fldCharType="separate"/>
      </w:r>
      <w:ins w:id="160" w:author="Quincey Koziol" w:date="2014-12-05T13:47:00Z">
        <w:r w:rsidR="001C2AA0">
          <w:t>4</w:t>
        </w:r>
      </w:ins>
      <w:del w:id="161" w:author="Quincey Koziol" w:date="2014-12-05T13:47:00Z">
        <w:r w:rsidR="00EA3188" w:rsidDel="001C2AA0">
          <w:delText>5</w:delText>
        </w:r>
      </w:del>
      <w:r w:rsidR="00EA3188">
        <w:t>.1</w:t>
      </w:r>
      <w:r w:rsidR="00806C84">
        <w:fldChar w:fldCharType="end"/>
      </w:r>
    </w:p>
    <w:p w14:paraId="5895026E" w14:textId="1415151E" w:rsidR="00470755" w:rsidRDefault="00786B06" w:rsidP="00786B06">
      <w:pPr>
        <w:pStyle w:val="Caption"/>
        <w:jc w:val="left"/>
      </w:pPr>
      <w:r w:rsidRPr="00786B06">
        <w:rPr>
          <w:noProof/>
        </w:rPr>
        <mc:AlternateContent>
          <mc:Choice Requires="wpg">
            <w:drawing>
              <wp:inline distT="0" distB="0" distL="0" distR="0" wp14:anchorId="07D7E822" wp14:editId="00F117BA">
                <wp:extent cx="6000858" cy="7581972"/>
                <wp:effectExtent l="25400" t="25400" r="69850" b="114300"/>
                <wp:docPr id="492" name="Group 11"/>
                <wp:cNvGraphicFramePr/>
                <a:graphic xmlns:a="http://schemas.openxmlformats.org/drawingml/2006/main">
                  <a:graphicData uri="http://schemas.microsoft.com/office/word/2010/wordprocessingGroup">
                    <wpg:wgp>
                      <wpg:cNvGrpSpPr/>
                      <wpg:grpSpPr>
                        <a:xfrm>
                          <a:off x="0" y="0"/>
                          <a:ext cx="6000858" cy="7581972"/>
                          <a:chOff x="0" y="0"/>
                          <a:chExt cx="6000858" cy="7581972"/>
                        </a:xfrm>
                      </wpg:grpSpPr>
                      <wps:wsp>
                        <wps:cNvPr id="493" name="Text Box 493"/>
                        <wps:cNvSpPr txBox="1"/>
                        <wps:spPr>
                          <a:xfrm>
                            <a:off x="2264830" y="103010"/>
                            <a:ext cx="1503680" cy="308610"/>
                          </a:xfrm>
                          <a:prstGeom prst="rect">
                            <a:avLst/>
                          </a:prstGeom>
                          <a:noFill/>
                        </wps:spPr>
                        <wps:txbx>
                          <w:txbxContent>
                            <w:p w14:paraId="480AE9B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wps:txbx>
                        <wps:bodyPr wrap="none" rtlCol="0">
                          <a:spAutoFit/>
                        </wps:bodyPr>
                      </wps:wsp>
                      <wps:wsp>
                        <wps:cNvPr id="494" name="Text Box 494"/>
                        <wps:cNvSpPr txBox="1"/>
                        <wps:spPr>
                          <a:xfrm rot="17784864">
                            <a:off x="378316" y="926125"/>
                            <a:ext cx="469900" cy="276999"/>
                          </a:xfrm>
                          <a:prstGeom prst="rect">
                            <a:avLst/>
                          </a:prstGeom>
                          <a:noFill/>
                        </wps:spPr>
                        <wps:txbx>
                          <w:txbxContent>
                            <w:p w14:paraId="65B5E2F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495" name="Rectangle 495"/>
                        <wps:cNvSpPr/>
                        <wps:spPr>
                          <a:xfrm>
                            <a:off x="1299316" y="10504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DD0AF0B" w14:textId="77777777" w:rsidR="0006099B" w:rsidRDefault="0006099B" w:rsidP="00786B06">
                              <w:pPr>
                                <w:rPr>
                                  <w:rFonts w:eastAsia="Times New Roman" w:cs="Times New Roman"/>
                                </w:rPr>
                              </w:pPr>
                            </w:p>
                          </w:txbxContent>
                        </wps:txbx>
                        <wps:bodyPr rtlCol="0" anchor="ctr"/>
                      </wps:wsp>
                      <wps:wsp>
                        <wps:cNvPr id="496" name="Rectangle 496"/>
                        <wps:cNvSpPr/>
                        <wps:spPr>
                          <a:xfrm>
                            <a:off x="1299316" y="1236691"/>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7EAE7" w14:textId="77777777" w:rsidR="0006099B" w:rsidRDefault="0006099B" w:rsidP="00786B06">
                              <w:pPr>
                                <w:rPr>
                                  <w:rFonts w:eastAsia="Times New Roman" w:cs="Times New Roman"/>
                                </w:rPr>
                              </w:pPr>
                            </w:p>
                          </w:txbxContent>
                        </wps:txbx>
                        <wps:bodyPr rtlCol="0" anchor="ctr"/>
                      </wps:wsp>
                      <wps:wsp>
                        <wps:cNvPr id="497" name="Rectangle 497"/>
                        <wps:cNvSpPr/>
                        <wps:spPr>
                          <a:xfrm>
                            <a:off x="1299316" y="16684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B5B5259" w14:textId="77777777" w:rsidR="0006099B" w:rsidRDefault="0006099B" w:rsidP="00786B06">
                              <w:pPr>
                                <w:rPr>
                                  <w:rFonts w:eastAsia="Times New Roman" w:cs="Times New Roman"/>
                                </w:rPr>
                              </w:pPr>
                            </w:p>
                          </w:txbxContent>
                        </wps:txbx>
                        <wps:bodyPr rtlCol="0" anchor="ctr"/>
                      </wps:wsp>
                      <wps:wsp>
                        <wps:cNvPr id="498" name="Rectangle 498"/>
                        <wps:cNvSpPr/>
                        <wps:spPr>
                          <a:xfrm>
                            <a:off x="1151588" y="1338291"/>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972DD2C" w14:textId="77777777" w:rsidR="0006099B" w:rsidRDefault="0006099B" w:rsidP="00786B06">
                              <w:pPr>
                                <w:rPr>
                                  <w:rFonts w:eastAsia="Times New Roman" w:cs="Times New Roman"/>
                                </w:rPr>
                              </w:pPr>
                            </w:p>
                          </w:txbxContent>
                        </wps:txbx>
                        <wps:bodyPr rtlCol="0" anchor="ctr"/>
                      </wps:wsp>
                      <wps:wsp>
                        <wps:cNvPr id="499" name="Rectangle 499"/>
                        <wps:cNvSpPr/>
                        <wps:spPr>
                          <a:xfrm>
                            <a:off x="1151588" y="1524557"/>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69BCDB4" w14:textId="77777777" w:rsidR="0006099B" w:rsidRDefault="0006099B" w:rsidP="00786B06">
                              <w:pPr>
                                <w:rPr>
                                  <w:rFonts w:eastAsia="Times New Roman" w:cs="Times New Roman"/>
                                </w:rPr>
                              </w:pPr>
                            </w:p>
                          </w:txbxContent>
                        </wps:txbx>
                        <wps:bodyPr rtlCol="0" anchor="ctr"/>
                      </wps:wsp>
                      <wps:wsp>
                        <wps:cNvPr id="500" name="Rectangle 500"/>
                        <wps:cNvSpPr/>
                        <wps:spPr>
                          <a:xfrm>
                            <a:off x="1151588" y="19563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2F61BC" w14:textId="77777777" w:rsidR="0006099B" w:rsidRDefault="0006099B" w:rsidP="00786B06">
                              <w:pPr>
                                <w:rPr>
                                  <w:rFonts w:eastAsia="Times New Roman" w:cs="Times New Roman"/>
                                </w:rPr>
                              </w:pPr>
                            </w:p>
                          </w:txbxContent>
                        </wps:txbx>
                        <wps:bodyPr rtlCol="0" anchor="ctr"/>
                      </wps:wsp>
                      <wps:wsp>
                        <wps:cNvPr id="501" name="Rectangle 501"/>
                        <wps:cNvSpPr/>
                        <wps:spPr>
                          <a:xfrm>
                            <a:off x="979239" y="1651557"/>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EC53FFD" w14:textId="77777777" w:rsidR="0006099B" w:rsidRDefault="0006099B" w:rsidP="00786B06">
                              <w:pPr>
                                <w:rPr>
                                  <w:rFonts w:eastAsia="Times New Roman" w:cs="Times New Roman"/>
                                </w:rPr>
                              </w:pPr>
                            </w:p>
                          </w:txbxContent>
                        </wps:txbx>
                        <wps:bodyPr rtlCol="0" anchor="ctr"/>
                      </wps:wsp>
                      <wps:wsp>
                        <wps:cNvPr id="502" name="Rectangle 502"/>
                        <wps:cNvSpPr/>
                        <wps:spPr>
                          <a:xfrm>
                            <a:off x="979239" y="1837824"/>
                            <a:ext cx="1267999" cy="431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034ACD1" w14:textId="77777777" w:rsidR="0006099B" w:rsidRDefault="0006099B" w:rsidP="00786B06">
                              <w:pPr>
                                <w:rPr>
                                  <w:rFonts w:eastAsia="Times New Roman" w:cs="Times New Roman"/>
                                </w:rPr>
                              </w:pPr>
                            </w:p>
                          </w:txbxContent>
                        </wps:txbx>
                        <wps:bodyPr rtlCol="0" anchor="ctr"/>
                      </wps:wsp>
                      <wps:wsp>
                        <wps:cNvPr id="503" name="Rectangle 503"/>
                        <wps:cNvSpPr/>
                        <wps:spPr>
                          <a:xfrm>
                            <a:off x="979239" y="2269624"/>
                            <a:ext cx="1267999" cy="1862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FD6BAF3" w14:textId="77777777" w:rsidR="0006099B" w:rsidRDefault="0006099B" w:rsidP="00786B06">
                              <w:pPr>
                                <w:rPr>
                                  <w:rFonts w:eastAsia="Times New Roman" w:cs="Times New Roman"/>
                                </w:rPr>
                              </w:pPr>
                            </w:p>
                          </w:txbxContent>
                        </wps:txbx>
                        <wps:bodyPr rtlCol="0" anchor="ctr"/>
                      </wps:wsp>
                      <wps:wsp>
                        <wps:cNvPr id="504" name="Straight Arrow Connector 504"/>
                        <wps:cNvCnPr/>
                        <wps:spPr>
                          <a:xfrm flipV="1">
                            <a:off x="544277" y="777947"/>
                            <a:ext cx="400097" cy="799091"/>
                          </a:xfrm>
                          <a:prstGeom prst="straightConnector1">
                            <a:avLst/>
                          </a:prstGeom>
                          <a:ln w="15875">
                            <a:solidFill>
                              <a:schemeClr val="tx1"/>
                            </a:solidFill>
                            <a:prstDash val="solid"/>
                            <a:tailEnd type="arrow"/>
                          </a:ln>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1531309" y="579486"/>
                            <a:ext cx="1450340" cy="277495"/>
                          </a:xfrm>
                          <a:prstGeom prst="rect">
                            <a:avLst/>
                          </a:prstGeom>
                          <a:noFill/>
                        </wps:spPr>
                        <wps:txbx>
                          <w:txbxContent>
                            <w:p w14:paraId="3BCEBAC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06" name="Group 506"/>
                        <wpg:cNvGrpSpPr/>
                        <wpg:grpSpPr>
                          <a:xfrm>
                            <a:off x="2007144" y="1592246"/>
                            <a:ext cx="272149" cy="888812"/>
                            <a:chOff x="2007144" y="1592246"/>
                            <a:chExt cx="272149" cy="888812"/>
                          </a:xfrm>
                        </wpg:grpSpPr>
                        <wps:wsp>
                          <wps:cNvPr id="507" name="Text Box 507"/>
                          <wps:cNvSpPr txBox="1"/>
                          <wps:spPr>
                            <a:xfrm>
                              <a:off x="2013228" y="1592246"/>
                              <a:ext cx="266065" cy="262255"/>
                            </a:xfrm>
                            <a:prstGeom prst="rect">
                              <a:avLst/>
                            </a:prstGeom>
                            <a:noFill/>
                          </wps:spPr>
                          <wps:txbx>
                            <w:txbxContent>
                              <w:p w14:paraId="04DFDDC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08" name="Text Box 508"/>
                          <wps:cNvSpPr txBox="1"/>
                          <wps:spPr>
                            <a:xfrm>
                              <a:off x="2007144" y="1914006"/>
                              <a:ext cx="265430" cy="262255"/>
                            </a:xfrm>
                            <a:prstGeom prst="rect">
                              <a:avLst/>
                            </a:prstGeom>
                            <a:noFill/>
                          </wps:spPr>
                          <wps:txbx>
                            <w:txbxContent>
                              <w:p w14:paraId="1B4BD65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09" name="Text Box 509"/>
                          <wps:cNvSpPr txBox="1"/>
                          <wps:spPr>
                            <a:xfrm>
                              <a:off x="2013298" y="2218803"/>
                              <a:ext cx="259715" cy="262255"/>
                            </a:xfrm>
                            <a:prstGeom prst="rect">
                              <a:avLst/>
                            </a:prstGeom>
                            <a:noFill/>
                          </wps:spPr>
                          <wps:txbx>
                            <w:txbxContent>
                              <w:p w14:paraId="476A802D"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s:wsp>
                        <wps:cNvPr id="510" name="Text Box 510"/>
                        <wps:cNvSpPr txBox="1"/>
                        <wps:spPr>
                          <a:xfrm>
                            <a:off x="0" y="5334775"/>
                            <a:ext cx="452120" cy="277495"/>
                          </a:xfrm>
                          <a:prstGeom prst="rect">
                            <a:avLst/>
                          </a:prstGeom>
                          <a:noFill/>
                        </wps:spPr>
                        <wps:txbx>
                          <w:txbxContent>
                            <w:p w14:paraId="5BC41D81"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511" name="Text Box 511"/>
                        <wps:cNvSpPr txBox="1"/>
                        <wps:spPr>
                          <a:xfrm>
                            <a:off x="14125" y="7001763"/>
                            <a:ext cx="443230" cy="277495"/>
                          </a:xfrm>
                          <a:prstGeom prst="rect">
                            <a:avLst/>
                          </a:prstGeom>
                          <a:noFill/>
                        </wps:spPr>
                        <wps:txbx>
                          <w:txbxContent>
                            <w:p w14:paraId="0DACD1E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512" name="Group 512"/>
                        <wpg:cNvGrpSpPr/>
                        <wpg:grpSpPr>
                          <a:xfrm>
                            <a:off x="520332" y="5261474"/>
                            <a:ext cx="1342129" cy="372534"/>
                            <a:chOff x="520332" y="5261455"/>
                            <a:chExt cx="1441450" cy="279400"/>
                          </a:xfrm>
                        </wpg:grpSpPr>
                        <wps:wsp>
                          <wps:cNvPr id="513" name="Rectangle 513"/>
                          <wps:cNvSpPr/>
                          <wps:spPr>
                            <a:xfrm>
                              <a:off x="647332" y="52614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FE58CD" w14:textId="77777777" w:rsidR="0006099B" w:rsidRDefault="0006099B" w:rsidP="00786B06">
                                <w:pPr>
                                  <w:rPr>
                                    <w:rFonts w:eastAsia="Times New Roman" w:cs="Times New Roman"/>
                                  </w:rPr>
                                </w:pPr>
                              </w:p>
                            </w:txbxContent>
                          </wps:txbx>
                          <wps:bodyPr rtlCol="0" anchor="ctr"/>
                        </wps:wsp>
                        <wps:wsp>
                          <wps:cNvPr id="514" name="Rectangle 514"/>
                          <wps:cNvSpPr/>
                          <wps:spPr>
                            <a:xfrm>
                              <a:off x="590182" y="5337655"/>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6DA172EE" w14:textId="77777777" w:rsidR="0006099B" w:rsidRDefault="0006099B" w:rsidP="00786B06">
                                <w:pPr>
                                  <w:rPr>
                                    <w:rFonts w:eastAsia="Times New Roman" w:cs="Times New Roman"/>
                                  </w:rPr>
                                </w:pPr>
                              </w:p>
                            </w:txbxContent>
                          </wps:txbx>
                          <wps:bodyPr rtlCol="0" anchor="ctr"/>
                        </wps:wsp>
                        <wps:wsp>
                          <wps:cNvPr id="515" name="Rectangle 515"/>
                          <wps:cNvSpPr/>
                          <wps:spPr>
                            <a:xfrm>
                              <a:off x="520332" y="5401155"/>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5C31915" w14:textId="77777777" w:rsidR="0006099B" w:rsidRDefault="0006099B" w:rsidP="00786B06">
                                <w:pPr>
                                  <w:rPr>
                                    <w:rFonts w:eastAsia="Times New Roman" w:cs="Times New Roman"/>
                                  </w:rPr>
                                </w:pPr>
                              </w:p>
                            </w:txbxContent>
                          </wps:txbx>
                          <wps:bodyPr rtlCol="0" anchor="ctr"/>
                        </wps:wsp>
                        <wps:wsp>
                          <wps:cNvPr id="516" name="Straight Connector 516"/>
                          <wps:cNvCnPr/>
                          <wps:spPr>
                            <a:xfrm flipV="1">
                              <a:off x="52033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7" name="Straight Connector 517"/>
                          <wps:cNvCnPr/>
                          <wps:spPr>
                            <a:xfrm flipV="1">
                              <a:off x="1822082" y="526780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18" name="Straight Connector 518"/>
                          <wps:cNvCnPr/>
                          <wps:spPr>
                            <a:xfrm flipV="1">
                              <a:off x="1834782" y="5401155"/>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19" name="Group 519"/>
                        <wpg:cNvGrpSpPr/>
                        <wpg:grpSpPr>
                          <a:xfrm>
                            <a:off x="461533" y="6945022"/>
                            <a:ext cx="1342129" cy="372534"/>
                            <a:chOff x="461533" y="6944997"/>
                            <a:chExt cx="1441450" cy="279400"/>
                          </a:xfrm>
                        </wpg:grpSpPr>
                        <wps:wsp>
                          <wps:cNvPr id="520" name="Rectangle 520"/>
                          <wps:cNvSpPr/>
                          <wps:spPr>
                            <a:xfrm>
                              <a:off x="588533" y="69449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8A627F4" w14:textId="77777777" w:rsidR="0006099B" w:rsidRDefault="0006099B" w:rsidP="00786B06">
                                <w:pPr>
                                  <w:rPr>
                                    <w:rFonts w:eastAsia="Times New Roman" w:cs="Times New Roman"/>
                                  </w:rPr>
                                </w:pPr>
                              </w:p>
                            </w:txbxContent>
                          </wps:txbx>
                          <wps:bodyPr rtlCol="0" anchor="ctr"/>
                        </wps:wsp>
                        <wps:wsp>
                          <wps:cNvPr id="521" name="Rectangle 521"/>
                          <wps:cNvSpPr/>
                          <wps:spPr>
                            <a:xfrm>
                              <a:off x="531383" y="7021197"/>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9576FA3" w14:textId="77777777" w:rsidR="0006099B" w:rsidRDefault="0006099B" w:rsidP="00786B06">
                                <w:pPr>
                                  <w:rPr>
                                    <w:rFonts w:eastAsia="Times New Roman" w:cs="Times New Roman"/>
                                  </w:rPr>
                                </w:pPr>
                              </w:p>
                            </w:txbxContent>
                          </wps:txbx>
                          <wps:bodyPr rtlCol="0" anchor="ctr"/>
                        </wps:wsp>
                        <wps:wsp>
                          <wps:cNvPr id="522" name="Rectangle 522"/>
                          <wps:cNvSpPr/>
                          <wps:spPr>
                            <a:xfrm>
                              <a:off x="461533" y="7084697"/>
                              <a:ext cx="1308100" cy="1397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A62C2AA" w14:textId="77777777" w:rsidR="0006099B" w:rsidRDefault="0006099B" w:rsidP="00786B06">
                                <w:pPr>
                                  <w:rPr>
                                    <w:rFonts w:eastAsia="Times New Roman" w:cs="Times New Roman"/>
                                  </w:rPr>
                                </w:pPr>
                              </w:p>
                            </w:txbxContent>
                          </wps:txbx>
                          <wps:bodyPr rtlCol="0" anchor="ctr"/>
                        </wps:wsp>
                        <wps:wsp>
                          <wps:cNvPr id="523" name="Straight Connector 523"/>
                          <wps:cNvCnPr/>
                          <wps:spPr>
                            <a:xfrm flipV="1">
                              <a:off x="46153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4" name="Straight Connector 524"/>
                          <wps:cNvCnPr/>
                          <wps:spPr>
                            <a:xfrm flipV="1">
                              <a:off x="1763283" y="695134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25" name="Straight Connector 525"/>
                          <wps:cNvCnPr/>
                          <wps:spPr>
                            <a:xfrm flipV="1">
                              <a:off x="1775983" y="7084697"/>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26" name="Straight Arrow Connector 526"/>
                        <wps:cNvCnPr/>
                        <wps:spPr>
                          <a:xfrm flipV="1">
                            <a:off x="1856549" y="5091558"/>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27" name="Straight Arrow Connector 527"/>
                        <wps:cNvCnPr/>
                        <wps:spPr>
                          <a:xfrm flipV="1">
                            <a:off x="1809576" y="6755507"/>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528" name="Group 528"/>
                        <wpg:cNvGrpSpPr/>
                        <wpg:grpSpPr>
                          <a:xfrm>
                            <a:off x="447805" y="5942878"/>
                            <a:ext cx="1432395" cy="694266"/>
                            <a:chOff x="447805" y="5942890"/>
                            <a:chExt cx="1536700" cy="520700"/>
                          </a:xfrm>
                        </wpg:grpSpPr>
                        <wps:wsp>
                          <wps:cNvPr id="529" name="Rectangle 529"/>
                          <wps:cNvSpPr/>
                          <wps:spPr>
                            <a:xfrm>
                              <a:off x="676405" y="594289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9D2D6AA" w14:textId="77777777" w:rsidR="0006099B" w:rsidRDefault="0006099B" w:rsidP="00786B06">
                                <w:pPr>
                                  <w:rPr>
                                    <w:rFonts w:eastAsia="Times New Roman" w:cs="Times New Roman"/>
                                  </w:rPr>
                                </w:pPr>
                              </w:p>
                            </w:txbxContent>
                          </wps:txbx>
                          <wps:bodyPr rtlCol="0" anchor="ctr"/>
                        </wps:wsp>
                        <wps:wsp>
                          <wps:cNvPr id="530" name="Rectangle 530"/>
                          <wps:cNvSpPr/>
                          <wps:spPr>
                            <a:xfrm>
                              <a:off x="568455" y="6031790"/>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882089B" w14:textId="77777777" w:rsidR="0006099B" w:rsidRDefault="0006099B" w:rsidP="00786B06">
                                <w:pPr>
                                  <w:rPr>
                                    <w:rFonts w:eastAsia="Times New Roman" w:cs="Times New Roman"/>
                                  </w:rPr>
                                </w:pPr>
                              </w:p>
                            </w:txbxContent>
                          </wps:txbx>
                          <wps:bodyPr rtlCol="0" anchor="ctr"/>
                        </wps:wsp>
                        <wps:wsp>
                          <wps:cNvPr id="531" name="Rectangle 531"/>
                          <wps:cNvSpPr/>
                          <wps:spPr>
                            <a:xfrm>
                              <a:off x="447805" y="6139740"/>
                              <a:ext cx="1308100" cy="32385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F90FBC6" w14:textId="77777777" w:rsidR="0006099B" w:rsidRDefault="0006099B" w:rsidP="00786B06">
                                <w:pPr>
                                  <w:rPr>
                                    <w:rFonts w:eastAsia="Times New Roman" w:cs="Times New Roman"/>
                                  </w:rPr>
                                </w:pPr>
                              </w:p>
                            </w:txbxContent>
                          </wps:txbx>
                          <wps:bodyPr rtlCol="0" anchor="ctr"/>
                        </wps:wsp>
                        <wps:wsp>
                          <wps:cNvPr id="532" name="Straight Connector 532"/>
                          <wps:cNvCnPr/>
                          <wps:spPr>
                            <a:xfrm flipV="1">
                              <a:off x="447805" y="594289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3" name="Straight Connector 533"/>
                          <wps:cNvCnPr/>
                          <wps:spPr>
                            <a:xfrm flipV="1">
                              <a:off x="1749555" y="59492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34" name="Straight Connector 534"/>
                          <wps:cNvCnPr/>
                          <wps:spPr>
                            <a:xfrm flipV="1">
                              <a:off x="1755905" y="6266740"/>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535" name="Text Box 535"/>
                        <wps:cNvSpPr txBox="1"/>
                        <wps:spPr>
                          <a:xfrm>
                            <a:off x="16261" y="6256076"/>
                            <a:ext cx="459105" cy="277495"/>
                          </a:xfrm>
                          <a:prstGeom prst="rect">
                            <a:avLst/>
                          </a:prstGeom>
                          <a:noFill/>
                        </wps:spPr>
                        <wps:txbx>
                          <w:txbxContent>
                            <w:p w14:paraId="3817B020"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536" name="Straight Arrow Connector 536"/>
                        <wps:cNvCnPr/>
                        <wps:spPr>
                          <a:xfrm flipV="1">
                            <a:off x="1893723" y="6064248"/>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537" name="Text Box 537"/>
                        <wps:cNvSpPr txBox="1"/>
                        <wps:spPr>
                          <a:xfrm>
                            <a:off x="1501227" y="5394293"/>
                            <a:ext cx="340700" cy="261610"/>
                          </a:xfrm>
                          <a:prstGeom prst="rect">
                            <a:avLst/>
                          </a:prstGeom>
                          <a:noFill/>
                        </wps:spPr>
                        <wps:txbx>
                          <w:txbxContent>
                            <w:p w14:paraId="7FCC834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538" name="Text Box 538"/>
                        <wps:cNvSpPr txBox="1"/>
                        <wps:spPr>
                          <a:xfrm>
                            <a:off x="1437743" y="7071723"/>
                            <a:ext cx="324779" cy="261610"/>
                          </a:xfrm>
                          <a:prstGeom prst="rect">
                            <a:avLst/>
                          </a:prstGeom>
                          <a:noFill/>
                        </wps:spPr>
                        <wps:txbx>
                          <w:txbxContent>
                            <w:p w14:paraId="63D44754"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539" name="Text Box 539"/>
                        <wps:cNvSpPr txBox="1"/>
                        <wps:spPr>
                          <a:xfrm>
                            <a:off x="1404213" y="6175010"/>
                            <a:ext cx="325137" cy="261610"/>
                          </a:xfrm>
                          <a:prstGeom prst="rect">
                            <a:avLst/>
                          </a:prstGeom>
                          <a:noFill/>
                        </wps:spPr>
                        <wps:txbx>
                          <w:txbxContent>
                            <w:p w14:paraId="61C13EF3"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540" name="Text Box 540"/>
                        <wps:cNvSpPr txBox="1"/>
                        <wps:spPr>
                          <a:xfrm>
                            <a:off x="669409" y="1396306"/>
                            <a:ext cx="285750" cy="315595"/>
                          </a:xfrm>
                          <a:prstGeom prst="rect">
                            <a:avLst/>
                          </a:prstGeom>
                          <a:noFill/>
                        </wps:spPr>
                        <wps:txbx>
                          <w:txbxContent>
                            <w:p w14:paraId="4D98DD86"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541" name="Text Box 541"/>
                        <wps:cNvSpPr txBox="1"/>
                        <wps:spPr>
                          <a:xfrm>
                            <a:off x="796653" y="1078604"/>
                            <a:ext cx="285750" cy="315595"/>
                          </a:xfrm>
                          <a:prstGeom prst="rect">
                            <a:avLst/>
                          </a:prstGeom>
                          <a:noFill/>
                        </wps:spPr>
                        <wps:txbx>
                          <w:txbxContent>
                            <w:p w14:paraId="7C773112"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542" name="Text Box 542"/>
                        <wps:cNvSpPr txBox="1"/>
                        <wps:spPr>
                          <a:xfrm>
                            <a:off x="928424" y="747273"/>
                            <a:ext cx="285750" cy="315595"/>
                          </a:xfrm>
                          <a:prstGeom prst="rect">
                            <a:avLst/>
                          </a:prstGeom>
                          <a:noFill/>
                        </wps:spPr>
                        <wps:txbx>
                          <w:txbxContent>
                            <w:p w14:paraId="03A2861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g:grpSp>
                        <wpg:cNvPr id="543" name="Group 543"/>
                        <wpg:cNvGrpSpPr/>
                        <wpg:grpSpPr>
                          <a:xfrm>
                            <a:off x="3745214" y="1033491"/>
                            <a:ext cx="1239673" cy="821267"/>
                            <a:chOff x="3745214" y="1033491"/>
                            <a:chExt cx="1239673" cy="821267"/>
                          </a:xfrm>
                        </wpg:grpSpPr>
                        <wps:wsp>
                          <wps:cNvPr id="544" name="Rectangle 544"/>
                          <wps:cNvSpPr/>
                          <wps:spPr>
                            <a:xfrm>
                              <a:off x="3745214" y="1033491"/>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CFFC2B5" w14:textId="77777777" w:rsidR="0006099B" w:rsidRDefault="0006099B" w:rsidP="00786B06">
                                <w:pPr>
                                  <w:rPr>
                                    <w:rFonts w:eastAsia="Times New Roman" w:cs="Times New Roman"/>
                                  </w:rPr>
                                </w:pPr>
                              </w:p>
                            </w:txbxContent>
                          </wps:txbx>
                          <wps:bodyPr rtlCol="0" anchor="ctr"/>
                        </wps:wsp>
                        <wps:wsp>
                          <wps:cNvPr id="545" name="Rectangle 545"/>
                          <wps:cNvSpPr/>
                          <wps:spPr>
                            <a:xfrm>
                              <a:off x="3745214" y="1524557"/>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ADD47C2" w14:textId="77777777" w:rsidR="0006099B" w:rsidRDefault="0006099B" w:rsidP="00786B06">
                                <w:pPr>
                                  <w:rPr>
                                    <w:rFonts w:eastAsia="Times New Roman" w:cs="Times New Roman"/>
                                  </w:rPr>
                                </w:pPr>
                              </w:p>
                            </w:txbxContent>
                          </wps:txbx>
                          <wps:bodyPr rtlCol="0" anchor="ctr"/>
                        </wps:wsp>
                        <wpg:grpSp>
                          <wpg:cNvPr id="546" name="Group 546"/>
                          <wpg:cNvGrpSpPr/>
                          <wpg:grpSpPr>
                            <a:xfrm>
                              <a:off x="4694692" y="1034321"/>
                              <a:ext cx="290195" cy="702680"/>
                              <a:chOff x="4694692" y="1034321"/>
                              <a:chExt cx="290195" cy="702680"/>
                            </a:xfrm>
                          </wpg:grpSpPr>
                          <wps:wsp>
                            <wps:cNvPr id="547" name="Text Box 547"/>
                            <wps:cNvSpPr txBox="1"/>
                            <wps:spPr>
                              <a:xfrm>
                                <a:off x="4709086" y="1034321"/>
                                <a:ext cx="275590" cy="262255"/>
                              </a:xfrm>
                              <a:prstGeom prst="rect">
                                <a:avLst/>
                              </a:prstGeom>
                              <a:noFill/>
                            </wps:spPr>
                            <wps:txbx>
                              <w:txbxContent>
                                <w:p w14:paraId="2616CB8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48" name="Text Box 548"/>
                            <wps:cNvSpPr txBox="1"/>
                            <wps:spPr>
                              <a:xfrm>
                                <a:off x="4694692" y="1474746"/>
                                <a:ext cx="290195" cy="262255"/>
                              </a:xfrm>
                              <a:prstGeom prst="rect">
                                <a:avLst/>
                              </a:prstGeom>
                              <a:noFill/>
                            </wps:spPr>
                            <wps:txbx>
                              <w:txbxContent>
                                <w:p w14:paraId="538B8D2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49" name="Group 549"/>
                        <wpg:cNvGrpSpPr/>
                        <wpg:grpSpPr>
                          <a:xfrm>
                            <a:off x="3573841" y="1325736"/>
                            <a:ext cx="1239676" cy="821267"/>
                            <a:chOff x="3573841" y="1325736"/>
                            <a:chExt cx="1239676" cy="821267"/>
                          </a:xfrm>
                        </wpg:grpSpPr>
                        <wps:wsp>
                          <wps:cNvPr id="550" name="Rectangle 550"/>
                          <wps:cNvSpPr/>
                          <wps:spPr>
                            <a:xfrm>
                              <a:off x="3573841" y="1325736"/>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BB3F6F4" w14:textId="77777777" w:rsidR="0006099B" w:rsidRDefault="0006099B" w:rsidP="00786B06">
                                <w:pPr>
                                  <w:rPr>
                                    <w:rFonts w:eastAsia="Times New Roman" w:cs="Times New Roman"/>
                                  </w:rPr>
                                </w:pPr>
                              </w:p>
                            </w:txbxContent>
                          </wps:txbx>
                          <wps:bodyPr rtlCol="0" anchor="ctr"/>
                        </wps:wsp>
                        <wps:wsp>
                          <wps:cNvPr id="551" name="Rectangle 551"/>
                          <wps:cNvSpPr/>
                          <wps:spPr>
                            <a:xfrm>
                              <a:off x="3573841" y="181680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215AEEE" w14:textId="77777777" w:rsidR="0006099B" w:rsidRDefault="0006099B" w:rsidP="00786B06">
                                <w:pPr>
                                  <w:rPr>
                                    <w:rFonts w:eastAsia="Times New Roman" w:cs="Times New Roman"/>
                                  </w:rPr>
                                </w:pPr>
                              </w:p>
                            </w:txbxContent>
                          </wps:txbx>
                          <wps:bodyPr rtlCol="0" anchor="ctr"/>
                        </wps:wsp>
                        <wpg:grpSp>
                          <wpg:cNvPr id="552" name="Group 552"/>
                          <wpg:cNvGrpSpPr/>
                          <wpg:grpSpPr>
                            <a:xfrm>
                              <a:off x="4523322" y="1326563"/>
                              <a:ext cx="290195" cy="702680"/>
                              <a:chOff x="4523322" y="1326563"/>
                              <a:chExt cx="290195" cy="702680"/>
                            </a:xfrm>
                          </wpg:grpSpPr>
                          <wps:wsp>
                            <wps:cNvPr id="553" name="Text Box 553"/>
                            <wps:cNvSpPr txBox="1"/>
                            <wps:spPr>
                              <a:xfrm>
                                <a:off x="4537716" y="1326563"/>
                                <a:ext cx="275590" cy="262255"/>
                              </a:xfrm>
                              <a:prstGeom prst="rect">
                                <a:avLst/>
                              </a:prstGeom>
                              <a:noFill/>
                            </wps:spPr>
                            <wps:txbx>
                              <w:txbxContent>
                                <w:p w14:paraId="04E4B476"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54" name="Text Box 554"/>
                            <wps:cNvSpPr txBox="1"/>
                            <wps:spPr>
                              <a:xfrm>
                                <a:off x="4523322" y="1766988"/>
                                <a:ext cx="290195" cy="262255"/>
                              </a:xfrm>
                              <a:prstGeom prst="rect">
                                <a:avLst/>
                              </a:prstGeom>
                              <a:noFill/>
                            </wps:spPr>
                            <wps:txbx>
                              <w:txbxContent>
                                <w:p w14:paraId="54EBB7B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g:grpSp>
                        <wpg:cNvPr id="555" name="Group 555"/>
                        <wpg:cNvGrpSpPr/>
                        <wpg:grpSpPr>
                          <a:xfrm>
                            <a:off x="3394876" y="1651557"/>
                            <a:ext cx="1239679" cy="821267"/>
                            <a:chOff x="3394876" y="1651557"/>
                            <a:chExt cx="1239679" cy="821267"/>
                          </a:xfrm>
                        </wpg:grpSpPr>
                        <wps:wsp>
                          <wps:cNvPr id="556" name="Rectangle 556"/>
                          <wps:cNvSpPr/>
                          <wps:spPr>
                            <a:xfrm>
                              <a:off x="3394876" y="1651557"/>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F468DB" w14:textId="77777777" w:rsidR="0006099B" w:rsidRDefault="0006099B" w:rsidP="00786B06">
                                <w:pPr>
                                  <w:rPr>
                                    <w:rFonts w:eastAsia="Times New Roman" w:cs="Times New Roman"/>
                                  </w:rPr>
                                </w:pPr>
                              </w:p>
                            </w:txbxContent>
                          </wps:txbx>
                          <wps:bodyPr rtlCol="0" anchor="ctr"/>
                        </wps:wsp>
                        <wps:wsp>
                          <wps:cNvPr id="557" name="Rectangle 557"/>
                          <wps:cNvSpPr/>
                          <wps:spPr>
                            <a:xfrm>
                              <a:off x="3394876" y="2142623"/>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4867974A" w14:textId="77777777" w:rsidR="0006099B" w:rsidRDefault="0006099B" w:rsidP="00786B06">
                                <w:pPr>
                                  <w:rPr>
                                    <w:rFonts w:eastAsia="Times New Roman" w:cs="Times New Roman"/>
                                  </w:rPr>
                                </w:pPr>
                              </w:p>
                            </w:txbxContent>
                          </wps:txbx>
                          <wps:bodyPr rtlCol="0" anchor="ctr"/>
                        </wps:wsp>
                        <wpg:grpSp>
                          <wpg:cNvPr id="558" name="Group 558"/>
                          <wpg:cNvGrpSpPr/>
                          <wpg:grpSpPr>
                            <a:xfrm>
                              <a:off x="4344360" y="1652381"/>
                              <a:ext cx="290195" cy="702680"/>
                              <a:chOff x="4344360" y="1652381"/>
                              <a:chExt cx="290195" cy="702680"/>
                            </a:xfrm>
                          </wpg:grpSpPr>
                          <wps:wsp>
                            <wps:cNvPr id="559" name="Text Box 559"/>
                            <wps:cNvSpPr txBox="1"/>
                            <wps:spPr>
                              <a:xfrm>
                                <a:off x="4358755" y="1652381"/>
                                <a:ext cx="275590" cy="262255"/>
                              </a:xfrm>
                              <a:prstGeom prst="rect">
                                <a:avLst/>
                              </a:prstGeom>
                              <a:noFill/>
                            </wps:spPr>
                            <wps:txbx>
                              <w:txbxContent>
                                <w:p w14:paraId="4923C3EE"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none" rtlCol="0">
                              <a:spAutoFit/>
                            </wps:bodyPr>
                          </wps:wsp>
                          <wps:wsp>
                            <wps:cNvPr id="560" name="Text Box 560"/>
                            <wps:cNvSpPr txBox="1"/>
                            <wps:spPr>
                              <a:xfrm>
                                <a:off x="4344360" y="2092806"/>
                                <a:ext cx="290195" cy="262255"/>
                              </a:xfrm>
                              <a:prstGeom prst="rect">
                                <a:avLst/>
                              </a:prstGeom>
                              <a:noFill/>
                            </wps:spPr>
                            <wps:txbx>
                              <w:txbxContent>
                                <w:p w14:paraId="7C205753"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wps:txbx>
                            <wps:bodyPr wrap="none" rtlCol="0">
                              <a:spAutoFit/>
                            </wps:bodyPr>
                          </wps:wsp>
                        </wpg:grpSp>
                      </wpg:grpSp>
                      <wps:wsp>
                        <wps:cNvPr id="561" name="Text Box 561"/>
                        <wps:cNvSpPr txBox="1"/>
                        <wps:spPr>
                          <a:xfrm>
                            <a:off x="4072961" y="595945"/>
                            <a:ext cx="1450340" cy="277495"/>
                          </a:xfrm>
                          <a:prstGeom prst="rect">
                            <a:avLst/>
                          </a:prstGeom>
                          <a:noFill/>
                        </wps:spPr>
                        <wps:txbx>
                          <w:txbxContent>
                            <w:p w14:paraId="7FC3117F"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wps:txbx>
                        <wps:bodyPr wrap="none" rtlCol="0">
                          <a:spAutoFit/>
                        </wps:bodyPr>
                      </wps:wsp>
                      <wpg:grpSp>
                        <wpg:cNvPr id="562" name="Group 562"/>
                        <wpg:cNvGrpSpPr/>
                        <wpg:grpSpPr>
                          <a:xfrm>
                            <a:off x="2349923" y="967162"/>
                            <a:ext cx="270316" cy="888782"/>
                            <a:chOff x="2349923" y="967162"/>
                            <a:chExt cx="270316" cy="888782"/>
                          </a:xfrm>
                        </wpg:grpSpPr>
                        <wps:wsp>
                          <wps:cNvPr id="563" name="Text Box 563"/>
                          <wps:cNvSpPr txBox="1"/>
                          <wps:spPr>
                            <a:xfrm>
                              <a:off x="2356079" y="967162"/>
                              <a:ext cx="264160" cy="262255"/>
                            </a:xfrm>
                            <a:prstGeom prst="rect">
                              <a:avLst/>
                            </a:prstGeom>
                            <a:noFill/>
                          </wps:spPr>
                          <wps:txbx>
                            <w:txbxContent>
                              <w:p w14:paraId="79832933"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wps:txbx>
                          <wps:bodyPr wrap="none" rtlCol="0">
                            <a:spAutoFit/>
                          </wps:bodyPr>
                        </wps:wsp>
                        <wps:wsp>
                          <wps:cNvPr id="564" name="Text Box 564"/>
                          <wps:cNvSpPr txBox="1"/>
                          <wps:spPr>
                            <a:xfrm>
                              <a:off x="2349923" y="1288892"/>
                              <a:ext cx="259080" cy="262255"/>
                            </a:xfrm>
                            <a:prstGeom prst="rect">
                              <a:avLst/>
                            </a:prstGeom>
                            <a:noFill/>
                          </wps:spPr>
                          <wps:txbx>
                            <w:txbxContent>
                              <w:p w14:paraId="37D0714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wps:txbx>
                          <wps:bodyPr wrap="none" rtlCol="0">
                            <a:spAutoFit/>
                          </wps:bodyPr>
                        </wps:wsp>
                        <wps:wsp>
                          <wps:cNvPr id="565" name="Text Box 565"/>
                          <wps:cNvSpPr txBox="1"/>
                          <wps:spPr>
                            <a:xfrm>
                              <a:off x="2356077" y="1593689"/>
                              <a:ext cx="257810" cy="262255"/>
                            </a:xfrm>
                            <a:prstGeom prst="rect">
                              <a:avLst/>
                            </a:prstGeom>
                            <a:noFill/>
                          </wps:spPr>
                          <wps:txbx>
                            <w:txbxContent>
                              <w:p w14:paraId="529786D7"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wps:txbx>
                          <wps:bodyPr wrap="none" rtlCol="0">
                            <a:spAutoFit/>
                          </wps:bodyPr>
                        </wps:wsp>
                      </wpg:grpSp>
                      <wpg:grpSp>
                        <wpg:cNvPr id="566" name="Group 566"/>
                        <wpg:cNvGrpSpPr/>
                        <wpg:grpSpPr>
                          <a:xfrm>
                            <a:off x="2196931" y="1259388"/>
                            <a:ext cx="272221" cy="888782"/>
                            <a:chOff x="2196931" y="1259388"/>
                            <a:chExt cx="272221" cy="888782"/>
                          </a:xfrm>
                        </wpg:grpSpPr>
                        <wps:wsp>
                          <wps:cNvPr id="567" name="Text Box 567"/>
                          <wps:cNvSpPr txBox="1"/>
                          <wps:spPr>
                            <a:xfrm>
                              <a:off x="2203087" y="1259388"/>
                              <a:ext cx="266065" cy="262255"/>
                            </a:xfrm>
                            <a:prstGeom prst="rect">
                              <a:avLst/>
                            </a:prstGeom>
                            <a:noFill/>
                          </wps:spPr>
                          <wps:txbx>
                            <w:txbxContent>
                              <w:p w14:paraId="1A1CC73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none" rtlCol="0">
                            <a:spAutoFit/>
                          </wps:bodyPr>
                        </wps:wsp>
                        <wps:wsp>
                          <wps:cNvPr id="568" name="Text Box 568"/>
                          <wps:cNvSpPr txBox="1"/>
                          <wps:spPr>
                            <a:xfrm>
                              <a:off x="2196931" y="1581118"/>
                              <a:ext cx="265430" cy="262255"/>
                            </a:xfrm>
                            <a:prstGeom prst="rect">
                              <a:avLst/>
                            </a:prstGeom>
                            <a:noFill/>
                          </wps:spPr>
                          <wps:txbx>
                            <w:txbxContent>
                              <w:p w14:paraId="5D134C0A"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none" rtlCol="0">
                            <a:spAutoFit/>
                          </wps:bodyPr>
                        </wps:wsp>
                        <wps:wsp>
                          <wps:cNvPr id="569" name="Text Box 569"/>
                          <wps:cNvSpPr txBox="1"/>
                          <wps:spPr>
                            <a:xfrm>
                              <a:off x="2203085" y="1885915"/>
                              <a:ext cx="259715" cy="262255"/>
                            </a:xfrm>
                            <a:prstGeom prst="rect">
                              <a:avLst/>
                            </a:prstGeom>
                            <a:noFill/>
                          </wps:spPr>
                          <wps:txbx>
                            <w:txbxContent>
                              <w:p w14:paraId="48590B4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none" rtlCol="0">
                            <a:spAutoFit/>
                          </wps:bodyPr>
                        </wps:wsp>
                      </wpg:grpSp>
                      <wpg:grpSp>
                        <wpg:cNvPr id="570" name="Group 570"/>
                        <wpg:cNvGrpSpPr/>
                        <wpg:grpSpPr>
                          <a:xfrm>
                            <a:off x="3189447" y="5132512"/>
                            <a:ext cx="1951629" cy="875687"/>
                            <a:chOff x="3189447" y="5132512"/>
                            <a:chExt cx="1951629" cy="875687"/>
                          </a:xfrm>
                        </wpg:grpSpPr>
                        <wps:wsp>
                          <wps:cNvPr id="571" name="Rectangle 571"/>
                          <wps:cNvSpPr/>
                          <wps:spPr>
                            <a:xfrm>
                              <a:off x="3573468" y="5140519"/>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B126EFF" w14:textId="77777777" w:rsidR="0006099B" w:rsidRDefault="0006099B" w:rsidP="00786B06">
                                <w:pPr>
                                  <w:rPr>
                                    <w:rFonts w:eastAsia="Times New Roman" w:cs="Times New Roman"/>
                                  </w:rPr>
                                </w:pPr>
                              </w:p>
                            </w:txbxContent>
                          </wps:txbx>
                          <wps:bodyPr rtlCol="0" anchor="ctr"/>
                        </wps:wsp>
                        <wps:wsp>
                          <wps:cNvPr id="572" name="Rectangle 572"/>
                          <wps:cNvSpPr/>
                          <wps:spPr>
                            <a:xfrm>
                              <a:off x="3380210" y="532242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D38FC10" w14:textId="77777777" w:rsidR="0006099B" w:rsidRDefault="0006099B" w:rsidP="00786B06">
                                <w:pPr>
                                  <w:rPr>
                                    <w:rFonts w:eastAsia="Times New Roman" w:cs="Times New Roman"/>
                                  </w:rPr>
                                </w:pPr>
                              </w:p>
                            </w:txbxContent>
                          </wps:txbx>
                          <wps:bodyPr rtlCol="0" anchor="ctr"/>
                        </wps:wsp>
                        <wps:wsp>
                          <wps:cNvPr id="573" name="Rectangle 573"/>
                          <wps:cNvSpPr/>
                          <wps:spPr>
                            <a:xfrm>
                              <a:off x="3189447" y="5507733"/>
                              <a:ext cx="1232727" cy="49106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E2AB9F7" w14:textId="77777777" w:rsidR="0006099B" w:rsidRDefault="0006099B" w:rsidP="00786B06">
                                <w:pPr>
                                  <w:rPr>
                                    <w:rFonts w:eastAsia="Times New Roman" w:cs="Times New Roman"/>
                                  </w:rPr>
                                </w:pPr>
                              </w:p>
                            </w:txbxContent>
                          </wps:txbx>
                          <wps:bodyPr rtlCol="0" anchor="ctr"/>
                        </wps:wsp>
                        <wps:wsp>
                          <wps:cNvPr id="574" name="Straight Connector 574"/>
                          <wps:cNvCnPr/>
                          <wps:spPr>
                            <a:xfrm flipV="1">
                              <a:off x="4806195" y="5322420"/>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75" name="Text Box 575"/>
                          <wps:cNvSpPr txBox="1"/>
                          <wps:spPr>
                            <a:xfrm>
                              <a:off x="4102725" y="5525098"/>
                              <a:ext cx="325137" cy="261610"/>
                            </a:xfrm>
                            <a:prstGeom prst="rect">
                              <a:avLst/>
                            </a:prstGeom>
                            <a:noFill/>
                          </wps:spPr>
                          <wps:txbx>
                            <w:txbxContent>
                              <w:p w14:paraId="482D35D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576" name="Straight Connector 576"/>
                          <wps:cNvCnPr/>
                          <wps:spPr>
                            <a:xfrm flipV="1">
                              <a:off x="4422174" y="563158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7" name="Straight Connector 577"/>
                          <wps:cNvCnPr/>
                          <wps:spPr>
                            <a:xfrm flipV="1">
                              <a:off x="4424815" y="514051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78" name="Straight Connector 578"/>
                          <wps:cNvCnPr/>
                          <wps:spPr>
                            <a:xfrm flipV="1">
                              <a:off x="3197498" y="5132512"/>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579" name="Group 579"/>
                        <wpg:cNvGrpSpPr/>
                        <wpg:grpSpPr>
                          <a:xfrm>
                            <a:off x="3092986" y="6600347"/>
                            <a:ext cx="1960096" cy="717184"/>
                            <a:chOff x="3092986" y="6600347"/>
                            <a:chExt cx="1960096" cy="717184"/>
                          </a:xfrm>
                        </wpg:grpSpPr>
                        <wps:wsp>
                          <wps:cNvPr id="580" name="Rectangle 580"/>
                          <wps:cNvSpPr/>
                          <wps:spPr>
                            <a:xfrm>
                              <a:off x="3485474" y="6605491"/>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781FF4" w14:textId="77777777" w:rsidR="0006099B" w:rsidRDefault="0006099B" w:rsidP="00786B06">
                                <w:pPr>
                                  <w:rPr>
                                    <w:rFonts w:eastAsia="Times New Roman" w:cs="Times New Roman"/>
                                  </w:rPr>
                                </w:pPr>
                              </w:p>
                            </w:txbxContent>
                          </wps:txbx>
                          <wps:bodyPr rtlCol="0" anchor="ctr"/>
                        </wps:wsp>
                        <wps:wsp>
                          <wps:cNvPr id="581" name="Rectangle 581"/>
                          <wps:cNvSpPr/>
                          <wps:spPr>
                            <a:xfrm>
                              <a:off x="3314101" y="6775817"/>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06E7DC0" w14:textId="77777777" w:rsidR="0006099B" w:rsidRDefault="0006099B" w:rsidP="00786B06">
                                <w:pPr>
                                  <w:rPr>
                                    <w:rFonts w:eastAsia="Times New Roman" w:cs="Times New Roman"/>
                                  </w:rPr>
                                </w:pPr>
                              </w:p>
                            </w:txbxContent>
                          </wps:txbx>
                          <wps:bodyPr rtlCol="0" anchor="ctr"/>
                        </wps:wsp>
                        <wps:wsp>
                          <wps:cNvPr id="582" name="Rectangle 582"/>
                          <wps:cNvSpPr/>
                          <wps:spPr>
                            <a:xfrm>
                              <a:off x="3092986" y="6982632"/>
                              <a:ext cx="1232727" cy="330201"/>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9DB0BBD" w14:textId="77777777" w:rsidR="0006099B" w:rsidRDefault="0006099B" w:rsidP="00786B06">
                                <w:pPr>
                                  <w:rPr>
                                    <w:rFonts w:eastAsia="Times New Roman" w:cs="Times New Roman"/>
                                  </w:rPr>
                                </w:pPr>
                              </w:p>
                            </w:txbxContent>
                          </wps:txbx>
                          <wps:bodyPr rtlCol="0" anchor="ctr"/>
                        </wps:wsp>
                        <wps:wsp>
                          <wps:cNvPr id="583" name="Straight Connector 583"/>
                          <wps:cNvCnPr/>
                          <wps:spPr>
                            <a:xfrm flipV="1">
                              <a:off x="4325713" y="694091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4" name="Straight Connector 584"/>
                          <wps:cNvCnPr/>
                          <wps:spPr>
                            <a:xfrm flipV="1">
                              <a:off x="4325713" y="6618068"/>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5" name="Straight Connector 585"/>
                          <wps:cNvCnPr/>
                          <wps:spPr>
                            <a:xfrm flipV="1">
                              <a:off x="3092986" y="6600347"/>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586" name="Straight Connector 586"/>
                          <wps:cNvCnPr/>
                          <wps:spPr>
                            <a:xfrm flipV="1">
                              <a:off x="4718201" y="6600347"/>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587" name="Text Box 587"/>
                          <wps:cNvSpPr txBox="1"/>
                          <wps:spPr>
                            <a:xfrm>
                              <a:off x="4051002" y="6987757"/>
                              <a:ext cx="325137" cy="261610"/>
                            </a:xfrm>
                            <a:prstGeom prst="rect">
                              <a:avLst/>
                            </a:prstGeom>
                            <a:noFill/>
                          </wps:spPr>
                          <wps:txbx>
                            <w:txbxContent>
                              <w:p w14:paraId="335E1519"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588" name="Text Box 588"/>
                        <wps:cNvSpPr txBox="1"/>
                        <wps:spPr>
                          <a:xfrm>
                            <a:off x="2592289" y="5625725"/>
                            <a:ext cx="463213" cy="276999"/>
                          </a:xfrm>
                          <a:prstGeom prst="rect">
                            <a:avLst/>
                          </a:prstGeom>
                          <a:noFill/>
                        </wps:spPr>
                        <wps:txbx>
                          <w:txbxContent>
                            <w:p w14:paraId="3B5C25D7"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589" name="Text Box 589"/>
                        <wps:cNvSpPr txBox="1"/>
                        <wps:spPr>
                          <a:xfrm>
                            <a:off x="2535046" y="7011686"/>
                            <a:ext cx="454660" cy="277495"/>
                          </a:xfrm>
                          <a:prstGeom prst="rect">
                            <a:avLst/>
                          </a:prstGeom>
                          <a:noFill/>
                        </wps:spPr>
                        <wps:txbx>
                          <w:txbxContent>
                            <w:p w14:paraId="59248710"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g:grpSp>
                        <wpg:cNvPr id="590" name="Group 590"/>
                        <wpg:cNvGrpSpPr/>
                        <wpg:grpSpPr>
                          <a:xfrm>
                            <a:off x="715050" y="2686396"/>
                            <a:ext cx="4437583" cy="2272545"/>
                            <a:chOff x="715050" y="2686396"/>
                            <a:chExt cx="4437583" cy="2272545"/>
                          </a:xfrm>
                        </wpg:grpSpPr>
                        <wps:wsp>
                          <wps:cNvPr id="591" name="Text Box 591"/>
                          <wps:cNvSpPr txBox="1"/>
                          <wps:spPr>
                            <a:xfrm>
                              <a:off x="2888880" y="2686396"/>
                              <a:ext cx="1389380" cy="277495"/>
                            </a:xfrm>
                            <a:prstGeom prst="rect">
                              <a:avLst/>
                            </a:prstGeom>
                            <a:noFill/>
                          </wps:spPr>
                          <wps:txbx>
                            <w:txbxContent>
                              <w:p w14:paraId="695E6879"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592" name="Text Box 592"/>
                          <wps:cNvSpPr txBox="1"/>
                          <wps:spPr>
                            <a:xfrm>
                              <a:off x="2569749" y="4681446"/>
                              <a:ext cx="629285" cy="277495"/>
                            </a:xfrm>
                            <a:prstGeom prst="rect">
                              <a:avLst/>
                            </a:prstGeom>
                            <a:noFill/>
                          </wps:spPr>
                          <wps:txbx>
                            <w:txbxContent>
                              <w:p w14:paraId="65DAC6D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s:wsp>
                          <wps:cNvPr id="593" name="Text Box 593"/>
                          <wps:cNvSpPr txBox="1"/>
                          <wps:spPr>
                            <a:xfrm>
                              <a:off x="715050" y="3156205"/>
                              <a:ext cx="1209040" cy="315595"/>
                            </a:xfrm>
                            <a:prstGeom prst="rect">
                              <a:avLst/>
                            </a:prstGeom>
                            <a:noFill/>
                          </wps:spPr>
                          <wps:txbx>
                            <w:txbxContent>
                              <w:p w14:paraId="150C157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r>
                                  <w:rPr>
                                    <w:rFonts w:asciiTheme="minorHAnsi" w:hAnsi="Cambria" w:cstheme="minorBidi"/>
                                    <w:color w:val="000000" w:themeColor="text1"/>
                                    <w:kern w:val="24"/>
                                    <w:sz w:val="24"/>
                                    <w:szCs w:val="24"/>
                                  </w:rPr>
                                  <w:t xml:space="preserve"> </w:t>
                                </w:r>
                              </w:p>
                            </w:txbxContent>
                          </wps:txbx>
                          <wps:bodyPr wrap="none" rtlCol="0">
                            <a:spAutoFit/>
                          </wps:bodyPr>
                        </wps:wsp>
                        <wps:wsp>
                          <wps:cNvPr id="594" name="Straight Arrow Connector 594"/>
                          <wps:cNvCnPr/>
                          <wps:spPr>
                            <a:xfrm>
                              <a:off x="1754618" y="3413264"/>
                              <a:ext cx="142153" cy="118531"/>
                            </a:xfrm>
                            <a:prstGeom prst="straightConnector1">
                              <a:avLst/>
                            </a:prstGeom>
                            <a:ln w="15875">
                              <a:solidFill>
                                <a:schemeClr val="tx1"/>
                              </a:solidFill>
                              <a:prstDash val="dash"/>
                              <a:tailEnd type="arrow"/>
                            </a:ln>
                          </wps:spPr>
                          <wps:style>
                            <a:lnRef idx="2">
                              <a:schemeClr val="accent1"/>
                            </a:lnRef>
                            <a:fillRef idx="0">
                              <a:schemeClr val="accent1"/>
                            </a:fillRef>
                            <a:effectRef idx="1">
                              <a:schemeClr val="accent1"/>
                            </a:effectRef>
                            <a:fontRef idx="minor">
                              <a:schemeClr val="tx1"/>
                            </a:fontRef>
                          </wps:style>
                          <wps:bodyPr/>
                        </wps:wsp>
                        <wpg:grpSp>
                          <wpg:cNvPr id="595" name="Group 595"/>
                          <wpg:cNvGrpSpPr/>
                          <wpg:grpSpPr>
                            <a:xfrm>
                              <a:off x="3576112" y="3020192"/>
                              <a:ext cx="1232727" cy="821267"/>
                              <a:chOff x="3576112" y="3020192"/>
                              <a:chExt cx="1232727" cy="821267"/>
                            </a:xfrm>
                          </wpg:grpSpPr>
                          <wps:wsp>
                            <wps:cNvPr id="596" name="Rectangle 596"/>
                            <wps:cNvSpPr/>
                            <wps:spPr>
                              <a:xfrm>
                                <a:off x="3576112" y="3020192"/>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BA0D991" w14:textId="77777777" w:rsidR="0006099B" w:rsidRDefault="0006099B" w:rsidP="00786B06">
                                  <w:pPr>
                                    <w:rPr>
                                      <w:rFonts w:eastAsia="Times New Roman" w:cs="Times New Roman"/>
                                    </w:rPr>
                                  </w:pPr>
                                </w:p>
                              </w:txbxContent>
                            </wps:txbx>
                            <wps:bodyPr rtlCol="0" anchor="ctr"/>
                          </wps:wsp>
                          <wps:wsp>
                            <wps:cNvPr id="597" name="Rectangle 597"/>
                            <wps:cNvSpPr/>
                            <wps:spPr>
                              <a:xfrm>
                                <a:off x="3576112" y="3511258"/>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4C746E6" w14:textId="77777777" w:rsidR="0006099B" w:rsidRDefault="0006099B" w:rsidP="00786B06">
                                  <w:pPr>
                                    <w:rPr>
                                      <w:rFonts w:eastAsia="Times New Roman" w:cs="Times New Roman"/>
                                    </w:rPr>
                                  </w:pPr>
                                </w:p>
                              </w:txbxContent>
                            </wps:txbx>
                            <wps:bodyPr rtlCol="0" anchor="ctr"/>
                          </wps:wsp>
                        </wpg:grpSp>
                        <wps:wsp>
                          <wps:cNvPr id="598" name="Rectangle 598"/>
                          <wps:cNvSpPr/>
                          <wps:spPr>
                            <a:xfrm>
                              <a:off x="2303129" y="3020192"/>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BF7BA5F" w14:textId="77777777" w:rsidR="0006099B" w:rsidRDefault="0006099B" w:rsidP="00786B06">
                                <w:pPr>
                                  <w:rPr>
                                    <w:rFonts w:eastAsia="Times New Roman" w:cs="Times New Roman"/>
                                  </w:rPr>
                                </w:pPr>
                              </w:p>
                            </w:txbxContent>
                          </wps:txbx>
                          <wps:bodyPr rtlCol="0" anchor="ctr"/>
                        </wps:wsp>
                        <wps:wsp>
                          <wps:cNvPr id="599" name="Rectangle 599"/>
                          <wps:cNvSpPr/>
                          <wps:spPr>
                            <a:xfrm>
                              <a:off x="2303129" y="3206459"/>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9B5C007" w14:textId="77777777" w:rsidR="0006099B" w:rsidRDefault="0006099B" w:rsidP="00786B06">
                                <w:pPr>
                                  <w:rPr>
                                    <w:rFonts w:eastAsia="Times New Roman" w:cs="Times New Roman"/>
                                  </w:rPr>
                                </w:pPr>
                              </w:p>
                            </w:txbxContent>
                          </wps:txbx>
                          <wps:bodyPr rtlCol="0" anchor="ctr"/>
                        </wps:wsp>
                        <wps:wsp>
                          <wps:cNvPr id="600" name="Rectangle 600"/>
                          <wps:cNvSpPr/>
                          <wps:spPr>
                            <a:xfrm>
                              <a:off x="2303129" y="3638259"/>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C94AD80" w14:textId="77777777" w:rsidR="0006099B" w:rsidRDefault="0006099B" w:rsidP="00786B06">
                                <w:pPr>
                                  <w:rPr>
                                    <w:rFonts w:eastAsia="Times New Roman" w:cs="Times New Roman"/>
                                  </w:rPr>
                                </w:pPr>
                              </w:p>
                            </w:txbxContent>
                          </wps:txbx>
                          <wps:bodyPr rtlCol="0" anchor="ctr"/>
                        </wps:wsp>
                        <wps:wsp>
                          <wps:cNvPr id="601" name="Rectangle 601"/>
                          <wps:cNvSpPr/>
                          <wps:spPr>
                            <a:xfrm>
                              <a:off x="2312042" y="3036495"/>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ED0E2FD" w14:textId="77777777" w:rsidR="0006099B" w:rsidRDefault="0006099B" w:rsidP="00786B06">
                                <w:pPr>
                                  <w:rPr>
                                    <w:rFonts w:eastAsia="Times New Roman" w:cs="Times New Roman"/>
                                  </w:rPr>
                                </w:pPr>
                              </w:p>
                            </w:txbxContent>
                          </wps:txbx>
                          <wps:bodyPr rtlCol="0" anchor="ctr"/>
                        </wps:wsp>
                        <wpg:grpSp>
                          <wpg:cNvPr id="602" name="Group 602"/>
                          <wpg:cNvGrpSpPr/>
                          <wpg:grpSpPr>
                            <a:xfrm>
                              <a:off x="1953026" y="3409030"/>
                              <a:ext cx="2505710" cy="821267"/>
                              <a:chOff x="1953026" y="3409030"/>
                              <a:chExt cx="2505710" cy="821267"/>
                            </a:xfrm>
                          </wpg:grpSpPr>
                          <wpg:grpSp>
                            <wpg:cNvPr id="603" name="Group 603"/>
                            <wpg:cNvGrpSpPr/>
                            <wpg:grpSpPr>
                              <a:xfrm>
                                <a:off x="3226009" y="3409030"/>
                                <a:ext cx="1232727" cy="821267"/>
                                <a:chOff x="3226009" y="3409030"/>
                                <a:chExt cx="1232727" cy="821267"/>
                              </a:xfrm>
                            </wpg:grpSpPr>
                            <wps:wsp>
                              <wps:cNvPr id="604" name="Rectangle 604"/>
                              <wps:cNvSpPr/>
                              <wps:spPr>
                                <a:xfrm>
                                  <a:off x="3226009" y="3409030"/>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B28CEC7" w14:textId="77777777" w:rsidR="0006099B" w:rsidRDefault="0006099B" w:rsidP="00786B06">
                                    <w:pPr>
                                      <w:rPr>
                                        <w:rFonts w:eastAsia="Times New Roman" w:cs="Times New Roman"/>
                                      </w:rPr>
                                    </w:pPr>
                                  </w:p>
                                </w:txbxContent>
                              </wps:txbx>
                              <wps:bodyPr rtlCol="0" anchor="ctr"/>
                            </wps:wsp>
                            <wps:wsp>
                              <wps:cNvPr id="605" name="Rectangle 605"/>
                              <wps:cNvSpPr/>
                              <wps:spPr>
                                <a:xfrm>
                                  <a:off x="3226009" y="3900096"/>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B8C9D9" w14:textId="77777777" w:rsidR="0006099B" w:rsidRDefault="0006099B" w:rsidP="00786B06">
                                    <w:pPr>
                                      <w:rPr>
                                        <w:rFonts w:eastAsia="Times New Roman" w:cs="Times New Roman"/>
                                      </w:rPr>
                                    </w:pPr>
                                  </w:p>
                                </w:txbxContent>
                              </wps:txbx>
                              <wps:bodyPr rtlCol="0" anchor="ctr"/>
                            </wps:wsp>
                          </wpg:grpSp>
                          <wps:wsp>
                            <wps:cNvPr id="606" name="Rectangle 606"/>
                            <wps:cNvSpPr/>
                            <wps:spPr>
                              <a:xfrm>
                                <a:off x="1953026" y="3409030"/>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F4B3D25" w14:textId="77777777" w:rsidR="0006099B" w:rsidRDefault="0006099B" w:rsidP="00786B06">
                                  <w:pPr>
                                    <w:rPr>
                                      <w:rFonts w:eastAsia="Times New Roman" w:cs="Times New Roman"/>
                                    </w:rPr>
                                  </w:pPr>
                                </w:p>
                              </w:txbxContent>
                            </wps:txbx>
                            <wps:bodyPr rtlCol="0" anchor="ctr"/>
                          </wps:wsp>
                          <wps:wsp>
                            <wps:cNvPr id="607" name="Rectangle 607"/>
                            <wps:cNvSpPr/>
                            <wps:spPr>
                              <a:xfrm>
                                <a:off x="1953026" y="3595297"/>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5C4A3B1" w14:textId="77777777" w:rsidR="0006099B" w:rsidRDefault="0006099B" w:rsidP="00786B06">
                                  <w:pPr>
                                    <w:rPr>
                                      <w:rFonts w:eastAsia="Times New Roman" w:cs="Times New Roman"/>
                                    </w:rPr>
                                  </w:pPr>
                                </w:p>
                              </w:txbxContent>
                            </wps:txbx>
                            <wps:bodyPr rtlCol="0" anchor="ctr"/>
                          </wps:wsp>
                          <wps:wsp>
                            <wps:cNvPr id="608" name="Rectangle 608"/>
                            <wps:cNvSpPr/>
                            <wps:spPr>
                              <a:xfrm>
                                <a:off x="1953026" y="402709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146F2A8" w14:textId="77777777" w:rsidR="0006099B" w:rsidRDefault="0006099B" w:rsidP="00786B06">
                                  <w:pPr>
                                    <w:rPr>
                                      <w:rFonts w:eastAsia="Times New Roman" w:cs="Times New Roman"/>
                                    </w:rPr>
                                  </w:pPr>
                                </w:p>
                              </w:txbxContent>
                            </wps:txbx>
                            <wps:bodyPr rtlCol="0" anchor="ctr"/>
                          </wps:wsp>
                          <wps:wsp>
                            <wps:cNvPr id="609" name="Rectangle 609"/>
                            <wps:cNvSpPr/>
                            <wps:spPr>
                              <a:xfrm>
                                <a:off x="1953026" y="3409030"/>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5AC21DE2" w14:textId="77777777" w:rsidR="0006099B" w:rsidRDefault="0006099B" w:rsidP="00786B06">
                                  <w:pPr>
                                    <w:rPr>
                                      <w:rFonts w:eastAsia="Times New Roman" w:cs="Times New Roman"/>
                                    </w:rPr>
                                  </w:pPr>
                                </w:p>
                              </w:txbxContent>
                            </wps:txbx>
                            <wps:bodyPr rtlCol="0" anchor="ctr"/>
                          </wps:wsp>
                        </wpg:grpSp>
                        <wpg:grpSp>
                          <wpg:cNvPr id="610" name="Group 610"/>
                          <wpg:cNvGrpSpPr/>
                          <wpg:grpSpPr>
                            <a:xfrm>
                              <a:off x="1549370" y="3843867"/>
                              <a:ext cx="2505710" cy="821267"/>
                              <a:chOff x="1549370" y="3843867"/>
                              <a:chExt cx="2505710" cy="821267"/>
                            </a:xfrm>
                          </wpg:grpSpPr>
                          <wpg:grpSp>
                            <wpg:cNvPr id="611" name="Group 611"/>
                            <wpg:cNvGrpSpPr/>
                            <wpg:grpSpPr>
                              <a:xfrm>
                                <a:off x="2822353" y="3843867"/>
                                <a:ext cx="1232727" cy="821267"/>
                                <a:chOff x="2822353" y="3843867"/>
                                <a:chExt cx="1232727" cy="821267"/>
                              </a:xfrm>
                            </wpg:grpSpPr>
                            <wps:wsp>
                              <wps:cNvPr id="612" name="Rectangle 612"/>
                              <wps:cNvSpPr/>
                              <wps:spPr>
                                <a:xfrm>
                                  <a:off x="2822353" y="3843867"/>
                                  <a:ext cx="1232727" cy="4910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0BA7CFD" w14:textId="77777777" w:rsidR="0006099B" w:rsidRDefault="0006099B" w:rsidP="00786B06">
                                    <w:pPr>
                                      <w:rPr>
                                        <w:rFonts w:eastAsia="Times New Roman" w:cs="Times New Roman"/>
                                      </w:rPr>
                                    </w:pPr>
                                  </w:p>
                                </w:txbxContent>
                              </wps:txbx>
                              <wps:bodyPr rtlCol="0" anchor="ctr"/>
                            </wps:wsp>
                            <wps:wsp>
                              <wps:cNvPr id="613" name="Rectangle 613"/>
                              <wps:cNvSpPr/>
                              <wps:spPr>
                                <a:xfrm>
                                  <a:off x="2822353" y="4334933"/>
                                  <a:ext cx="1232727" cy="330201"/>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89AF4E5" w14:textId="77777777" w:rsidR="0006099B" w:rsidRDefault="0006099B" w:rsidP="00786B06">
                                    <w:pPr>
                                      <w:rPr>
                                        <w:rFonts w:eastAsia="Times New Roman" w:cs="Times New Roman"/>
                                      </w:rPr>
                                    </w:pPr>
                                  </w:p>
                                </w:txbxContent>
                              </wps:txbx>
                              <wps:bodyPr rtlCol="0" anchor="ctr"/>
                            </wps:wsp>
                          </wpg:grpSp>
                          <wps:wsp>
                            <wps:cNvPr id="614" name="Rectangle 614"/>
                            <wps:cNvSpPr/>
                            <wps:spPr>
                              <a:xfrm>
                                <a:off x="1549370" y="3843867"/>
                                <a:ext cx="1267999" cy="186267"/>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356E9EE" w14:textId="77777777" w:rsidR="0006099B" w:rsidRDefault="0006099B" w:rsidP="00786B06">
                                  <w:pPr>
                                    <w:rPr>
                                      <w:rFonts w:eastAsia="Times New Roman" w:cs="Times New Roman"/>
                                    </w:rPr>
                                  </w:pPr>
                                </w:p>
                              </w:txbxContent>
                            </wps:txbx>
                            <wps:bodyPr rtlCol="0" anchor="ctr"/>
                          </wps:wsp>
                          <wps:wsp>
                            <wps:cNvPr id="615" name="Rectangle 615"/>
                            <wps:cNvSpPr/>
                            <wps:spPr>
                              <a:xfrm>
                                <a:off x="1549370" y="4030134"/>
                                <a:ext cx="1267999" cy="4318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A371E55" w14:textId="77777777" w:rsidR="0006099B" w:rsidRDefault="0006099B" w:rsidP="00786B06">
                                  <w:pPr>
                                    <w:rPr>
                                      <w:rFonts w:eastAsia="Times New Roman" w:cs="Times New Roman"/>
                                    </w:rPr>
                                  </w:pPr>
                                </w:p>
                              </w:txbxContent>
                            </wps:txbx>
                            <wps:bodyPr rtlCol="0" anchor="ctr"/>
                          </wps:wsp>
                          <wps:wsp>
                            <wps:cNvPr id="616" name="Rectangle 616"/>
                            <wps:cNvSpPr/>
                            <wps:spPr>
                              <a:xfrm>
                                <a:off x="1549370" y="4461934"/>
                                <a:ext cx="1267999" cy="203200"/>
                              </a:xfrm>
                              <a:prstGeom prst="rect">
                                <a:avLst/>
                              </a:prstGeom>
                              <a:solidFill>
                                <a:schemeClr val="bg1"/>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74C163" w14:textId="77777777" w:rsidR="0006099B" w:rsidRDefault="0006099B" w:rsidP="00786B06">
                                  <w:pPr>
                                    <w:rPr>
                                      <w:rFonts w:eastAsia="Times New Roman" w:cs="Times New Roman"/>
                                    </w:rPr>
                                  </w:pPr>
                                </w:p>
                              </w:txbxContent>
                            </wps:txbx>
                            <wps:bodyPr rtlCol="0" anchor="ctr"/>
                          </wps:wsp>
                          <wps:wsp>
                            <wps:cNvPr id="617" name="Rectangle 617"/>
                            <wps:cNvSpPr/>
                            <wps:spPr>
                              <a:xfrm>
                                <a:off x="1549370" y="3843867"/>
                                <a:ext cx="2505710" cy="821267"/>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B0712EB" w14:textId="77777777" w:rsidR="0006099B" w:rsidRDefault="0006099B" w:rsidP="00786B06">
                                  <w:pPr>
                                    <w:rPr>
                                      <w:rFonts w:eastAsia="Times New Roman" w:cs="Times New Roman"/>
                                    </w:rPr>
                                  </w:pPr>
                                </w:p>
                              </w:txbxContent>
                            </wps:txbx>
                            <wps:bodyPr rtlCol="0" anchor="ctr"/>
                          </wps:wsp>
                        </wpg:grpSp>
                        <wps:wsp>
                          <wps:cNvPr id="618" name="Straight Connector 618"/>
                          <wps:cNvCnPr/>
                          <wps:spPr>
                            <a:xfrm flipV="1">
                              <a:off x="4051002" y="3841459"/>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19" name="Straight Connector 619"/>
                          <wps:cNvCnPr/>
                          <wps:spPr>
                            <a:xfrm flipV="1">
                              <a:off x="4046747" y="305645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0" name="Straight Connector 620"/>
                          <wps:cNvCnPr/>
                          <wps:spPr>
                            <a:xfrm flipV="1">
                              <a:off x="1556648" y="3017155"/>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621" name="Straight Connector 621"/>
                          <wps:cNvCnPr/>
                          <wps:spPr>
                            <a:xfrm flipV="1">
                              <a:off x="4817752" y="3492931"/>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s:wsp>
                        <wps:cNvPr id="622" name="Rectangle 622"/>
                        <wps:cNvSpPr/>
                        <wps:spPr>
                          <a:xfrm>
                            <a:off x="16261" y="0"/>
                            <a:ext cx="5984597" cy="758197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2C4CFF46" w14:textId="77777777" w:rsidR="0006099B" w:rsidRDefault="0006099B" w:rsidP="00786B06">
                              <w:pPr>
                                <w:rPr>
                                  <w:rFonts w:eastAsia="Times New Roman" w:cs="Times New Roman"/>
                                </w:rPr>
                              </w:pPr>
                            </w:p>
                          </w:txbxContent>
                        </wps:txbx>
                        <wps:bodyPr rtlCol="0" anchor="ctr"/>
                      </wps:wsp>
                      <wps:wsp>
                        <wps:cNvPr id="623" name="Text Box 623"/>
                        <wps:cNvSpPr txBox="1"/>
                        <wps:spPr>
                          <a:xfrm>
                            <a:off x="880624" y="4998151"/>
                            <a:ext cx="708025" cy="254000"/>
                          </a:xfrm>
                          <a:prstGeom prst="rect">
                            <a:avLst/>
                          </a:prstGeom>
                          <a:noFill/>
                        </wps:spPr>
                        <wps:txbx>
                          <w:txbxContent>
                            <w:p w14:paraId="49FC88B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624" name="Text Box 624"/>
                        <wps:cNvSpPr txBox="1"/>
                        <wps:spPr>
                          <a:xfrm>
                            <a:off x="841828" y="5686529"/>
                            <a:ext cx="819370" cy="253916"/>
                          </a:xfrm>
                          <a:prstGeom prst="rect">
                            <a:avLst/>
                          </a:prstGeom>
                          <a:noFill/>
                        </wps:spPr>
                        <wps:txbx>
                          <w:txbxContent>
                            <w:p w14:paraId="64F2310C"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square" rtlCol="0">
                          <a:spAutoFit/>
                        </wps:bodyPr>
                      </wps:wsp>
                      <wps:wsp>
                        <wps:cNvPr id="625" name="Text Box 625"/>
                        <wps:cNvSpPr txBox="1"/>
                        <wps:spPr>
                          <a:xfrm>
                            <a:off x="749984" y="6676484"/>
                            <a:ext cx="819370" cy="253916"/>
                          </a:xfrm>
                          <a:prstGeom prst="rect">
                            <a:avLst/>
                          </a:prstGeom>
                          <a:noFill/>
                        </wps:spPr>
                        <wps:txbx>
                          <w:txbxContent>
                            <w:p w14:paraId="3E8518F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square" rtlCol="0">
                          <a:spAutoFit/>
                        </wps:bodyPr>
                      </wps:wsp>
                      <wps:wsp>
                        <wps:cNvPr id="626" name="Text Box 626"/>
                        <wps:cNvSpPr txBox="1"/>
                        <wps:spPr>
                          <a:xfrm>
                            <a:off x="3589921" y="4886557"/>
                            <a:ext cx="713105" cy="254000"/>
                          </a:xfrm>
                          <a:prstGeom prst="rect">
                            <a:avLst/>
                          </a:prstGeom>
                          <a:noFill/>
                        </wps:spPr>
                        <wps:txbx>
                          <w:txbxContent>
                            <w:p w14:paraId="46400C5F"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627" name="Text Box 627"/>
                        <wps:cNvSpPr txBox="1"/>
                        <wps:spPr>
                          <a:xfrm>
                            <a:off x="3499374" y="6354759"/>
                            <a:ext cx="695960" cy="254000"/>
                          </a:xfrm>
                          <a:prstGeom prst="rect">
                            <a:avLst/>
                          </a:prstGeom>
                          <a:noFill/>
                        </wps:spPr>
                        <wps:txbx>
                          <w:txbxContent>
                            <w:p w14:paraId="5DF33D0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628" name="Text Box 628"/>
                        <wps:cNvSpPr txBox="1"/>
                        <wps:spPr>
                          <a:xfrm>
                            <a:off x="1568957" y="5258815"/>
                            <a:ext cx="340700" cy="261610"/>
                          </a:xfrm>
                          <a:prstGeom prst="rect">
                            <a:avLst/>
                          </a:prstGeom>
                          <a:noFill/>
                        </wps:spPr>
                        <wps:txbx>
                          <w:txbxContent>
                            <w:p w14:paraId="53BB800F"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29" name="Text Box 629"/>
                        <wps:cNvSpPr txBox="1"/>
                        <wps:spPr>
                          <a:xfrm>
                            <a:off x="1645154" y="5157205"/>
                            <a:ext cx="340700" cy="261610"/>
                          </a:xfrm>
                          <a:prstGeom prst="rect">
                            <a:avLst/>
                          </a:prstGeom>
                          <a:noFill/>
                        </wps:spPr>
                        <wps:txbx>
                          <w:txbxContent>
                            <w:p w14:paraId="58A581B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630" name="Text Box 630"/>
                        <wps:cNvSpPr txBox="1"/>
                        <wps:spPr>
                          <a:xfrm>
                            <a:off x="1498628" y="6008199"/>
                            <a:ext cx="325137" cy="261610"/>
                          </a:xfrm>
                          <a:prstGeom prst="rect">
                            <a:avLst/>
                          </a:prstGeom>
                          <a:noFill/>
                        </wps:spPr>
                        <wps:txbx>
                          <w:txbxContent>
                            <w:p w14:paraId="5C42038E"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1" name="Text Box 631"/>
                        <wps:cNvSpPr txBox="1"/>
                        <wps:spPr>
                          <a:xfrm>
                            <a:off x="1634484" y="5842594"/>
                            <a:ext cx="325137" cy="261610"/>
                          </a:xfrm>
                          <a:prstGeom prst="rect">
                            <a:avLst/>
                          </a:prstGeom>
                          <a:noFill/>
                        </wps:spPr>
                        <wps:txbx>
                          <w:txbxContent>
                            <w:p w14:paraId="73BBD98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632" name="Text Box 632"/>
                        <wps:cNvSpPr txBox="1"/>
                        <wps:spPr>
                          <a:xfrm>
                            <a:off x="1517111" y="6940918"/>
                            <a:ext cx="324779" cy="261610"/>
                          </a:xfrm>
                          <a:prstGeom prst="rect">
                            <a:avLst/>
                          </a:prstGeom>
                          <a:noFill/>
                        </wps:spPr>
                        <wps:txbx>
                          <w:txbxContent>
                            <w:p w14:paraId="34F6B8C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3" name="Text Box 633"/>
                        <wps:cNvSpPr txBox="1"/>
                        <wps:spPr>
                          <a:xfrm>
                            <a:off x="1575910" y="6848578"/>
                            <a:ext cx="324779" cy="261610"/>
                          </a:xfrm>
                          <a:prstGeom prst="rect">
                            <a:avLst/>
                          </a:prstGeom>
                          <a:noFill/>
                        </wps:spPr>
                        <wps:txbx>
                          <w:txbxContent>
                            <w:p w14:paraId="2EFC98E5"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634" name="Text Box 634"/>
                        <wps:cNvSpPr txBox="1"/>
                        <wps:spPr>
                          <a:xfrm>
                            <a:off x="4237648" y="6755507"/>
                            <a:ext cx="325137" cy="261610"/>
                          </a:xfrm>
                          <a:prstGeom prst="rect">
                            <a:avLst/>
                          </a:prstGeom>
                          <a:noFill/>
                        </wps:spPr>
                        <wps:txbx>
                          <w:txbxContent>
                            <w:p w14:paraId="3FEAEBF2"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5" name="Text Box 635"/>
                        <wps:cNvSpPr txBox="1"/>
                        <wps:spPr>
                          <a:xfrm>
                            <a:off x="4435851" y="6551996"/>
                            <a:ext cx="325137" cy="261610"/>
                          </a:xfrm>
                          <a:prstGeom prst="rect">
                            <a:avLst/>
                          </a:prstGeom>
                          <a:noFill/>
                        </wps:spPr>
                        <wps:txbx>
                          <w:txbxContent>
                            <w:p w14:paraId="3B323EE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636" name="Text Box 636"/>
                        <wps:cNvSpPr txBox="1"/>
                        <wps:spPr>
                          <a:xfrm>
                            <a:off x="4273282" y="5287712"/>
                            <a:ext cx="325137" cy="261610"/>
                          </a:xfrm>
                          <a:prstGeom prst="rect">
                            <a:avLst/>
                          </a:prstGeom>
                          <a:noFill/>
                        </wps:spPr>
                        <wps:txbx>
                          <w:txbxContent>
                            <w:p w14:paraId="77D5C466"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7" name="Text Box 637"/>
                        <wps:cNvSpPr txBox="1"/>
                        <wps:spPr>
                          <a:xfrm>
                            <a:off x="4475201" y="5132683"/>
                            <a:ext cx="325137" cy="261610"/>
                          </a:xfrm>
                          <a:prstGeom prst="rect">
                            <a:avLst/>
                          </a:prstGeom>
                          <a:noFill/>
                        </wps:spPr>
                        <wps:txbx>
                          <w:txbxContent>
                            <w:p w14:paraId="4B4B23E5"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638" name="Text Box 638"/>
                        <wps:cNvSpPr txBox="1"/>
                        <wps:spPr>
                          <a:xfrm>
                            <a:off x="350365" y="5141767"/>
                            <a:ext cx="285750" cy="315595"/>
                          </a:xfrm>
                          <a:prstGeom prst="rect">
                            <a:avLst/>
                          </a:prstGeom>
                          <a:noFill/>
                        </wps:spPr>
                        <wps:txbx>
                          <w:txbxContent>
                            <w:p w14:paraId="32171FAC"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39" name="Text Box 639"/>
                        <wps:cNvSpPr txBox="1"/>
                        <wps:spPr>
                          <a:xfrm>
                            <a:off x="350365" y="5792987"/>
                            <a:ext cx="285750" cy="315595"/>
                          </a:xfrm>
                          <a:prstGeom prst="rect">
                            <a:avLst/>
                          </a:prstGeom>
                          <a:noFill/>
                        </wps:spPr>
                        <wps:txbx>
                          <w:txbxContent>
                            <w:p w14:paraId="36FAC638"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0" name="Text Box 640"/>
                        <wps:cNvSpPr txBox="1"/>
                        <wps:spPr>
                          <a:xfrm>
                            <a:off x="256062" y="6791128"/>
                            <a:ext cx="285750" cy="315595"/>
                          </a:xfrm>
                          <a:prstGeom prst="rect">
                            <a:avLst/>
                          </a:prstGeom>
                          <a:noFill/>
                        </wps:spPr>
                        <wps:txbx>
                          <w:txbxContent>
                            <w:p w14:paraId="204F8D0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1" name="Text Box 641"/>
                        <wps:cNvSpPr txBox="1"/>
                        <wps:spPr>
                          <a:xfrm>
                            <a:off x="3092930" y="5057779"/>
                            <a:ext cx="285750" cy="315595"/>
                          </a:xfrm>
                          <a:prstGeom prst="rect">
                            <a:avLst/>
                          </a:prstGeom>
                          <a:noFill/>
                        </wps:spPr>
                        <wps:txbx>
                          <w:txbxContent>
                            <w:p w14:paraId="6D81A0A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642" name="Text Box 642"/>
                        <wps:cNvSpPr txBox="1"/>
                        <wps:spPr>
                          <a:xfrm>
                            <a:off x="3045287" y="6502990"/>
                            <a:ext cx="285750" cy="315595"/>
                          </a:xfrm>
                          <a:prstGeom prst="rect">
                            <a:avLst/>
                          </a:prstGeom>
                          <a:noFill/>
                        </wps:spPr>
                        <wps:txbx>
                          <w:txbxContent>
                            <w:p w14:paraId="5349585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g:wgp>
                  </a:graphicData>
                </a:graphic>
              </wp:inline>
            </w:drawing>
          </mc:Choice>
          <mc:Fallback>
            <w:pict>
              <v:group id="Group 11" o:spid="_x0000_s1211" style="width:472.5pt;height:597pt;mso-position-horizontal-relative:char;mso-position-vertical-relative:line" coordsize="6000858,758197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">
                <v:shape id="Text Box 493" o:spid="_x0000_s1212" type="#_x0000_t202" style="position:absolute;left:2264830;top:103010;width:1503680;height:3086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E+BxQAA&#10;ANwAAAAPAAAAZHJzL2Rvd25yZXYueG1sRI/NbsIwEITvSH0Hayv1Vhz+KhJiUAWtxA1I+wCreBuH&#10;xOsodiHt09dIlTiOZuYbTb4ZbCsu1PvasYLJOAFBXDpdc6Xg8+P9eQnCB2SNrWNS8EMeNuuHUY6Z&#10;dlc+0aUIlYgQ9hkqMCF0mZS+NGTRj11HHL0v11sMUfaV1D1eI9y2cpokL9JizXHBYEdbQ2VTfFsF&#10;y8QemiadHr2d/04WZrtzb91ZqafH4XUFItAQ7uH/9l4rmKczuJ2JR0Cu/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kT4HFAAAA3AAAAA8AAAAAAAAAAAAAAAAAlwIAAGRycy9k&#10;b3ducmV2LnhtbFBLBQYAAAAABAAEAPUAAACJAwAAAAA=&#10;" filled="f" stroked="f">
                  <v:textbox style="mso-fit-shape-to-text:t">
                    <w:txbxContent>
                      <w:p w14:paraId="480AE9B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8"/>
                            <w:szCs w:val="28"/>
                          </w:rPr>
                          <w:t>Dual PCO use case</w:t>
                        </w:r>
                      </w:p>
                    </w:txbxContent>
                  </v:textbox>
                </v:shape>
                <v:shape id="Text Box 494" o:spid="_x0000_s1213" type="#_x0000_t202" style="position:absolute;left:378316;top:926125;width:469900;height:276999;rotation:-4167146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NxwAA&#10;ANwAAAAPAAAAZHJzL2Rvd25yZXYueG1sRI9Pa8JAFMTvQr/D8oRepG5axD/RVaRW6MGLidTrI/tM&#10;QrJvQ3YbUz+9WxA8DjPzG2a16U0tOmpdaVnB+zgCQZxZXXKu4JTu3+YgnEfWWFsmBX/kYLN+Gaww&#10;1vbKR+oSn4sAYRejgsL7JpbSZQUZdGPbEAfvYluDPsg2l7rFa4CbWn5E0VQaLDksFNjQZ0FZlfwa&#10;Bdtq193mt9nPJT1Vo3OSRLuvQ6XU67DfLkF46v0z/Gh/awWTxQT+z4QjINd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vy4/zccAAADcAAAADwAAAAAAAAAAAAAAAACXAgAAZHJz&#10;L2Rvd25yZXYueG1sUEsFBgAAAAAEAAQA9QAAAIsDAAAAAA==&#10;" filled="f" stroked="f">
                  <v:textbox style="mso-fit-shape-to-text:t">
                    <w:txbxContent>
                      <w:p w14:paraId="65B5E2F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rect id="Rectangle 495" o:spid="_x0000_s1214" style="position:absolute;left:1299316;top:1050424;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1ez1xQAA&#10;ANwAAAAPAAAAZHJzL2Rvd25yZXYueG1sRI9BSwMxFITvgv8hPMGbzVp0Y7fNLiIUihexir0+ktfd&#10;pZuXJYnt1l9vBKHHYWa+YVbN5AZxpBB7zxruZwUIYuNtz62Gz4/13ROImJAtDp5Jw5kiNPX11Qor&#10;60/8TsdtakWGcKxQQ5fSWEkZTUcO48yPxNnb++AwZRlaaQOeMtwNcl4UpXTYc17ocKSXjsxh++00&#10;bMKk1rv5q3o7l+pr/DFqYUql9e3N9LwEkWhKl/B/e2M1PCwe4e9MPgKy/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DV7PXFAAAA3AAAAA8AAAAAAAAAAAAAAAAAlwIAAGRycy9k&#10;b3ducmV2LnhtbFBLBQYAAAAABAAEAPUAAACJAwAAAAA=&#10;" fillcolor="white [3212]" strokecolor="#4579b8 [3044]">
                  <v:shadow on="t" opacity="22937f" mv:blur="40000f" origin=",.5" offset="0,23000emu"/>
                  <v:textbox>
                    <w:txbxContent>
                      <w:p w14:paraId="0DD0AF0B" w14:textId="77777777" w:rsidR="0006099B" w:rsidRDefault="0006099B" w:rsidP="00786B06">
                        <w:pPr>
                          <w:rPr>
                            <w:rFonts w:eastAsia="Times New Roman" w:cs="Times New Roman"/>
                          </w:rPr>
                        </w:pPr>
                      </w:p>
                    </w:txbxContent>
                  </v:textbox>
                </v:rect>
                <v:rect id="Rectangle 496" o:spid="_x0000_s1215" style="position:absolute;left:1299316;top:1236691;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B3KCxAAA&#10;ANwAAAAPAAAAZHJzL2Rvd25yZXYueG1sRI9BawIxFITvBf9DeAVvNVuRTd0aRQqC9FK0pb0+kufu&#10;4uZlSVJd++sbQfA4zMw3zGI1uE6cKMTWs4bnSQGC2Hjbcq3h63Pz9AIiJmSLnWfScKEIq+XoYYGV&#10;9Wfe0WmfapEhHCvU0KTUV1JG05DDOPE9cfYOPjhMWYZa2oDnDHednBZFKR22nBca7OmtIXPc/zoN&#10;2zCozc/0XX1cSvXd/xk1N6XSevw4rF9BJBrSPXxrb62G2byE65l8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dygsQAAADcAAAADwAAAAAAAAAAAAAAAACXAgAAZHJzL2Rv&#10;d25yZXYueG1sUEsFBgAAAAAEAAQA9QAAAIgDAAAAAA==&#10;" fillcolor="white [3212]" strokecolor="#4579b8 [3044]">
                  <v:shadow on="t" opacity="22937f" mv:blur="40000f" origin=",.5" offset="0,23000emu"/>
                  <v:textbox>
                    <w:txbxContent>
                      <w:p w14:paraId="19D7EAE7" w14:textId="77777777" w:rsidR="0006099B" w:rsidRDefault="0006099B" w:rsidP="00786B06">
                        <w:pPr>
                          <w:rPr>
                            <w:rFonts w:eastAsia="Times New Roman" w:cs="Times New Roman"/>
                          </w:rPr>
                        </w:pPr>
                      </w:p>
                    </w:txbxContent>
                  </v:textbox>
                </v:rect>
                <v:rect id="Rectangle 497" o:spid="_x0000_s1216" style="position:absolute;left:1299316;top:1668491;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S9cZxAAA&#10;ANwAAAAPAAAAZHJzL2Rvd25yZXYueG1sRI9BawIxFITvBf9DeAVvNVuRTd0aRQqC9FK0pb0+kufu&#10;4uZlSVJd++sbQfA4zMw3zGI1uE6cKMTWs4bnSQGC2Hjbcq3h63Pz9AIiJmSLnWfScKEIq+XoYYGV&#10;9Wfe0WmfapEhHCvU0KTUV1JG05DDOPE9cfYOPjhMWYZa2oDnDHednBZFKR22nBca7OmtIXPc/zoN&#10;2zCozc/0XX1cSvXd/xk1N6XSevw4rF9BJBrSPXxrb62G2VzB9Uw+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0vXGcQAAADcAAAADwAAAAAAAAAAAAAAAACXAgAAZHJzL2Rv&#10;d25yZXYueG1sUEsFBgAAAAAEAAQA9QAAAIgDAAAAAA==&#10;" fillcolor="white [3212]" strokecolor="#4579b8 [3044]">
                  <v:shadow on="t" opacity="22937f" mv:blur="40000f" origin=",.5" offset="0,23000emu"/>
                  <v:textbox>
                    <w:txbxContent>
                      <w:p w14:paraId="0B5B5259" w14:textId="77777777" w:rsidR="0006099B" w:rsidRDefault="0006099B" w:rsidP="00786B06">
                        <w:pPr>
                          <w:rPr>
                            <w:rFonts w:eastAsia="Times New Roman" w:cs="Times New Roman"/>
                          </w:rPr>
                        </w:pPr>
                      </w:p>
                    </w:txbxContent>
                  </v:textbox>
                </v:rect>
                <v:rect id="Rectangle 498" o:spid="_x0000_s1217" style="position:absolute;left:1151588;top:1338291;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NrwgAA&#10;ANwAAAAPAAAAZHJzL2Rvd25yZXYueG1sRE9NawIxEL0X+h/CFLzVbKVsdDVKKQjipVRFr0My7i7d&#10;TJYk1dVfbw6FHh/ve7EaXCcuFGLrWcPbuABBbLxtudZw2K9fpyBiQrbYeSYNN4qwWj4/LbCy/srf&#10;dNmlWuQQjhVqaFLqKymjachhHPueOHNnHxymDEMtbcBrDnednBRFKR22nBsa7OmzIfOz+3UaNmFQ&#10;69Nkq75upTr2d6NmplRaj16GjzmIREP6F/+5N1bD+yyvzWfyEZD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7UQ2vCAAAA3AAAAA8AAAAAAAAAAAAAAAAAlwIAAGRycy9kb3du&#10;cmV2LnhtbFBLBQYAAAAABAAEAPUAAACGAwAAAAA=&#10;" fillcolor="white [3212]" strokecolor="#4579b8 [3044]">
                  <v:shadow on="t" opacity="22937f" mv:blur="40000f" origin=",.5" offset="0,23000emu"/>
                  <v:textbox>
                    <w:txbxContent>
                      <w:p w14:paraId="4972DD2C" w14:textId="77777777" w:rsidR="0006099B" w:rsidRDefault="0006099B" w:rsidP="00786B06">
                        <w:pPr>
                          <w:rPr>
                            <w:rFonts w:eastAsia="Times New Roman" w:cs="Times New Roman"/>
                          </w:rPr>
                        </w:pPr>
                      </w:p>
                    </w:txbxContent>
                  </v:textbox>
                </v:rect>
                <v:rect id="Rectangle 499" o:spid="_x0000_s1218" style="position:absolute;left:1151588;top:1524557;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ObwxQAA&#10;ANwAAAAPAAAAZHJzL2Rvd25yZXYueG1sRI9BawIxFITvhf6H8ArearYim+5qlFIQpJeiLfX6SJ67&#10;i5uXJUl17a9vhEKPw8x8wyzXo+vFmULsPGt4mhYgiI23HTcaPj82j88gYkK22HsmDVeKsF7d3y2x&#10;tv7COzrvUyMyhGONGtqUhlrKaFpyGKd+IM7e0QeHKcvQSBvwkuGul7OiKKXDjvNCiwO9tmRO+2+n&#10;YRtGtTnM3tT7tVRfw49RlSmV1pOH8WUBItGY/sN/7a3VMK8quJ3JR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Y5vDFAAAA3AAAAA8AAAAAAAAAAAAAAAAAlwIAAGRycy9k&#10;b3ducmV2LnhtbFBLBQYAAAAABAAEAPUAAACJAwAAAAA=&#10;" fillcolor="white [3212]" strokecolor="#4579b8 [3044]">
                  <v:shadow on="t" opacity="22937f" mv:blur="40000f" origin=",.5" offset="0,23000emu"/>
                  <v:textbox>
                    <w:txbxContent>
                      <w:p w14:paraId="569BCDB4" w14:textId="77777777" w:rsidR="0006099B" w:rsidRDefault="0006099B" w:rsidP="00786B06">
                        <w:pPr>
                          <w:rPr>
                            <w:rFonts w:eastAsia="Times New Roman" w:cs="Times New Roman"/>
                          </w:rPr>
                        </w:pPr>
                      </w:p>
                    </w:txbxContent>
                  </v:textbox>
                </v:rect>
                <v:rect id="Rectangle 500" o:spid="_x0000_s1219" style="position:absolute;left:1151588;top:195635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dV3wQAA&#10;ANwAAAAPAAAAZHJzL2Rvd25yZXYueG1sRE9NawIxEL0L/ocwgjfNVujGbo1SCoJ4EW2x1yGZ7i7d&#10;TJYk1bW/vjkIHh/ve7UZXCcuFGLrWcPTvABBbLxtudbw+bGdLUHEhGyx80wabhRhsx6PVlhZf+Uj&#10;XU6pFjmEY4UampT6SspoGnIY574nzty3Dw5ThqGWNuA1h7tOLoqilA5bzg0N9vTekPk5/ToNuzCo&#10;7ddirw63Up37P6NeTKm0nk6Gt1cQiYb0EN/dO6vhucjz85l8BOT6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knVd8EAAADcAAAADwAAAAAAAAAAAAAAAACXAgAAZHJzL2Rvd25y&#10;ZXYueG1sUEsFBgAAAAAEAAQA9QAAAIUDAAAAAA==&#10;" fillcolor="white [3212]" strokecolor="#4579b8 [3044]">
                  <v:shadow on="t" opacity="22937f" mv:blur="40000f" origin=",.5" offset="0,23000emu"/>
                  <v:textbox>
                    <w:txbxContent>
                      <w:p w14:paraId="322F61BC" w14:textId="77777777" w:rsidR="0006099B" w:rsidRDefault="0006099B" w:rsidP="00786B06">
                        <w:pPr>
                          <w:rPr>
                            <w:rFonts w:eastAsia="Times New Roman" w:cs="Times New Roman"/>
                          </w:rPr>
                        </w:pPr>
                      </w:p>
                    </w:txbxContent>
                  </v:textbox>
                </v:rect>
                <v:rect id="Rectangle 501" o:spid="_x0000_s1220" style="position:absolute;left:979239;top:165155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BXDsxAAA&#10;ANwAAAAPAAAAZHJzL2Rvd25yZXYueG1sRI9BawIxFITvhf6H8ITealahm7oapRQE6aVoS70+kufu&#10;4uZlSVJd++sbQfA4zMw3zGI1uE6cKMTWs4bJuABBbLxtudbw/bV+fgURE7LFzjNpuFCE1fLxYYGV&#10;9Wfe0mmXapEhHCvU0KTUV1JG05DDOPY9cfYOPjhMWYZa2oDnDHednBZFKR22nBca7Om9IXPc/ToN&#10;mzCo9X76oT4vpfrp/4yamVJp/TQa3uYgEg3pHr61N1bDSzGB65l8BO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QVw7MQAAADcAAAADwAAAAAAAAAAAAAAAACXAgAAZHJzL2Rv&#10;d25yZXYueG1sUEsFBgAAAAAEAAQA9QAAAIgDAAAAAA==&#10;" fillcolor="white [3212]" strokecolor="#4579b8 [3044]">
                  <v:shadow on="t" opacity="22937f" mv:blur="40000f" origin=",.5" offset="0,23000emu"/>
                  <v:textbox>
                    <w:txbxContent>
                      <w:p w14:paraId="5EC53FFD" w14:textId="77777777" w:rsidR="0006099B" w:rsidRDefault="0006099B" w:rsidP="00786B06">
                        <w:pPr>
                          <w:rPr>
                            <w:rFonts w:eastAsia="Times New Roman" w:cs="Times New Roman"/>
                          </w:rPr>
                        </w:pPr>
                      </w:p>
                    </w:txbxContent>
                  </v:textbox>
                </v:rect>
                <v:rect id="Rectangle 502" o:spid="_x0000_s1221" style="position:absolute;left:979239;top:1837824;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1+6bxQAA&#10;ANwAAAAPAAAAZHJzL2Rvd25yZXYueG1sRI9BawIxFITvhf6H8ArearYLbnQ1SikI0kupSnt9JM/d&#10;xc3LkqS69tc3hUKPw8x8w6w2o+vFhULsPGt4mhYgiI23HTcajoft4xxETMgWe8+k4UYRNuv7uxXW&#10;1l/5nS771IgM4VijhjaloZYympYcxqkfiLN38sFhyjI00ga8ZrjrZVkUlXTYcV5ocaCXlsx5/+U0&#10;7MKotp/lq3q7Vepj+DZqYSql9eRhfF6CSDSm//Bfe2c1zIoSfs/kIyD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HX7pvFAAAA3AAAAA8AAAAAAAAAAAAAAAAAlwIAAGRycy9k&#10;b3ducmV2LnhtbFBLBQYAAAAABAAEAPUAAACJAwAAAAA=&#10;" fillcolor="white [3212]" strokecolor="#4579b8 [3044]">
                  <v:shadow on="t" opacity="22937f" mv:blur="40000f" origin=",.5" offset="0,23000emu"/>
                  <v:textbox>
                    <w:txbxContent>
                      <w:p w14:paraId="5034ACD1" w14:textId="77777777" w:rsidR="0006099B" w:rsidRDefault="0006099B" w:rsidP="00786B06">
                        <w:pPr>
                          <w:rPr>
                            <w:rFonts w:eastAsia="Times New Roman" w:cs="Times New Roman"/>
                          </w:rPr>
                        </w:pPr>
                      </w:p>
                    </w:txbxContent>
                  </v:textbox>
                </v:rect>
                <v:rect id="Rectangle 503" o:spid="_x0000_s1222" style="position:absolute;left:979239;top:2269624;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m0sAxQAA&#10;ANwAAAAPAAAAZHJzL2Rvd25yZXYueG1sRI9BawIxFITvhf6H8ArearZKN7o1SikI4qXUil4fyXN3&#10;6eZlSVJd/fVNodDjMDPfMIvV4DpxphBbzxqexgUIYuNty7WG/ef6cQYiJmSLnWfScKUIq+X93QIr&#10;6y/8QeddqkWGcKxQQ5NSX0kZTUMO49j3xNk7+eAwZRlqaQNeMtx1clIUpXTYcl5osKe3hszX7ttp&#10;2IRBrY+TrXq/lurQ34yam1JpPXoYXl9AJBrSf/ivvbEanosp/J7JR0A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6bSwDFAAAA3AAAAA8AAAAAAAAAAAAAAAAAlwIAAGRycy9k&#10;b3ducmV2LnhtbFBLBQYAAAAABAAEAPUAAACJAwAAAAA=&#10;" fillcolor="white [3212]" strokecolor="#4579b8 [3044]">
                  <v:shadow on="t" opacity="22937f" mv:blur="40000f" origin=",.5" offset="0,23000emu"/>
                  <v:textbox>
                    <w:txbxContent>
                      <w:p w14:paraId="0FD6BAF3" w14:textId="77777777" w:rsidR="0006099B" w:rsidRDefault="0006099B" w:rsidP="00786B06">
                        <w:pPr>
                          <w:rPr>
                            <w:rFonts w:eastAsia="Times New Roman" w:cs="Times New Roman"/>
                          </w:rPr>
                        </w:pPr>
                      </w:p>
                    </w:txbxContent>
                  </v:textbox>
                </v:rect>
                <v:shape id="Straight Arrow Connector 504" o:spid="_x0000_s1223" type="#_x0000_t32" style="position:absolute;left:544277;top:777947;width:400097;height:799091;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Ljv+8YAAADcAAAADwAAAGRycy9kb3ducmV2LnhtbESPQWvCQBSE7wX/w/IK3uqm2kpJXUUE&#10;xUIrVnvo8Zl9TYLZ90J2jam/3i0UPA4z8w0zmXWuUi01vhQ28DhIQBFnYkvODXztlw8voHxAtlgJ&#10;k4Ff8jCb9u4mmFo58ye1u5CrCGGfooEihDrV2mcFOfQDqYmj9yONwxBlk2vb4DnCXaWHSTLWDkuO&#10;CwXWtCgoO+5OzsDleyP78Wr4cTqUh+17O5JR9ibG9O+7+SuoQF24hf/ba2vgOXmCvzPxCOjpF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C47/vGAAAA3AAAAA8AAAAAAAAA&#10;AAAAAAAAoQIAAGRycy9kb3ducmV2LnhtbFBLBQYAAAAABAAEAPkAAACUAwAAAAA=&#10;" strokecolor="black [3213]" strokeweight="1.25pt">
                  <v:stroke endarrow="open"/>
                  <v:shadow on="t" opacity="24903f" mv:blur="40000f" origin=",.5" offset="0,20000emu"/>
                </v:shape>
                <v:shape id="Text Box 505" o:spid="_x0000_s1224" type="#_x0000_t202" style="position:absolute;left:1531309;top:579486;width:145034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quh0xAAA&#10;ANwAAAAPAAAAZHJzL2Rvd25yZXYueG1sRI/RagIxFETfC/5DuIJvNVHcoqtRRCv0ra36AZfNdbPu&#10;5mbZpLr265tCoY/DzJxhVpveNeJGXag8a5iMFQjiwpuKSw3n0+F5DiJEZIONZ9LwoACb9eBphbnx&#10;d/6k2zGWIkE45KjBxtjmUobCksMw9i1x8i6+cxiT7EppOrwnuGvkVKkX6bDitGCxpZ2loj5+OQ1z&#10;5d7rejH9CG72Pcnsbu9f26vWo2G/XYKI1Mf/8F/7zWjIVAa/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qrodMQAAADcAAAADwAAAAAAAAAAAAAAAACXAgAAZHJzL2Rv&#10;d25yZXYueG1sUEsFBgAAAAAEAAQA9QAAAIgDAAAAAA==&#10;" filled="f" stroked="f">
                  <v:textbox style="mso-fit-shape-to-text:t">
                    <w:txbxContent>
                      <w:p w14:paraId="3BCEBAC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06" o:spid="_x0000_s1225" style="position:absolute;left:2007144;top:1592246;width:272149;height:888812" coordorigin="2007144,1592246" coordsize="272149,8888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w7guqxAAAANwAAAAP&#10;AAAAAAAAAAAAAAAAAKkCAABkcnMvZG93bnJldi54bWxQSwUGAAAAAAQABAD6AAAAmgMAAAAA&#10;">
                  <v:shape id="Text Box 507" o:spid="_x0000_s1226" type="#_x0000_t202" style="position:absolute;left:2013228;top:1592246;width:26606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NNOYxAAA&#10;ANwAAAAPAAAAZHJzL2Rvd25yZXYueG1sRI/RagIxFETfC/5DuELfNFG01dUoRSv0rVb9gMvmull3&#10;c7NsUl379U1B6OMwM2eY5bpztbhSG0rPGkZDBYI496bkQsPpuBvMQISIbLD2TBruFGC96j0tMTP+&#10;xl90PcRCJAiHDDXYGJtMypBbchiGviFO3tm3DmOSbSFNi7cEd7UcK/UiHZacFiw2tLGUV4dvp2Gm&#10;3GdVzcf74CY/o6ndbP17c9H6ud+9LUBE6uJ/+NH+MBqm6hX+zq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TTTmMQAAADcAAAADwAAAAAAAAAAAAAAAACXAgAAZHJzL2Rv&#10;d25yZXYueG1sUEsFBgAAAAAEAAQA9QAAAIgDAAAAAA==&#10;" filled="f" stroked="f">
                    <v:textbox style="mso-fit-shape-to-text:t">
                      <w:txbxContent>
                        <w:p w14:paraId="04DFDDC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08" o:spid="_x0000_s1227" type="#_x0000_t202" style="position:absolute;left:2007144;top:1914006;width:26543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q0fqwQAA&#10;ANwAAAAPAAAAZHJzL2Rvd25yZXYueG1sRE/dasIwFL4X9g7hDLzTRNFRq1GGc+DdptsDHJpjU9uc&#10;lCZq59MvF4KXH9//atO7RlypC5VnDZOxAkFceFNxqeH353OUgQgR2WDjmTT8UYDN+mWwwtz4Gx/o&#10;eoylSCEcctRgY2xzKUNhyWEY+5Y4cSffOYwJdqU0Hd5SuGvkVKk36bDi1GCxpa2loj5enIZMua+6&#10;Xky/g5vdJ3O7/fC79qz18LV/X4KI1Men+OHeGw1zldamM+kIyP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KtH6sEAAADcAAAADwAAAAAAAAAAAAAAAACXAgAAZHJzL2Rvd25y&#10;ZXYueG1sUEsFBgAAAAAEAAQA9QAAAIUDAAAAAA==&#10;" filled="f" stroked="f">
                    <v:textbox style="mso-fit-shape-to-text:t">
                      <w:txbxContent>
                        <w:p w14:paraId="1B4BD65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09" o:spid="_x0000_s1228" type="#_x0000_t202" style="position:absolute;left:2013298;top:2218803;width:25971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5+JxxAAA&#10;ANwAAAAPAAAAZHJzL2Rvd25yZXYueG1sRI9Ra8IwFIXfBf9DuMLeNKnMoZ2pDLeBb5u6H3Bprk1t&#10;c1OaTDt//TIY+Hg453yHs94MrhUX6kPtWUM2UyCIS29qrjR8Hd+nSxAhIhtsPZOGHwqwKcajNebG&#10;X3lPl0OsRIJwyFGDjbHLpQylJYdh5jvi5J187zAm2VfS9HhNcNfKuVJP0mHNacFiR1tLZXP4dhqW&#10;yn00zWr+GdzjLVvY7at/685aP0yGl2cQkYZ4D/+3d0bDQq3g70w6ArL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iccQAAADcAAAADwAAAAAAAAAAAAAAAACXAgAAZHJzL2Rv&#10;d25yZXYueG1sUEsFBgAAAAAEAAQA9QAAAIgDAAAAAA==&#10;" filled="f" stroked="f">
                    <v:textbox style="mso-fit-shape-to-text:t">
                      <w:txbxContent>
                        <w:p w14:paraId="476A802D"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shape id="Text Box 510" o:spid="_x0000_s1229" type="#_x0000_t202" style="position:absolute;top:5334775;width:4521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0xwAAA&#10;ANwAAAAPAAAAZHJzL2Rvd25yZXYueG1sRE/LisIwFN0L8w/hDrjTtKLidIwyOArufMx8wKW5NrXN&#10;TWmiVr/eLASXh/OeLztbiyu1vnSsIB0mIIhzp0suFPz/bQYzED4ga6wdk4I7eVguPnpzzLS78YGu&#10;x1CIGMI+QwUmhCaT0ueGLPqha4gjd3KtxRBhW0jd4i2G21qOkmQqLZYcGww2tDKUV8eLVTBL7K6q&#10;vkZ7b8ePdGJWv27dnJXqf3Y/3yACdeEtfrm3WsEkjfPjmXgE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7BN0xwAAAANwAAAAPAAAAAAAAAAAAAAAAAJcCAABkcnMvZG93bnJl&#10;di54bWxQSwUGAAAAAAQABAD1AAAAhAMAAAAA&#10;" filled="f" stroked="f">
                  <v:textbox style="mso-fit-shape-to-text:t">
                    <w:txbxContent>
                      <w:p w14:paraId="5BC41D81"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511" o:spid="_x0000_s1230" type="#_x0000_t202" style="position:absolute;left:14125;top:7001763;width:443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SHiqwwAA&#10;ANwAAAAPAAAAZHJzL2Rvd25yZXYueG1sRI/dasJAFITvhb7Dcgq9002kikZXKdZC7/x9gEP2mI3J&#10;ng3ZVdM+vSsIXg4z8w0zX3a2FldqfelYQTpIQBDnTpdcKDgefvoTED4ga6wdk4I/8rBcvPXmmGl3&#10;4x1d96EQEcI+QwUmhCaT0ueGLPqBa4ijd3KtxRBlW0jd4i3CbS2HSTKWFkuOCwYbWhnKq/3FKpgk&#10;dlNV0+HW28//dGRW327dnJX6eO++ZiACdeEVfrZ/tYJRmsLjTDwC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SHiqwwAAANwAAAAPAAAAAAAAAAAAAAAAAJcCAABkcnMvZG93&#10;bnJldi54bWxQSwUGAAAAAAQABAD1AAAAhwMAAAAA&#10;" filled="f" stroked="f">
                  <v:textbox style="mso-fit-shape-to-text:t">
                    <w:txbxContent>
                      <w:p w14:paraId="0DACD1E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512" o:spid="_x0000_s1231" style="position:absolute;left:520332;top:5261474;width:1342129;height:372534" coordorigin="520332,5261455"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oMm3TGAAAA3AAA&#10;AA8AAAAAAAAAAAAAAAAAqQIAAGRycy9kb3ducmV2LnhtbFBLBQYAAAAABAAEAPoAAACcAwAAAAA=&#10;">
                  <v:rect id="Rectangle 513" o:spid="_x0000_s1232" style="position:absolute;left:647332;top:52614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Qt3dxgAA&#10;ANwAAAAPAAAAZHJzL2Rvd25yZXYueG1sRI9PSwMxFMTvBb9DeEJvbbYtbnRtWkQoFC/SP+j1kTx3&#10;FzcvSxLbrZ/eCIUeh5n5DbNcD64TJwqx9axhNi1AEBtvW641HA+bySOImJAtdp5Jw4UirFd3oyVW&#10;1p95R6d9qkWGcKxQQ5NSX0kZTUMO49T3xNn78sFhyjLU0gY8Z7jr5LwoSumw5bzQYE+vDZnv/Y/T&#10;sA2D2nzO39T7pVQf/a9RT6ZUWo/vh5dnEImGdAtf21ur4WG2gP8z+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rQt3dxgAAANwAAAAPAAAAAAAAAAAAAAAAAJcCAABkcnMv&#10;ZG93bnJldi54bWxQSwUGAAAAAAQABAD1AAAAigMAAAAA&#10;" fillcolor="white [3212]" strokecolor="#4579b8 [3044]">
                    <v:shadow on="t" opacity="22937f" mv:blur="40000f" origin=",.5" offset="0,23000emu"/>
                    <v:textbox>
                      <w:txbxContent>
                        <w:p w14:paraId="39FE58CD" w14:textId="77777777" w:rsidR="0006099B" w:rsidRDefault="0006099B" w:rsidP="00786B06">
                          <w:pPr>
                            <w:rPr>
                              <w:rFonts w:eastAsia="Times New Roman" w:cs="Times New Roman"/>
                            </w:rPr>
                          </w:pPr>
                        </w:p>
                      </w:txbxContent>
                    </v:textbox>
                  </v:rect>
                  <v:rect id="Rectangle 514" o:spid="_x0000_s1233" style="position:absolute;left:590182;top:53376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qAOwwAA&#10;ANwAAAAPAAAAZHJzL2Rvd25yZXYueG1sRI9Ba8JAFITvBf/D8gQvRTeKrRJdRVqEHq0VvD6yz2ww&#10;+17Irib213cLhR6HmfmGWW97X6s7taESNjCdZKCIC7EVlwZOX/vxElSIyBZrYTLwoADbzeBpjbmV&#10;jj/pfoylShAOORpwMTa51qFw5DFMpCFO3kVajzHJttS2xS7Bfa1nWfaqPVacFhw29OaouB5v3kAX&#10;dsuDWwhX/vCus/P3vJRnMWY07HcrUJH6+B/+a39YAy/TOfyeSUdAb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qqAOwwAAANwAAAAPAAAAAAAAAAAAAAAAAJcCAABkcnMvZG93&#10;bnJldi54bWxQSwUGAAAAAAQABAD1AAAAhwMAAAAA&#10;" fillcolor="#fde9d9 [665]" strokecolor="#4579b8 [3044]">
                    <v:shadow on="t" opacity="22937f" mv:blur="40000f" origin=",.5" offset="0,23000emu"/>
                    <v:textbox>
                      <w:txbxContent>
                        <w:p w14:paraId="6DA172EE" w14:textId="77777777" w:rsidR="0006099B" w:rsidRDefault="0006099B" w:rsidP="00786B06">
                          <w:pPr>
                            <w:rPr>
                              <w:rFonts w:eastAsia="Times New Roman" w:cs="Times New Roman"/>
                            </w:rPr>
                          </w:pPr>
                        </w:p>
                      </w:txbxContent>
                    </v:textbox>
                  </v:rect>
                  <v:rect id="Rectangle 515" o:spid="_x0000_s1234" style="position:absolute;left:520332;top:5401155;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5+AyxQAA&#10;ANwAAAAPAAAAZHJzL2Rvd25yZXYueG1sRI9BawIxFITvhf6H8ArealbBTV2NIoIgXkq1tNdH8rq7&#10;dPOyJFFXf31TKPQ4zMw3zHI9uE5cKMTWs4bJuABBbLxtudbwfto9v4CICdli55k03CjCevX4sMTK&#10;+iu/0eWYapEhHCvU0KTUV1JG05DDOPY9cfa+fHCYsgy1tAGvGe46OS2KUjpsOS802NO2IfN9PDsN&#10;+zCo3ef0oF5vpfro70bNTam0Hj0NmwWIREP6D/+191bDbDKD3zP5CM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vn4DLFAAAA3AAAAA8AAAAAAAAAAAAAAAAAlwIAAGRycy9k&#10;b3ducmV2LnhtbFBLBQYAAAAABAAEAPUAAACJAwAAAAA=&#10;" fillcolor="white [3212]" strokecolor="#4579b8 [3044]">
                    <v:shadow on="t" opacity="22937f" mv:blur="40000f" origin=",.5" offset="0,23000emu"/>
                    <v:textbox>
                      <w:txbxContent>
                        <w:p w14:paraId="65C31915" w14:textId="77777777" w:rsidR="0006099B" w:rsidRDefault="0006099B" w:rsidP="00786B06">
                          <w:pPr>
                            <w:rPr>
                              <w:rFonts w:eastAsia="Times New Roman" w:cs="Times New Roman"/>
                            </w:rPr>
                          </w:pPr>
                        </w:p>
                      </w:txbxContent>
                    </v:textbox>
                  </v:rect>
                  <v:line id="Straight Connector 516" o:spid="_x0000_s1235" style="position:absolute;flip:y;visibility:visible;mso-wrap-style:square" from="520332,5267805" to="647332,54075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BETcIAAADcAAAADwAAAGRycy9kb3ducmV2LnhtbESPwWrDMBBE74H+g9hCbomcQkJwo4RS&#10;KOmlh7gluS7W1jK1Vkba2O7fV4VAjsPMvGF2h8l3aqCY2sAGVssCFHEdbMuNga/Pt8UWVBJki11g&#10;MvBLCQ77h9kOSxtGPtFQSaMyhFOJBpxIX2qdakce0zL0xNn7DtGjZBkbbSOOGe47/VQUG+2x5bzg&#10;sKdXR/VPdfUGYkV0+RB9vMj2VIw8nKfkvDHzx+nlGZTQJPfwrf1uDaxXG/g/k4+A3v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kBETcIAAADcAAAADwAAAAAAAAAAAAAA&#10;AAChAgAAZHJzL2Rvd25yZXYueG1sUEsFBgAAAAAEAAQA+QAAAJADAAAAAA==&#10;" strokecolor="#4f81bd [3204]" strokeweight="1pt">
                    <v:shadow on="t" opacity="24903f" mv:blur="40000f" origin=",.5" offset="0,20000emu"/>
                  </v:line>
                  <v:line id="Straight Connector 517" o:spid="_x0000_s1236" style="position:absolute;flip:y;visibility:visible;mso-wrap-style:square" from="1822082,5267805" to="1949082,54075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h1sIAAADcAAAADwAAAGRycy9kb3ducmV2LnhtbESPwWrDMBBE74X+g9hAb42cQpvgRgmh&#10;UNpLDnFCc12sjWVirYy0td2/jwqFHoeZecOst5Pv1EAxtYENLOYFKOI62JYbA6fj++MKVBJki11g&#10;MvBDCbab+7s1ljaMfKChkkZlCKcSDTiRvtQ61Y48pnnoibN3CdGjZBkbbSOOGe47/VQUL9pjy3nB&#10;YU9vjupr9e0NxIrovBf9cZbVoRh5+JqS88Y8zKbdKyihSf7Df+1Pa+B5sYTfM/kI6M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zh1sIAAADcAAAADwAAAAAAAAAAAAAA&#10;AAChAgAAZHJzL2Rvd25yZXYueG1sUEsFBgAAAAAEAAQA+QAAAJADAAAAAA==&#10;" strokecolor="#4f81bd [3204]" strokeweight="1pt">
                    <v:shadow on="t" opacity="24903f" mv:blur="40000f" origin=",.5" offset="0,20000emu"/>
                  </v:line>
                  <v:line id="Straight Connector 518" o:spid="_x0000_s1237" style="position:absolute;flip:y;visibility:visible;mso-wrap-style:square" from="1834782,5401155" to="1961782,55408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N1pL8AAADcAAAADwAAAGRycy9kb3ducmV2LnhtbERPPWvDMBDdC/0P4grdGjmBhuBGCaFQ&#10;mqVD3BKvh3W1TKyTka62+++jIZDx8b63+9n3aqSYusAGlosCFHETbMetgZ/vj5cNqCTIFvvAZOCf&#10;Eux3jw9bLG2Y+ERjJa3KIZxKNOBEhlLr1DjymBZhIM7cb4geJcPYahtxyuG+16uiWGuPHecGhwO9&#10;O2ou1Z83ECui+kv0Zy2bUzHxeJ6T88Y8P82HN1BCs9zFN/fRGnhd5rX5TD4CencF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iJN1pL8AAADcAAAADwAAAAAAAAAAAAAAAACh&#10;AgAAZHJzL2Rvd25yZXYueG1sUEsFBgAAAAAEAAQA+QAAAI0DAAAAAA==&#10;" strokecolor="#4f81bd [3204]" strokeweight="1pt">
                    <v:shadow on="t" opacity="24903f" mv:blur="40000f" origin=",.5" offset="0,20000emu"/>
                  </v:line>
                </v:group>
                <v:group id="Group 519" o:spid="_x0000_s1238" style="position:absolute;left:461533;top:6945022;width:1342129;height:372534" coordorigin="461533,6944997"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EqAkFxAAAANwAAAAPAAAAZHJzL2Rvd25yZXYueG1sRI9Bi8IwFITvwv6H8Ba8&#10;adoVZa1GEdkVDyKoC+Lt0TzbYvNSmmxb/70RBI/DzHzDzJedKUVDtSssK4iHEQji1OqCMwV/p9/B&#10;NwjnkTWWlknBnRwsFx+9OSbatnyg5ugzESDsElSQe18lUro0J4NuaCvi4F1tbdAHWWdS19gGuCnl&#10;VxRNpMGCw0KOFa1zSm/Hf6Ng02K7GsU/ze52Xd8vp/H+vItJqf5nt5qB8NT5d/jV3moF43gK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EqAkFxAAAANwAAAAP&#10;AAAAAAAAAAAAAAAAAKkCAABkcnMvZG93bnJldi54bWxQSwUGAAAAAAQABAD6AAAAmgMAAAAA&#10;">
                  <v:rect id="Rectangle 520" o:spid="_x0000_s1239" style="position:absolute;left:588533;top:69449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kXwgAA&#10;ANwAAAAPAAAAZHJzL2Rvd25yZXYueG1sRE/Pa8IwFL4P9j+EN/A2Uws2sxplDATxMubGvD6SZ1ts&#10;XkoSte6vXw6DHT++36vN6HpxpRA7zxpm0wIEsfG240bD1+f2+QVETMgWe8+k4U4RNuvHhxXW1t/4&#10;g66H1IgcwrFGDW1KQy1lNC05jFM/EGfu5IPDlGFopA14y+Gul2VRVNJhx7mhxYHeWjLnw8Vp2IVR&#10;bY/lXr3fK/U9/Bi1MJXSevI0vi5BJBrTv/jPvbMa5mWen8/kIyDX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8iRfCAAAA3AAAAA8AAAAAAAAAAAAAAAAAlwIAAGRycy9kb3du&#10;cmV2LnhtbFBLBQYAAAAABAAEAPUAAACGAwAAAAA=&#10;" fillcolor="white [3212]" strokecolor="#4579b8 [3044]">
                    <v:shadow on="t" opacity="22937f" mv:blur="40000f" origin=",.5" offset="0,23000emu"/>
                    <v:textbox>
                      <w:txbxContent>
                        <w:p w14:paraId="08A627F4" w14:textId="77777777" w:rsidR="0006099B" w:rsidRDefault="0006099B" w:rsidP="00786B06">
                          <w:pPr>
                            <w:rPr>
                              <w:rFonts w:eastAsia="Times New Roman" w:cs="Times New Roman"/>
                            </w:rPr>
                          </w:pPr>
                        </w:p>
                      </w:txbxContent>
                    </v:textbox>
                  </v:rect>
                  <v:rect id="Rectangle 521" o:spid="_x0000_s1240" style="position:absolute;left:531383;top:70211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5mkCxAAA&#10;ANwAAAAPAAAAZHJzL2Rvd25yZXYueG1sRI9Ba8JAFITvBf/D8gpegm4MWEp0DbEgeBBS0/b+yL4m&#10;wezbkN3G+O9doeBxmJlvmG02mU6MNLjWsoLVMgZBXFndcq3g++uweAfhPLLGzjIpuJGDbDd72WKq&#10;7ZXPNJa+FgHCLkUFjfd9KqWrGjLolrYnDt6vHQz6IIda6gGvAW46mcTxmzTYclhosKePhqpL+WcU&#10;7IufvCuoTxx+3i4uOkVjeyKl5q9TvgHhafLP8H/7qBWskxU8zoQjIH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ZpAsQAAADcAAAADwAAAAAAAAAAAAAAAACXAgAAZHJzL2Rv&#10;d25yZXYueG1sUEsFBgAAAAAEAAQA9QAAAIgDAAAAAA==&#10;" fillcolor="#fabf8f [1945]" strokecolor="#4579b8 [3044]">
                    <v:shadow on="t" opacity="22937f" mv:blur="40000f" origin=",.5" offset="0,23000emu"/>
                    <v:textbox>
                      <w:txbxContent>
                        <w:p w14:paraId="69576FA3" w14:textId="77777777" w:rsidR="0006099B" w:rsidRDefault="0006099B" w:rsidP="00786B06">
                          <w:pPr>
                            <w:rPr>
                              <w:rFonts w:eastAsia="Times New Roman" w:cs="Times New Roman"/>
                            </w:rPr>
                          </w:pPr>
                        </w:p>
                      </w:txbxContent>
                    </v:textbox>
                  </v:rect>
                  <v:rect id="Rectangle 522" o:spid="_x0000_s1241" style="position:absolute;left:461533;top:7084697;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rL7xQAA&#10;ANwAAAAPAAAAZHJzL2Rvd25yZXYueG1sRI9RS8MwFIXfB/6HcAXfttSCjdZlRQaF4Yu4ib5ekmtb&#10;bG5Kkm2dv94Igo+Hc853OOtmdqM4UYiDZw23qwIEsfF24E7D26Fd3oOICdni6Jk0XChCs7larLG2&#10;/syvdNqnTmQIxxo19ClNtZTR9OQwrvxEnL1PHxymLEMnbcBzhrtRlkVRSYcD54UeJ9r2ZL72R6dh&#10;F2bVfpTP6uVSqffp26gHUymtb67np0cQieb0H/5r76yGu7KE3zP5CMj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isvvFAAAA3AAAAA8AAAAAAAAAAAAAAAAAlwIAAGRycy9k&#10;b3ducmV2LnhtbFBLBQYAAAAABAAEAPUAAACJAwAAAAA=&#10;" fillcolor="white [3212]" strokecolor="#4579b8 [3044]">
                    <v:shadow on="t" opacity="22937f" mv:blur="40000f" origin=",.5" offset="0,23000emu"/>
                    <v:textbox>
                      <w:txbxContent>
                        <w:p w14:paraId="5A62C2AA" w14:textId="77777777" w:rsidR="0006099B" w:rsidRDefault="0006099B" w:rsidP="00786B06">
                          <w:pPr>
                            <w:rPr>
                              <w:rFonts w:eastAsia="Times New Roman" w:cs="Times New Roman"/>
                            </w:rPr>
                          </w:pPr>
                        </w:p>
                      </w:txbxContent>
                    </v:textbox>
                  </v:rect>
                  <v:line id="Straight Connector 523" o:spid="_x0000_s1242" style="position:absolute;flip:y;visibility:visible;mso-wrap-style:square" from="461533,6951347" to="588533,7091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FstaMIAAADcAAAADwAAAGRycy9kb3ducmV2LnhtbESPwWrDMBBE74X+g9hCb43clITgRgkl&#10;ENpLD3FCc12srWVqrYy0td2/rwKBHIeZecOst5Pv1EAxtYENPM8KUMR1sC03Bk7H/dMKVBJki11g&#10;MvBHCbab+7s1ljaMfKChkkZlCKcSDTiRvtQ61Y48plnoibP3HaJHyTI22kYcM9x3el4US+2x5bzg&#10;sKedo/qn+vUGYkV0/hT9fpbVoRh5+JqS88Y8Pkxvr6CEJrmFr+0Pa2Axf4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FstaMIAAADcAAAADwAAAAAAAAAAAAAA&#10;AAChAgAAZHJzL2Rvd25yZXYueG1sUEsFBgAAAAAEAAQA+QAAAJADAAAAAA==&#10;" strokecolor="#4f81bd [3204]" strokeweight="1pt">
                    <v:shadow on="t" opacity="24903f" mv:blur="40000f" origin=",.5" offset="0,20000emu"/>
                  </v:line>
                  <v:line id="Straight Connector 524" o:spid="_x0000_s1243" style="position:absolute;flip:y;visibility:visible;mso-wrap-style:square" from="1763283,6951347" to="1890283,70910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7K1HMIAAADcAAAADwAAAGRycy9kb3ducmV2LnhtbESPwWrDMBBE74X+g9hCb43c0ITgRgkl&#10;ENpLD3FCc12srWVqrYy0td2/rwKBHIeZecOst5Pv1EAxtYENPM8KUMR1sC03Bk7H/dMKVBJki11g&#10;MvBHCbab+7s1ljaMfKChkkZlCKcSDTiRvtQ61Y48plnoibP3HaJHyTI22kYcM9x3el4US+2x5bzg&#10;sKedo/qn+vUGYkV0/hT9fpbVoRh5+JqS88Y8Pkxvr6CEJrmFr+0Pa2Axf4H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7K1HMIAAADcAAAADwAAAAAAAAAAAAAA&#10;AAChAgAAZHJzL2Rvd25yZXYueG1sUEsFBgAAAAAEAAQA+QAAAJADAAAAAA==&#10;" strokecolor="#4f81bd [3204]" strokeweight="1pt">
                    <v:shadow on="t" opacity="24903f" mv:blur="40000f" origin=",.5" offset="0,20000emu"/>
                  </v:line>
                  <v:line id="Straight Connector 525" o:spid="_x0000_s1244" style="position:absolute;flip:y;visibility:visible;mso-wrap-style:square" from="1775983,7084697" to="1902983,72243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P4Qh8IAAADcAAAADwAAAGRycy9kb3ducmV2LnhtbESPwWrDMBBE74X+g9hCb42cQEJwo4QQ&#10;KMmlh7gluS7W1jKxVkba2u7fV4VCjsPMvGE2u8l3aqCY2sAG5rMCFHEdbMuNgc+Pt5c1qCTIFrvA&#10;ZOCHEuy2jw8bLG0Y+UxDJY3KEE4lGnAifal1qh15TLPQE2fvK0SPkmVstI04Zrjv9KIoVtpjy3nB&#10;YU8HR/Wt+vYGYkV0fRd9vMr6XIw8XKbkvDHPT9P+FZTQJPfwf/tkDSwXS/g7k4+A3v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P4Qh8IAAADcAAAADwAAAAAAAAAAAAAA&#10;AAChAgAAZHJzL2Rvd25yZXYueG1sUEsFBgAAAAAEAAQA+QAAAJADAAAAAA==&#10;" strokecolor="#4f81bd [3204]" strokeweight="1pt">
                    <v:shadow on="t" opacity="24903f" mv:blur="40000f" origin=",.5" offset="0,20000emu"/>
                  </v:line>
                </v:group>
                <v:shape id="Straight Arrow Connector 526" o:spid="_x0000_s1245" type="#_x0000_t32" style="position:absolute;left:1856549;top:5091558;width:231501;height:36828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4kDWsMAAADcAAAADwAAAGRycy9kb3ducmV2LnhtbESPQYvCMBSE7wv+h/AEb2tqwa5Uo4hQ&#10;2JNQFcHbo3m2xealNNm2+uvNwsIeh5n5htnsRtOInjpXW1awmEcgiAuray4VXM7Z5wqE88gaG8uk&#10;4EkOdtvJxwZTbQfOqT/5UgQIuxQVVN63qZSuqMigm9uWOHh32xn0QXal1B0OAW4aGUdRIg3WHBYq&#10;bOlQUfE4/RgF9tZner+S+ZDdivx1bOPk63pVajYd92sQnkb/H/5rf2sFyziB3zPhCMjtG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JA1rDAAAA3AAAAA8AAAAAAAAAAAAA&#10;AAAAoQIAAGRycy9kb3ducmV2LnhtbFBLBQYAAAAABAAEAPkAAACRAwAAAAA=&#10;" strokecolor="#4f81bd [3204]">
                  <v:stroke dashstyle="3 1"/>
                  <v:shadow on="t" opacity="24903f" mv:blur="40000f" origin=",.5" offset="0,20000emu"/>
                </v:shape>
                <v:shape id="Straight Arrow Connector 527" o:spid="_x0000_s1246" type="#_x0000_t32" style="position:absolute;left:1809576;top:6755507;width:278474;height:3724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MWmwcQAAADcAAAADwAAAGRycy9kb3ducmV2LnhtbESPT4vCMBTE74LfITzBm6YW/EPXKCIU&#10;9iTUXQreHs3btti8lCa2XT+9ERb2OMzMb5j9cTSN6KlztWUFq2UEgriwuuZSwfdXutiBcB5ZY2OZ&#10;FPySg+NhOtljou3AGfVXX4oAYZeggsr7NpHSFRUZdEvbEgfvx3YGfZBdKXWHQ4CbRsZRtJEGaw4L&#10;FbZ0rqi4Xx9Ggb31qT7tZDaktyJ7Xtp4s81zpeaz8fQBwtPo/8N/7U+tYB1v4X0mHAF5e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wxabBxAAAANwAAAAPAAAAAAAAAAAA&#10;AAAAAKECAABkcnMvZG93bnJldi54bWxQSwUGAAAAAAQABAD5AAAAkgMAAAAA&#10;" strokecolor="#4f81bd [3204]">
                  <v:stroke dashstyle="3 1"/>
                  <v:shadow on="t" opacity="24903f" mv:blur="40000f" origin=",.5" offset="0,20000emu"/>
                </v:shape>
                <v:group id="Group 528" o:spid="_x0000_s1247" style="position:absolute;left:447805;top:5942878;width:1432395;height:694266" coordorigin="447805,5942890"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OWIZiPDAAAA3AAAAA8A&#10;AAAAAAAAAAAAAAAAqQIAAGRycy9kb3ducmV2LnhtbFBLBQYAAAAABAAEAPoAAACZAwAAAAA=&#10;">
                  <v:rect id="Rectangle 529" o:spid="_x0000_s1248" style="position:absolute;left:676405;top:594289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iCKxQAA&#10;ANwAAAAPAAAAZHJzL2Rvd25yZXYueG1sRI9BawIxFITvhf6H8ArearYLburWKEUQpJeiLe31kbzu&#10;Lt28LEnUtb++EQSPw8x8wyxWo+vFkULsPGt4mhYgiI23HTcaPj82j88gYkK22HsmDWeKsFre3y2w&#10;tv7EOzruUyMyhGONGtqUhlrKaFpyGKd+IM7ejw8OU5ahkTbgKcNdL8uiqKTDjvNCiwOtWzK/+4PT&#10;sA2j2nyXb+r9XKmv4c+ouamU1pOH8fUFRKIx3cLX9tZqmJVz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GIIrFAAAA3AAAAA8AAAAAAAAAAAAAAAAAlwIAAGRycy9k&#10;b3ducmV2LnhtbFBLBQYAAAAABAAEAPUAAACJAwAAAAA=&#10;" fillcolor="white [3212]" strokecolor="#4579b8 [3044]">
                    <v:shadow on="t" opacity="22937f" mv:blur="40000f" origin=",.5" offset="0,23000emu"/>
                    <v:textbox>
                      <w:txbxContent>
                        <w:p w14:paraId="19D2D6AA" w14:textId="77777777" w:rsidR="0006099B" w:rsidRDefault="0006099B" w:rsidP="00786B06">
                          <w:pPr>
                            <w:rPr>
                              <w:rFonts w:eastAsia="Times New Roman" w:cs="Times New Roman"/>
                            </w:rPr>
                          </w:pPr>
                        </w:p>
                      </w:txbxContent>
                    </v:textbox>
                  </v:rect>
                  <v:rect id="Rectangle 530" o:spid="_x0000_s1249" style="position:absolute;left:568455;top:603179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XtzwgAA&#10;ANwAAAAPAAAAZHJzL2Rvd25yZXYueG1sRE9Ni8IwEL0L+x/CCN40dbVlrUZZFgVhQdHuQW9DM7bF&#10;ZlKaqPXfm8OCx8f7Xqw6U4s7ta6yrGA8ikAQ51ZXXCj4yzbDLxDOI2usLZOCJzlYLT96C0y1ffCB&#10;7kdfiBDCLkUFpfdNKqXLSzLoRrYhDtzFtgZ9gG0hdYuPEG5q+RlFiTRYcWgosaGfkvLr8WYUTHa/&#10;8Xo/xehyO8/ikztlLtlmSg363fcchKfOv8X/7q1WEE/C/HAmHAG5f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5e3PCAAAA3AAAAA8AAAAAAAAAAAAAAAAAlwIAAGRycy9kb3du&#10;cmV2LnhtbFBLBQYAAAAABAAEAPUAAACGAwAAAAA=&#10;" fillcolor="#fbd4b4 [1305]" strokecolor="#4579b8 [3044]">
                    <v:shadow on="t" opacity="22937f" mv:blur="40000f" origin=",.5" offset="0,23000emu"/>
                    <v:textbox>
                      <w:txbxContent>
                        <w:p w14:paraId="4882089B" w14:textId="77777777" w:rsidR="0006099B" w:rsidRDefault="0006099B" w:rsidP="00786B06">
                          <w:pPr>
                            <w:rPr>
                              <w:rFonts w:eastAsia="Times New Roman" w:cs="Times New Roman"/>
                            </w:rPr>
                          </w:pPr>
                        </w:p>
                      </w:txbxContent>
                    </v:textbox>
                  </v:rect>
                  <v:rect id="Rectangle 531" o:spid="_x0000_s1250" style="position:absolute;left:447805;top:6139740;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pRxgAA&#10;ANwAAAAPAAAAZHJzL2Rvd25yZXYueG1sRI9PSwMxFMTvBb9DeEJvbbYtbnRtWkQoFC/SP+j1kTx3&#10;FzcvSxLbrZ/eCIUeh5n5DbNcD64TJwqx9axhNi1AEBtvW641HA+bySOImJAtdp5Jw4UirFd3oyVW&#10;1p95R6d9qkWGcKxQQ5NSX0kZTUMO49T3xNn78sFhyjLU0gY8Z7jr5LwoSumw5bzQYE+vDZnv/Y/T&#10;sA2D2nzO39T7pVQf/a9RT6ZUWo/vh5dnEImGdAtf21ur4WExg/8z+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abpRxgAAANwAAAAPAAAAAAAAAAAAAAAAAJcCAABkcnMv&#10;ZG93bnJldi54bWxQSwUGAAAAAAQABAD1AAAAigMAAAAA&#10;" fillcolor="white [3212]" strokecolor="#4579b8 [3044]">
                    <v:shadow on="t" opacity="22937f" mv:blur="40000f" origin=",.5" offset="0,23000emu"/>
                    <v:textbox>
                      <w:txbxContent>
                        <w:p w14:paraId="3F90FBC6" w14:textId="77777777" w:rsidR="0006099B" w:rsidRDefault="0006099B" w:rsidP="00786B06">
                          <w:pPr>
                            <w:rPr>
                              <w:rFonts w:eastAsia="Times New Roman" w:cs="Times New Roman"/>
                            </w:rPr>
                          </w:pPr>
                        </w:p>
                      </w:txbxContent>
                    </v:textbox>
                  </v:rect>
                  <v:line id="Straight Connector 532" o:spid="_x0000_s1251" style="position:absolute;flip:y;visibility:visible;mso-wrap-style:square" from="447805,5942890" to="676405,61333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s4eLsIAAADcAAAADwAAAGRycy9kb3ducmV2LnhtbESPwWrDMBBE74X+g9hCb43clITgRgkl&#10;ENpLD3FCc12srWVqrYy0td2/rwKBHIeZecOst5Pv1EAxtYENPM8KUMR1sC03Bk7H/dMKVBJki11g&#10;MvBHCbab+7s1ljaMfKChkkZlCKcSDTiRvtQ61Y48plnoibP3HaJHyTI22kYcM9x3el4US+2x5bzg&#10;sKedo/qn+vUGYkV0/hT9fpbVoRh5+JqS88Y8Pkxvr6CEJrmFr+0Pa2DxMofLmXwE9OY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s4eLsIAAADcAAAADwAAAAAAAAAAAAAA&#10;AAChAgAAZHJzL2Rvd25yZXYueG1sUEsFBgAAAAAEAAQA+QAAAJADAAAAAA==&#10;" strokecolor="#4f81bd [3204]" strokeweight="1pt">
                    <v:shadow on="t" opacity="24903f" mv:blur="40000f" origin=",.5" offset="0,20000emu"/>
                  </v:line>
                  <v:line id="Straight Connector 533" o:spid="_x0000_s1252" style="position:absolute;flip:y;visibility:visible;mso-wrap-style:square" from="1749555,5949240" to="1978155,61397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YK7tcIAAADcAAAADwAAAGRycy9kb3ducmV2LnhtbESPwWrDMBBE74X+g9hCbo3chJbgRgkl&#10;ENpLDnFDc12srWVqrYy0sZ2/jwqFHoeZecOst5Pv1EAxtYENPM0LUMR1sC03Bk6f+8cVqCTIFrvA&#10;ZOBKCbab+7s1ljaMfKShkkZlCKcSDTiRvtQ61Y48pnnoibP3HaJHyTI22kYcM9x3elEUL9pjy3nB&#10;YU87R/VPdfEGYkV0Poh+P8vqWIw8fE3JeWNmD9PbKyihSf7Df+0Pa+B5uYTfM/kI6M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YK7tcIAAADcAAAADwAAAAAAAAAAAAAA&#10;AAChAgAAZHJzL2Rvd25yZXYueG1sUEsFBgAAAAAEAAQA+QAAAJADAAAAAA==&#10;" strokecolor="#4f81bd [3204]" strokeweight="1pt">
                    <v:shadow on="t" opacity="24903f" mv:blur="40000f" origin=",.5" offset="0,20000emu"/>
                  </v:line>
                  <v:line id="Straight Connector 534" o:spid="_x0000_s1253" style="position:absolute;flip:y;visibility:visible;mso-wrap-style:square" from="1755905,6266740" to="1984505,64572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sjwcIAAADcAAAADwAAAGRycy9kb3ducmV2LnhtbESPzWrDMBCE74W+g9hCbrXcX4JrJZRC&#10;aC89xCnNdbG2lqm1MtLGdt6+KhR6HGbmG6beLn5QE8XUBzZwU5SgiNtge+4MfBx212tQSZAtDoHJ&#10;wJkSbDeXFzVWNsy8p6mRTmUIpwoNOJGx0jq1jjymIozE2fsK0aNkGTttI84Z7gd9W5aP2mPPecHh&#10;SC+O2u/m5A3Ehuj4Lvr1KOt9OfP0uSTnjVldLc9PoIQW+Q//td+sgYe7e/g9k4+A3v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msjwcIAAADcAAAADwAAAAAAAAAAAAAA&#10;AAChAgAAZHJzL2Rvd25yZXYueG1sUEsFBgAAAAAEAAQA+QAAAJADAAAAAA==&#10;" strokecolor="#4f81bd [3204]" strokeweight="1pt">
                    <v:shadow on="t" opacity="24903f" mv:blur="40000f" origin=",.5" offset="0,20000emu"/>
                  </v:line>
                </v:group>
                <v:shape id="Text Box 535" o:spid="_x0000_s1254" type="#_x0000_t202" style="position:absolute;left:16261;top:6256076;width:45910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xiLJxAAA&#10;ANwAAAAPAAAAZHJzL2Rvd25yZXYueG1sRI/NbsIwEITvlXgHa5G4gQNtEKQYhCiVuJW/B1jFS5wm&#10;XkexgbRPjysh9TiamW80i1Vna3Gj1peOFYxHCQji3OmSCwXn0+dwBsIHZI21Y1LwQx5Wy97LAjPt&#10;7nyg2zEUIkLYZ6jAhNBkUvrckEU/cg1x9C6utRiibAupW7xHuK3lJEmm0mLJccFgQxtDeXW8WgWz&#10;xH5V1Xyy9/btd5yazYfbNt9KDfrd+h1EoC78h5/tnVaQvqbwdyYe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MYiycQAAADcAAAADwAAAAAAAAAAAAAAAACXAgAAZHJzL2Rv&#10;d25yZXYueG1sUEsFBgAAAAAEAAQA9QAAAIgDAAAAAA==&#10;" filled="f" stroked="f">
                  <v:textbox style="mso-fit-shape-to-text:t">
                    <w:txbxContent>
                      <w:p w14:paraId="3817B020"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Straight Arrow Connector 536" o:spid="_x0000_s1255" type="#_x0000_t32" style="position:absolute;left:1893723;top:6064248;width:224921;height:29344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Vh8QAAADcAAAADwAAAGRycy9kb3ducmV2LnhtbESPQYvCMBSE7wv+h/AEb2u6ylbpGkWE&#10;giehKoK3R/O2Ldu8lCa21V+/EQSPw8x8w6w2g6lFR62rLCv4mkYgiHOrKy4UnE/p5xKE88gaa8uk&#10;4E4ONuvRxwoTbXvOqDv6QgQIuwQVlN43iZQuL8mgm9qGOHi/tjXog2wLqVvsA9zUchZFsTRYcVgo&#10;saFdSfnf8WYU2GuX6u1SZn16zbPHoZnFi8tFqcl42P6A8DT4d/jV3msF3/MYnmfCEZDr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aUJWHxAAAANwAAAAPAAAAAAAAAAAA&#10;AAAAAKECAABkcnMvZG93bnJldi54bWxQSwUGAAAAAAQABAD5AAAAkgMAAAAA&#10;" strokecolor="#4f81bd [3204]">
                  <v:stroke dashstyle="3 1"/>
                  <v:shadow on="t" opacity="24903f" mv:blur="40000f" origin=",.5" offset="0,20000emu"/>
                </v:shape>
                <v:shape id="Text Box 537" o:spid="_x0000_s1256" type="#_x0000_t202" style="position:absolute;left:1501227;top:5394293;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3kwpwwAA&#10;ANwAAAAPAAAAZHJzL2Rvd25yZXYueG1sRI9Ba8JAFITvhf6H5RW81Y0VtaSuIlXBgxc1vT+yr9nQ&#10;7NuQfTXx37uFgsdhZr5hluvBN+pKXawDG5iMM1DEZbA1VwaKy/71HVQUZItNYDJwowjr1fPTEnMb&#10;ej7R9SyVShCOORpwIm2udSwdeYzj0BIn7zt0HiXJrtK2wz7BfaPfsmyuPdacFhy29Omo/Dn/egMi&#10;djO5FTsfD1/Dcdu7rJxhYczoZdh8gBIa5BH+bx+sgdl0AX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3kwpwwAAANwAAAAPAAAAAAAAAAAAAAAAAJcCAABkcnMvZG93&#10;bnJldi54bWxQSwUGAAAAAAQABAD1AAAAhwMAAAAA&#10;" filled="f" stroked="f">
                  <v:textbox style="mso-fit-shape-to-text:t">
                    <w:txbxContent>
                      <w:p w14:paraId="7FCC834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38" o:spid="_x0000_s1257" type="#_x0000_t202" style="position:absolute;left:1437743;top:7071723;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QdhbwAAA&#10;ANwAAAAPAAAAZHJzL2Rvd25yZXYueG1sRE89a8MwEN0L/Q/iCt1qOS0pxY1iTNJChixN3f2wLpaJ&#10;dTLWNXb+fTQEMj7e96qcfa/ONMYusIFFloMiboLtuDVQ/36/fICKgmyxD0wGLhShXD8+rLCwYeIf&#10;Oh+kVSmEY4EGnMhQaB0bRx5jFgbixB3D6FESHFttR5xSuO/1a56/a48dpwaHA20cNafDvzcgYqvF&#10;pf7ycfc377eTy5sl1sY8P83VJyihWe7im3tnDSzf0tp0Jh0Bvb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QdhbwAAAANwAAAAPAAAAAAAAAAAAAAAAAJcCAABkcnMvZG93bnJl&#10;di54bWxQSwUGAAAAAAQABAD1AAAAhAMAAAAA&#10;" filled="f" stroked="f">
                  <v:textbox style="mso-fit-shape-to-text:t">
                    <w:txbxContent>
                      <w:p w14:paraId="63D44754"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539" o:spid="_x0000_s1258" type="#_x0000_t202" style="position:absolute;left:1404213;top:6175010;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DX3AwwAA&#10;ANwAAAAPAAAAZHJzL2Rvd25yZXYueG1sRI9Ba8JAFITvhf6H5RW81Y0VxaauIlXBgxc1vT+yr9nQ&#10;7NuQfTXx37uFgsdhZr5hluvBN+pKXawDG5iMM1DEZbA1VwaKy/51ASoKssUmMBm4UYT16vlpibkN&#10;PZ/oepZKJQjHHA04kTbXOpaOPMZxaImT9x06j5JkV2nbYZ/gvtFvWTbXHmtOCw5b+nRU/px/vQER&#10;u5ncip2Ph6/huO1dVs6wMGb0Mmw+QAkN8gj/tw/WwGz6Dn9n0hH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DX3AwwAAANwAAAAPAAAAAAAAAAAAAAAAAJcCAABkcnMvZG93&#10;bnJldi54bWxQSwUGAAAAAAQABAD1AAAAhwMAAAAA&#10;" filled="f" stroked="f">
                  <v:textbox style="mso-fit-shape-to-text:t">
                    <w:txbxContent>
                      <w:p w14:paraId="61C13EF3"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40" o:spid="_x0000_s1259" type="#_x0000_t202" style="position:absolute;left:669409;top:1396306;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IswgAA&#10;ANwAAAAPAAAAZHJzL2Rvd25yZXYueG1sRE9LTsMwEN1X4g7WIHXXOo2aKoS6FQqtxI5+OMAoHuKQ&#10;eBzFpkk5PV4gsXx6/+1+sp240eAbxwpWywQEceV0w7WCj+txkYPwAVlj55gU3MnDfvcw22Kh3chn&#10;ul1CLWII+wIVmBD6QkpfGbLol64njtynGyyGCIda6gHHGG47mSbJRlpsODYY7Kk0VLWXb6sgT+x7&#10;2z6lJ2/XP6vMlK/u0H8pNX+cXp5BBJrCv/jP/aYVZOs4P56JR0D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i38izCAAAA3AAAAA8AAAAAAAAAAAAAAAAAlwIAAGRycy9kb3du&#10;cmV2LnhtbFBLBQYAAAAABAAEAPUAAACGAwAAAAA=&#10;" filled="f" stroked="f">
                  <v:textbox style="mso-fit-shape-to-text:t">
                    <w:txbxContent>
                      <w:p w14:paraId="4D98DD86"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541" o:spid="_x0000_s1260" type="#_x0000_t202" style="position:absolute;left:796653;top:107860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1e3xAAA&#10;ANwAAAAPAAAAZHJzL2Rvd25yZXYueG1sRI/dasJAFITvC77Dcgre1U1Ei6auIv5A76w/D3DInmbT&#10;ZM+G7KqxT+8KgpfDzHzDzBadrcWFWl86VpAOEhDEudMlFwpOx+3HBIQPyBprx6TgRh4W897bDDPt&#10;rrynyyEUIkLYZ6jAhNBkUvrckEU/cA1x9H5dazFE2RZSt3iNcFvLYZJ8SoslxwWDDa0M5dXhbBVM&#10;Erurqunwx9vRfzo2q7XbNH9K9d+75ReIQF14hZ/tb61gPErhcSYe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tXt8QAAADcAAAADwAAAAAAAAAAAAAAAACXAgAAZHJzL2Rv&#10;d25yZXYueG1sUEsFBgAAAAAEAAQA9QAAAIgDAAAAAA==&#10;" filled="f" stroked="f">
                  <v:textbox style="mso-fit-shape-to-text:t">
                    <w:txbxContent>
                      <w:p w14:paraId="7C773112"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542" o:spid="_x0000_s1261" type="#_x0000_t202" style="position:absolute;left:928424;top:747273;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KcnAxAAA&#10;ANwAAAAPAAAAZHJzL2Rvd25yZXYueG1sRI/dasJAFITvC77Dcgre1Y1Bi6auIv5A76w/D3DInmbT&#10;ZM+G7KqxT+8KgpfDzHzDzBadrcWFWl86VjAcJCCIc6dLLhScjtuPCQgfkDXWjknBjTws5r23GWba&#10;XXlPl0MoRISwz1CBCaHJpPS5IYt+4Bri6P261mKIsi2kbvEa4baWaZJ8SoslxwWDDa0M5dXhbBVM&#10;Erurqmn64+3ofzg2q7XbNH9K9d+75ReIQF14hZ/tb61gPErhcSYeAT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ynJwMQAAADcAAAADwAAAAAAAAAAAAAAAACXAgAAZHJzL2Rv&#10;d25yZXYueG1sUEsFBgAAAAAEAAQA9QAAAIgDAAAAAA==&#10;" filled="f" stroked="f">
                  <v:textbox style="mso-fit-shape-to-text:t">
                    <w:txbxContent>
                      <w:p w14:paraId="03A2861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group id="Group 543" o:spid="_x0000_s1262" style="position:absolute;left:3745214;top:1033491;width:1239673;height:821267" coordorigin="3745214,1033491" coordsize="1239673,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8xHyxQAAANwAAAAPAAAAZHJzL2Rvd25yZXYueG1sRI9Pi8IwFMTvwn6H8IS9&#10;adr1D0s1ioi77EEEdUG8PZpnW2xeShPb+u2NIHgcZuY3zHzZmVI0VLvCsoJ4GIEgTq0uOFPwf/wZ&#10;fINwHlljaZkU3MnBcvHRm2Oibct7ag4+EwHCLkEFufdVIqVLczLohrYiDt7F1gZ9kHUmdY1tgJtS&#10;fkXRVBosOCzkWNE6p/R6uBkFvy22q1G8abbXy/p+Pk52p21MSn32u9UMhKfOv8Ov9p9WMBmP4H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NvMR8sUAAADcAAAA&#10;DwAAAAAAAAAAAAAAAACpAgAAZHJzL2Rvd25yZXYueG1sUEsFBgAAAAAEAAQA+gAAAJsDAAAAAA==&#10;">
                  <v:rect id="Rectangle 544" o:spid="_x0000_s1263" style="position:absolute;left:3745214;top:1033491;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Gq0xQAA&#10;ANwAAAAPAAAAZHJzL2Rvd25yZXYueG1sRI9BSwMxFITvBf9DeIK3btbSbnRtWkQoFC/SKnp9JM/d&#10;xc3LksR2669vhEKPw8x8wyzXo+vFgULsPGu4L0oQxMbbjhsNH++b6QOImJAt9p5Jw4kirFc3kyXW&#10;1h95R4d9akSGcKxRQ5vSUEsZTUsOY+EH4ux9++AwZRkaaQMeM9z1claWlXTYcV5ocaCXlszP/tdp&#10;2IZRbb5mr+rtVKnP4c+oR1Mpre9ux+cnEInGdA1f2lurYTGfw/+ZfATk6gw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YarTFAAAA3AAAAA8AAAAAAAAAAAAAAAAAlwIAAGRycy9k&#10;b3ducmV2LnhtbFBLBQYAAAAABAAEAPUAAACJAwAAAAA=&#10;" fillcolor="white [3212]" strokecolor="#4579b8 [3044]">
                    <v:shadow on="t" opacity="22937f" mv:blur="40000f" origin=",.5" offset="0,23000emu"/>
                    <v:textbox>
                      <w:txbxContent>
                        <w:p w14:paraId="0CFFC2B5" w14:textId="77777777" w:rsidR="0006099B" w:rsidRDefault="0006099B" w:rsidP="00786B06">
                          <w:pPr>
                            <w:rPr>
                              <w:rFonts w:eastAsia="Times New Roman" w:cs="Times New Roman"/>
                            </w:rPr>
                          </w:pPr>
                        </w:p>
                      </w:txbxContent>
                    </v:textbox>
                  </v:rect>
                  <v:rect id="Rectangle 545" o:spid="_x0000_s1264" style="position:absolute;left:3745214;top:1524557;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M8vxQAA&#10;ANwAAAAPAAAAZHJzL2Rvd25yZXYueG1sRI9BSwMxFITvBf9DeIK3btZiN7o2LSIUipfSKnp9JM/d&#10;xc3LksR26683hUKPw8x8wyxWo+vFgULsPGu4L0oQxMbbjhsNH+/r6SOImJAt9p5Jw4kirJY3kwXW&#10;1h95R4d9akSGcKxRQ5vSUEsZTUsOY+EH4ux9++AwZRkaaQMeM9z1claWlXTYcV5ocaDXlszP/tdp&#10;2IRRrb9mb2p7qtTn8GfUk6mU1ne348sziERjuoYv7Y3VMH+Yw/lMPgJy+Q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hUzy/FAAAA3AAAAA8AAAAAAAAAAAAAAAAAlwIAAGRycy9k&#10;b3ducmV2LnhtbFBLBQYAAAAABAAEAPUAAACJAwAAAAA=&#10;" fillcolor="white [3212]" strokecolor="#4579b8 [3044]">
                    <v:shadow on="t" opacity="22937f" mv:blur="40000f" origin=",.5" offset="0,23000emu"/>
                    <v:textbox>
                      <w:txbxContent>
                        <w:p w14:paraId="4ADD47C2" w14:textId="77777777" w:rsidR="0006099B" w:rsidRDefault="0006099B" w:rsidP="00786B06">
                          <w:pPr>
                            <w:rPr>
                              <w:rFonts w:eastAsia="Times New Roman" w:cs="Times New Roman"/>
                            </w:rPr>
                          </w:pPr>
                        </w:p>
                      </w:txbxContent>
                    </v:textbox>
                  </v:rect>
                  <v:group id="Group 546" o:spid="_x0000_s1265" style="position:absolute;left:4694692;top:1034321;width:290195;height:702680" coordorigin="4694692,1034321"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mhLJqxgAAANwAAAAPAAAAZHJzL2Rvd25yZXYueG1sRI9Pa8JAFMTvBb/D8oTe&#10;6iZaRaKriNTSQyg0EUpvj+wzCWbfhuw2f759t1DocZiZ3zD742ga0VPnassK4kUEgriwuuZSwTW/&#10;PG1BOI+ssbFMCiZycDzMHvaYaDvwB/WZL0WAsEtQQeV9m0jpiooMuoVtiYN3s51BH2RXSt3hEOCm&#10;kcso2kiDNYeFCls6V1Tcs2+j4HXA4bSKX/r0fjtPX/n6/TONSanH+XjagfA0+v/wX/tNK1g/b+D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aEsmrGAAAA3AAA&#10;AA8AAAAAAAAAAAAAAAAAqQIAAGRycy9kb3ducmV2LnhtbFBLBQYAAAAABAAEAPoAAACcAwAAAAA=&#10;">
                    <v:shape id="Text Box 547" o:spid="_x0000_s1266" type="#_x0000_t202" style="position:absolute;left:4709086;top:1034321;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mpYxQAA&#10;ANwAAAAPAAAAZHJzL2Rvd25yZXYueG1sRI/BbsIwEETvSP0Hayv1VpwgoDTEoApaqTcg7Qes4iVO&#10;E6+j2EDK1+NKlTiOZuaNJl8PthVn6n3tWEE6TkAQl07XXCn4/vp4XoDwAVlj65gU/JKH9ephlGOm&#10;3YUPdC5CJSKEfYYKTAhdJqUvDVn0Y9cRR+/oeoshyr6SusdLhNtWTpJkLi3WHBcMdrQxVDbFySpY&#10;JHbXNK+TvbfTazozm617736Uenoc3pYgAg3hHv5vf2oFs+kL/J2JR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dealjFAAAA3AAAAA8AAAAAAAAAAAAAAAAAlwIAAGRycy9k&#10;b3ducmV2LnhtbFBLBQYAAAAABAAEAPUAAACJAwAAAAA=&#10;" filled="f" stroked="f">
                      <v:textbox style="mso-fit-shape-to-text:t">
                        <w:txbxContent>
                          <w:p w14:paraId="2616CB8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48" o:spid="_x0000_s1267" type="#_x0000_t202" style="position:absolute;left:4694692;top:1474746;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f4qwgAA&#10;ANwAAAAPAAAAZHJzL2Rvd25yZXYueG1sRE9LTsMwEN1X4g7WIHXXOo2aKoS6FQqtxI5+OMAoHuKQ&#10;eBzFpkk5PV4gsXx6/+1+sp240eAbxwpWywQEceV0w7WCj+txkYPwAVlj55gU3MnDfvcw22Kh3chn&#10;ul1CLWII+wIVmBD6QkpfGbLol64njtynGyyGCIda6gHHGG47mSbJRlpsODYY7Kk0VLWXb6sgT+x7&#10;2z6lJ2/XP6vMlK/u0H8pNX+cXp5BBJrCv/jP/aYVZOu4Np6JR0D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B/irCAAAA3AAAAA8AAAAAAAAAAAAAAAAAlwIAAGRycy9kb3du&#10;cmV2LnhtbFBLBQYAAAAABAAEAPUAAACGAwAAAAA=&#10;" filled="f" stroked="f">
                      <v:textbox style="mso-fit-shape-to-text:t">
                        <w:txbxContent>
                          <w:p w14:paraId="538B8D2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49" o:spid="_x0000_s1268" style="position:absolute;left:3573841;top:1325736;width:1239676;height:821267" coordorigin="3573841,1325736" coordsize="1239676,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cbJhjGAAAA3AAA&#10;AA8AAAAAAAAAAAAAAAAAqQIAAGRycy9kb3ducmV2LnhtbFBLBQYAAAAABAAEAPoAAACcAwAAAAA=&#10;">
                  <v:rect id="Rectangle 550" o:spid="_x0000_s1269" style="position:absolute;left:3573841;top:1325736;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pqwgAA&#10;ANwAAAAPAAAAZHJzL2Rvd25yZXYueG1sRE9NawIxEL0X+h/CFLzVbAU3dTVKKQjiRapFr0My7i5u&#10;JkuS6tpf3xyEHh/ve7EaXCeuFGLrWcPbuABBbLxtudbwfVi/voOICdli55k03CnCavn8tMDK+ht/&#10;0XWfapFDOFaooUmpr6SMpiGHcex74sydfXCYMgy1tAFvOdx1clIUpXTYcm5osKfPhsxl/+M0bMKg&#10;1qfJVu3upTr2v0bNTKm0Hr0MH3MQiYb0L364N1bDdJrn5zP5CMjl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6+mrCAAAA3AAAAA8AAAAAAAAAAAAAAAAAlwIAAGRycy9kb3du&#10;cmV2LnhtbFBLBQYAAAAABAAEAPUAAACGAwAAAAA=&#10;" fillcolor="white [3212]" strokecolor="#4579b8 [3044]">
                    <v:shadow on="t" opacity="22937f" mv:blur="40000f" origin=",.5" offset="0,23000emu"/>
                    <v:textbox>
                      <w:txbxContent>
                        <w:p w14:paraId="2BB3F6F4" w14:textId="77777777" w:rsidR="0006099B" w:rsidRDefault="0006099B" w:rsidP="00786B06">
                          <w:pPr>
                            <w:rPr>
                              <w:rFonts w:eastAsia="Times New Roman" w:cs="Times New Roman"/>
                            </w:rPr>
                          </w:pPr>
                        </w:p>
                      </w:txbxContent>
                    </v:textbox>
                  </v:rect>
                  <v:rect id="Rectangle 551" o:spid="_x0000_s1270" style="position:absolute;left:3573841;top:181680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l/xxQAA&#10;ANwAAAAPAAAAZHJzL2Rvd25yZXYueG1sRI9BawIxFITvhf6H8ArealbBTV2NIoIgXkq1tNdH8rq7&#10;dPOyJFFXf31TKPQ4zMw3zHI9uE5cKMTWs4bJuABBbLxtudbwfto9v4CICdli55k03CjCevX4sMTK&#10;+iu/0eWYapEhHCvU0KTUV1JG05DDOPY9cfa+fHCYsgy1tAGvGe46OS2KUjpsOS802NO2IfN9PDsN&#10;+zCo3ef0oF5vpfro70bNTam0Hj0NmwWIREP6D/+191bDbDaB3zP5CMjV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2X/HFAAAA3AAAAA8AAAAAAAAAAAAAAAAAlwIAAGRycy9k&#10;b3ducmV2LnhtbFBLBQYAAAAABAAEAPUAAACJAwAAAAA=&#10;" fillcolor="white [3212]" strokecolor="#4579b8 [3044]">
                    <v:shadow on="t" opacity="22937f" mv:blur="40000f" origin=",.5" offset="0,23000emu"/>
                    <v:textbox>
                      <w:txbxContent>
                        <w:p w14:paraId="3215AEEE" w14:textId="77777777" w:rsidR="0006099B" w:rsidRDefault="0006099B" w:rsidP="00786B06">
                          <w:pPr>
                            <w:rPr>
                              <w:rFonts w:eastAsia="Times New Roman" w:cs="Times New Roman"/>
                            </w:rPr>
                          </w:pPr>
                        </w:p>
                      </w:txbxContent>
                    </v:textbox>
                  </v:rect>
                  <v:group id="Group 552" o:spid="_x0000_s1271" style="position:absolute;left:4523322;top:1326563;width:290195;height:702680" coordorigin="4523322,1326563"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ZiK0xAAAANwAAAAP&#10;AAAAAAAAAAAAAAAAAKkCAABkcnMvZG93bnJldi54bWxQSwUGAAAAAAQABAD6AAAAmgMAAAAA&#10;">
                    <v:shape id="Text Box 553" o:spid="_x0000_s1272" type="#_x0000_t202" style="position:absolute;left:4537716;top:1326563;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vPqGxAAA&#10;ANwAAAAPAAAAZHJzL2Rvd25yZXYueG1sRI/NbsIwEITvlXgHa5G4gQNtEKQYhCiVuJW/B1jFS5wm&#10;XkexgbRPjysh9TiamW80i1Vna3Gj1peOFYxHCQji3OmSCwXn0+dwBsIHZI21Y1LwQx5Wy97LAjPt&#10;7nyg2zEUIkLYZ6jAhNBkUvrckEU/cg1x9C6utRiibAupW7xHuK3lJEmm0mLJccFgQxtDeXW8WgWz&#10;xH5V1Xyy9/btd5yazYfbNt9KDfrd+h1EoC78h5/tnVaQpq/wdyYeAbl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bz6hsQAAADcAAAADwAAAAAAAAAAAAAAAACXAgAAZHJzL2Rv&#10;d25yZXYueG1sUEsFBgAAAAAEAAQA9QAAAIgDAAAAAA==&#10;" filled="f" stroked="f">
                      <v:textbox style="mso-fit-shape-to-text:t">
                        <w:txbxContent>
                          <w:p w14:paraId="04E4B476"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54" o:spid="_x0000_s1273" type="#_x0000_t202" style="position:absolute;left:4523322;top:1766988;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yxAAA&#10;ANwAAAAPAAAAZHJzL2Rvd25yZXYueG1sRI/RasJAFETfC/2H5Qp9q5uIKTa6kaIV+mZr+wGX7DUb&#10;k70bsqvGfr0rCD4OM3OGWSwH24oT9b52rCAdJyCIS6drrhT8/W5eZyB8QNbYOiYFF/KwLJ6fFphr&#10;d+YfOu1CJSKEfY4KTAhdLqUvDVn0Y9cRR2/veoshyr6SusdzhNtWTpLkTVqsOS4Y7GhlqGx2R6tg&#10;ltht07xPvr2d/qeZWa3dZ3dQ6mU0fMxBBBrCI3xvf2kFWTaF25l4BGR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Vi8sQAAADcAAAADwAAAAAAAAAAAAAAAACXAgAAZHJzL2Rv&#10;d25yZXYueG1sUEsFBgAAAAAEAAQA9QAAAIgDAAAAAA==&#10;" filled="f" stroked="f">
                      <v:textbox style="mso-fit-shape-to-text:t">
                        <w:txbxContent>
                          <w:p w14:paraId="54EBB7B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group id="Group 555" o:spid="_x0000_s1274" style="position:absolute;left:3394876;top:1651557;width:1239679;height:821267" coordorigin="3394876,1651557" coordsize="1239679,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j7rAxAAAANwAAAAP&#10;AAAAAAAAAAAAAAAAAKkCAABkcnMvZG93bnJldi54bWxQSwUGAAAAAAQABAD6AAAAmgMAAAAA&#10;">
                  <v:rect id="Rectangle 556" o:spid="_x0000_s1275" style="position:absolute;left:3394876;top:165155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8eFxAAA&#10;ANwAAAAPAAAAZHJzL2Rvd25yZXYueG1sRI9BawIxFITvhf6H8Aq91WwFN7oapRQE8VK0Ra+P5Lm7&#10;dPOyJKmu/vpGKPQ4zMw3zGI1uE6cKcTWs4bXUQGC2Hjbcq3h63P9MgURE7LFzjNpuFKE1fLxYYGV&#10;9Rfe0XmfapEhHCvU0KTUV1JG05DDOPI9cfZOPjhMWYZa2oCXDHedHBdFKR22nBca7Om9IfO9/3Ea&#10;NmFQ6+N4qz6upTr0N6NmplRaPz8Nb3MQiYb0H/5rb6yGyaSE+5l8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HhcQAAADcAAAADwAAAAAAAAAAAAAAAACXAgAAZHJzL2Rv&#10;d25yZXYueG1sUEsFBgAAAAAEAAQA9QAAAIgDAAAAAA==&#10;" fillcolor="white [3212]" strokecolor="#4579b8 [3044]">
                    <v:shadow on="t" opacity="22937f" mv:blur="40000f" origin=",.5" offset="0,23000emu"/>
                    <v:textbox>
                      <w:txbxContent>
                        <w:p w14:paraId="71F468DB" w14:textId="77777777" w:rsidR="0006099B" w:rsidRDefault="0006099B" w:rsidP="00786B06">
                          <w:pPr>
                            <w:rPr>
                              <w:rFonts w:eastAsia="Times New Roman" w:cs="Times New Roman"/>
                            </w:rPr>
                          </w:pPr>
                        </w:p>
                      </w:txbxContent>
                    </v:textbox>
                  </v:rect>
                  <v:rect id="Rectangle 557" o:spid="_x0000_s1276" style="position:absolute;left:3394876;top:2142623;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2IexAAA&#10;ANwAAAAPAAAAZHJzL2Rvd25yZXYueG1sRI9BawIxFITvhf6H8Aq91WwFN7oapRQE8VK0Ra+P5Lm7&#10;dPOyJKmu/vpGKPQ4zMw3zGI1uE6cKcTWs4bXUQGC2Hjbcq3h63P9MgURE7LFzjNpuFKE1fLxYYGV&#10;9Rfe0XmfapEhHCvU0KTUV1JG05DDOPI9cfZOPjhMWYZa2oCXDHedHBdFKR22nBca7Om9IfO9/3Ea&#10;NmFQ6+N4qz6upTr0N6NmplRaPz8Nb3MQiYb0H/5rb6yGyUTB/Uw+An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NiHsQAAADcAAAADwAAAAAAAAAAAAAAAACXAgAAZHJzL2Rv&#10;d25yZXYueG1sUEsFBgAAAAAEAAQA9QAAAIgDAAAAAA==&#10;" fillcolor="white [3212]" strokecolor="#4579b8 [3044]">
                    <v:shadow on="t" opacity="22937f" mv:blur="40000f" origin=",.5" offset="0,23000emu"/>
                    <v:textbox>
                      <w:txbxContent>
                        <w:p w14:paraId="4867974A" w14:textId="77777777" w:rsidR="0006099B" w:rsidRDefault="0006099B" w:rsidP="00786B06">
                          <w:pPr>
                            <w:rPr>
                              <w:rFonts w:eastAsia="Times New Roman" w:cs="Times New Roman"/>
                            </w:rPr>
                          </w:pPr>
                        </w:p>
                      </w:txbxContent>
                    </v:textbox>
                  </v:rect>
                  <v:group id="Group 558" o:spid="_x0000_s1277" style="position:absolute;left:4344360;top:1652381;width:290195;height:702680" coordorigin="4344360,1652381" coordsize="290195,702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2OFV7DAAAA3AAAAA8A&#10;AAAAAAAAAAAAAAAAqQIAAGRycy9kb3ducmV2LnhtbFBLBQYAAAAABAAEAPoAAACZAwAAAAA=&#10;">
                    <v:shape id="Text Box 559" o:spid="_x0000_s1278" type="#_x0000_t202" style="position:absolute;left:4358755;top:1652381;width:27559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VM1sxAAA&#10;ANwAAAAPAAAAZHJzL2Rvd25yZXYueG1sRI/dasJAFITvC77DcgTv6kYxRVNXEX+gd1btAxyyp9k0&#10;2bMhu2rs07uC4OUwM98w82Vna3Gh1peOFYyGCQji3OmSCwU/p937FIQPyBprx6TgRh6Wi97bHDPt&#10;rnygyzEUIkLYZ6jAhNBkUvrckEU/dA1x9H5dazFE2RZSt3iNcFvLcZJ8SIslxwWDDa0N5dXxbBVM&#10;E7uvqtn429vJ/yg1643bNn9KDfrd6hNEoC68ws/2l1aQpjN4nIlH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TNbMQAAADcAAAADwAAAAAAAAAAAAAAAACXAgAAZHJzL2Rv&#10;d25yZXYueG1sUEsFBgAAAAAEAAQA9QAAAIgDAAAAAA==&#10;" filled="f" stroked="f">
                      <v:textbox style="mso-fit-shape-to-text:t">
                        <w:txbxContent>
                          <w:p w14:paraId="4923C3EE"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560" o:spid="_x0000_s1279" type="#_x0000_t202" style="position:absolute;left:4344360;top:2092806;width:29019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q5MwgAA&#10;ANwAAAAPAAAAZHJzL2Rvd25yZXYueG1sRE/dasIwFL4f7B3CGXi3phaVrjPK6BS8c9Y9wKE5a7o2&#10;J6XJtNvTmwthlx/f/3o72V5caPStYwXzJAVBXDvdcqPg87x/zkH4gKyxd0wKfsnDdvP4sMZCuyuf&#10;6FKFRsQQ9gUqMCEMhZS+NmTRJ24gjtyXGy2GCMdG6hGvMdz2MkvTlbTYcmwwOFBpqO6qH6sgT+2x&#10;616yD28Xf/OlKd/dbvhWavY0vb2CCDSFf/HdfdAKlqs4P56JR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MCrkzCAAAA3AAAAA8AAAAAAAAAAAAAAAAAlwIAAGRycy9kb3du&#10;cmV2LnhtbFBLBQYAAAAABAAEAPUAAACGAwAAAAA=&#10;" filled="f" stroked="f">
                      <v:textbox style="mso-fit-shape-to-text:t">
                        <w:txbxContent>
                          <w:p w14:paraId="7C205753"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 xml:space="preserve"> </w:t>
                            </w:r>
                            <w:r>
                              <w:rPr>
                                <w:rFonts w:asciiTheme="minorHAnsi" w:hAnsi="Cambria" w:cstheme="minorBidi"/>
                                <w:i/>
                                <w:iCs/>
                                <w:color w:val="000000" w:themeColor="text1"/>
                                <w:kern w:val="24"/>
                                <w:sz w:val="22"/>
                                <w:szCs w:val="22"/>
                              </w:rPr>
                              <w:t xml:space="preserve">E </w:t>
                            </w:r>
                          </w:p>
                        </w:txbxContent>
                      </v:textbox>
                    </v:shape>
                  </v:group>
                </v:group>
                <v:shape id="Text Box 561" o:spid="_x0000_s1280" type="#_x0000_t202" style="position:absolute;left:4072961;top:595945;width:145034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TgvXxQAA&#10;ANwAAAAPAAAAZHJzL2Rvd25yZXYueG1sRI/dasJAFITvC77DcoTe1U1ERaObINZC71p/HuCQPWZj&#10;smdDdqtpn75bKHg5zMw3zKYYbCtu1PvasYJ0koAgLp2uuVJwPr29LEH4gKyxdUwKvslDkY+eNphp&#10;d+cD3Y6hEhHCPkMFJoQuk9KXhiz6ieuIo3dxvcUQZV9J3eM9wm0rp0mykBZrjgsGO9oZKpvjl1Ww&#10;TOxH06ymn97OftK52b26fXdV6nk8bNcgAg3hEf5vv2sF80UKf2fiEZD5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OC9fFAAAA3AAAAA8AAAAAAAAAAAAAAAAAlwIAAGRycy9k&#10;b3ducmV2LnhtbFBLBQYAAAAABAAEAPUAAACJAwAAAAA=&#10;" filled="f" stroked="f">
                  <v:textbox style="mso-fit-shape-to-text:t">
                    <w:txbxContent>
                      <w:p w14:paraId="7FC3117F"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Series of sub-images</w:t>
                        </w:r>
                      </w:p>
                    </w:txbxContent>
                  </v:textbox>
                </v:shape>
                <v:group id="Group 562" o:spid="_x0000_s1281" style="position:absolute;left:2349923;top:967162;width:270316;height:888782" coordorigin="2349923,967162" coordsize="270316,8887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IK6AnGAAAA3AAA&#10;AA8AAAAAAAAAAAAAAAAAqQIAAGRycy9kb3ducmV2LnhtbFBLBQYAAAAABAAEAPoAAACcAwAAAAA=&#10;">
                  <v:shape id="Text Box 563" o:spid="_x0000_s1282" type="#_x0000_t202" style="position:absolute;left:2356079;top:967162;width:26416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0DA7xAAA&#10;ANwAAAAPAAAAZHJzL2Rvd25yZXYueG1sRI/NbsIwEITvlXgHa5F6AwdaIggYhGgrcSt/D7CKlzgk&#10;XkexgbRPjysh9TiamW80i1Vna3Gj1peOFYyGCQji3OmSCwWn49dgCsIHZI21Y1LwQx5Wy97LAjPt&#10;7ryn2yEUIkLYZ6jAhNBkUvrckEU/dA1x9M6utRiibAupW7xHuK3lOElSabHkuGCwoY2hvDpcrYJp&#10;Yr+rajbeefv+O5qYzYf7bC5Kvfa79RxEoC78h5/trVYwSd/g70w8An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9AwO8QAAADcAAAADwAAAAAAAAAAAAAAAACXAgAAZHJzL2Rv&#10;d25yZXYueG1sUEsFBgAAAAAEAAQA9QAAAIgDAAAAAA==&#10;" filled="f" stroked="f">
                    <v:textbox style="mso-fit-shape-to-text:t">
                      <w:txbxContent>
                        <w:p w14:paraId="79832933"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A</w:t>
                          </w:r>
                        </w:p>
                      </w:txbxContent>
                    </v:textbox>
                  </v:shape>
                  <v:shape id="Text Box 564" o:spid="_x0000_s1283" type="#_x0000_t202" style="position:absolute;left:2349923;top:1288892;width:25908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ahPwwAA&#10;ANwAAAAPAAAAZHJzL2Rvd25yZXYueG1sRI/disIwFITvF/Ydwlnwbk0VFa1GWVwF71x/HuDQHJva&#10;5qQ0UatPb4QFL4eZ+YaZLVpbiSs1vnCsoNdNQBBnThecKzge1t9jED4ga6wck4I7eVjMPz9mmGp3&#10;4x1d9yEXEcI+RQUmhDqV0meGLPquq4mjd3KNxRBlk0vd4C3CbSX7STKSFguOCwZrWhrKyv3FKhgn&#10;dluWk/6ft4NHb2iWv25Vn5XqfLU/UxCB2vAO/7c3WsFwNIDXmXgE5P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ahPwwAAANwAAAAPAAAAAAAAAAAAAAAAAJcCAABkcnMvZG93&#10;bnJldi54bWxQSwUGAAAAAAQABAD1AAAAhwMAAAAA&#10;" filled="f" stroked="f">
                    <v:textbox style="mso-fit-shape-to-text:t">
                      <w:txbxContent>
                        <w:p w14:paraId="37D0714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B</w:t>
                          </w:r>
                        </w:p>
                      </w:txbxContent>
                    </v:textbox>
                  </v:shape>
                  <v:shape id="Text Box 565" o:spid="_x0000_s1284" type="#_x0000_t202" style="position:absolute;left:2356077;top:1593689;width:25781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dQ3UxAAA&#10;ANwAAAAPAAAAZHJzL2Rvd25yZXYueG1sRI/dasJAFITvC77DcoTe1Y1iRKOriLXgnfXnAQ7ZYzYm&#10;ezZkt5r26V2h4OUwM98wi1Vna3Gj1peOFQwHCQji3OmSCwXn09fHFIQPyBprx6Tglzyslr23BWba&#10;3flAt2MoRISwz1CBCaHJpPS5IYt+4Bri6F1cazFE2RZSt3iPcFvLUZJMpMWS44LBhjaG8ur4YxVM&#10;E7uvqtno29vx3zA1m0+3ba5Kvfe79RxEoC68wv/tnVaQTlJ4nolH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3UN1MQAAADcAAAADwAAAAAAAAAAAAAAAACXAgAAZHJzL2Rv&#10;d25yZXYueG1sUEsFBgAAAAAEAAQA9QAAAIgDAAAAAA==&#10;" filled="f" stroked="f">
                    <v:textbox style="mso-fit-shape-to-text:t">
                      <w:txbxContent>
                        <w:p w14:paraId="529786D7"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2"/>
                              <w:szCs w:val="22"/>
                            </w:rPr>
                            <w:t>C</w:t>
                          </w:r>
                        </w:p>
                      </w:txbxContent>
                    </v:textbox>
                  </v:shape>
                </v:group>
                <v:group id="Group 566" o:spid="_x0000_s1285" style="position:absolute;left:2196931;top:1259388;width:272221;height:888782" coordorigin="2196931,1259388" coordsize="272221,88878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tMe4KxAAAANwAAAAP&#10;AAAAAAAAAAAAAAAAAKkCAABkcnMvZG93bnJldi54bWxQSwUGAAAAAAQABAD6AAAAmgMAAAAA&#10;">
                  <v:shape id="Text Box 567" o:spid="_x0000_s1286" type="#_x0000_t202" style="position:absolute;left:2203087;top:1259388;width:26606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6zY4xQAA&#10;ANwAAAAPAAAAZHJzL2Rvd25yZXYueG1sRI/BbsIwEETvlfgHaytxAycIKA0xCEGRemub9gNW8RKn&#10;iddRbCDl6+tKSD2OZuaNJt8OthUX6n3tWEE6TUAQl07XXCn4+jxOViB8QNbYOiYFP+Rhuxk95Jhp&#10;d+UPuhShEhHCPkMFJoQuk9KXhiz6qeuIo3dyvcUQZV9J3eM1wm0rZ0mylBZrjgsGO9obKpvibBWs&#10;EvvWNM+zd2/nt3Rh9gf30n0rNX4cdmsQgYbwH763X7WCxfIJ/s7EIyA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zrNjjFAAAA3AAAAA8AAAAAAAAAAAAAAAAAlwIAAGRycy9k&#10;b3ducmV2LnhtbFBLBQYAAAAABAAEAPUAAACJAwAAAAA=&#10;" filled="f" stroked="f">
                    <v:textbox style="mso-fit-shape-to-text:t">
                      <w:txbxContent>
                        <w:p w14:paraId="1A1CC73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568" o:spid="_x0000_s1287" type="#_x0000_t202" style="position:absolute;left:2196931;top:1581118;width:265430;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KJKwgAA&#10;ANwAAAAPAAAAZHJzL2Rvd25yZXYueG1sRE/dasIwFL4f7B3CGXi3phaVrjPK6BS8c9Y9wKE5a7o2&#10;J6XJtNvTmwthlx/f/3o72V5caPStYwXzJAVBXDvdcqPg87x/zkH4gKyxd0wKfsnDdvP4sMZCuyuf&#10;6FKFRsQQ9gUqMCEMhZS+NmTRJ24gjtyXGy2GCMdG6hGvMdz2MkvTlbTYcmwwOFBpqO6qH6sgT+2x&#10;616yD28Xf/OlKd/dbvhWavY0vb2CCDSFf/HdfdAKlqu4Np6JR0Bu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0okrCAAAA3AAAAA8AAAAAAAAAAAAAAAAAlwIAAGRycy9kb3du&#10;cmV2LnhtbFBLBQYAAAAABAAEAPUAAACGAwAAAAA=&#10;" filled="f" stroked="f">
                    <v:textbox style="mso-fit-shape-to-text:t">
                      <w:txbxContent>
                        <w:p w14:paraId="5D134C0A"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569" o:spid="_x0000_s1288" type="#_x0000_t202" style="position:absolute;left:2203085;top:1885915;width:259715;height:26225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OAfRwwAA&#10;ANwAAAAPAAAAZHJzL2Rvd25yZXYueG1sRI/disIwFITvhX2HcBa801RZRatRFl3BO392H+DQHJtu&#10;m5PSRK0+vREEL4eZ+YaZL1tbiQs1vnCsYNBPQBBnThecK/j73fQmIHxA1lg5JgU38rBcfHTmmGp3&#10;5QNdjiEXEcI+RQUmhDqV0meGLPq+q4mjd3KNxRBlk0vd4DXCbSWHSTKWFguOCwZrWhnKyuPZKpgk&#10;dleW0+He26/7YGRWa/dT/yvV/Wy/ZyACteEdfrW3WsFoPIXnmXgE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OAfRwwAAANwAAAAPAAAAAAAAAAAAAAAAAJcCAABkcnMvZG93&#10;bnJldi54bWxQSwUGAAAAAAQABAD1AAAAhwMAAAAA&#10;" filled="f" stroked="f">
                    <v:textbox style="mso-fit-shape-to-text:t">
                      <w:txbxContent>
                        <w:p w14:paraId="48590B47"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group>
                <v:group id="Group 570" o:spid="_x0000_s1289" style="position:absolute;left:3189447;top:5132512;width:1951629;height:875687" coordorigin="3189447,5132512" coordsize="1951629,8756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ITUU4wwAAANwAAAAPAAAAZHJzL2Rvd25yZXYueG1sRE9Na8JAEL0X/A/LCL3V&#10;TRRbiW5CkFp6kEJVEG9DdkxCsrMhu03iv+8eCj0+3vcum0wrBupdbVlBvIhAEBdW11wquJwPLxsQ&#10;ziNrbC2Tggc5yNLZ0w4TbUf+puHkSxFC2CWooPK+S6R0RUUG3cJ2xIG7296gD7Avpe5xDOGmlcso&#10;epUGaw4NFXa0r6hoTj9GwceIY76K34djc98/buf11/UYk1LP8ynfgvA0+X/xn/tTK1i/hf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hNRTjDAAAA3AAAAA8A&#10;AAAAAAAAAAAAAAAAqQIAAGRycy9kb3ducmV2LnhtbFBLBQYAAAAABAAEAPoAAACZAwAAAAA=&#10;">
                  <v:rect id="Rectangle 571" o:spid="_x0000_s1290" style="position:absolute;left:3573468;top:5140519;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wORxAAA&#10;ANwAAAAPAAAAZHJzL2Rvd25yZXYueG1sRI9BawIxFITvhf6H8ITealahm7oapRQE6aVoS70+kufu&#10;4uZlSVJd++sbQfA4zMw3zGI1uE6cKMTWs4bJuABBbLxtudbw/bV+fgURE7LFzjNpuFCE1fLxYYGV&#10;9Wfe0mmXapEhHCvU0KTUV1JG05DDOPY9cfYOPjhMWYZa2oDnDHednBZFKR22nBca7Om9IXPc/ToN&#10;mzCo9X76oT4vpfrp/4yamVJp/TQa3uYgEg3pHr61N1bDi5rA9Uw+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QMDkcQAAADcAAAADwAAAAAAAAAAAAAAAACXAgAAZHJzL2Rv&#10;d25yZXYueG1sUEsFBgAAAAAEAAQA9QAAAIgDAAAAAA==&#10;" fillcolor="white [3212]" strokecolor="#4579b8 [3044]">
                    <v:shadow on="t" opacity="22937f" mv:blur="40000f" origin=",.5" offset="0,23000emu"/>
                    <v:textbox>
                      <w:txbxContent>
                        <w:p w14:paraId="1B126EFF" w14:textId="77777777" w:rsidR="0006099B" w:rsidRDefault="0006099B" w:rsidP="00786B06">
                          <w:pPr>
                            <w:rPr>
                              <w:rFonts w:eastAsia="Times New Roman" w:cs="Times New Roman"/>
                            </w:rPr>
                          </w:pPr>
                        </w:p>
                      </w:txbxContent>
                    </v:textbox>
                  </v:rect>
                  <v:rect id="Rectangle 572" o:spid="_x0000_s1291" style="position:absolute;left:3380210;top:532242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OZBgxAAA&#10;ANwAAAAPAAAAZHJzL2Rvd25yZXYueG1sRI9Ba8JAFITvBf/D8oTe6iZCWomuIoJNaU+NgtdH9pkE&#10;s2+X7JrEf98tFHocZuYbZrObTCcG6n1rWUG6SEAQV1a3XCs4n44vKxA+IGvsLJOCB3nYbWdPG8y1&#10;HfmbhjLUIkLY56igCcHlUvqqIYN+YR1x9K62Nxii7Gupexwj3HRymSSv0mDLcaFBR4eGqlt5NwqK&#10;a5qi+3y811+ny/1YYKZL6ZR6nk/7NYhAU/gP/7U/tILsbQm/Z+IRk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TmQYMQAAADcAAAADwAAAAAAAAAAAAAAAACXAgAAZHJzL2Rv&#10;d25yZXYueG1sUEsFBgAAAAAEAAQA9QAAAIgDAAAAAA==&#10;" fillcolor="#e36c0a [2409]" strokecolor="#4579b8 [3044]">
                    <v:shadow on="t" opacity="22937f" mv:blur="40000f" origin=",.5" offset="0,23000emu"/>
                    <v:textbox>
                      <w:txbxContent>
                        <w:p w14:paraId="2D38FC10" w14:textId="77777777" w:rsidR="0006099B" w:rsidRDefault="0006099B" w:rsidP="00786B06">
                          <w:pPr>
                            <w:rPr>
                              <w:rFonts w:eastAsia="Times New Roman" w:cs="Times New Roman"/>
                            </w:rPr>
                          </w:pPr>
                        </w:p>
                      </w:txbxContent>
                    </v:textbox>
                  </v:rect>
                  <v:rect id="Rectangle 573" o:spid="_x0000_s1292" style="position:absolute;left:3189447;top:5507733;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Th9xQAA&#10;ANwAAAAPAAAAZHJzL2Rvd25yZXYueG1sRI9BawIxFITvhf6H8ArearZKN7o1SikI4qXUil4fyXN3&#10;6eZlSVJd/fVNodDjMDPfMIvV4DpxphBbzxqexgUIYuNty7WG/ef6cQYiJmSLnWfScKUIq+X93QIr&#10;6y/8QeddqkWGcKxQQ5NSX0kZTUMO49j3xNk7+eAwZRlqaQNeMtx1clIUpXTYcl5osKe3hszX7ttp&#10;2IRBrY+TrXq/lurQ34yam1JpPXoYXl9AJBrSf/ivvbEantUUfs/kI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dOH3FAAAA3AAAAA8AAAAAAAAAAAAAAAAAlwIAAGRycy9k&#10;b3ducmV2LnhtbFBLBQYAAAAABAAEAPUAAACJAwAAAAA=&#10;" fillcolor="white [3212]" strokecolor="#4579b8 [3044]">
                    <v:shadow on="t" opacity="22937f" mv:blur="40000f" origin=",.5" offset="0,23000emu"/>
                    <v:textbox>
                      <w:txbxContent>
                        <w:p w14:paraId="7E2AB9F7" w14:textId="77777777" w:rsidR="0006099B" w:rsidRDefault="0006099B" w:rsidP="00786B06">
                          <w:pPr>
                            <w:rPr>
                              <w:rFonts w:eastAsia="Times New Roman" w:cs="Times New Roman"/>
                            </w:rPr>
                          </w:pPr>
                        </w:p>
                      </w:txbxContent>
                    </v:textbox>
                  </v:rect>
                  <v:line id="Straight Connector 574" o:spid="_x0000_s1293" style="position:absolute;flip:y;visibility:visible;mso-wrap-style:square" from="4806195,5322420" to="5141076,5631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REh8QAAADcAAAADwAAAGRycy9kb3ducmV2LnhtbESPQWvCQBSE70L/w/KE3szGVtsQs0oR&#10;pEJOsTn0+Mg+k2D2bchuY9pf3xUEj8PMfMNku8l0YqTBtZYVLKMYBHFldcu1gvLrsEhAOI+ssbNM&#10;Cn7JwW77NMsw1fbKBY0nX4sAYZeigsb7PpXSVQ0ZdJHtiYN3toNBH+RQSz3gNcBNJ1/i+E0abDks&#10;NNjTvqHqcvoxCpLSxeN3SZ+vukhk+TfmF9/nSj3Pp48NCE+Tf4Tv7aNWsH5fwe1MOAJy+w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dESHxAAAANwAAAAPAAAAAAAAAAAA&#10;AAAAAKECAABkcnMvZG93bnJldi54bWxQSwUGAAAAAAQABAD5AAAAkgMAAAAA&#10;" strokecolor="#4f81bd [3204]" strokeweight="1pt">
                    <v:stroke dashstyle="3 1"/>
                    <v:shadow on="t" opacity="24903f" mv:blur="40000f" origin=",.5" offset="0,20000emu"/>
                  </v:line>
                  <v:shape id="Text Box 575" o:spid="_x0000_s1294" type="#_x0000_t202" style="position:absolute;left:4102725;top:5525098;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s4FwgAA&#10;ANwAAAAPAAAAZHJzL2Rvd25yZXYueG1sRI9Ba8JAFITvhf6H5Qm91Y1C2pK6ilQLHnqppvdH9jUb&#10;zL4N2aeJ/94VBI/DzHzDLFajb9WZ+tgENjCbZqCIq2Abrg2Uh+/XD1BRkC22gcnAhSKsls9PCyxs&#10;GPiXznupVYJwLNCAE+kKrWPlyGOcho44ef+h9yhJ9rW2PQ4J7ls9z7I37bHhtOCwoy9H1XF/8gZE&#10;7Hp2Kbc+7v7Gn83gsirH0piXybj+BCU0yiN8b++sgfw9h9uZdAT08go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0qzgXCAAAA3AAAAA8AAAAAAAAAAAAAAAAAlwIAAGRycy9kb3du&#10;cmV2LnhtbFBLBQYAAAAABAAEAPUAAACGAwAAAAA=&#10;" filled="f" stroked="f">
                    <v:textbox style="mso-fit-shape-to-text:t">
                      <w:txbxContent>
                        <w:p w14:paraId="482D35D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576" o:spid="_x0000_s1295" style="position:absolute;flip:y;visibility:visible;mso-wrap-style:square" from="4422174,5631586" to="4814662,60081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5+h7cIAAADcAAAADwAAAGRycy9kb3ducmV2LnhtbESPzWrDMBCE74W+g9hCbo3cQn5wo4QS&#10;CO2lhzihuS7W1jK1Vkba2s7bR4VCj8PMfMNsdpPv1EAxtYENPM0LUMR1sC03Bs6nw+MaVBJki11g&#10;MnClBLvt/d0GSxtGPtJQSaMyhFOJBpxIX2qdakce0zz0xNn7CtGjZBkbbSOOGe47/VwUS+2x5bzg&#10;sKe9o/q7+vEGYkV0+RD9dpH1sRh5+JyS88bMHqbXF1BCk/yH/9rv1sBitYTfM/kI6O0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5+h7cIAAADcAAAADwAAAAAAAAAAAAAA&#10;AAChAgAAZHJzL2Rvd25yZXYueG1sUEsFBgAAAAAEAAQA+QAAAJADAAAAAA==&#10;" strokecolor="#4f81bd [3204]" strokeweight="1pt">
                    <v:shadow on="t" opacity="24903f" mv:blur="40000f" origin=",.5" offset="0,20000emu"/>
                  </v:line>
                  <v:line id="Straight Connector 577" o:spid="_x0000_s1296" style="position:absolute;flip:y;visibility:visible;mso-wrap-style:square" from="4424815,5140519" to="4817303,55171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NMEdsIAAADcAAAADwAAAGRycy9kb3ducmV2LnhtbESPzWrDMBCE74G+g9hCboncQH5wo4RS&#10;KO2lh7ihuS7W1jK1Vkba2O7bV4VAj8PMfMPsj5Pv1EAxtYENPCwLUMR1sC03Bs4fL4sdqCTIFrvA&#10;ZOCHEhwPd7M9ljaMfKKhkkZlCKcSDTiRvtQ61Y48pmXoibP3FaJHyTI22kYcM9x3elUUG+2x5bzg&#10;sKdnR/V3dfUGYkV0eRf9epHdqRh5+JyS88bM76enR1BCk/yHb+03a2C93cLfmXwE9OE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NMEdsIAAADcAAAADwAAAAAAAAAAAAAA&#10;AAChAgAAZHJzL2Rvd25yZXYueG1sUEsFBgAAAAAEAAQA+QAAAJADAAAAAA==&#10;" strokecolor="#4f81bd [3204]" strokeweight="1pt">
                    <v:shadow on="t" opacity="24903f" mv:blur="40000f" origin=",.5" offset="0,20000emu"/>
                  </v:line>
                  <v:line id="Straight Connector 578" o:spid="_x0000_s1297" style="position:absolute;flip:y;visibility:visible;mso-wrap-style:square" from="3197498,5132512" to="3589986,5509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UyQBL8AAADcAAAADwAAAGRycy9kb3ducmV2LnhtbERPTWvCQBC9F/oflin0VjctVCV1lVIo&#10;eunBKPU6ZMdsMDsbdqdJ/PfuoeDx8b5Xm8l3aqCY2sAGXmcFKOI62JYbA8fD98sSVBJki11gMnCl&#10;BJv148MKSxtG3tNQSaNyCKcSDTiRvtQ61Y48plnoiTN3DtGjZBgbbSOOOdx3+q0o5tpjy7nBYU9f&#10;jupL9ecNxIro9CN6e5Llvhh5+J2S88Y8P02fH6CEJrmL/907a+B9kdfmM/kI6PUN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VUyQBL8AAADcAAAADwAAAAAAAAAAAAAAAACh&#10;AgAAZHJzL2Rvd25yZXYueG1sUEsFBgAAAAAEAAQA+QAAAI0DAAAAAA==&#10;" strokecolor="#4f81bd [3204]" strokeweight="1pt">
                    <v:shadow on="t" opacity="24903f" mv:blur="40000f" origin=",.5" offset="0,20000emu"/>
                  </v:line>
                </v:group>
                <v:group id="Group 579" o:spid="_x0000_s1298" style="position:absolute;left:3092986;top:6600347;width:1960096;height:717184" coordorigin="3092986,6600347" coordsize="1960096,717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d+ylxgAAANwAAAAPAAAAZHJzL2Rvd25yZXYueG1sRI9Pa8JAFMTvgt9heYK3&#10;uonFaqOriLSlhyCohdLbI/tMgtm3Ibvmz7fvFgoeh5n5DbPZ9aYSLTWutKwgnkUgiDOrS84VfF3e&#10;n1YgnEfWWFkmBQM52G3How0m2nZ8ovbscxEg7BJUUHhfJ1K6rCCDbmZr4uBdbWPQB9nkUjfYBbip&#10;5DyKXqTBksNCgTUdCspu57tR8NFht3+O39r0dj0MP5fF8TuNSanppN+vQXjq/SP83/7UChbLV/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l37KXGAAAA3AAA&#10;AA8AAAAAAAAAAAAAAAAAqQIAAGRycy9kb3ducmV2LnhtbFBLBQYAAAAABAAEAPoAAACcAwAAAAA=&#10;">
                  <v:rect id="Rectangle 580" o:spid="_x0000_s1299" style="position:absolute;left:3485474;top:6605491;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tYtwgAA&#10;ANwAAAAPAAAAZHJzL2Rvd25yZXYueG1sRE9NawIxEL0X/A9hhN5qVqEbXY1SCoL0UqqlXodk3F3c&#10;TJYk1dVfbw6FHh/ve7UZXCcuFGLrWcN0UoAgNt62XGv4Pmxf5iBiQrbYeSYNN4qwWY+eVlhZf+Uv&#10;uuxTLXIIxwo1NCn1lZTRNOQwTnxPnLmTDw5ThqGWNuA1h7tOzoqilA5bzg0N9vTekDnvf52GXRjU&#10;9jj7UJ+3Uv30d6MWplRaP4+HtyWIREP6F/+5d1bD6zzPz2fy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Oa1i3CAAAA3AAAAA8AAAAAAAAAAAAAAAAAlwIAAGRycy9kb3du&#10;cmV2LnhtbFBLBQYAAAAABAAEAPUAAACGAwAAAAA=&#10;" fillcolor="white [3212]" strokecolor="#4579b8 [3044]">
                    <v:shadow on="t" opacity="22937f" mv:blur="40000f" origin=",.5" offset="0,23000emu"/>
                    <v:textbox>
                      <w:txbxContent>
                        <w:p w14:paraId="09781FF4" w14:textId="77777777" w:rsidR="0006099B" w:rsidRDefault="0006099B" w:rsidP="00786B06">
                          <w:pPr>
                            <w:rPr>
                              <w:rFonts w:eastAsia="Times New Roman" w:cs="Times New Roman"/>
                            </w:rPr>
                          </w:pPr>
                        </w:p>
                      </w:txbxContent>
                    </v:textbox>
                  </v:rect>
                  <v:rect id="Rectangle 581" o:spid="_x0000_s1300" style="position:absolute;left:3314101;top:6775817;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pMcxAAA&#10;ANwAAAAPAAAAZHJzL2Rvd25yZXYueG1sRI9Ba8JAFITvBf/D8gRvdWPAEqKrhIDgrTbtob09s89s&#10;MPs2Zrcm/vtuodDjMDPfMNv9ZDtxp8G3jhWslgkI4trplhsFH++H5wyED8gaO8ek4EEe9rvZ0xZz&#10;7UZ+o3sVGhEh7HNUYELocyl9bciiX7qeOHoXN1gMUQ6N1AOOEW47mSbJi7TYclww2FNpqL5W31bB&#10;JaST5urz65bS6VaeX5ujNoVSi/lUbEAEmsJ/+K991ArW2Qp+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jKTHMQAAADcAAAADwAAAAAAAAAAAAAAAACXAgAAZHJzL2Rv&#10;d25yZXYueG1sUEsFBgAAAAAEAAQA9QAAAIgDAAAAAA==&#10;" fillcolor="#974706 [1609]" strokecolor="#4579b8 [3044]">
                    <v:shadow on="t" opacity="22937f" mv:blur="40000f" origin=",.5" offset="0,23000emu"/>
                    <v:textbox>
                      <w:txbxContent>
                        <w:p w14:paraId="606E7DC0" w14:textId="77777777" w:rsidR="0006099B" w:rsidRDefault="0006099B" w:rsidP="00786B06">
                          <w:pPr>
                            <w:rPr>
                              <w:rFonts w:eastAsia="Times New Roman" w:cs="Times New Roman"/>
                            </w:rPr>
                          </w:pPr>
                        </w:p>
                      </w:txbxContent>
                    </v:textbox>
                  </v:rect>
                  <v:rect id="Rectangle 582" o:spid="_x0000_s1301" style="position:absolute;left:3092986;top:698263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BO3BxQAA&#10;ANwAAAAPAAAAZHJzL2Rvd25yZXYueG1sRI9BawIxFITvhf6H8ArearYLbuzWKEUQpJeiLe31kbzu&#10;Lt28LEnUtb++EQSPw8x8wyxWo+vFkULsPGt4mhYgiI23HTcaPj82j3MQMSFb7D2ThjNFWC3v7xZY&#10;W3/iHR33qREZwrFGDW1KQy1lNC05jFM/EGfvxweHKcvQSBvwlOGul2VRVNJhx3mhxYHWLZnf/cFp&#10;2IZRbb7LN/V+rtTX8GfUs6mU1pOH8fUFRKIx3cLX9tZqmM1LuJzJR0A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E7cHFAAAA3AAAAA8AAAAAAAAAAAAAAAAAlwIAAGRycy9k&#10;b3ducmV2LnhtbFBLBQYAAAAABAAEAPUAAACJAwAAAAA=&#10;" fillcolor="white [3212]" strokecolor="#4579b8 [3044]">
                    <v:shadow on="t" opacity="22937f" mv:blur="40000f" origin=",.5" offset="0,23000emu"/>
                    <v:textbox>
                      <w:txbxContent>
                        <w:p w14:paraId="09DB0BBD" w14:textId="77777777" w:rsidR="0006099B" w:rsidRDefault="0006099B" w:rsidP="00786B06">
                          <w:pPr>
                            <w:rPr>
                              <w:rFonts w:eastAsia="Times New Roman" w:cs="Times New Roman"/>
                            </w:rPr>
                          </w:pPr>
                        </w:p>
                      </w:txbxContent>
                    </v:textbox>
                  </v:rect>
                  <v:line id="Straight Connector 583" o:spid="_x0000_s1302" style="position:absolute;flip:y;visibility:visible;mso-wrap-style:square" from="4325713,6940918" to="4718201,73175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1yUsIAAADcAAAADwAAAGRycy9kb3ducmV2LnhtbESPQUvDQBSE74L/YXmCN7tRsYS021IE&#10;0UsPTcVeH9nXbGj2bdh9JvHfdwXB4zAz3zDr7ex7NVJMXWADj4sCFHETbMetgc/j20MJKgmyxT4w&#10;GfihBNvN7c0aKxsmPtBYS6syhFOFBpzIUGmdGkce0yIMxNk7h+hRsoytthGnDPe9fiqKpfbYcV5w&#10;ONCro+ZSf3sDsSY67UW/n6Q8FBOPX3Ny3pj7u3m3AiU0y3/4r/1hDbyU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j1yUsIAAADcAAAADwAAAAAAAAAAAAAA&#10;AAChAgAAZHJzL2Rvd25yZXYueG1sUEsFBgAAAAAEAAQA+QAAAJADAAAAAA==&#10;" strokecolor="#4f81bd [3204]" strokeweight="1pt">
                    <v:shadow on="t" opacity="24903f" mv:blur="40000f" origin=",.5" offset="0,20000emu"/>
                  </v:line>
                  <v:line id="Straight Connector 584" o:spid="_x0000_s1303" style="position:absolute;flip:y;visibility:visible;mso-wrap-style:square" from="4325713,6618068" to="4718201,69946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dTqJsIAAADcAAAADwAAAGRycy9kb3ducmV2LnhtbESPQUvDQBSE74L/YXmCN7tRtIS021IE&#10;0UsPTcVeH9nXbGj2bdh9JvHfdwXB4zAz3zDr7ex7NVJMXWADj4sCFHETbMetgc/j20MJKgmyxT4w&#10;GfihBNvN7c0aKxsmPtBYS6syhFOFBpzIUGmdGkce0yIMxNk7h+hRsoytthGnDPe9fiqKpfbYcV5w&#10;ONCro+ZSf3sDsSY67UW/n6Q8FBOPX3Ny3pj7u3m3AiU0y3/4r/1hDbyU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4dTqJsIAAADcAAAADwAAAAAAAAAAAAAA&#10;AAChAgAAZHJzL2Rvd25yZXYueG1sUEsFBgAAAAAEAAQA+QAAAJADAAAAAA==&#10;" strokecolor="#4f81bd [3204]" strokeweight="1pt">
                    <v:shadow on="t" opacity="24903f" mv:blur="40000f" origin=",.5" offset="0,20000emu"/>
                  </v:line>
                  <v:line id="Straight Connector 585" o:spid="_x0000_s1304" style="position:absolute;flip:y;visibility:visible;mso-wrap-style:square" from="3092986,6600347" to="3485474,69769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hPvcIAAADcAAAADwAAAGRycy9kb3ducmV2LnhtbESPwWrDMBBE74H+g9hCb4ncQoJxooRS&#10;KO2lhzghuS7W1jK1Vkba2u7fV4VCjsPMvGF2h9n3aqSYusAGHlcFKOIm2I5bA+fT67IElQTZYh+Y&#10;DPxQgsP+brHDyoaJjzTW0qoM4VShAScyVFqnxpHHtAoDcfY+Q/QoWcZW24hThvtePxXFRnvsOC84&#10;HOjFUfNVf3sDsSa6foh+u0p5LCYeL3Ny3piH+/l5C0pollv4v/1uDazLNfydyUdA738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phPvcIAAADcAAAADwAAAAAAAAAAAAAA&#10;AAChAgAAZHJzL2Rvd25yZXYueG1sUEsFBgAAAAAEAAQA+QAAAJADAAAAAA==&#10;" strokecolor="#4f81bd [3204]" strokeweight="1pt">
                    <v:shadow on="t" opacity="24903f" mv:blur="40000f" origin=",.5" offset="0,20000emu"/>
                  </v:line>
                  <v:line id="Straight Connector 586" o:spid="_x0000_s1305" style="position:absolute;flip:y;visibility:visible;mso-wrap-style:square" from="4718201,6600347" to="5053082,6930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j8PTMMAAADcAAAADwAAAGRycy9kb3ducmV2LnhtbESPQWuDQBSE74X8h+UFcqtrWhrEukoo&#10;lBQ8JfWQ48N9VdF9K+5WTX59t1DocZiZb5isWM0gZppcZ1nBPopBENdWd9woqD7fHxMQziNrHCyT&#10;ghs5KPLNQ4aptgufab74RgQIuxQVtN6PqZSubsmgi+xIHLwvOxn0QU6N1BMuAW4G+RTHB2mw47DQ&#10;4khvLdX95dsoSCoXz9eKTs/6nMjqPpe9H0uldtv1+ArC0+r/w3/tD63gJTnA75lwBGT+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Y/D0zDAAAA3AAAAA8AAAAAAAAAAAAA&#10;AAAAoQIAAGRycy9kb3ducmV2LnhtbFBLBQYAAAAABAAEAPkAAACRAwAAAAA=&#10;" strokecolor="#4f81bd [3204]" strokeweight="1pt">
                    <v:stroke dashstyle="3 1"/>
                    <v:shadow on="t" opacity="24903f" mv:blur="40000f" origin=",.5" offset="0,20000emu"/>
                  </v:line>
                  <v:shape id="Text Box 587" o:spid="_x0000_s1306" type="#_x0000_t202" style="position:absolute;left:4051002;top:698775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YYXOwwAA&#10;ANwAAAAPAAAAZHJzL2Rvd25yZXYueG1sRI9Ba8JAFITvgv9heYXedGNBK9E1BNuCBy+16f2RfWZD&#10;s29D9tXEf98tFHocZuYbZl9MvlM3GmIb2MBqmYEiroNtuTFQfbwttqCiIFvsApOBO0UoDvPZHnMb&#10;Rn6n20UalSAcczTgRPpc61g78hiXoSdO3jUMHiXJodF2wDHBfaefsmyjPbacFhz2dHRUf12+vQER&#10;W67u1auPp8/p/DK6rF5jZczjw1TuQAlN8h/+a5+sgfX2GX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YYXOwwAAANwAAAAPAAAAAAAAAAAAAAAAAJcCAABkcnMvZG93&#10;bnJldi54bWxQSwUGAAAAAAQABAD1AAAAhwMAAAAA&#10;" filled="f" stroked="f">
                    <v:textbox style="mso-fit-shape-to-text:t">
                      <w:txbxContent>
                        <w:p w14:paraId="335E1519"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588" o:spid="_x0000_s1307" type="#_x0000_t202" style="position:absolute;left:2592289;top:5625725;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eESwwAAA&#10;ANwAAAAPAAAAZHJzL2Rvd25yZXYueG1sRE/LisIwFN0P+A/hCu7GVNGhVqOIjjA7x8cHXJprU9vc&#10;lCajdb7eLASXh/NerDpbixu1vnSsYDRMQBDnTpdcKDifdp8pCB+QNdaOScGDPKyWvY8FZtrd+UC3&#10;YyhEDGGfoQITQpNJ6XNDFv3QNcSRu7jWYoiwLaRu8R7DbS3HSfIlLZYcGww2tDGUV8c/qyBN7L6q&#10;ZuNfbyf/o6nZbN13c1Vq0O/WcxCBuvAWv9w/WsE0jWvjmXgE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teESwwAAAANwAAAAPAAAAAAAAAAAAAAAAAJcCAABkcnMvZG93bnJl&#10;di54bWxQSwUGAAAAAAQABAD1AAAAhAMAAAAA&#10;" filled="f" stroked="f">
                  <v:textbox style="mso-fit-shape-to-text:t">
                    <w:txbxContent>
                      <w:p w14:paraId="3B5C25D7"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589" o:spid="_x0000_s1308" type="#_x0000_t202" style="position:absolute;left:2535046;top:7011686;width:4546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OErxAAA&#10;ANwAAAAPAAAAZHJzL2Rvd25yZXYueG1sRI/RasJAFETfhf7Dcgu+6UbREqOrFGvBt7apH3DJXrMx&#10;2bshu2rq13cFwcdhZs4wq01vG3GhzleOFUzGCQjiwumKSwWH389RCsIHZI2NY1LwRx4265fBCjPt&#10;rvxDlzyUIkLYZ6jAhNBmUvrCkEU/di1x9I6usxii7EqpO7xGuG3kNEnepMWK44LBlraGijo/WwVp&#10;Yr/qejH99nZ2m8zN9sPt2pNSw9f+fQkiUB+e4Ud7rxXM0wXcz8Qj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jThK8QAAADcAAAADwAAAAAAAAAAAAAAAACXAgAAZHJzL2Rv&#10;d25yZXYueG1sUEsFBgAAAAAEAAQA9QAAAIgDAAAAAA==&#10;" filled="f" stroked="f">
                  <v:textbox style="mso-fit-shape-to-text:t">
                    <w:txbxContent>
                      <w:p w14:paraId="59248710"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group id="Group 590" o:spid="_x0000_s1309" style="position:absolute;left:715050;top:2686396;width:4437583;height:2272545" coordorigin="715050,2686396" coordsize="4437583,227254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4QaPCwwAAANwAAAAPAAAAZHJzL2Rvd25yZXYueG1sRE9Na8JAEL0X/A/LCL3V&#10;TRRLjW5CkFp6kEJVEG9DdkxCsrMhu03iv+8eCj0+3vcum0wrBupdbVlBvIhAEBdW11wquJwPL28g&#10;nEfW2FomBQ9ykKWzpx0m2o78TcPJlyKEsEtQQeV9l0jpiooMuoXtiAN3t71BH2BfSt3jGMJNK5dR&#10;9CoN1hwaKuxoX1HRnH6Mgo8Rx3wVvw/H5r5/3M7rr+sxJqWe51O+BeFp8v/iP/enVrDehP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hBo8LDAAAA3AAAAA8A&#10;AAAAAAAAAAAAAAAAqQIAAGRycy9kb3ducmV2LnhtbFBLBQYAAAAABAAEAPoAAACZAwAAAAA=&#10;">
                  <v:shape id="Text Box 591" o:spid="_x0000_s1310" type="#_x0000_t202" style="position:absolute;left:2888880;top:2686396;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m3vwxAAA&#10;ANwAAAAPAAAAZHJzL2Rvd25yZXYueG1sRI/RasJAFETfC/2H5RZ8q5uIFo2uUqwF32xTP+CSvWZj&#10;sndDdtXUr3cFwcdhZs4wi1VvG3GmzleOFaTDBARx4XTFpYL93/f7FIQPyBobx6Tgnzyslq8vC8y0&#10;u/AvnfNQighhn6ECE0KbSekLQxb90LXE0Tu4zmKIsiul7vAS4baRoyT5kBYrjgsGW1obKur8ZBVM&#10;E7ur69nox9vxNZ2Y9ZfbtEelBm/95xxEoD48w4/2ViuYzFK4n4lH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t78MQAAADcAAAADwAAAAAAAAAAAAAAAACXAgAAZHJzL2Rv&#10;d25yZXYueG1sUEsFBgAAAAAEAAQA9QAAAIgDAAAAAA==&#10;" filled="f" stroked="f">
                    <v:textbox style="mso-fit-shape-to-text:t">
                      <w:txbxContent>
                        <w:p w14:paraId="695E6879"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shape id="Text Box 592" o:spid="_x0000_s1311" type="#_x0000_t202" style="position:absolute;left:2569749;top:468144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SeWHxAAA&#10;ANwAAAAPAAAAZHJzL2Rvd25yZXYueG1sRI/RasJAFETfhf7Dcgu+6cagoqmrlNRC37S2H3DJ3mbT&#10;ZO+G7BrTfr0rCD4OM3OG2ewG24ieOl85VjCbJiCIC6crLhV8f71PViB8QNbYOCYFf+Rht30abTDT&#10;7sKf1J9CKSKEfYYKTAhtJqUvDFn0U9cSR+/HdRZDlF0pdYeXCLeNTJNkKS1WHBcMtpQbKurT2SpY&#10;JfZQ1+v06O38f7Yw+Zvbt79KjZ+H1xcQgYbwCN/bH1rBYp3C7Uw8AnJ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Unlh8QAAADcAAAADwAAAAAAAAAAAAAAAACXAgAAZHJzL2Rv&#10;d25yZXYueG1sUEsFBgAAAAAEAAQA9QAAAIgDAAAAAA==&#10;" filled="f" stroked="f">
                    <v:textbox style="mso-fit-shape-to-text:t">
                      <w:txbxContent>
                        <w:p w14:paraId="65DAC6D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shape id="Text Box 593" o:spid="_x0000_s1312" type="#_x0000_t202" style="position:absolute;left:715050;top:3156205;width:12090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BUAcxAAA&#10;ANwAAAAPAAAAZHJzL2Rvd25yZXYueG1sRI/BbsIwEETvlfgHa5F6AwdaEAQMQrSVuBUCH7CKlzgk&#10;XkexgbRfjysh9TiamTea5bqztbhR60vHCkbDBARx7nTJhYLT8WswA+EDssbaMSn4IQ/rVe9lial2&#10;dz7QLQuFiBD2KSowITSplD43ZNEPXUMcvbNrLYYo20LqFu8Rbms5TpKptFhyXDDY0NZQXmVXq2CW&#10;2O+qmo/33r7/jiZm++E+m4tSr/1uswARqAv/4Wd7pxVM5m/wdyYeAb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gVAHMQAAADcAAAADwAAAAAAAAAAAAAAAACXAgAAZHJzL2Rv&#10;d25yZXYueG1sUEsFBgAAAAAEAAQA9QAAAIgDAAAAAA==&#10;" filled="f" stroked="f">
                    <v:textbox style="mso-fit-shape-to-text:t">
                      <w:txbxContent>
                        <w:p w14:paraId="150C157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Image at time  t</w:t>
                          </w:r>
                          <w:r>
                            <w:rPr>
                              <w:rFonts w:asciiTheme="minorHAnsi" w:hAnsi="Cambria" w:cstheme="minorBidi"/>
                              <w:color w:val="000000" w:themeColor="text1"/>
                              <w:kern w:val="24"/>
                              <w:position w:val="-6"/>
                              <w:sz w:val="24"/>
                              <w:szCs w:val="24"/>
                              <w:vertAlign w:val="subscript"/>
                            </w:rPr>
                            <w:t>2</w:t>
                          </w:r>
                          <w:r>
                            <w:rPr>
                              <w:rFonts w:asciiTheme="minorHAnsi" w:hAnsi="Cambria" w:cstheme="minorBidi"/>
                              <w:color w:val="000000" w:themeColor="text1"/>
                              <w:kern w:val="24"/>
                              <w:sz w:val="24"/>
                              <w:szCs w:val="24"/>
                            </w:rPr>
                            <w:t xml:space="preserve"> </w:t>
                          </w:r>
                        </w:p>
                      </w:txbxContent>
                    </v:textbox>
                  </v:shape>
                  <v:shape id="Straight Arrow Connector 594" o:spid="_x0000_s1313" type="#_x0000_t32" style="position:absolute;left:1754618;top:3413264;width:142153;height:11853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A1xo8YAAADcAAAADwAAAGRycy9kb3ducmV2LnhtbESPT2vCQBTE7wW/w/IEL0U3Fuuf6CpW&#10;CCl4Ugvt8ZF9TYLZt2F3NfHbdwuFHoeZ+Q2z2fWmEXdyvrasYDpJQBAXVtdcKvi4ZOMlCB+QNTaW&#10;ScGDPOy2g6cNptp2fKL7OZQiQtinqKAKoU2l9EVFBv3EtsTR+7bOYIjSlVI77CLcNPIlSebSYM1x&#10;ocKWDhUV1/PNKOizZX59c/nz6vR1bLvPLjss8qlSo2G/X4MI1If/8F/7XSt4Xc3g90w8AnL7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QNcaPGAAAA3AAAAA8AAAAAAAAA&#10;AAAAAAAAoQIAAGRycy9kb3ducmV2LnhtbFBLBQYAAAAABAAEAPkAAACUAwAAAAA=&#10;" strokecolor="black [3213]" strokeweight="1.25pt">
                    <v:stroke dashstyle="dash" endarrow="open"/>
                    <v:shadow on="t" opacity="24903f" mv:blur="40000f" origin=",.5" offset="0,20000emu"/>
                  </v:shape>
                  <v:group id="Group 595" o:spid="_x0000_s1314" style="position:absolute;left:3576112;top:3020192;width:1232727;height:821267" coordorigin="3576112,3020192"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oNgBaxQAAANwAAAAPAAAAZHJzL2Rvd25yZXYueG1sRI9Pa8JAFMTvBb/D8oTe&#10;6iaWFI2uIqLiQQr+AfH2yD6TYPZtyK5J/PbdQqHHYWZ+w8yXvalES40rLSuIRxEI4szqknMFl/P2&#10;YwLCeWSNlWVS8CIHy8XgbY6pth0fqT35XAQIuxQVFN7XqZQuK8igG9maOHh32xj0QTa51A12AW4q&#10;OY6iL2mw5LBQYE3rgrLH6WkU7DrsVp/xpj087uvX7Zx8Xw8xKfU+7FczEJ56/x/+a++1gmSa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qDYAWsUAAADcAAAA&#10;DwAAAAAAAAAAAAAAAACpAgAAZHJzL2Rvd25yZXYueG1sUEsFBgAAAAAEAAQA+gAAAJsDAAAAAA==&#10;">
                    <v:rect id="Rectangle 596" o:spid="_x0000_s1315" style="position:absolute;left:3576112;top:3020192;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Zf2xAAA&#10;ANwAAAAPAAAAZHJzL2Rvd25yZXYueG1sRI9Ba8JAFITvQv/D8gq96cZSQxtdQ0gp9OKh2uL1mX1m&#10;Q7Nvw+5W4793C4LHYWa+YVblaHtxIh86xwrmswwEceN0x62C793H9BVEiMgae8ek4EIByvXDZIWF&#10;dmf+otM2tiJBOBSowMQ4FFKGxpDFMHMDcfKOzluMSfpWao/nBLe9fM6yXFrsOC0YHKg21Pxu/6wC&#10;1HNj4iZ3db2v5PHlp3s/7Gulnh7Hagki0hjv4Vv7UytYvOXwfyYdAbm+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2X9sQAAADcAAAADwAAAAAAAAAAAAAAAACXAgAAZHJzL2Rv&#10;d25yZXYueG1sUEsFBgAAAAAEAAQA9QAAAIgDAAAAAA==&#10;" fillcolor="white [3212]" strokecolor="#4579b8 [3044]" strokeweight="1.25pt">
                      <v:stroke dashstyle="dash"/>
                      <v:shadow on="t" opacity="22937f" mv:blur="40000f" origin=",.5" offset="0,23000emu"/>
                      <v:textbox>
                        <w:txbxContent>
                          <w:p w14:paraId="0BA0D991" w14:textId="77777777" w:rsidR="0006099B" w:rsidRDefault="0006099B" w:rsidP="00786B06">
                            <w:pPr>
                              <w:rPr>
                                <w:rFonts w:eastAsia="Times New Roman" w:cs="Times New Roman"/>
                              </w:rPr>
                            </w:pPr>
                          </w:p>
                        </w:txbxContent>
                      </v:textbox>
                    </v:rect>
                    <v:rect id="Rectangle 597" o:spid="_x0000_s1316" style="position:absolute;left:3576112;top:351125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gTJtwwAA&#10;ANwAAAAPAAAAZHJzL2Rvd25yZXYueG1sRI9Pi8IwFMTvgt8hPGFvmir+rUaRysJe9qCreH02z6bY&#10;vJQmavfbmwVhj8PM/IZZbVpbiQc1vnSsYDhIQBDnTpdcKDj+fPbnIHxA1lg5JgW/5GGz7nZWmGr3&#10;5D09DqEQEcI+RQUmhDqV0ueGLPqBq4mjd3WNxRBlU0jd4DPCbSVHSTKVFkuOCwZrygzlt8PdKkA9&#10;NCZ8T12WnbfyOj6Vu8s5U+qj126XIAK14T/8bn9pBZPFDP7OxCMg1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gTJtwwAAANwAAAAPAAAAAAAAAAAAAAAAAJcCAABkcnMvZG93&#10;bnJldi54bWxQSwUGAAAAAAQABAD1AAAAhwMAAAAA&#10;" fillcolor="white [3212]" strokecolor="#4579b8 [3044]" strokeweight="1.25pt">
                      <v:stroke dashstyle="dash"/>
                      <v:shadow on="t" opacity="22937f" mv:blur="40000f" origin=",.5" offset="0,23000emu"/>
                      <v:textbox>
                        <w:txbxContent>
                          <w:p w14:paraId="34C746E6" w14:textId="77777777" w:rsidR="0006099B" w:rsidRDefault="0006099B" w:rsidP="00786B06">
                            <w:pPr>
                              <w:rPr>
                                <w:rFonts w:eastAsia="Times New Roman" w:cs="Times New Roman"/>
                              </w:rPr>
                            </w:pPr>
                          </w:p>
                        </w:txbxContent>
                      </v:textbox>
                    </v:rect>
                  </v:group>
                  <v:rect id="Rectangle 598" o:spid="_x0000_s1317" style="position:absolute;left:2303129;top:3020192;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qYfwAAA&#10;ANwAAAAPAAAAZHJzL2Rvd25yZXYueG1sRE/LisIwFN0L8w/hDrjT1EFlpjaKdBDcuPAxuL3T3DbF&#10;5qY0Uevfm4Xg8nDe2aq3jbhR52vHCibjBARx4XTNlYLTcTP6BuEDssbGMSl4kIfV8mOQYardnfd0&#10;O4RKxBD2KSowIbSplL4wZNGPXUscudJ1FkOEXSV1h/cYbhv5lSRzabHm2GCwpdxQcTlcrQLUE2PC&#10;bu7y/LyW5fSv/v0/50oNP/v1AkSgPrzFL/dWK5j9xLXxTDwC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qYfwAAAANwAAAAPAAAAAAAAAAAAAAAAAJcCAABkcnMvZG93bnJl&#10;di54bWxQSwUGAAAAAAQABAD1AAAAhAMAAAAA&#10;" fillcolor="white [3212]" strokecolor="#4579b8 [3044]" strokeweight="1.25pt">
                    <v:stroke dashstyle="dash"/>
                    <v:shadow on="t" opacity="22937f" mv:blur="40000f" origin=",.5" offset="0,23000emu"/>
                    <v:textbox>
                      <w:txbxContent>
                        <w:p w14:paraId="5BF7BA5F" w14:textId="77777777" w:rsidR="0006099B" w:rsidRDefault="0006099B" w:rsidP="00786B06">
                          <w:pPr>
                            <w:rPr>
                              <w:rFonts w:eastAsia="Times New Roman" w:cs="Times New Roman"/>
                            </w:rPr>
                          </w:pPr>
                        </w:p>
                      </w:txbxContent>
                    </v:textbox>
                  </v:rect>
                  <v:rect id="Rectangle 599" o:spid="_x0000_s1318" style="position:absolute;left:2303129;top:320645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UgOExAAA&#10;ANwAAAAPAAAAZHJzL2Rvd25yZXYueG1sRI/NasMwEITvhb6D2EJutZyShMaNEoJLIJcc8lN83Vob&#10;y9RaGUu1nbePAoUeh5n5hlltRtuInjpfO1YwTVIQxKXTNVcKLufd6zsIH5A1No5JwY08bNbPTyvM&#10;tBv4SP0pVCJC2GeowITQZlL60pBFn7iWOHpX11kMUXaV1B0OEW4b+ZamC2mx5rhgsKXcUPlz+rUK&#10;UE+NCYeFy/NiK6+zr/rzu8iVmryM2w8QgcbwH/5r77WC+XIJjzPxCMj1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uVIDhMQAAADcAAAADwAAAAAAAAAAAAAAAACXAgAAZHJzL2Rv&#10;d25yZXYueG1sUEsFBgAAAAAEAAQA9QAAAIgDAAAAAA==&#10;" fillcolor="white [3212]" strokecolor="#4579b8 [3044]" strokeweight="1.25pt">
                    <v:stroke dashstyle="dash"/>
                    <v:shadow on="t" opacity="22937f" mv:blur="40000f" origin=",.5" offset="0,23000emu"/>
                    <v:textbox>
                      <w:txbxContent>
                        <w:p w14:paraId="49B5C007" w14:textId="77777777" w:rsidR="0006099B" w:rsidRDefault="0006099B" w:rsidP="00786B06">
                          <w:pPr>
                            <w:rPr>
                              <w:rFonts w:eastAsia="Times New Roman" w:cs="Times New Roman"/>
                            </w:rPr>
                          </w:pPr>
                        </w:p>
                      </w:txbxContent>
                    </v:textbox>
                  </v:rect>
                  <v:rect id="Rectangle 600" o:spid="_x0000_s1319" style="position:absolute;left:2303129;top:3638259;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17ivwAA&#10;ANwAAAAPAAAAZHJzL2Rvd25yZXYueG1sRE/LisIwFN0L/kO4wuw0VYYi1VSkIrhx4WNwe6e5bYrN&#10;TWmidv5+shBcHs57vRlsK57U+8axgvksAUFcOt1wreB62U+XIHxA1tg6JgV/5GGTj0drzLR78Yme&#10;51CLGMI+QwUmhC6T0peGLPqZ64gjV7neYoiwr6Xu8RXDbSsXSZJKiw3HBoMdFYbK+/lhFaCeGxOO&#10;qSuK21ZW3z/N7vdWKPU1GbYrEIGG8BG/3QetIE3i/HgmHgGZ/w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tHXuK/AAAA3AAAAA8AAAAAAAAAAAAAAAAAlwIAAGRycy9kb3ducmV2&#10;LnhtbFBLBQYAAAAABAAEAPUAAACDAwAAAAA=&#10;" fillcolor="white [3212]" strokecolor="#4579b8 [3044]" strokeweight="1.25pt">
                    <v:stroke dashstyle="dash"/>
                    <v:shadow on="t" opacity="22937f" mv:blur="40000f" origin=",.5" offset="0,23000emu"/>
                    <v:textbox>
                      <w:txbxContent>
                        <w:p w14:paraId="5C94AD80" w14:textId="77777777" w:rsidR="0006099B" w:rsidRDefault="0006099B" w:rsidP="00786B06">
                          <w:pPr>
                            <w:rPr>
                              <w:rFonts w:eastAsia="Times New Roman" w:cs="Times New Roman"/>
                            </w:rPr>
                          </w:pPr>
                        </w:p>
                      </w:txbxContent>
                    </v:textbox>
                  </v:rect>
                  <v:rect id="Rectangle 601" o:spid="_x0000_s1320" style="position:absolute;left:2312042;top:3036495;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jvmwwAA&#10;ANwAAAAPAAAAZHJzL2Rvd25yZXYueG1sRI/NagJBEITvgu8wdCAX0Rk9iGwcRSJCCObgD5Jjs9Pu&#10;Lu70LDutbt7eCQgei6r6ipovO1+rG7WxCmxhPDKgiPPgKi4sHA+b4QxUFGSHdWCy8EcRlot+b46Z&#10;C3fe0W0vhUoQjhlaKEWaTOuYl+QxjkJDnLxzaD1Kkm2hXYv3BPe1nhgz1R4rTgslNvRZUn7ZX70F&#10;2aDw7OpM+N7+/OLAnAZrP7H2/a1bfYAS6uQVfra/nIWpGcP/mXQE9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jvmwwAAANwAAAAPAAAAAAAAAAAAAAAAAJcCAABkcnMvZG93&#10;bnJldi54bWxQSwUGAAAAAAQABAD1AAAAhwMAAAAA&#10;" filled="f" strokecolor="#4579b8 [3044]">
                    <v:shadow on="t" opacity="22937f" mv:blur="40000f" origin=",.5" offset="0,23000emu"/>
                    <v:textbox>
                      <w:txbxContent>
                        <w:p w14:paraId="4ED0E2FD" w14:textId="77777777" w:rsidR="0006099B" w:rsidRDefault="0006099B" w:rsidP="00786B06">
                          <w:pPr>
                            <w:rPr>
                              <w:rFonts w:eastAsia="Times New Roman" w:cs="Times New Roman"/>
                            </w:rPr>
                          </w:pPr>
                        </w:p>
                      </w:txbxContent>
                    </v:textbox>
                  </v:rect>
                  <v:group id="Group 602" o:spid="_x0000_s1321" style="position:absolute;left:1953026;top:3409030;width:2505710;height:821267" coordorigin="1953026,3409030" coordsize="2505710,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TwbNXGAAAA3AAA&#10;AA8AAAAAAAAAAAAAAAAAqQIAAGRycy9kb3ducmV2LnhtbFBLBQYAAAAABAAEAPoAAACcAwAAAAA=&#10;">
                    <v:group id="Group 603" o:spid="_x0000_s1322" style="position:absolute;left:3226009;top:3409030;width:1232727;height:821267" coordorigin="3226009,3409030"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7vMlOxAAAANwAAAAP&#10;AAAAAAAAAAAAAAAAAKkCAABkcnMvZG93bnJldi54bWxQSwUGAAAAAAQABAD6AAAAmgMAAAAA&#10;">
                      <v:rect id="Rectangle 604" o:spid="_x0000_s1323" style="position:absolute;left:3226009;top:340903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FE5kxQAA&#10;ANwAAAAPAAAAZHJzL2Rvd25yZXYueG1sRI9PawIxFMTvQr9DeAVvmliWpW6NYqVWr/UPXh+b1822&#10;m5dlk+rWT2+EQo/DzPyGmS1614gzdaH2rGEyViCIS29qrjQc9uvRM4gQkQ02nknDLwVYzB8GMyyM&#10;v/AHnXexEgnCoUANNsa2kDKUlhyGsW+Jk/fpO4cxya6SpsNLgrtGPimVS4c1pwWLLa0sld+7H6cB&#10;V/nJvr9dj9t68/q1n6qsPR4yrYeP/fIFRKQ+/of/2lujIVcZ3M+kIyDn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UTmTFAAAA3AAAAA8AAAAAAAAAAAAAAAAAlwIAAGRycy9k&#10;b3ducmV2LnhtbFBLBQYAAAAABAAEAPUAAACJAwAAAAA=&#10;" fillcolor="#e36c0a [2409]" strokecolor="#4579b8 [3044]" strokeweight="1.25pt">
                        <v:stroke dashstyle="dash"/>
                        <v:shadow on="t" opacity="22937f" mv:blur="40000f" origin=",.5" offset="0,23000emu"/>
                        <v:textbox>
                          <w:txbxContent>
                            <w:p w14:paraId="3B28CEC7" w14:textId="77777777" w:rsidR="0006099B" w:rsidRDefault="0006099B" w:rsidP="00786B06">
                              <w:pPr>
                                <w:rPr>
                                  <w:rFonts w:eastAsia="Times New Roman" w:cs="Times New Roman"/>
                                </w:rPr>
                              </w:pPr>
                            </w:p>
                          </w:txbxContent>
                        </v:textbox>
                      </v:rect>
                      <v:rect id="Rectangle 605" o:spid="_x0000_s1324" style="position:absolute;left:3226009;top:3900096;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x8gzwwAA&#10;ANwAAAAPAAAAZHJzL2Rvd25yZXYueG1sRI9Bi8IwFITvC/6H8AQvi6YWLNo1igqKHq16fzRv2+42&#10;L6WJWv+9EQSPw8x8w8yXnanFjVpXWVYwHkUgiHOrKy4UnE/b4RSE88gaa8uk4EEOlove1xxTbe98&#10;pFvmCxEg7FJUUHrfpFK6vCSDbmQb4uD92tagD7ItpG7xHuCmlnEUJdJgxWGhxIY2JeX/2dUoqJPj&#10;6m99mV3i3X57KNZxNp5+P5Qa9LvVDwhPnf+E3+29VpBEE3idC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x8gzwwAAANwAAAAPAAAAAAAAAAAAAAAAAJcCAABkcnMvZG93&#10;bnJldi54bWxQSwUGAAAAAAQABAD1AAAAhwMAAAAA&#10;" fillcolor="#974706 [1609]" strokecolor="#4579b8 [3044]" strokeweight="1.25pt">
                        <v:stroke dashstyle="dash"/>
                        <v:shadow on="t" opacity="22937f" mv:blur="40000f" origin=",.5" offset="0,23000emu"/>
                        <v:textbox>
                          <w:txbxContent>
                            <w:p w14:paraId="13B8C9D9" w14:textId="77777777" w:rsidR="0006099B" w:rsidRDefault="0006099B" w:rsidP="00786B06">
                              <w:pPr>
                                <w:rPr>
                                  <w:rFonts w:eastAsia="Times New Roman" w:cs="Times New Roman"/>
                                </w:rPr>
                              </w:pPr>
                            </w:p>
                          </w:txbxContent>
                        </v:textbox>
                      </v:rect>
                    </v:group>
                    <v:rect id="Rectangle 606" o:spid="_x0000_s1325" style="position:absolute;left:1953026;top:3409030;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pjejwwAA&#10;ANwAAAAPAAAAZHJzL2Rvd25yZXYueG1sRI9BawIxFITvBf9DeEJvNbHIoqtRakXwWi3F4yN53Wy7&#10;eVk2UXf765tCweMwM98wq03vG3GlLtaBNUwnCgSxCbbmSsP7af80BxETssUmMGkYKMJmPXpYYWnD&#10;jd/oekyVyBCOJWpwKbWllNE48hgnoSXO3mfoPKYsu0raDm8Z7hv5rFQhPdacFxy29OrIfB8vXoNZ&#10;zLc/H9bsZvHs1EGlYfHVDlo/jvuXJYhEfbqH/9sHq6FQBfydyUd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pjejwwAAANwAAAAPAAAAAAAAAAAAAAAAAJcCAABkcnMvZG93&#10;bnJldi54bWxQSwUGAAAAAAQABAD1AAAAhwMAAAAA&#10;" fillcolor="#fde9d9 [665]" strokecolor="#4579b8 [3044]" strokeweight="1.25pt">
                      <v:stroke dashstyle="dash"/>
                      <v:shadow on="t" opacity="22937f" mv:blur="40000f" origin=",.5" offset="0,23000emu"/>
                      <v:textbox>
                        <w:txbxContent>
                          <w:p w14:paraId="0F4B3D25" w14:textId="77777777" w:rsidR="0006099B" w:rsidRDefault="0006099B" w:rsidP="00786B06">
                            <w:pPr>
                              <w:rPr>
                                <w:rFonts w:eastAsia="Times New Roman" w:cs="Times New Roman"/>
                              </w:rPr>
                            </w:pPr>
                          </w:p>
                        </w:txbxContent>
                      </v:textbox>
                    </v:rect>
                    <v:rect id="Rectangle 607" o:spid="_x0000_s1326" style="position:absolute;left:1953026;top:3595297;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63AEwwAA&#10;ANwAAAAPAAAAZHJzL2Rvd25yZXYueG1sRI9BawIxFITvhf6H8AreataCtmyNIkLBgxd3tdDbY/Pc&#10;LG5eQhLX9d+bQqHHYWa+YZbr0fZioBA7xwpm0wIEceN0x62CY/31+gEiJmSNvWNScKcI69Xz0xJL&#10;7W58oKFKrcgQjiUqMCn5UsrYGLIYp84TZ+/sgsWUZWilDnjLcNvLt6JYSIsd5wWDnraGmkt1tQpc&#10;Nd+Hkz5r/b11tTn6n6HeeKUmL+PmE0SiMf2H/9o7rWBRvMPvmXwE5O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63AEwwAAANwAAAAPAAAAAAAAAAAAAAAAAJcCAABkcnMvZG93&#10;bnJldi54bWxQSwUGAAAAAAQABAD1AAAAhwMAAAAA&#10;" fillcolor="#fbd4b4 [1305]" strokecolor="#4579b8 [3044]" strokeweight="1.25pt">
                      <v:stroke dashstyle="dash"/>
                      <v:shadow on="t" opacity="22937f" mv:blur="40000f" origin=",.5" offset="0,23000emu"/>
                      <v:textbox>
                        <w:txbxContent>
                          <w:p w14:paraId="35C4A3B1" w14:textId="77777777" w:rsidR="0006099B" w:rsidRDefault="0006099B" w:rsidP="00786B06">
                            <w:pPr>
                              <w:rPr>
                                <w:rFonts w:eastAsia="Times New Roman" w:cs="Times New Roman"/>
                              </w:rPr>
                            </w:pPr>
                          </w:p>
                        </w:txbxContent>
                      </v:textbox>
                    </v:rect>
                    <v:rect id="Rectangle 608" o:spid="_x0000_s1327" style="position:absolute;left:1953026;top:4027097;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77s+wgAA&#10;ANwAAAAPAAAAZHJzL2Rvd25yZXYueG1sRE9Na8JAEL0X/A/LCN7qRg8iqatIQQhCIKbFktuQnSbR&#10;7GzIbkz89+6h0OPjfe8Ok2nFg3rXWFawWkYgiEurG64UfH+d3rcgnEfW2FomBU9ycNjP3nYYazvy&#10;hR65r0QIYRejgtr7LpbSlTUZdEvbEQfu1/YGfYB9JXWPYwg3rVxH0UYabDg01NjRZ03lPR+MgiJL&#10;qmtxTp/ynuXZ7VYef4Z0VGoxn44fIDxN/l/85060gk0U1oYz4Qj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3vuz7CAAAA3AAAAA8AAAAAAAAAAAAAAAAAlwIAAGRycy9kb3du&#10;cmV2LnhtbFBLBQYAAAAABAAEAPUAAACGAwAAAAA=&#10;" fillcolor="#fabf8f [1945]" strokecolor="#4579b8 [3044]" strokeweight="1.25pt">
                      <v:stroke dashstyle="dash"/>
                      <v:shadow on="t" opacity="22937f" mv:blur="40000f" origin=",.5" offset="0,23000emu"/>
                      <v:textbox>
                        <w:txbxContent>
                          <w:p w14:paraId="5146F2A8" w14:textId="77777777" w:rsidR="0006099B" w:rsidRDefault="0006099B" w:rsidP="00786B06">
                            <w:pPr>
                              <w:rPr>
                                <w:rFonts w:eastAsia="Times New Roman" w:cs="Times New Roman"/>
                              </w:rPr>
                            </w:pPr>
                          </w:p>
                        </w:txbxContent>
                      </v:textbox>
                    </v:rect>
                    <v:rect id="Rectangle 609" o:spid="_x0000_s1328" style="position:absolute;left:1953026;top:3409030;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DfgwwAA&#10;ANwAAAAPAAAAZHJzL2Rvd25yZXYueG1sRI9BawIxFITvBf9DeIIXqUk9iK5GEYsgUg9VKR4fm9fd&#10;pZuXZfPU9d83QqHHYWa+YRarztfqRm2sAlt4GxlQxHlwFRcWzqft6xRUFGSHdWCy8KAIq2XvZYGZ&#10;C3f+pNtRCpUgHDO0UIo0mdYxL8ljHIWGOHnfofUoSbaFdi3eE9zXemzMRHusOC2U2NCmpPznePUW&#10;ZIvC06szYf9xuODQfA3f/djaQb9bz0EJdfIf/mvvnIWJmcHzTDoC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FDfgwwAAANwAAAAPAAAAAAAAAAAAAAAAAJcCAABkcnMvZG93&#10;bnJldi54bWxQSwUGAAAAAAQABAD1AAAAhwMAAAAA&#10;" filled="f" strokecolor="#4579b8 [3044]">
                      <v:shadow on="t" opacity="22937f" mv:blur="40000f" origin=",.5" offset="0,23000emu"/>
                      <v:textbox>
                        <w:txbxContent>
                          <w:p w14:paraId="5AC21DE2" w14:textId="77777777" w:rsidR="0006099B" w:rsidRDefault="0006099B" w:rsidP="00786B06">
                            <w:pPr>
                              <w:rPr>
                                <w:rFonts w:eastAsia="Times New Roman" w:cs="Times New Roman"/>
                              </w:rPr>
                            </w:pPr>
                          </w:p>
                        </w:txbxContent>
                      </v:textbox>
                    </v:rect>
                  </v:group>
                  <v:group id="Group 610" o:spid="_x0000_s1329" style="position:absolute;left:1549370;top:3843867;width:2505710;height:821267" coordorigin="1549370,3843867" coordsize="2505710,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DrfB5MIAAADcAAAADwAA&#10;AAAAAAAAAAAAAACpAgAAZHJzL2Rvd25yZXYueG1sUEsFBgAAAAAEAAQA+gAAAJgDAAAAAA==&#10;">
                    <v:group id="Group 611" o:spid="_x0000_s1330" style="position:absolute;left:2822353;top:3843867;width:1232727;height:821267" coordorigin="2822353,3843867" coordsize="1232727,82126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ftkf8UAAADcAAAA&#10;DwAAAAAAAAAAAAAAAACpAgAAZHJzL2Rvd25yZXYueG1sUEsFBgAAAAAEAAQA+gAAAJsDAAAAAA==&#10;">
                      <v:rect id="Rectangle 612" o:spid="_x0000_s1331" style="position:absolute;left:2822353;top:384386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PPTwwAA&#10;ANwAAAAPAAAAZHJzL2Rvd25yZXYueG1sRI/BasMwEETvgfyD2EBusexQTHCthOBS6KWHui2+bq2N&#10;ZWqtjKXGzt9XhUKOw8y8YcrTYgdxpcn3jhVkSQqCuHW6507Bx/vz7gDCB2SNg2NScCMPp+N6VWKh&#10;3cxvdK1DJyKEfYEKTAhjIaVvDVn0iRuJo3dxk8UQ5dRJPeEc4XaQ+zTNpcWe44LBkSpD7Xf9YxWg&#10;zowJr7mrquYsLw+f/dNXUym13SznRxCBlnAP/7dftII828PfmXgE5P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APPTwwAAANwAAAAPAAAAAAAAAAAAAAAAAJcCAABkcnMvZG93&#10;bnJldi54bWxQSwUGAAAAAAQABAD1AAAAhwMAAAAA&#10;" fillcolor="white [3212]" strokecolor="#4579b8 [3044]" strokeweight="1.25pt">
                        <v:stroke dashstyle="dash"/>
                        <v:shadow on="t" opacity="22937f" mv:blur="40000f" origin=",.5" offset="0,23000emu"/>
                        <v:textbox>
                          <w:txbxContent>
                            <w:p w14:paraId="20BA7CFD" w14:textId="77777777" w:rsidR="0006099B" w:rsidRDefault="0006099B" w:rsidP="00786B06">
                              <w:pPr>
                                <w:rPr>
                                  <w:rFonts w:eastAsia="Times New Roman" w:cs="Times New Roman"/>
                                </w:rPr>
                              </w:pPr>
                            </w:p>
                          </w:txbxContent>
                        </v:textbox>
                      </v:rect>
                      <v:rect id="Rectangle 613" o:spid="_x0000_s1332" style="position:absolute;left:2822353;top:4334933;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FZIxAAA&#10;ANwAAAAPAAAAZHJzL2Rvd25yZXYueG1sRI/BasMwEETvgf6D2EJusew2mOJECcal0EsOSVt83Vob&#10;y8RaGUt1nL+PCoUeh5l5w2z3s+3FRKPvHCvIkhQEceN0x62Cz4+31QsIH5A19o5JwY087HcPiy0W&#10;2l35SNMptCJC2BeowIQwFFL6xpBFn7iBOHpnN1oMUY6t1CNeI9z28ilNc2mx47hgcKDKUHM5/VgF&#10;qDNjwiF3VVWX8rz+6l6/60qp5eNcbkAEmsN/+K/9rhXk2TP8nolHQO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kxWSMQAAADcAAAADwAAAAAAAAAAAAAAAACXAgAAZHJzL2Rv&#10;d25yZXYueG1sUEsFBgAAAAAEAAQA9QAAAIgDAAAAAA==&#10;" fillcolor="white [3212]" strokecolor="#4579b8 [3044]" strokeweight="1.25pt">
                        <v:stroke dashstyle="dash"/>
                        <v:shadow on="t" opacity="22937f" mv:blur="40000f" origin=",.5" offset="0,23000emu"/>
                        <v:textbox>
                          <w:txbxContent>
                            <w:p w14:paraId="689AF4E5" w14:textId="77777777" w:rsidR="0006099B" w:rsidRDefault="0006099B" w:rsidP="00786B06">
                              <w:pPr>
                                <w:rPr>
                                  <w:rFonts w:eastAsia="Times New Roman" w:cs="Times New Roman"/>
                                </w:rPr>
                              </w:pPr>
                            </w:p>
                          </w:txbxContent>
                        </v:textbox>
                      </v:rect>
                    </v:group>
                    <v:rect id="Rectangle 614" o:spid="_x0000_s1333" style="position:absolute;left:1549370;top:3843867;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pc48wwAA&#10;ANwAAAAPAAAAZHJzL2Rvd25yZXYueG1sRI/BasMwEETvhfyD2EBvtexiTHGshOAQyCWHuC25bq2N&#10;ZWKtjKUm7t9HhUKPw8y8YarNbAdxo8n3jhVkSQqCuHW6507Bx/v+5Q2ED8gaB8ek4Ic8bNaLpwpL&#10;7e58olsTOhEh7EtUYEIYSyl9a8iiT9xIHL2LmyyGKKdO6gnvEW4H+ZqmhbTYc1wwOFJtqL0231YB&#10;6syYcCxcXZ+38pJ/9ruvc63U83LerkAEmsN/+K990AqKLIffM/EIyP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pc48wwAAANwAAAAPAAAAAAAAAAAAAAAAAJcCAABkcnMvZG93&#10;bnJldi54bWxQSwUGAAAAAAQABAD1AAAAhwMAAAAA&#10;" fillcolor="white [3212]" strokecolor="#4579b8 [3044]" strokeweight="1.25pt">
                      <v:stroke dashstyle="dash"/>
                      <v:shadow on="t" opacity="22937f" mv:blur="40000f" origin=",.5" offset="0,23000emu"/>
                      <v:textbox>
                        <w:txbxContent>
                          <w:p w14:paraId="1356E9EE" w14:textId="77777777" w:rsidR="0006099B" w:rsidRDefault="0006099B" w:rsidP="00786B06">
                            <w:pPr>
                              <w:rPr>
                                <w:rFonts w:eastAsia="Times New Roman" w:cs="Times New Roman"/>
                              </w:rPr>
                            </w:pPr>
                          </w:p>
                        </w:txbxContent>
                      </v:textbox>
                    </v:rect>
                    <v:rect id="Rectangle 615" o:spid="_x0000_s1334" style="position:absolute;left:1549370;top:4030134;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6WunxAAA&#10;ANwAAAAPAAAAZHJzL2Rvd25yZXYueG1sRI/BasMwEETvgf6D2EJusezSmOJECcal0EsOSVt83Vob&#10;y8RaGUt1nL+PCoUeh5l5w2z3s+3FRKPvHCvIkhQEceN0x62Cz4+31QsIH5A19o5JwY087HcPiy0W&#10;2l35SNMptCJC2BeowIQwFFL6xpBFn7iBOHpnN1oMUY6t1CNeI9z28ilNc2mx47hgcKDKUHM5/VgF&#10;qDNjwiF3VVWX8vz81b1+15VSy8e53IAINIf/8F/7XSvIszX8nolHQO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ulrp8QAAADcAAAADwAAAAAAAAAAAAAAAACXAgAAZHJzL2Rv&#10;d25yZXYueG1sUEsFBgAAAAAEAAQA9QAAAIgDAAAAAA==&#10;" fillcolor="white [3212]" strokecolor="#4579b8 [3044]" strokeweight="1.25pt">
                      <v:stroke dashstyle="dash"/>
                      <v:shadow on="t" opacity="22937f" mv:blur="40000f" origin=",.5" offset="0,23000emu"/>
                      <v:textbox>
                        <w:txbxContent>
                          <w:p w14:paraId="5A371E55" w14:textId="77777777" w:rsidR="0006099B" w:rsidRDefault="0006099B" w:rsidP="00786B06">
                            <w:pPr>
                              <w:rPr>
                                <w:rFonts w:eastAsia="Times New Roman" w:cs="Times New Roman"/>
                              </w:rPr>
                            </w:pPr>
                          </w:p>
                        </w:txbxContent>
                      </v:textbox>
                    </v:rect>
                    <v:rect id="Rectangle 616" o:spid="_x0000_s1335" style="position:absolute;left:1549370;top:4461934;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QwgAA&#10;ANwAAAAPAAAAZHJzL2Rvd25yZXYueG1sRI9Pi8IwFMTvC36H8ARva9pFylKNIpUFLx78h9dn82yK&#10;zUtpotZvbwRhj8PM/IaZLXrbiDt1vnasIB0nIIhLp2uuFBz2f9+/IHxA1tg4JgVP8rCYD75mmGv3&#10;4C3dd6ESEcI+RwUmhDaX0peGLPqxa4mjd3GdxRBlV0nd4SPCbSN/kiSTFmuOCwZbKgyV193NKkCd&#10;GhM2mSuK01JeJsd6dT4VSo2G/XIKIlAf/sOf9loryNIM3mfiE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479dDCAAAA3AAAAA8AAAAAAAAAAAAAAAAAlwIAAGRycy9kb3du&#10;cmV2LnhtbFBLBQYAAAAABAAEAPUAAACGAwAAAAA=&#10;" fillcolor="white [3212]" strokecolor="#4579b8 [3044]" strokeweight="1.25pt">
                      <v:stroke dashstyle="dash"/>
                      <v:shadow on="t" opacity="22937f" mv:blur="40000f" origin=",.5" offset="0,23000emu"/>
                      <v:textbox>
                        <w:txbxContent>
                          <w:p w14:paraId="2974C163" w14:textId="77777777" w:rsidR="0006099B" w:rsidRDefault="0006099B" w:rsidP="00786B06">
                            <w:pPr>
                              <w:rPr>
                                <w:rFonts w:eastAsia="Times New Roman" w:cs="Times New Roman"/>
                              </w:rPr>
                            </w:pPr>
                          </w:p>
                        </w:txbxContent>
                      </v:textbox>
                    </v:rect>
                    <v:rect id="Rectangle 617" o:spid="_x0000_s1336" style="position:absolute;left:1549370;top:3843867;width:2505710;height:821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HpDUxAAA&#10;ANwAAAAPAAAAZHJzL2Rvd25yZXYueG1sRI9BawIxFITvBf9DeIIX0UQPVlajiEUo0h5qi3h8bJ67&#10;i5uXZfPU9d+bQqHHYWa+YZbrztfqRm2sAluYjA0o4jy4igsLP9+70RxUFGSHdWCy8KAI61XvZYmZ&#10;C3f+ottBCpUgHDO0UIo0mdYxL8ljHIeGOHnn0HqUJNtCuxbvCe5rPTVmpj1WnBZKbGhbUn45XL0F&#10;2aHw/OpM2H98nnBojsM3P7V20O82C1BCnfyH/9rvzsJs8gq/Z9IR0K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x6Q1MQAAADcAAAADwAAAAAAAAAAAAAAAACXAgAAZHJzL2Rv&#10;d25yZXYueG1sUEsFBgAAAAAEAAQA9QAAAIgDAAAAAA==&#10;" filled="f" strokecolor="#4579b8 [3044]">
                      <v:shadow on="t" opacity="22937f" mv:blur="40000f" origin=",.5" offset="0,23000emu"/>
                      <v:textbox>
                        <w:txbxContent>
                          <w:p w14:paraId="4B0712EB" w14:textId="77777777" w:rsidR="0006099B" w:rsidRDefault="0006099B" w:rsidP="00786B06">
                            <w:pPr>
                              <w:rPr>
                                <w:rFonts w:eastAsia="Times New Roman" w:cs="Times New Roman"/>
                              </w:rPr>
                            </w:pPr>
                          </w:p>
                        </w:txbxContent>
                      </v:textbox>
                    </v:rect>
                  </v:group>
                  <v:line id="Straight Connector 618" o:spid="_x0000_s1337" style="position:absolute;flip:y;visibility:visible;mso-wrap-style:square" from="4051002,3841459" to="4817303,46651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YU2L8AAADcAAAADwAAAGRycy9kb3ducmV2LnhtbERPTWvCQBC9F/oflhG81Y09iERXEUHq&#10;pQdT0euQnWZDs7Nhd0zSf989CD0+3vd2P/lODRRTG9jAclGAIq6DbbkxcP06va1BJUG22AUmA7+U&#10;YL97fdliacPIFxoqaVQO4VSiASfSl1qn2pHHtAg9cea+Q/QoGcZG24hjDvedfi+KlfbYcm5w2NPR&#10;Uf1TPbyBWBHdP0V/3GV9KUYeblNy3pj5bDpsQAlN8i9+us/WwGqZ1+Yz+Qjo3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U7YU2L8AAADcAAAADwAAAAAAAAAAAAAAAACh&#10;AgAAZHJzL2Rvd25yZXYueG1sUEsFBgAAAAAEAAQA+QAAAI0DAAAAAA==&#10;" strokecolor="#4f81bd [3204]" strokeweight="1pt">
                    <v:shadow on="t" opacity="24903f" mv:blur="40000f" origin=",.5" offset="0,20000emu"/>
                  </v:line>
                  <v:line id="Straight Connector 619" o:spid="_x0000_s1338" style="position:absolute;flip:y;visibility:visible;mso-wrap-style:square" from="4046747,3056450" to="4813048,3880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PqxQ8IAAADcAAAADwAAAGRycy9kb3ducmV2LnhtbESPwWrDMBBE74X+g9hCb4mcHkLiRAmh&#10;UNpLD3FCcl2sjWVirYy0td2/rwqFHoeZecNs95Pv1EAxtYENLOYFKOI62JYbA+fT22wFKgmyxS4w&#10;GfimBPvd48MWSxtGPtJQSaMyhFOJBpxIX2qdakce0zz0xNm7hehRsoyNthHHDPedfimKpfbYcl5w&#10;2NOro/pefXkDsSK6fop+v8rqWIw8XKbkvDHPT9NhA0pokv/wX/vDGlgu1vB7Jh8Bvfs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PqxQ8IAAADcAAAADwAAAAAAAAAAAAAA&#10;AAChAgAAZHJzL2Rvd25yZXYueG1sUEsFBgAAAAAEAAQA+QAAAJADAAAAAA==&#10;" strokecolor="#4f81bd [3204]" strokeweight="1pt">
                    <v:shadow on="t" opacity="24903f" mv:blur="40000f" origin=",.5" offset="0,20000emu"/>
                  </v:line>
                  <v:line id="Straight Connector 620" o:spid="_x0000_s1339" style="position:absolute;flip:y;visibility:visible;mso-wrap-style:square" from="1556648,3017155" to="2322949,3840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zSY78AAADcAAAADwAAAGRycy9kb3ducmV2LnhtbERPTWvCQBC9C/6HZYTedFMPItFVRCjt&#10;pQdT0euQHbPB7GzYnSbpv+8eCj0+3vf+OPlODRRTG9jA66oARVwH23Jj4Pr1ttyCSoJssQtMBn4o&#10;wfEwn+2xtGHkCw2VNCqHcCrRgBPpS61T7chjWoWeOHOPED1KhrHRNuKYw32n10Wx0R5bzg0Oezo7&#10;qp/VtzcQK6L7p+j3u2wvxcjDbUrOG/OymE47UEKT/Iv/3B/WwGad5+cz+Qjowy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Y6zSY78AAADcAAAADwAAAAAAAAAAAAAAAACh&#10;AgAAZHJzL2Rvd25yZXYueG1sUEsFBgAAAAAEAAQA+QAAAI0DAAAAAA==&#10;" strokecolor="#4f81bd [3204]" strokeweight="1pt">
                    <v:shadow on="t" opacity="24903f" mv:blur="40000f" origin=",.5" offset="0,20000emu"/>
                  </v:line>
                  <v:line id="Straight Connector 621" o:spid="_x0000_s1340" style="position:absolute;flip:y;visibility:visible;mso-wrap-style:square" from="4817752,3492931" to="5152633,38408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JWpfr8AAADcAAAADwAAAGRycy9kb3ducmV2LnhtbESPwQrCMBBE74L/EFbwpqkKUqpRRBAF&#10;T2oPHpdmbYvNpjSxVr/eCILHYWbeMMt1ZyrRUuNKywom4wgEcWZ1ybmC9LIbxSCcR9ZYWSYFL3Kw&#10;XvV7S0y0ffKJ2rPPRYCwS1BB4X2dSOmyggy6sa2Jg3ezjUEfZJNL3eAzwE0lp1E0lwZLDgsF1rQt&#10;KLufH0ZBnLqovaa0n+lTLNN3e7z7+qjUcNBtFiA8df4f/rUPWsF8OoHvmXAE5O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JWpfr8AAADcAAAADwAAAAAAAAAAAAAAAACh&#10;AgAAZHJzL2Rvd25yZXYueG1sUEsFBgAAAAAEAAQA+QAAAI0DAAAAAA==&#10;" strokecolor="#4f81bd [3204]" strokeweight="1pt">
                    <v:stroke dashstyle="3 1"/>
                    <v:shadow on="t" opacity="24903f" mv:blur="40000f" origin=",.5" offset="0,20000emu"/>
                  </v:line>
                </v:group>
                <v:rect id="Rectangle 622" o:spid="_x0000_s1341" style="position:absolute;left:16261;width:5984597;height:75819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BfnxwwAA&#10;ANwAAAAPAAAAZHJzL2Rvd25yZXYueG1sRI9Ba8JAFITvgv9heYIX0d3mIBJdRSxCKe2hKuLxkX1N&#10;QrNvQ/ap8d93CwWPw8x8w6w2vW/UjbpYB7bwMjOgiIvgai4tnI776QJUFGSHTWCy8KAIm/VwsMLc&#10;hTt/0e0gpUoQjjlaqETaXOtYVOQxzkJLnLzv0HmUJLtSuw7vCe4bnRkz1x5rTgsVtrSrqPg5XL0F&#10;2aPw4upMeP/4vODEnCevPrN2POq3S1BCvTzD/+03Z2GeZfB3Jh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BfnxwwAAANwAAAAPAAAAAAAAAAAAAAAAAJcCAABkcnMvZG93&#10;bnJldi54bWxQSwUGAAAAAAQABAD1AAAAhwMAAAAA&#10;" filled="f" strokecolor="#4579b8 [3044]">
                  <v:shadow on="t" opacity="22937f" mv:blur="40000f" origin=",.5" offset="0,23000emu"/>
                  <v:textbox>
                    <w:txbxContent>
                      <w:p w14:paraId="2C4CFF46" w14:textId="77777777" w:rsidR="0006099B" w:rsidRDefault="0006099B" w:rsidP="00786B06">
                        <w:pPr>
                          <w:rPr>
                            <w:rFonts w:eastAsia="Times New Roman" w:cs="Times New Roman"/>
                          </w:rPr>
                        </w:pPr>
                      </w:p>
                    </w:txbxContent>
                  </v:textbox>
                </v:rect>
                <v:shape id="Text Box 623" o:spid="_x0000_s1342" type="#_x0000_t202" style="position:absolute;left:880624;top:4998151;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n+iHxAAA&#10;ANwAAAAPAAAAZHJzL2Rvd25yZXYueG1sRI/NbsIwEITvlfoO1iL1Bg4pRRAwqIIi9Vb+HmAVL3FI&#10;vI5iAylPjysh9TiamW8082Vna3Gl1peOFQwHCQji3OmSCwXHw6Y/AeEDssbaMSn4JQ/LxevLHDPt&#10;bryj6z4UIkLYZ6jAhNBkUvrckEU/cA1x9E6utRiibAupW7xFuK1lmiRjabHkuGCwoZWhvNpfrIJJ&#10;Yn+qappuvR3dhx9mtXZfzVmpt173OQMRqAv/4Wf7WysYp+/wdyYe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oh8QAAADcAAAADwAAAAAAAAAAAAAAAACXAgAAZHJzL2Rv&#10;d25yZXYueG1sUEsFBgAAAAAEAAQA9QAAAIgDAAAAAA==&#10;" filled="f" stroked="f">
                  <v:textbox style="mso-fit-shape-to-text:t">
                    <w:txbxContent>
                      <w:p w14:paraId="49FC88B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624" o:spid="_x0000_s1343" type="#_x0000_t202" style="position:absolute;left:841828;top:5686529;width:819370;height:2539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8CX/wwAA&#10;ANwAAAAPAAAAZHJzL2Rvd25yZXYueG1sRI9Pa8JAFMTvhX6H5RW81Y1iRaKriH/AQy/VeH9kX7Oh&#10;2bch+zTx27uFQo/DzPyGWW0G36g7dbEObGAyzkARl8HWXBkoLsf3BagoyBabwGTgQRE269eXFeY2&#10;9PxF97NUKkE45mjAibS51rF05DGOQ0ucvO/QeZQku0rbDvsE942eZtlce6w5LThsaeeo/DnfvAER&#10;u508ioOPp+vwue9dVn5gYczobdguQQkN8h/+a5+sgfl0B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8CX/wwAAANwAAAAPAAAAAAAAAAAAAAAAAJcCAABkcnMvZG93&#10;bnJldi54bWxQSwUGAAAAAAQABAD1AAAAhwMAAAAA&#10;" filled="f" stroked="f">
                  <v:textbox style="mso-fit-shape-to-text:t">
                    <w:txbxContent>
                      <w:p w14:paraId="64F2310C"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625" o:spid="_x0000_s1344" type="#_x0000_t202" style="position:absolute;left:749984;top:6676484;width:819370;height:2539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vIBkwgAA&#10;ANwAAAAPAAAAZHJzL2Rvd25yZXYueG1sRI9Ba8JAFITvBf/D8gRvdaOgSOoqohU8eKmm90f2mQ1m&#10;34bsq4n/3i0Uehxm5htmvR18ox7UxTqwgdk0A0VcBltzZaC4Ht9XoKIgW2wCk4EnRdhuRm9rzG3o&#10;+YseF6lUgnDM0YATaXOtY+nIY5yGljh5t9B5lCS7StsO+wT3jZ5n2VJ7rDktOGxp76i8X368ARG7&#10;mz2LTx9P38P50LusXGBhzGQ87D5ACQ3yH/5rn6yB5XwBv2fSEdCb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W8gGTCAAAA3AAAAA8AAAAAAAAAAAAAAAAAlwIAAGRycy9kb3du&#10;cmV2LnhtbFBLBQYAAAAABAAEAPUAAACGAwAAAAA=&#10;" filled="f" stroked="f">
                  <v:textbox style="mso-fit-shape-to-text:t">
                    <w:txbxContent>
                      <w:p w14:paraId="3E8518F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626" o:spid="_x0000_s1345" type="#_x0000_t202" style="position:absolute;left:3589921;top:4886557;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6EsfxAAA&#10;ANwAAAAPAAAAZHJzL2Rvd25yZXYueG1sRI/dasJAFITvC77DcoTe1Y2hDRpdRbSCd60/D3DIHrMx&#10;2bMhu9Xo03cLBS+HmfmGmS9724grdb5yrGA8SkAQF05XXCo4HbdvExA+IGtsHJOCO3lYLgYvc8y1&#10;u/GerodQighhn6MCE0KbS+kLQxb9yLXE0Tu7zmKIsiul7vAW4baRaZJk0mLFccFgS2tDRX34sQom&#10;if2q62n67e37Y/xh1hv32V6Ueh32qxmIQH14hv/bO60gSzP4OxOP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uhLH8QAAADcAAAADwAAAAAAAAAAAAAAAACXAgAAZHJzL2Rv&#10;d25yZXYueG1sUEsFBgAAAAAEAAQA9QAAAIgDAAAAAA==&#10;" filled="f" stroked="f">
                  <v:textbox style="mso-fit-shape-to-text:t">
                    <w:txbxContent>
                      <w:p w14:paraId="46400C5F"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627" o:spid="_x0000_s1346" type="#_x0000_t202" style="position:absolute;left:3499374;top:6354759;width:69596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pO6ExAAA&#10;ANwAAAAPAAAAZHJzL2Rvd25yZXYueG1sRI/NbsIwEITvlfoO1lbiBg5Ry0+KQYiC1Bu/D7CKlzhN&#10;vI5iA6FPXyMh9TiamW80s0Vna3Gl1peOFQwHCQji3OmSCwWn46Y/AeEDssbaMSm4k4fF/PVlhpl2&#10;N97T9RAKESHsM1RgQmgyKX1uyKIfuIY4emfXWgxRtoXULd4i3NYyTZKRtFhyXDDY0MpQXh0uVsEk&#10;sduqmqY7b99/hx9m9eXWzY9Svbdu+QkiUBf+w8/2t1YwSsfwOBOPgJ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TuhMQAAADcAAAADwAAAAAAAAAAAAAAAACXAgAAZHJzL2Rv&#10;d25yZXYueG1sUEsFBgAAAAAEAAQA9QAAAIgDAAAAAA==&#10;" filled="f" stroked="f">
                  <v:textbox style="mso-fit-shape-to-text:t">
                    <w:txbxContent>
                      <w:p w14:paraId="5DF33D05"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628" o:spid="_x0000_s1347" type="#_x0000_t202" style="position:absolute;left:1568957;top:5258815;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vS/6vgAA&#10;ANwAAAAPAAAAZHJzL2Rvd25yZXYueG1sRE9Ni8IwEL0L+x/CCN40VVhZqlHEdcGDF916H5rZpmwz&#10;Kc1o6783B8Hj432vt4Nv1J26WAc2MJ9loIjLYGuuDBS/P9MvUFGQLTaBycCDImw3H6M15jb0fKb7&#10;RSqVQjjmaMCJtLnWsXTkMc5CS5y4v9B5lAS7StsO+xTuG73IsqX2WHNqcNjS3lH5f7l5AyJ2N38U&#10;Bx+P1+H03bus/MTCmMl42K1ACQ3yFr/cR2tguUhr05l0BPTm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670v+r4AAADcAAAADwAAAAAAAAAAAAAAAACXAgAAZHJzL2Rvd25yZXYu&#10;eG1sUEsFBgAAAAAEAAQA9QAAAIIDAAAAAA==&#10;" filled="f" stroked="f">
                  <v:textbox style="mso-fit-shape-to-text:t">
                    <w:txbxContent>
                      <w:p w14:paraId="53BB800F"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29" o:spid="_x0000_s1348" type="#_x0000_t202" style="position:absolute;left:1645154;top:5157205;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8YphwwAA&#10;ANwAAAAPAAAAZHJzL2Rvd25yZXYueG1sRI9Pa8JAFMTvBb/D8gRvdaOgtNFVxD/goZfaeH9kX7Oh&#10;2bch+zTx27uFQo/DzPyGWW8H36g7dbEObGA2zUARl8HWXBkovk6vb6CiIFtsApOBB0XYbkYva8xt&#10;6PmT7hepVIJwzNGAE2lzrWPpyGOchpY4ed+h8yhJdpW2HfYJ7hs9z7Kl9lhzWnDY0t5R+XO5eQMi&#10;djd7FEcfz9fh49C7rFxgYcxkPOxWoIQG+Q//tc/WwHL+Dr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8YphwwAAANwAAAAPAAAAAAAAAAAAAAAAAJcCAABkcnMvZG93&#10;bnJldi54bWxQSwUGAAAAAAQABAD1AAAAhwMAAAAA&#10;" filled="f" stroked="f">
                  <v:textbox style="mso-fit-shape-to-text:t">
                    <w:txbxContent>
                      <w:p w14:paraId="58A581B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630" o:spid="_x0000_s1349" type="#_x0000_t202" style="position:absolute;left:1498628;top:6008199;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ErUhvwAA&#10;ANwAAAAPAAAAZHJzL2Rvd25yZXYueG1sRE9La8JAEL4X/A/LCN7qxkqlRFcRH+Chl9p4H7JjNpid&#10;Ddmpif/ePQg9fnzv1WbwjbpTF+vABmbTDBRxGWzNlYHi9/j+BSoKssUmMBl4UITNevS2wtyGnn/o&#10;fpZKpRCOORpwIm2udSwdeYzT0BIn7ho6j5JgV2nbYZ/CfaM/smyhPdacGhy2tHNU3s5/3oCI3c4e&#10;xcHH02X43vcuKz+xMGYyHrZLUEKD/Itf7pM1sJin+elMOgJ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AStSG/AAAA3AAAAA8AAAAAAAAAAAAAAAAAlwIAAGRycy9kb3ducmV2&#10;LnhtbFBLBQYAAAAABAAEAPUAAACDAwAAAAA=&#10;" filled="f" stroked="f">
                  <v:textbox style="mso-fit-shape-to-text:t">
                    <w:txbxContent>
                      <w:p w14:paraId="5C42038E"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1" o:spid="_x0000_s1350" type="#_x0000_t202" style="position:absolute;left:1634484;top:584259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C6wgAA&#10;ANwAAAAPAAAAZHJzL2Rvd25yZXYueG1sRI9Pa8JAFMTvQr/D8gRvuklLpURXkf4BD72o6f2RfWaD&#10;2bch+2rit3cLBY/DzPyGWW9H36or9bEJbCBfZKCIq2Abrg2Up6/5G6goyBbbwGTgRhG2m6fJGgsb&#10;Bj7Q9Si1ShCOBRpwIl2hdawceYyL0BEn7xx6j5JkX2vb45DgvtXPWbbUHhtOCw47endUXY6/3oCI&#10;3eW38tPH/c/4/TG4rHrF0pjZdNytQAmN8gj/t/fWwPIlh78z6Qjoz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9eELrCAAAA3AAAAA8AAAAAAAAAAAAAAAAAlwIAAGRycy9kb3du&#10;cmV2LnhtbFBLBQYAAAAABAAEAPUAAACGAwAAAAA=&#10;" filled="f" stroked="f">
                  <v:textbox style="mso-fit-shape-to-text:t">
                    <w:txbxContent>
                      <w:p w14:paraId="73BBD98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632" o:spid="_x0000_s1351" type="#_x0000_t202" style="position:absolute;left:1517111;top:6940918;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I7NwwAA&#10;ANwAAAAPAAAAZHJzL2Rvd25yZXYueG1sRI9Pa8JAFMTvhX6H5RW81Y1KRaKriH/AQy/VeH9kX7Oh&#10;2bch+zTx27uFQo/DzPyGWW0G36g7dbEObGAyzkARl8HWXBkoLsf3BagoyBabwGTgQRE269eXFeY2&#10;9PxF97NUKkE45mjAibS51rF05DGOQ0ucvO/QeZQku0rbDvsE942eZtlce6w5LThsaeeo/DnfvAER&#10;u508ioOPp+vwue9dVn5gYczobdguQQkN8h/+a5+sgflsCr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jI7NwwAAANwAAAAPAAAAAAAAAAAAAAAAAJcCAABkcnMvZG93&#10;bnJldi54bWxQSwUGAAAAAAQABAD1AAAAhwMAAAAA&#10;" filled="f" stroked="f">
                  <v:textbox style="mso-fit-shape-to-text:t">
                    <w:txbxContent>
                      <w:p w14:paraId="34F6B8C1"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3" o:spid="_x0000_s1352" type="#_x0000_t202" style="position:absolute;left:1575910;top:6848578;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wCtWwwAA&#10;ANwAAAAPAAAAZHJzL2Rvd25yZXYueG1sRI9Pa8JAFMTvBb/D8gRvdWOlItFVxD/goZdqvD+yr9nQ&#10;7NuQfTXx27uFQo/DzPyGWW8H36g7dbEObGA2zUARl8HWXBkorqfXJagoyBabwGTgQRG2m9HLGnMb&#10;ev6k+0UqlSAcczTgRNpc61g68hinoSVO3lfoPEqSXaVth32C+0a/ZdlCe6w5LThsae+o/L78eAMi&#10;djd7FEcfz7fh49C7rHzHwpjJeNitQAkN8h/+a5+tgcV8Dr9n0hHQm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wCtWwwAAANwAAAAPAAAAAAAAAAAAAAAAAJcCAABkcnMvZG93&#10;bnJldi54bWxQSwUGAAAAAAQABAD1AAAAhwMAAAAA&#10;" filled="f" stroked="f">
                  <v:textbox style="mso-fit-shape-to-text:t">
                    <w:txbxContent>
                      <w:p w14:paraId="2EFC98E5"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634" o:spid="_x0000_s1353" type="#_x0000_t202" style="position:absolute;left:4237648;top:675550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KbMiwwAA&#10;ANwAAAAPAAAAZHJzL2Rvd25yZXYueG1sRI9Ba8JAFITvgv9heUJvutFWKamriG3BQy/GeH9kX7Oh&#10;2bch+2riv+8WCj0OM/MNs92PvlU36mMT2MBykYEiroJtuDZQXt7nz6CiIFtsA5OBO0XY76aTLeY2&#10;DHymWyG1ShCOORpwIl2udawceYyL0BEn7zP0HiXJvta2xyHBfatXWbbRHhtOCw47Ojqqvopvb0DE&#10;Hpb38s3H03X8eB1cVq2xNOZhNh5eQAmN8h/+a5+sgc3jE/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KbMiwwAAANwAAAAPAAAAAAAAAAAAAAAAAJcCAABkcnMvZG93&#10;bnJldi54bWxQSwUGAAAAAAQABAD1AAAAhwMAAAAA&#10;" filled="f" stroked="f">
                  <v:textbox style="mso-fit-shape-to-text:t">
                    <w:txbxContent>
                      <w:p w14:paraId="3FEAEBF2"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5" o:spid="_x0000_s1354" type="#_x0000_t202" style="position:absolute;left:4435851;top:6551996;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ZRa5wwAA&#10;ANwAAAAPAAAAZHJzL2Rvd25yZXYueG1sRI9Pa8JAFMTvBb/D8gRvdWNFKdFVxD/goRdtvD+yr9nQ&#10;7NuQfTXx23cLBY/DzPyGWW8H36g7dbEObGA2zUARl8HWXBkoPk+v76CiIFtsApOBB0XYbkYva8xt&#10;6PlC96tUKkE45mjAibS51rF05DFOQ0ucvK/QeZQku0rbDvsE941+y7Kl9lhzWnDY0t5R+X398QZE&#10;7G72KI4+nm/Dx6F3WbnAwpjJeNitQAkN8gz/t8/WwHK+gL8z6Qj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ZRa5wwAAANwAAAAPAAAAAAAAAAAAAAAAAJcCAABkcnMvZG93&#10;bnJldi54bWxQSwUGAAAAAAQABAD1AAAAhwMAAAAA&#10;" filled="f" stroked="f">
                  <v:textbox style="mso-fit-shape-to-text:t">
                    <w:txbxContent>
                      <w:p w14:paraId="3B323EEC"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636" o:spid="_x0000_s1355" type="#_x0000_t202" style="position:absolute;left:4273282;top:5287712;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t4jOwgAA&#10;ANwAAAAPAAAAZHJzL2Rvd25yZXYueG1sRI9Ba8JAFITvhf6H5Qm91Y1KQ0ldRaqCh17U9P7IvmaD&#10;2bch+zTx33cLBY/DzHzDLNejb9WN+tgENjCbZqCIq2Abrg2U5/3rO6goyBbbwGTgThHWq+enJRY2&#10;DHyk20lqlSAcCzTgRLpC61g58hinoSNO3k/oPUqSfa1tj0OC+1bPsyzXHhtOCw47+nRUXU5Xb0DE&#10;bmb3cufj4Xv82g4uq96wNOZlMm4+QAmN8gj/tw/WQL7I4e9MOgJ6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3iM7CAAAA3AAAAA8AAAAAAAAAAAAAAAAAlwIAAGRycy9kb3du&#10;cmV2LnhtbFBLBQYAAAAABAAEAPUAAACGAwAAAAA=&#10;" filled="f" stroked="f">
                  <v:textbox style="mso-fit-shape-to-text:t">
                    <w:txbxContent>
                      <w:p w14:paraId="77D5C466"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7" o:spid="_x0000_s1356" type="#_x0000_t202" style="position:absolute;left:4475201;top:5132683;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1VwwAA&#10;ANwAAAAPAAAAZHJzL2Rvd25yZXYueG1sRI9Ba8JAFITvQv/D8gredGOltqSuIlXBgxdten9kX7Oh&#10;2bch+2riv3cLgsdhZr5hluvBN+pCXawDG5hNM1DEZbA1VwaKr/3kHVQUZItNYDJwpQjr1dNoibkN&#10;PZ/ocpZKJQjHHA04kTbXOpaOPMZpaImT9xM6j5JkV2nbYZ/gvtEvWbbQHmtOCw5b+nRU/p7/vAER&#10;u5ldi52Ph+/huO1dVr5iYcz4edh8gBIa5BG+tw/WwGL+Bv9n0hHQq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y1VwwAAANwAAAAPAAAAAAAAAAAAAAAAAJcCAABkcnMvZG93&#10;bnJldi54bWxQSwUGAAAAAAQABAD1AAAAhwMAAAAA&#10;" filled="f" stroked="f">
                  <v:textbox style="mso-fit-shape-to-text:t">
                    <w:txbxContent>
                      <w:p w14:paraId="4B4B23E5" w14:textId="77777777" w:rsidR="0006099B" w:rsidRDefault="0006099B" w:rsidP="00786B0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638" o:spid="_x0000_s1357" type="#_x0000_t202" style="position:absolute;left:350365;top:5141767;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4uwrwQAA&#10;ANwAAAAPAAAAZHJzL2Rvd25yZXYueG1sRE/JbsIwEL1X4h+sQeJWHJYiCBiEWCRubYEPGMVDHBKP&#10;o9hA4OvxoVKPT29frFpbiTs1vnCsYNBPQBBnThecKzif9p9TED4ga6wck4IneVgtOx8LTLV78C/d&#10;jyEXMYR9igpMCHUqpc8MWfR9VxNH7uIaiyHCJpe6wUcMt5UcJslEWiw4NhisaWMoK483q2Ca2O+y&#10;nA1/vB2/Bl9ms3W7+qpUr9uu5yACteFf/Oc+aAWTUVwbz8QjIJ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eLsK8EAAADcAAAADwAAAAAAAAAAAAAAAACXAgAAZHJzL2Rvd25y&#10;ZXYueG1sUEsFBgAAAAAEAAQA9QAAAIUDAAAAAA==&#10;" filled="f" stroked="f">
                  <v:textbox style="mso-fit-shape-to-text:t">
                    <w:txbxContent>
                      <w:p w14:paraId="32171FAC"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39" o:spid="_x0000_s1358" type="#_x0000_t202" style="position:absolute;left:350365;top:5792987;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rkmwxQAA&#10;ANwAAAAPAAAAZHJzL2Rvd25yZXYueG1sRI/NbsIwEITvlXgHayv1RhxoG5GAQQhaqbfy9wCreInT&#10;xOsoNpD26etKSD2OZuYbzWI12FZcqfe1YwWTJAVBXDpdc6XgdHwfz0D4gKyxdUwKvsnDajl6WGCh&#10;3Y33dD2ESkQI+wIVmBC6QkpfGrLoE9cRR+/seoshyr6SusdbhNtWTtM0kxZrjgsGO9oYKpvDxSqY&#10;pfazafLpztuXn8mr2WzdW/el1NPjsJ6DCDSE//C9/aEVZM85/J2JR0A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uSbDFAAAA3AAAAA8AAAAAAAAAAAAAAAAAlwIAAGRycy9k&#10;b3ducmV2LnhtbFBLBQYAAAAABAAEAPUAAACJAwAAAAA=&#10;" filled="f" stroked="f">
                  <v:textbox style="mso-fit-shape-to-text:t">
                    <w:txbxContent>
                      <w:p w14:paraId="36FAC638"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0" o:spid="_x0000_s1359" type="#_x0000_t202" style="position:absolute;left:256062;top:6791128;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pNQwQAA&#10;ANwAAAAPAAAAZHJzL2Rvd25yZXYueG1sRE/dasIwFL4f7B3CGXi3phYnWo0yOgXv5jof4NAcm67N&#10;SWkyrT79cjHw8uP7X29H24kLDb5xrGCapCCIK6cbrhWcvvevCxA+IGvsHJOCG3nYbp6f1phrd+Uv&#10;upShFjGEfY4KTAh9LqWvDFn0ieuJI3d2g8UQ4VBLPeA1httOZmk6lxYbjg0GeyoMVW35axUsUvvZ&#10;tsvs6O3sPn0zxYfb9T9KTV7G9xWIQGN4iP/dB61gPovz45l4BO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M5KTUMEAAADcAAAADwAAAAAAAAAAAAAAAACXAgAAZHJzL2Rvd25y&#10;ZXYueG1sUEsFBgAAAAAEAAQA9QAAAIUDAAAAAA==&#10;" filled="f" stroked="f">
                  <v:textbox style="mso-fit-shape-to-text:t">
                    <w:txbxContent>
                      <w:p w14:paraId="204F8D0D"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1" o:spid="_x0000_s1360" type="#_x0000_t202" style="position:absolute;left:3092930;top:5057779;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3jbLxAAA&#10;ANwAAAAPAAAAZHJzL2Rvd25yZXYueG1sRI/dasJAFITvC77Dcgq9q5uIiqZugtgWvKt/D3DInmbT&#10;ZM+G7FZTn94tCF4OM/MNsyoG24oz9b52rCAdJyCIS6drrhScjp+vCxA+IGtsHZOCP/JQ5KOnFWba&#10;XXhP50OoRISwz1CBCaHLpPSlIYt+7Dri6H273mKIsq+k7vES4baVkySZS4s1xwWDHW0Mlc3h1ypY&#10;JParaZaTnbfTazozm3f30f0o9fI8rN9ABBrCI3xvb7WC+TSF/zPxCMj8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N42y8QAAADcAAAADwAAAAAAAAAAAAAAAACXAgAAZHJzL2Rv&#10;d25yZXYueG1sUEsFBgAAAAAEAAQA9QAAAIgDAAAAAA==&#10;" filled="f" stroked="f">
                  <v:textbox style="mso-fit-shape-to-text:t">
                    <w:txbxContent>
                      <w:p w14:paraId="6D81A0AE"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642" o:spid="_x0000_s1361" type="#_x0000_t202" style="position:absolute;left:3045287;top:6502990;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DKi8xQAA&#10;ANwAAAAPAAAAZHJzL2Rvd25yZXYueG1sRI/RasJAFETfC/2H5Qp9q5sEKza6kaIt+Fab9gMu2Ws2&#10;Jns3ZFdN/fpuQfBxmJkzzGo92k6cafCNYwXpNAFBXDndcK3g5/vjeQHCB2SNnWNS8Ese1sXjwwpz&#10;7S78Recy1CJC2OeowITQ51L6ypBFP3U9cfQObrAYohxqqQe8RLjtZJYkc2mx4bhgsKeNoaotT1bB&#10;IrGfbfua7b2dXdMXs9m69/6o1NNkfFuCCDSGe/jW3mkF81kG/2fiEZD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wMqLzFAAAA3AAAAA8AAAAAAAAAAAAAAAAAlwIAAGRycy9k&#10;b3ducmV2LnhtbFBLBQYAAAAABAAEAPUAAACJAwAAAAA=&#10;" filled="f" stroked="f">
                  <v:textbox style="mso-fit-shape-to-text:t">
                    <w:txbxContent>
                      <w:p w14:paraId="5349585B" w14:textId="77777777" w:rsidR="0006099B" w:rsidRDefault="0006099B" w:rsidP="00786B06">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w10:anchorlock/>
              </v:group>
            </w:pict>
          </mc:Fallback>
        </mc:AlternateContent>
      </w:r>
    </w:p>
    <w:p w14:paraId="3D82C539" w14:textId="513D6112" w:rsidR="00D560FE" w:rsidRPr="00324916" w:rsidRDefault="00470755" w:rsidP="00470755">
      <w:pPr>
        <w:pStyle w:val="Caption"/>
        <w:rPr>
          <w:rFonts w:asciiTheme="majorHAnsi" w:eastAsiaTheme="majorEastAsia" w:hAnsiTheme="majorHAnsi" w:cstheme="majorBidi"/>
          <w:b w:val="0"/>
          <w:bCs w:val="0"/>
          <w:color w:val="auto"/>
          <w:sz w:val="22"/>
          <w:szCs w:val="22"/>
        </w:rPr>
      </w:pPr>
      <w:bookmarkStart w:id="162" w:name="_Ref239682509"/>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9D0C9A">
        <w:rPr>
          <w:noProof/>
          <w:color w:val="auto"/>
          <w:sz w:val="22"/>
          <w:szCs w:val="22"/>
        </w:rPr>
        <w:t>2</w:t>
      </w:r>
      <w:r w:rsidRPr="00324916">
        <w:rPr>
          <w:color w:val="auto"/>
          <w:sz w:val="22"/>
          <w:szCs w:val="22"/>
        </w:rPr>
        <w:fldChar w:fldCharType="end"/>
      </w:r>
      <w:bookmarkEnd w:id="162"/>
      <w:r w:rsidRPr="00324916">
        <w:rPr>
          <w:color w:val="auto"/>
          <w:sz w:val="22"/>
          <w:szCs w:val="22"/>
        </w:rPr>
        <w:t>: Sub-images are taken from two different cameras. Storage layout is similar to Excalibur use case. Properties of each 3D dataset may be set to have “thicker” chunks for data buffering.</w:t>
      </w:r>
      <w:r w:rsidR="00D560FE" w:rsidRPr="00324916">
        <w:rPr>
          <w:color w:val="auto"/>
          <w:sz w:val="22"/>
          <w:szCs w:val="22"/>
        </w:rPr>
        <w:br w:type="page"/>
      </w:r>
    </w:p>
    <w:p w14:paraId="3E945300" w14:textId="5784A17D" w:rsidR="006C7D7C" w:rsidRDefault="006C7D7C" w:rsidP="002E7285">
      <w:pPr>
        <w:pStyle w:val="Heading2"/>
      </w:pPr>
      <w:bookmarkStart w:id="163" w:name="_Ref239695816"/>
      <w:r>
        <w:t>Dealing with gaps</w:t>
      </w:r>
      <w:bookmarkEnd w:id="163"/>
    </w:p>
    <w:p w14:paraId="6646A19C" w14:textId="57672D77" w:rsidR="007509FF" w:rsidRDefault="007509FF" w:rsidP="007509FF">
      <w:r>
        <w:t xml:space="preserve">Both “Excalibur” and “Dual PCO Edge” have to accommodate gaps between sub-images. </w:t>
      </w:r>
      <w:r w:rsidR="00CD00E6">
        <w:t xml:space="preserve">This can be accomplished by allowing “gaps” in the virtual dataset as shown </w:t>
      </w:r>
      <w:r w:rsidR="000C49B7">
        <w:t>i</w:t>
      </w:r>
      <w:r w:rsidR="00CD00E6">
        <w:t xml:space="preserve">n </w:t>
      </w:r>
      <w:r w:rsidR="00CD00E6">
        <w:fldChar w:fldCharType="begin"/>
      </w:r>
      <w:r w:rsidR="00CD00E6">
        <w:instrText xml:space="preserve"> REF _Ref239682866 \h </w:instrText>
      </w:r>
      <w:r w:rsidR="00CD00E6">
        <w:fldChar w:fldCharType="separate"/>
      </w:r>
      <w:r w:rsidR="00EA3188" w:rsidRPr="00324916">
        <w:rPr>
          <w:sz w:val="22"/>
        </w:rPr>
        <w:t xml:space="preserve">Figure </w:t>
      </w:r>
      <w:r w:rsidR="00EA3188">
        <w:rPr>
          <w:noProof/>
          <w:sz w:val="22"/>
        </w:rPr>
        <w:t>3</w:t>
      </w:r>
      <w:r w:rsidR="00CD00E6">
        <w:fldChar w:fldCharType="end"/>
      </w:r>
      <w:r w:rsidR="00CD00E6">
        <w:t>. When a plane is read from VDS  “gaps” are filled with the fill values</w:t>
      </w:r>
      <w:ins w:id="164" w:author="Quincey Koziol" w:date="2014-12-03T15:19:00Z">
        <w:r w:rsidR="00C47D84">
          <w:t xml:space="preserve"> defined by the virtual dataset</w:t>
        </w:r>
      </w:ins>
      <w:ins w:id="165" w:author="Quincey Koziol" w:date="2014-12-05T13:47:00Z">
        <w:r w:rsidR="001C2AA0">
          <w:t>, or with private data for the VDS</w:t>
        </w:r>
      </w:ins>
      <w:r w:rsidR="00CD00E6">
        <w:t xml:space="preserve">. </w:t>
      </w:r>
    </w:p>
    <w:p w14:paraId="3EB2D57C" w14:textId="184E48FF" w:rsidR="007509FF" w:rsidRDefault="007509FF" w:rsidP="007509FF"/>
    <w:p w14:paraId="3B37249D" w14:textId="262649A8" w:rsidR="00D51081" w:rsidRDefault="00A254D6" w:rsidP="00324916">
      <w:r w:rsidRPr="00A254D6">
        <w:rPr>
          <w:noProof/>
        </w:rPr>
        <mc:AlternateContent>
          <mc:Choice Requires="wpg">
            <w:drawing>
              <wp:inline distT="0" distB="0" distL="0" distR="0" wp14:anchorId="18D475BC" wp14:editId="29B57F0C">
                <wp:extent cx="5986733" cy="6349332"/>
                <wp:effectExtent l="50800" t="25400" r="84455" b="102870"/>
                <wp:docPr id="748" name="Group 1"/>
                <wp:cNvGraphicFramePr/>
                <a:graphic xmlns:a="http://schemas.openxmlformats.org/drawingml/2006/main">
                  <a:graphicData uri="http://schemas.microsoft.com/office/word/2010/wordprocessingGroup">
                    <wpg:wgp>
                      <wpg:cNvGrpSpPr/>
                      <wpg:grpSpPr>
                        <a:xfrm>
                          <a:off x="0" y="0"/>
                          <a:ext cx="5986733" cy="6349332"/>
                          <a:chOff x="0" y="0"/>
                          <a:chExt cx="5986733" cy="6349332"/>
                        </a:xfrm>
                      </wpg:grpSpPr>
                      <wpg:grpSp>
                        <wpg:cNvPr id="749" name="Group 749"/>
                        <wpg:cNvGrpSpPr/>
                        <wpg:grpSpPr>
                          <a:xfrm>
                            <a:off x="0" y="280251"/>
                            <a:ext cx="5279351" cy="5660979"/>
                            <a:chOff x="0" y="280251"/>
                            <a:chExt cx="5279351" cy="5660979"/>
                          </a:xfrm>
                        </wpg:grpSpPr>
                        <wps:wsp>
                          <wps:cNvPr id="750" name="Text Box 750"/>
                          <wps:cNvSpPr txBox="1"/>
                          <wps:spPr>
                            <a:xfrm>
                              <a:off x="1936736" y="280251"/>
                              <a:ext cx="2128520" cy="277495"/>
                            </a:xfrm>
                            <a:prstGeom prst="rect">
                              <a:avLst/>
                            </a:prstGeom>
                            <a:noFill/>
                          </wps:spPr>
                          <wps:txbx>
                            <w:txbxContent>
                              <w:p w14:paraId="015261F7"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wps:txbx>
                          <wps:bodyPr wrap="none" rtlCol="0">
                            <a:spAutoFit/>
                          </wps:bodyPr>
                        </wps:wsp>
                        <wps:wsp>
                          <wps:cNvPr id="751" name="Text Box 751"/>
                          <wps:cNvSpPr txBox="1"/>
                          <wps:spPr>
                            <a:xfrm>
                              <a:off x="1929923" y="3059016"/>
                              <a:ext cx="629285" cy="277495"/>
                            </a:xfrm>
                            <a:prstGeom prst="rect">
                              <a:avLst/>
                            </a:prstGeom>
                            <a:noFill/>
                          </wps:spPr>
                          <wps:txbx>
                            <w:txbxContent>
                              <w:p w14:paraId="5084EF7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g:cNvPr id="752" name="Group 752"/>
                          <wpg:cNvGrpSpPr/>
                          <wpg:grpSpPr>
                            <a:xfrm>
                              <a:off x="1017592" y="756620"/>
                              <a:ext cx="3806314" cy="2222669"/>
                              <a:chOff x="1017592" y="756620"/>
                              <a:chExt cx="3806314" cy="2222669"/>
                            </a:xfrm>
                          </wpg:grpSpPr>
                          <wpg:grpSp>
                            <wpg:cNvPr id="753" name="Group 753"/>
                            <wpg:cNvGrpSpPr/>
                            <wpg:grpSpPr>
                              <a:xfrm>
                                <a:off x="1772431" y="766076"/>
                                <a:ext cx="2705132" cy="1382477"/>
                                <a:chOff x="1772431" y="766076"/>
                                <a:chExt cx="2705132" cy="1382477"/>
                              </a:xfrm>
                            </wpg:grpSpPr>
                            <wps:wsp>
                              <wps:cNvPr id="754" name="Rectangle 754"/>
                              <wps:cNvSpPr/>
                              <wps:spPr>
                                <a:xfrm>
                                  <a:off x="1772431" y="766076"/>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6E44F14" w14:textId="77777777" w:rsidR="0006099B" w:rsidRDefault="0006099B" w:rsidP="00A254D6">
                                    <w:pPr>
                                      <w:rPr>
                                        <w:rFonts w:eastAsia="Times New Roman" w:cs="Times New Roman"/>
                                      </w:rPr>
                                    </w:pPr>
                                  </w:p>
                                </w:txbxContent>
                              </wps:txbx>
                              <wps:bodyPr rtlCol="0" anchor="ctr"/>
                            </wps:wsp>
                            <wps:wsp>
                              <wps:cNvPr id="755" name="Rectangle 755"/>
                              <wps:cNvSpPr/>
                              <wps:spPr>
                                <a:xfrm>
                                  <a:off x="3154328" y="839454"/>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4FBA67D7" w14:textId="77777777" w:rsidR="0006099B" w:rsidRDefault="0006099B" w:rsidP="00A254D6">
                                    <w:pPr>
                                      <w:rPr>
                                        <w:rFonts w:eastAsia="Times New Roman" w:cs="Times New Roman"/>
                                      </w:rPr>
                                    </w:pPr>
                                  </w:p>
                                </w:txbxContent>
                              </wps:txbx>
                              <wps:bodyPr rtlCol="0" anchor="ctr"/>
                            </wps:wsp>
                            <wps:wsp>
                              <wps:cNvPr id="756" name="Rectangle 756"/>
                              <wps:cNvSpPr/>
                              <wps:spPr>
                                <a:xfrm>
                                  <a:off x="3244836" y="1697409"/>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D2E7813" w14:textId="77777777" w:rsidR="0006099B" w:rsidRDefault="0006099B" w:rsidP="00A254D6">
                                    <w:pPr>
                                      <w:rPr>
                                        <w:rFonts w:eastAsia="Times New Roman" w:cs="Times New Roman"/>
                                      </w:rPr>
                                    </w:pPr>
                                  </w:p>
                                </w:txbxContent>
                              </wps:txbx>
                              <wps:bodyPr rtlCol="0" anchor="ctr"/>
                            </wps:wsp>
                            <wps:wsp>
                              <wps:cNvPr id="757" name="Rectangle 757"/>
                              <wps:cNvSpPr/>
                              <wps:spPr>
                                <a:xfrm>
                                  <a:off x="1772431" y="766076"/>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AC149FE" w14:textId="77777777" w:rsidR="0006099B" w:rsidRDefault="0006099B" w:rsidP="00A254D6">
                                    <w:pPr>
                                      <w:rPr>
                                        <w:rFonts w:eastAsia="Times New Roman" w:cs="Times New Roman"/>
                                      </w:rPr>
                                    </w:pPr>
                                  </w:p>
                                </w:txbxContent>
                              </wps:txbx>
                              <wps:bodyPr rtlCol="0" anchor="ctr"/>
                            </wps:wsp>
                            <wps:wsp>
                              <wps:cNvPr id="758" name="Rectangle 758"/>
                              <wps:cNvSpPr/>
                              <wps:spPr>
                                <a:xfrm>
                                  <a:off x="1780898" y="1020079"/>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4406DFE" w14:textId="77777777" w:rsidR="0006099B" w:rsidRDefault="0006099B" w:rsidP="00A254D6">
                                    <w:pPr>
                                      <w:rPr>
                                        <w:rFonts w:eastAsia="Times New Roman" w:cs="Times New Roman"/>
                                      </w:rPr>
                                    </w:pPr>
                                  </w:p>
                                </w:txbxContent>
                              </wps:txbx>
                              <wps:bodyPr rtlCol="0" anchor="ctr"/>
                            </wps:wsp>
                            <wps:wsp>
                              <wps:cNvPr id="759" name="Rectangle 759"/>
                              <wps:cNvSpPr/>
                              <wps:spPr>
                                <a:xfrm>
                                  <a:off x="1780898" y="1595818"/>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6C85F25" w14:textId="77777777" w:rsidR="0006099B" w:rsidRDefault="0006099B" w:rsidP="00A254D6">
                                    <w:pPr>
                                      <w:rPr>
                                        <w:rFonts w:eastAsia="Times New Roman" w:cs="Times New Roman"/>
                                      </w:rPr>
                                    </w:pPr>
                                  </w:p>
                                </w:txbxContent>
                              </wps:txbx>
                              <wps:bodyPr rtlCol="0" anchor="ctr"/>
                            </wps:wsp>
                          </wpg:grpSp>
                          <wps:wsp>
                            <wps:cNvPr id="760" name="Straight Connector 760"/>
                            <wps:cNvCnPr/>
                            <wps:spPr>
                              <a:xfrm flipV="1">
                                <a:off x="3722724" y="2155614"/>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1" name="Straight Connector 761"/>
                            <wps:cNvCnPr/>
                            <wps:spPr>
                              <a:xfrm flipV="1">
                                <a:off x="1026059" y="756620"/>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62" name="Straight Connector 762"/>
                            <wps:cNvCnPr/>
                            <wps:spPr>
                              <a:xfrm flipV="1">
                                <a:off x="4489025" y="1799018"/>
                                <a:ext cx="334881" cy="347899"/>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g:grpSp>
                            <wpg:cNvPr id="763" name="Group 763"/>
                            <wpg:cNvGrpSpPr/>
                            <wpg:grpSpPr>
                              <a:xfrm>
                                <a:off x="1381659" y="1172479"/>
                                <a:ext cx="2705132" cy="1382477"/>
                                <a:chOff x="1381659" y="1172479"/>
                                <a:chExt cx="2705132" cy="1382477"/>
                              </a:xfrm>
                            </wpg:grpSpPr>
                            <wps:wsp>
                              <wps:cNvPr id="764" name="Rectangle 764"/>
                              <wps:cNvSpPr/>
                              <wps:spPr>
                                <a:xfrm>
                                  <a:off x="1381659" y="1172479"/>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FF6FF48" w14:textId="77777777" w:rsidR="0006099B" w:rsidRDefault="0006099B" w:rsidP="00A254D6">
                                    <w:pPr>
                                      <w:rPr>
                                        <w:rFonts w:eastAsia="Times New Roman" w:cs="Times New Roman"/>
                                      </w:rPr>
                                    </w:pPr>
                                  </w:p>
                                </w:txbxContent>
                              </wps:txbx>
                              <wps:bodyPr rtlCol="0" anchor="ctr"/>
                            </wps:wsp>
                            <wps:wsp>
                              <wps:cNvPr id="765" name="Rectangle 765"/>
                              <wps:cNvSpPr/>
                              <wps:spPr>
                                <a:xfrm>
                                  <a:off x="2763556" y="1245857"/>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1AC5C21" w14:textId="77777777" w:rsidR="0006099B" w:rsidRDefault="0006099B" w:rsidP="00A254D6">
                                    <w:pPr>
                                      <w:rPr>
                                        <w:rFonts w:eastAsia="Times New Roman" w:cs="Times New Roman"/>
                                      </w:rPr>
                                    </w:pPr>
                                  </w:p>
                                </w:txbxContent>
                              </wps:txbx>
                              <wps:bodyPr rtlCol="0" anchor="ctr"/>
                            </wps:wsp>
                            <wps:wsp>
                              <wps:cNvPr id="766" name="Rectangle 766"/>
                              <wps:cNvSpPr/>
                              <wps:spPr>
                                <a:xfrm>
                                  <a:off x="2854064" y="2103812"/>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C5711D6" w14:textId="77777777" w:rsidR="0006099B" w:rsidRDefault="0006099B" w:rsidP="00A254D6">
                                    <w:pPr>
                                      <w:rPr>
                                        <w:rFonts w:eastAsia="Times New Roman" w:cs="Times New Roman"/>
                                      </w:rPr>
                                    </w:pPr>
                                  </w:p>
                                </w:txbxContent>
                              </wps:txbx>
                              <wps:bodyPr rtlCol="0" anchor="ctr"/>
                            </wps:wsp>
                            <wps:wsp>
                              <wps:cNvPr id="767" name="Rectangle 767"/>
                              <wps:cNvSpPr/>
                              <wps:spPr>
                                <a:xfrm>
                                  <a:off x="1381659" y="1172479"/>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63543341" w14:textId="77777777" w:rsidR="0006099B" w:rsidRDefault="0006099B" w:rsidP="00A254D6">
                                    <w:pPr>
                                      <w:rPr>
                                        <w:rFonts w:eastAsia="Times New Roman" w:cs="Times New Roman"/>
                                      </w:rPr>
                                    </w:pPr>
                                  </w:p>
                                </w:txbxContent>
                              </wps:txbx>
                              <wps:bodyPr rtlCol="0" anchor="ctr"/>
                            </wps:wsp>
                            <wps:wsp>
                              <wps:cNvPr id="768" name="Rectangle 768"/>
                              <wps:cNvSpPr/>
                              <wps:spPr>
                                <a:xfrm>
                                  <a:off x="1390126" y="1426482"/>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03F2FD6" w14:textId="77777777" w:rsidR="0006099B" w:rsidRDefault="0006099B" w:rsidP="00A254D6">
                                    <w:pPr>
                                      <w:rPr>
                                        <w:rFonts w:eastAsia="Times New Roman" w:cs="Times New Roman"/>
                                      </w:rPr>
                                    </w:pPr>
                                  </w:p>
                                </w:txbxContent>
                              </wps:txbx>
                              <wps:bodyPr rtlCol="0" anchor="ctr"/>
                            </wps:wsp>
                            <wps:wsp>
                              <wps:cNvPr id="769" name="Rectangle 769"/>
                              <wps:cNvSpPr/>
                              <wps:spPr>
                                <a:xfrm>
                                  <a:off x="1390126" y="2002221"/>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031AFBD0" w14:textId="77777777" w:rsidR="0006099B" w:rsidRDefault="0006099B" w:rsidP="00A254D6">
                                    <w:pPr>
                                      <w:rPr>
                                        <w:rFonts w:eastAsia="Times New Roman" w:cs="Times New Roman"/>
                                      </w:rPr>
                                    </w:pPr>
                                  </w:p>
                                </w:txbxContent>
                              </wps:txbx>
                              <wps:bodyPr rtlCol="0" anchor="ctr"/>
                            </wps:wsp>
                          </wpg:grpSp>
                          <wpg:grpSp>
                            <wpg:cNvPr id="770" name="Group 770"/>
                            <wpg:cNvGrpSpPr/>
                            <wpg:grpSpPr>
                              <a:xfrm>
                                <a:off x="1017592" y="1580295"/>
                                <a:ext cx="2705132" cy="1382477"/>
                                <a:chOff x="1017592" y="1580295"/>
                                <a:chExt cx="2705132" cy="1382477"/>
                              </a:xfrm>
                            </wpg:grpSpPr>
                            <wps:wsp>
                              <wps:cNvPr id="771" name="Rectangle 771"/>
                              <wps:cNvSpPr/>
                              <wps:spPr>
                                <a:xfrm>
                                  <a:off x="1017592" y="1580295"/>
                                  <a:ext cx="2705132" cy="1382477"/>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D3B1096" w14:textId="77777777" w:rsidR="0006099B" w:rsidRDefault="0006099B" w:rsidP="00A254D6">
                                    <w:pPr>
                                      <w:rPr>
                                        <w:rFonts w:eastAsia="Times New Roman" w:cs="Times New Roman"/>
                                      </w:rPr>
                                    </w:pPr>
                                  </w:p>
                                </w:txbxContent>
                              </wps:txbx>
                              <wps:bodyPr rtlCol="0" anchor="ctr"/>
                            </wps:wsp>
                            <wps:wsp>
                              <wps:cNvPr id="772" name="Rectangle 772"/>
                              <wps:cNvSpPr/>
                              <wps:spPr>
                                <a:xfrm>
                                  <a:off x="2399489" y="1653673"/>
                                  <a:ext cx="1232727" cy="491067"/>
                                </a:xfrm>
                                <a:prstGeom prst="rect">
                                  <a:avLst/>
                                </a:prstGeom>
                                <a:solidFill>
                                  <a:schemeClr val="accent6">
                                    <a:lumMod val="75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DF822EA" w14:textId="77777777" w:rsidR="0006099B" w:rsidRDefault="0006099B" w:rsidP="00A254D6">
                                    <w:pPr>
                                      <w:rPr>
                                        <w:rFonts w:eastAsia="Times New Roman" w:cs="Times New Roman"/>
                                      </w:rPr>
                                    </w:pPr>
                                  </w:p>
                                </w:txbxContent>
                              </wps:txbx>
                              <wps:bodyPr rtlCol="0" anchor="ctr"/>
                            </wps:wsp>
                            <wps:wsp>
                              <wps:cNvPr id="773" name="Rectangle 773"/>
                              <wps:cNvSpPr/>
                              <wps:spPr>
                                <a:xfrm>
                                  <a:off x="2489997" y="2511628"/>
                                  <a:ext cx="1232727" cy="330201"/>
                                </a:xfrm>
                                <a:prstGeom prst="rect">
                                  <a:avLst/>
                                </a:prstGeom>
                                <a:solidFill>
                                  <a:schemeClr val="accent6">
                                    <a:lumMod val="5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53601C03" w14:textId="77777777" w:rsidR="0006099B" w:rsidRDefault="0006099B" w:rsidP="00A254D6">
                                    <w:pPr>
                                      <w:rPr>
                                        <w:rFonts w:eastAsia="Times New Roman" w:cs="Times New Roman"/>
                                      </w:rPr>
                                    </w:pPr>
                                  </w:p>
                                </w:txbxContent>
                              </wps:txbx>
                              <wps:bodyPr rtlCol="0" anchor="ctr"/>
                            </wps:wsp>
                            <wps:wsp>
                              <wps:cNvPr id="774" name="Rectangle 774"/>
                              <wps:cNvSpPr/>
                              <wps:spPr>
                                <a:xfrm>
                                  <a:off x="1017592" y="1580295"/>
                                  <a:ext cx="1267999" cy="186267"/>
                                </a:xfrm>
                                <a:prstGeom prst="rect">
                                  <a:avLst/>
                                </a:prstGeom>
                                <a:solidFill>
                                  <a:schemeClr val="accent6">
                                    <a:lumMod val="20000"/>
                                    <a:lumOff val="8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291F70FD" w14:textId="77777777" w:rsidR="0006099B" w:rsidRDefault="0006099B" w:rsidP="00A254D6">
                                    <w:pPr>
                                      <w:rPr>
                                        <w:rFonts w:eastAsia="Times New Roman" w:cs="Times New Roman"/>
                                      </w:rPr>
                                    </w:pPr>
                                  </w:p>
                                </w:txbxContent>
                              </wps:txbx>
                              <wps:bodyPr rtlCol="0" anchor="ctr"/>
                            </wps:wsp>
                            <wps:wsp>
                              <wps:cNvPr id="775" name="Rectangle 775"/>
                              <wps:cNvSpPr/>
                              <wps:spPr>
                                <a:xfrm>
                                  <a:off x="1026059" y="1834298"/>
                                  <a:ext cx="1267999" cy="431800"/>
                                </a:xfrm>
                                <a:prstGeom prst="rect">
                                  <a:avLst/>
                                </a:prstGeom>
                                <a:solidFill>
                                  <a:schemeClr val="accent6">
                                    <a:lumMod val="40000"/>
                                    <a:lumOff val="6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363E61D8" w14:textId="77777777" w:rsidR="0006099B" w:rsidRDefault="0006099B" w:rsidP="00A254D6">
                                    <w:pPr>
                                      <w:rPr>
                                        <w:rFonts w:eastAsia="Times New Roman" w:cs="Times New Roman"/>
                                      </w:rPr>
                                    </w:pPr>
                                  </w:p>
                                </w:txbxContent>
                              </wps:txbx>
                              <wps:bodyPr rtlCol="0" anchor="ctr"/>
                            </wps:wsp>
                            <wps:wsp>
                              <wps:cNvPr id="776" name="Rectangle 776"/>
                              <wps:cNvSpPr/>
                              <wps:spPr>
                                <a:xfrm>
                                  <a:off x="1026059" y="2410037"/>
                                  <a:ext cx="1267999" cy="203200"/>
                                </a:xfrm>
                                <a:prstGeom prst="rect">
                                  <a:avLst/>
                                </a:prstGeom>
                                <a:solidFill>
                                  <a:schemeClr val="accent6">
                                    <a:lumMod val="60000"/>
                                    <a:lumOff val="40000"/>
                                  </a:schemeClr>
                                </a:solidFill>
                                <a:ln w="15875">
                                  <a:prstDash val="dash"/>
                                </a:ln>
                              </wps:spPr>
                              <wps:style>
                                <a:lnRef idx="1">
                                  <a:schemeClr val="accent1"/>
                                </a:lnRef>
                                <a:fillRef idx="3">
                                  <a:schemeClr val="accent1"/>
                                </a:fillRef>
                                <a:effectRef idx="2">
                                  <a:schemeClr val="accent1"/>
                                </a:effectRef>
                                <a:fontRef idx="minor">
                                  <a:schemeClr val="lt1"/>
                                </a:fontRef>
                              </wps:style>
                              <wps:txbx>
                                <w:txbxContent>
                                  <w:p w14:paraId="123C5D55" w14:textId="77777777" w:rsidR="0006099B" w:rsidRDefault="0006099B" w:rsidP="00A254D6">
                                    <w:pPr>
                                      <w:rPr>
                                        <w:rFonts w:eastAsia="Times New Roman" w:cs="Times New Roman"/>
                                      </w:rPr>
                                    </w:pPr>
                                  </w:p>
                                </w:txbxContent>
                              </wps:txbx>
                              <wps:bodyPr rtlCol="0" anchor="ctr"/>
                            </wps:wsp>
                          </wpg:grpSp>
                          <wps:wsp>
                            <wps:cNvPr id="777" name="Straight Connector 777"/>
                            <wps:cNvCnPr/>
                            <wps:spPr>
                              <a:xfrm flipV="1">
                                <a:off x="3722724" y="772143"/>
                                <a:ext cx="766301" cy="823675"/>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78" name="Group 778"/>
                          <wpg:cNvGrpSpPr/>
                          <wpg:grpSpPr>
                            <a:xfrm>
                              <a:off x="658607" y="3847916"/>
                              <a:ext cx="1342129" cy="372534"/>
                              <a:chOff x="658607" y="3847902"/>
                              <a:chExt cx="1441450" cy="279400"/>
                            </a:xfrm>
                          </wpg:grpSpPr>
                          <wps:wsp>
                            <wps:cNvPr id="779" name="Rectangle 779"/>
                            <wps:cNvSpPr/>
                            <wps:spPr>
                              <a:xfrm>
                                <a:off x="785607" y="38479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0D552C2" w14:textId="77777777" w:rsidR="0006099B" w:rsidRDefault="0006099B" w:rsidP="00A254D6">
                                  <w:pPr>
                                    <w:rPr>
                                      <w:rFonts w:eastAsia="Times New Roman" w:cs="Times New Roman"/>
                                    </w:rPr>
                                  </w:pPr>
                                </w:p>
                              </w:txbxContent>
                            </wps:txbx>
                            <wps:bodyPr rtlCol="0" anchor="ctr"/>
                          </wps:wsp>
                          <wps:wsp>
                            <wps:cNvPr id="780" name="Rectangle 780"/>
                            <wps:cNvSpPr/>
                            <wps:spPr>
                              <a:xfrm>
                                <a:off x="728457" y="39241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2D49DE5" w14:textId="77777777" w:rsidR="0006099B" w:rsidRDefault="0006099B" w:rsidP="00A254D6">
                                  <w:pPr>
                                    <w:rPr>
                                      <w:rFonts w:eastAsia="Times New Roman" w:cs="Times New Roman"/>
                                    </w:rPr>
                                  </w:pPr>
                                </w:p>
                              </w:txbxContent>
                            </wps:txbx>
                            <wps:bodyPr rtlCol="0" anchor="ctr"/>
                          </wps:wsp>
                          <wps:wsp>
                            <wps:cNvPr id="781" name="Rectangle 781"/>
                            <wps:cNvSpPr/>
                            <wps:spPr>
                              <a:xfrm>
                                <a:off x="658607" y="3987602"/>
                                <a:ext cx="1308100" cy="139700"/>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B9FD42" w14:textId="77777777" w:rsidR="0006099B" w:rsidRDefault="0006099B" w:rsidP="00A254D6">
                                  <w:pPr>
                                    <w:rPr>
                                      <w:rFonts w:eastAsia="Times New Roman" w:cs="Times New Roman"/>
                                    </w:rPr>
                                  </w:pPr>
                                </w:p>
                              </w:txbxContent>
                            </wps:txbx>
                            <wps:bodyPr rtlCol="0" anchor="ctr"/>
                          </wps:wsp>
                          <wps:wsp>
                            <wps:cNvPr id="782" name="Straight Connector 782"/>
                            <wps:cNvCnPr/>
                            <wps:spPr>
                              <a:xfrm flipV="1">
                                <a:off x="65860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3" name="Straight Connector 783"/>
                            <wps:cNvCnPr/>
                            <wps:spPr>
                              <a:xfrm flipV="1">
                                <a:off x="1960357" y="385425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84" name="Straight Connector 784"/>
                            <wps:cNvCnPr/>
                            <wps:spPr>
                              <a:xfrm flipV="1">
                                <a:off x="1973057" y="3987602"/>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785" name="Group 785"/>
                          <wpg:cNvGrpSpPr/>
                          <wpg:grpSpPr>
                            <a:xfrm>
                              <a:off x="599808" y="5531464"/>
                              <a:ext cx="1342129" cy="372534"/>
                              <a:chOff x="599808" y="5531444"/>
                              <a:chExt cx="1441450" cy="279400"/>
                            </a:xfrm>
                          </wpg:grpSpPr>
                          <wps:wsp>
                            <wps:cNvPr id="786" name="Rectangle 786"/>
                            <wps:cNvSpPr/>
                            <wps:spPr>
                              <a:xfrm>
                                <a:off x="726808" y="55314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735A71E" w14:textId="77777777" w:rsidR="0006099B" w:rsidRDefault="0006099B" w:rsidP="00A254D6">
                                  <w:pPr>
                                    <w:rPr>
                                      <w:rFonts w:eastAsia="Times New Roman" w:cs="Times New Roman"/>
                                    </w:rPr>
                                  </w:pPr>
                                </w:p>
                              </w:txbxContent>
                            </wps:txbx>
                            <wps:bodyPr rtlCol="0" anchor="ctr"/>
                          </wps:wsp>
                          <wps:wsp>
                            <wps:cNvPr id="787" name="Rectangle 787"/>
                            <wps:cNvSpPr/>
                            <wps:spPr>
                              <a:xfrm>
                                <a:off x="669658" y="56076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0590815" w14:textId="77777777" w:rsidR="0006099B" w:rsidRDefault="0006099B" w:rsidP="00A254D6">
                                  <w:pPr>
                                    <w:rPr>
                                      <w:rFonts w:eastAsia="Times New Roman" w:cs="Times New Roman"/>
                                    </w:rPr>
                                  </w:pPr>
                                </w:p>
                              </w:txbxContent>
                            </wps:txbx>
                            <wps:bodyPr rtlCol="0" anchor="ctr"/>
                          </wps:wsp>
                          <wps:wsp>
                            <wps:cNvPr id="788" name="Rectangle 788"/>
                            <wps:cNvSpPr/>
                            <wps:spPr>
                              <a:xfrm>
                                <a:off x="599808" y="5671144"/>
                                <a:ext cx="1308100" cy="13970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297F3D5" w14:textId="77777777" w:rsidR="0006099B" w:rsidRDefault="0006099B" w:rsidP="00A254D6">
                                  <w:pPr>
                                    <w:rPr>
                                      <w:rFonts w:eastAsia="Times New Roman" w:cs="Times New Roman"/>
                                    </w:rPr>
                                  </w:pPr>
                                </w:p>
                              </w:txbxContent>
                            </wps:txbx>
                            <wps:bodyPr rtlCol="0" anchor="ctr"/>
                          </wps:wsp>
                          <wps:wsp>
                            <wps:cNvPr id="789" name="Straight Connector 789"/>
                            <wps:cNvCnPr/>
                            <wps:spPr>
                              <a:xfrm flipV="1">
                                <a:off x="59980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0" name="Straight Connector 790"/>
                            <wps:cNvCnPr/>
                            <wps:spPr>
                              <a:xfrm flipV="1">
                                <a:off x="1901558" y="553779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1" name="Straight Connector 791"/>
                            <wps:cNvCnPr/>
                            <wps:spPr>
                              <a:xfrm flipV="1">
                                <a:off x="1914258" y="5671144"/>
                                <a:ext cx="127000" cy="1397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792" name="Straight Arrow Connector 792"/>
                          <wps:cNvCnPr/>
                          <wps:spPr>
                            <a:xfrm flipV="1">
                              <a:off x="1994824" y="3678005"/>
                              <a:ext cx="231501" cy="368287"/>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793" name="Straight Arrow Connector 793"/>
                          <wps:cNvCnPr/>
                          <wps:spPr>
                            <a:xfrm flipV="1">
                              <a:off x="1947851" y="5341954"/>
                              <a:ext cx="278474" cy="372436"/>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g:grpSp>
                          <wpg:cNvPr id="794" name="Group 794"/>
                          <wpg:cNvGrpSpPr/>
                          <wpg:grpSpPr>
                            <a:xfrm>
                              <a:off x="586080" y="4529328"/>
                              <a:ext cx="1432395" cy="694266"/>
                              <a:chOff x="586080" y="4529337"/>
                              <a:chExt cx="1536700" cy="520700"/>
                            </a:xfrm>
                          </wpg:grpSpPr>
                          <wps:wsp>
                            <wps:cNvPr id="795" name="Rectangle 795"/>
                            <wps:cNvSpPr/>
                            <wps:spPr>
                              <a:xfrm>
                                <a:off x="814680" y="45293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A7202ED" w14:textId="77777777" w:rsidR="0006099B" w:rsidRDefault="0006099B" w:rsidP="00A254D6">
                                  <w:pPr>
                                    <w:rPr>
                                      <w:rFonts w:eastAsia="Times New Roman" w:cs="Times New Roman"/>
                                    </w:rPr>
                                  </w:pPr>
                                </w:p>
                              </w:txbxContent>
                            </wps:txbx>
                            <wps:bodyPr rtlCol="0" anchor="ctr"/>
                          </wps:wsp>
                          <wps:wsp>
                            <wps:cNvPr id="796" name="Rectangle 796"/>
                            <wps:cNvSpPr/>
                            <wps:spPr>
                              <a:xfrm>
                                <a:off x="706730" y="461823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42E7220D" w14:textId="77777777" w:rsidR="0006099B" w:rsidRDefault="0006099B" w:rsidP="00A254D6">
                                  <w:pPr>
                                    <w:rPr>
                                      <w:rFonts w:eastAsia="Times New Roman" w:cs="Times New Roman"/>
                                    </w:rPr>
                                  </w:pPr>
                                </w:p>
                              </w:txbxContent>
                            </wps:txbx>
                            <wps:bodyPr rtlCol="0" anchor="ctr"/>
                          </wps:wsp>
                          <wps:wsp>
                            <wps:cNvPr id="797" name="Rectangle 797"/>
                            <wps:cNvSpPr/>
                            <wps:spPr>
                              <a:xfrm>
                                <a:off x="586080" y="4726187"/>
                                <a:ext cx="1308100" cy="32385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8123267" w14:textId="77777777" w:rsidR="0006099B" w:rsidRDefault="0006099B" w:rsidP="00A254D6">
                                  <w:pPr>
                                    <w:rPr>
                                      <w:rFonts w:eastAsia="Times New Roman" w:cs="Times New Roman"/>
                                    </w:rPr>
                                  </w:pPr>
                                </w:p>
                              </w:txbxContent>
                            </wps:txbx>
                            <wps:bodyPr rtlCol="0" anchor="ctr"/>
                          </wps:wsp>
                          <wps:wsp>
                            <wps:cNvPr id="798" name="Straight Connector 798"/>
                            <wps:cNvCnPr/>
                            <wps:spPr>
                              <a:xfrm flipV="1">
                                <a:off x="586080" y="452933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799" name="Straight Connector 799"/>
                            <wps:cNvCnPr/>
                            <wps:spPr>
                              <a:xfrm flipV="1">
                                <a:off x="1887830" y="45356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00" name="Straight Connector 800"/>
                            <wps:cNvCnPr/>
                            <wps:spPr>
                              <a:xfrm flipV="1">
                                <a:off x="1894180" y="4853187"/>
                                <a:ext cx="228600" cy="190500"/>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s:wsp>
                          <wps:cNvPr id="801" name="Straight Arrow Connector 801"/>
                          <wps:cNvCnPr/>
                          <wps:spPr>
                            <a:xfrm flipV="1">
                              <a:off x="2031998" y="4650695"/>
                              <a:ext cx="224921" cy="293448"/>
                            </a:xfrm>
                            <a:prstGeom prst="straightConnector1">
                              <a:avLst/>
                            </a:prstGeom>
                            <a:ln w="9525">
                              <a:prstDash val="sysDash"/>
                              <a:tailEnd type="none"/>
                            </a:ln>
                          </wps:spPr>
                          <wps:style>
                            <a:lnRef idx="2">
                              <a:schemeClr val="accent1"/>
                            </a:lnRef>
                            <a:fillRef idx="0">
                              <a:schemeClr val="accent1"/>
                            </a:fillRef>
                            <a:effectRef idx="1">
                              <a:schemeClr val="accent1"/>
                            </a:effectRef>
                            <a:fontRef idx="minor">
                              <a:schemeClr val="tx1"/>
                            </a:fontRef>
                          </wps:style>
                          <wps:bodyPr/>
                        </wps:wsp>
                        <wps:wsp>
                          <wps:cNvPr id="802" name="Text Box 802"/>
                          <wps:cNvSpPr txBox="1"/>
                          <wps:spPr>
                            <a:xfrm>
                              <a:off x="1554832" y="3980740"/>
                              <a:ext cx="340700" cy="261610"/>
                            </a:xfrm>
                            <a:prstGeom prst="rect">
                              <a:avLst/>
                            </a:prstGeom>
                            <a:noFill/>
                          </wps:spPr>
                          <wps:txbx>
                            <w:txbxContent>
                              <w:p w14:paraId="2D245F8D"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03" name="Text Box 803"/>
                          <wps:cNvSpPr txBox="1"/>
                          <wps:spPr>
                            <a:xfrm>
                              <a:off x="1470851" y="5654422"/>
                              <a:ext cx="324779" cy="261610"/>
                            </a:xfrm>
                            <a:prstGeom prst="rect">
                              <a:avLst/>
                            </a:prstGeom>
                            <a:noFill/>
                          </wps:spPr>
                          <wps:txbx>
                            <w:txbxContent>
                              <w:p w14:paraId="67727EA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04" name="Text Box 804"/>
                          <wps:cNvSpPr txBox="1"/>
                          <wps:spPr>
                            <a:xfrm>
                              <a:off x="1511384" y="4813338"/>
                              <a:ext cx="325137" cy="261610"/>
                            </a:xfrm>
                            <a:prstGeom prst="rect">
                              <a:avLst/>
                            </a:prstGeom>
                            <a:noFill/>
                          </wps:spPr>
                          <wps:txbx>
                            <w:txbxContent>
                              <w:p w14:paraId="2E71FC7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g:grpSp>
                          <wpg:cNvPr id="805" name="Group 805"/>
                          <wpg:cNvGrpSpPr/>
                          <wpg:grpSpPr>
                            <a:xfrm>
                              <a:off x="3327722" y="3718959"/>
                              <a:ext cx="1951629" cy="875687"/>
                              <a:chOff x="3327722" y="3718959"/>
                              <a:chExt cx="1951629" cy="875687"/>
                            </a:xfrm>
                          </wpg:grpSpPr>
                          <wps:wsp>
                            <wps:cNvPr id="806" name="Rectangle 806"/>
                            <wps:cNvSpPr/>
                            <wps:spPr>
                              <a:xfrm>
                                <a:off x="3711743" y="3726966"/>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EEA68F" w14:textId="77777777" w:rsidR="0006099B" w:rsidRDefault="0006099B" w:rsidP="00A254D6">
                                  <w:pPr>
                                    <w:rPr>
                                      <w:rFonts w:eastAsia="Times New Roman" w:cs="Times New Roman"/>
                                    </w:rPr>
                                  </w:pPr>
                                </w:p>
                              </w:txbxContent>
                            </wps:txbx>
                            <wps:bodyPr rtlCol="0" anchor="ctr"/>
                          </wps:wsp>
                          <wps:wsp>
                            <wps:cNvPr id="807" name="Rectangle 807"/>
                            <wps:cNvSpPr/>
                            <wps:spPr>
                              <a:xfrm>
                                <a:off x="3518485" y="3908867"/>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F78B38A" w14:textId="77777777" w:rsidR="0006099B" w:rsidRDefault="0006099B" w:rsidP="00A254D6">
                                  <w:pPr>
                                    <w:rPr>
                                      <w:rFonts w:eastAsia="Times New Roman" w:cs="Times New Roman"/>
                                    </w:rPr>
                                  </w:pPr>
                                </w:p>
                              </w:txbxContent>
                            </wps:txbx>
                            <wps:bodyPr rtlCol="0" anchor="ctr"/>
                          </wps:wsp>
                          <wps:wsp>
                            <wps:cNvPr id="808" name="Rectangle 808"/>
                            <wps:cNvSpPr/>
                            <wps:spPr>
                              <a:xfrm>
                                <a:off x="3327722" y="4094180"/>
                                <a:ext cx="1232727" cy="491067"/>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248C64B7" w14:textId="77777777" w:rsidR="0006099B" w:rsidRDefault="0006099B" w:rsidP="00A254D6">
                                  <w:pPr>
                                    <w:rPr>
                                      <w:rFonts w:eastAsia="Times New Roman" w:cs="Times New Roman"/>
                                    </w:rPr>
                                  </w:pPr>
                                </w:p>
                              </w:txbxContent>
                            </wps:txbx>
                            <wps:bodyPr rtlCol="0" anchor="ctr"/>
                          </wps:wsp>
                          <wps:wsp>
                            <wps:cNvPr id="809" name="Straight Connector 809"/>
                            <wps:cNvCnPr/>
                            <wps:spPr>
                              <a:xfrm flipV="1">
                                <a:off x="4944470" y="3908867"/>
                                <a:ext cx="334881" cy="309166"/>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10" name="Text Box 810"/>
                            <wps:cNvSpPr txBox="1"/>
                            <wps:spPr>
                              <a:xfrm>
                                <a:off x="4241000" y="4111545"/>
                                <a:ext cx="325137" cy="261610"/>
                              </a:xfrm>
                              <a:prstGeom prst="rect">
                                <a:avLst/>
                              </a:prstGeom>
                              <a:noFill/>
                            </wps:spPr>
                            <wps:txbx>
                              <w:txbxContent>
                                <w:p w14:paraId="39008112"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11" name="Straight Connector 811"/>
                            <wps:cNvCnPr/>
                            <wps:spPr>
                              <a:xfrm flipV="1">
                                <a:off x="4560449" y="4218033"/>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2" name="Straight Connector 812"/>
                            <wps:cNvCnPr/>
                            <wps:spPr>
                              <a:xfrm flipV="1">
                                <a:off x="4563090" y="3726966"/>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3" name="Straight Connector 813"/>
                            <wps:cNvCnPr/>
                            <wps:spPr>
                              <a:xfrm flipV="1">
                                <a:off x="3335773" y="3718959"/>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g:grpSp>
                        <wpg:grpSp>
                          <wpg:cNvPr id="814" name="Group 814"/>
                          <wpg:cNvGrpSpPr/>
                          <wpg:grpSpPr>
                            <a:xfrm>
                              <a:off x="3231261" y="5186794"/>
                              <a:ext cx="1960096" cy="717184"/>
                              <a:chOff x="3231261" y="5186794"/>
                              <a:chExt cx="1960096" cy="717184"/>
                            </a:xfrm>
                          </wpg:grpSpPr>
                          <wps:wsp>
                            <wps:cNvPr id="815" name="Rectangle 815"/>
                            <wps:cNvSpPr/>
                            <wps:spPr>
                              <a:xfrm>
                                <a:off x="3623749" y="5191938"/>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6364590B" w14:textId="77777777" w:rsidR="0006099B" w:rsidRDefault="0006099B" w:rsidP="00A254D6">
                                  <w:pPr>
                                    <w:rPr>
                                      <w:rFonts w:eastAsia="Times New Roman" w:cs="Times New Roman"/>
                                    </w:rPr>
                                  </w:pPr>
                                </w:p>
                              </w:txbxContent>
                            </wps:txbx>
                            <wps:bodyPr rtlCol="0" anchor="ctr"/>
                          </wps:wsp>
                          <wps:wsp>
                            <wps:cNvPr id="816" name="Rectangle 816"/>
                            <wps:cNvSpPr/>
                            <wps:spPr>
                              <a:xfrm>
                                <a:off x="3452376" y="5362264"/>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BB8DC1B" w14:textId="77777777" w:rsidR="0006099B" w:rsidRDefault="0006099B" w:rsidP="00A254D6">
                                  <w:pPr>
                                    <w:rPr>
                                      <w:rFonts w:eastAsia="Times New Roman" w:cs="Times New Roman"/>
                                    </w:rPr>
                                  </w:pPr>
                                </w:p>
                              </w:txbxContent>
                            </wps:txbx>
                            <wps:bodyPr rtlCol="0" anchor="ctr"/>
                          </wps:wsp>
                          <wps:wsp>
                            <wps:cNvPr id="817" name="Rectangle 817"/>
                            <wps:cNvSpPr/>
                            <wps:spPr>
                              <a:xfrm>
                                <a:off x="3231261" y="5569079"/>
                                <a:ext cx="1232727" cy="330201"/>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DE0BADF" w14:textId="77777777" w:rsidR="0006099B" w:rsidRDefault="0006099B" w:rsidP="00A254D6">
                                  <w:pPr>
                                    <w:rPr>
                                      <w:rFonts w:eastAsia="Times New Roman" w:cs="Times New Roman"/>
                                    </w:rPr>
                                  </w:pPr>
                                </w:p>
                              </w:txbxContent>
                            </wps:txbx>
                            <wps:bodyPr rtlCol="0" anchor="ctr"/>
                          </wps:wsp>
                          <wps:wsp>
                            <wps:cNvPr id="818" name="Straight Connector 818"/>
                            <wps:cNvCnPr/>
                            <wps:spPr>
                              <a:xfrm flipV="1">
                                <a:off x="4463988" y="552736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19" name="Straight Connector 819"/>
                            <wps:cNvCnPr/>
                            <wps:spPr>
                              <a:xfrm flipV="1">
                                <a:off x="4463988" y="5204515"/>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0" name="Straight Connector 820"/>
                            <wps:cNvCnPr/>
                            <wps:spPr>
                              <a:xfrm flipV="1">
                                <a:off x="3231261" y="5186794"/>
                                <a:ext cx="392488" cy="376613"/>
                              </a:xfrm>
                              <a:prstGeom prst="line">
                                <a:avLst/>
                              </a:prstGeom>
                              <a:ln w="12700"/>
                            </wps:spPr>
                            <wps:style>
                              <a:lnRef idx="2">
                                <a:schemeClr val="accent1"/>
                              </a:lnRef>
                              <a:fillRef idx="0">
                                <a:schemeClr val="accent1"/>
                              </a:fillRef>
                              <a:effectRef idx="1">
                                <a:schemeClr val="accent1"/>
                              </a:effectRef>
                              <a:fontRef idx="minor">
                                <a:schemeClr val="tx1"/>
                              </a:fontRef>
                            </wps:style>
                            <wps:bodyPr/>
                          </wps:wsp>
                          <wps:wsp>
                            <wps:cNvPr id="821" name="Straight Connector 821"/>
                            <wps:cNvCnPr/>
                            <wps:spPr>
                              <a:xfrm flipV="1">
                                <a:off x="4856476" y="5186794"/>
                                <a:ext cx="334881" cy="330053"/>
                              </a:xfrm>
                              <a:prstGeom prst="line">
                                <a:avLst/>
                              </a:prstGeom>
                              <a:ln w="12700">
                                <a:prstDash val="sysDash"/>
                              </a:ln>
                            </wps:spPr>
                            <wps:style>
                              <a:lnRef idx="2">
                                <a:schemeClr val="accent1"/>
                              </a:lnRef>
                              <a:fillRef idx="0">
                                <a:schemeClr val="accent1"/>
                              </a:fillRef>
                              <a:effectRef idx="1">
                                <a:schemeClr val="accent1"/>
                              </a:effectRef>
                              <a:fontRef idx="minor">
                                <a:schemeClr val="tx1"/>
                              </a:fontRef>
                            </wps:style>
                            <wps:bodyPr/>
                          </wps:wsp>
                          <wps:wsp>
                            <wps:cNvPr id="822" name="Text Box 822"/>
                            <wps:cNvSpPr txBox="1"/>
                            <wps:spPr>
                              <a:xfrm>
                                <a:off x="4189277" y="5574204"/>
                                <a:ext cx="325137" cy="261610"/>
                              </a:xfrm>
                              <a:prstGeom prst="rect">
                                <a:avLst/>
                              </a:prstGeom>
                              <a:noFill/>
                            </wps:spPr>
                            <wps:txbx>
                              <w:txbxContent>
                                <w:p w14:paraId="516DC64A"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23" name="Text Box 823"/>
                          <wps:cNvSpPr txBox="1"/>
                          <wps:spPr>
                            <a:xfrm>
                              <a:off x="2730564" y="4212172"/>
                              <a:ext cx="463213" cy="276999"/>
                            </a:xfrm>
                            <a:prstGeom prst="rect">
                              <a:avLst/>
                            </a:prstGeom>
                            <a:noFill/>
                          </wps:spPr>
                          <wps:txbx>
                            <w:txbxContent>
                              <w:p w14:paraId="7B5CF772"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s:wsp>
                          <wps:cNvPr id="824" name="Text Box 824"/>
                          <wps:cNvSpPr txBox="1"/>
                          <wps:spPr>
                            <a:xfrm>
                              <a:off x="2673104" y="5597669"/>
                              <a:ext cx="454660" cy="277495"/>
                            </a:xfrm>
                            <a:prstGeom prst="rect">
                              <a:avLst/>
                            </a:prstGeom>
                            <a:noFill/>
                          </wps:spPr>
                          <wps:txbx>
                            <w:txbxContent>
                              <w:p w14:paraId="388DC634"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wps:txbx>
                          <wps:bodyPr wrap="none" rtlCol="0">
                            <a:spAutoFit/>
                          </wps:bodyPr>
                        </wps:wsp>
                        <wps:wsp>
                          <wps:cNvPr id="825" name="Text Box 825"/>
                          <wps:cNvSpPr txBox="1"/>
                          <wps:spPr>
                            <a:xfrm>
                              <a:off x="0" y="3996890"/>
                              <a:ext cx="452120" cy="277495"/>
                            </a:xfrm>
                            <a:prstGeom prst="rect">
                              <a:avLst/>
                            </a:prstGeom>
                            <a:noFill/>
                          </wps:spPr>
                          <wps:txbx>
                            <w:txbxContent>
                              <w:p w14:paraId="31F9810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826" name="Text Box 826"/>
                          <wps:cNvSpPr txBox="1"/>
                          <wps:spPr>
                            <a:xfrm>
                              <a:off x="14124" y="5663735"/>
                              <a:ext cx="443230" cy="277495"/>
                            </a:xfrm>
                            <a:prstGeom prst="rect">
                              <a:avLst/>
                            </a:prstGeom>
                            <a:noFill/>
                          </wps:spPr>
                          <wps:txbx>
                            <w:txbxContent>
                              <w:p w14:paraId="4BD88020"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s:wsp>
                          <wps:cNvPr id="827" name="Text Box 827"/>
                          <wps:cNvSpPr txBox="1"/>
                          <wps:spPr>
                            <a:xfrm>
                              <a:off x="16259" y="4918112"/>
                              <a:ext cx="459105" cy="277495"/>
                            </a:xfrm>
                            <a:prstGeom prst="rect">
                              <a:avLst/>
                            </a:prstGeom>
                            <a:noFill/>
                          </wps:spPr>
                          <wps:txbx>
                            <w:txbxContent>
                              <w:p w14:paraId="4BB83280"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828" name="Text Box 828"/>
                          <wps:cNvSpPr txBox="1"/>
                          <wps:spPr>
                            <a:xfrm>
                              <a:off x="1974462" y="1522868"/>
                              <a:ext cx="340700" cy="261610"/>
                            </a:xfrm>
                            <a:prstGeom prst="rect">
                              <a:avLst/>
                            </a:prstGeom>
                            <a:noFill/>
                          </wps:spPr>
                          <wps:txbx>
                            <w:txbxContent>
                              <w:p w14:paraId="74764166"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29" name="Text Box 829"/>
                          <wps:cNvSpPr txBox="1"/>
                          <wps:spPr>
                            <a:xfrm>
                              <a:off x="1968921" y="1943811"/>
                              <a:ext cx="325137" cy="261610"/>
                            </a:xfrm>
                            <a:prstGeom prst="rect">
                              <a:avLst/>
                            </a:prstGeom>
                            <a:noFill/>
                          </wps:spPr>
                          <wps:txbx>
                            <w:txbxContent>
                              <w:p w14:paraId="77B7CB48"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0" name="Text Box 830"/>
                          <wps:cNvSpPr txBox="1"/>
                          <wps:spPr>
                            <a:xfrm>
                              <a:off x="1981456" y="2380823"/>
                              <a:ext cx="324779" cy="261610"/>
                            </a:xfrm>
                            <a:prstGeom prst="rect">
                              <a:avLst/>
                            </a:prstGeom>
                            <a:noFill/>
                          </wps:spPr>
                          <wps:txbx>
                            <w:txbxContent>
                              <w:p w14:paraId="60FE7247"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31" name="Text Box 831"/>
                          <wps:cNvSpPr txBox="1"/>
                          <wps:spPr>
                            <a:xfrm>
                              <a:off x="3299305" y="1689822"/>
                              <a:ext cx="340700" cy="261610"/>
                            </a:xfrm>
                            <a:prstGeom prst="rect">
                              <a:avLst/>
                            </a:prstGeom>
                            <a:noFill/>
                          </wps:spPr>
                          <wps:txbx>
                            <w:txbxContent>
                              <w:p w14:paraId="1C730801"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32" name="Text Box 832"/>
                          <wps:cNvSpPr txBox="1"/>
                          <wps:spPr>
                            <a:xfrm>
                              <a:off x="3327722" y="2511628"/>
                              <a:ext cx="340700" cy="261610"/>
                            </a:xfrm>
                            <a:prstGeom prst="rect">
                              <a:avLst/>
                            </a:prstGeom>
                            <a:noFill/>
                          </wps:spPr>
                          <wps:txbx>
                            <w:txbxContent>
                              <w:p w14:paraId="0406CBA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g:grpSp>
                      <wps:wsp>
                        <wps:cNvPr id="833" name="Text Box 833"/>
                        <wps:cNvSpPr txBox="1"/>
                        <wps:spPr>
                          <a:xfrm>
                            <a:off x="950585" y="3591660"/>
                            <a:ext cx="708025" cy="254000"/>
                          </a:xfrm>
                          <a:prstGeom prst="rect">
                            <a:avLst/>
                          </a:prstGeom>
                          <a:noFill/>
                        </wps:spPr>
                        <wps:txbx>
                          <w:txbxContent>
                            <w:p w14:paraId="13BFB5D7"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wps:txbx>
                        <wps:bodyPr wrap="none" rtlCol="0">
                          <a:spAutoFit/>
                        </wps:bodyPr>
                      </wps:wsp>
                      <wps:wsp>
                        <wps:cNvPr id="834" name="Text Box 834"/>
                        <wps:cNvSpPr txBox="1"/>
                        <wps:spPr>
                          <a:xfrm>
                            <a:off x="938122" y="4284315"/>
                            <a:ext cx="703580" cy="254000"/>
                          </a:xfrm>
                          <a:prstGeom prst="rect">
                            <a:avLst/>
                          </a:prstGeom>
                          <a:noFill/>
                        </wps:spPr>
                        <wps:txbx>
                          <w:txbxContent>
                            <w:p w14:paraId="3CAFA95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wps:txbx>
                        <wps:bodyPr wrap="none" rtlCol="0">
                          <a:spAutoFit/>
                        </wps:bodyPr>
                      </wps:wsp>
                      <wps:wsp>
                        <wps:cNvPr id="835" name="Text Box 835"/>
                        <wps:cNvSpPr txBox="1"/>
                        <wps:spPr>
                          <a:xfrm>
                            <a:off x="938122" y="5267724"/>
                            <a:ext cx="687070" cy="254000"/>
                          </a:xfrm>
                          <a:prstGeom prst="rect">
                            <a:avLst/>
                          </a:prstGeom>
                          <a:noFill/>
                        </wps:spPr>
                        <wps:txbx>
                          <w:txbxContent>
                            <w:p w14:paraId="3A01075D"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wps:txbx>
                        <wps:bodyPr wrap="none" rtlCol="0">
                          <a:spAutoFit/>
                        </wps:bodyPr>
                      </wps:wsp>
                      <wps:wsp>
                        <wps:cNvPr id="836" name="Text Box 836"/>
                        <wps:cNvSpPr txBox="1"/>
                        <wps:spPr>
                          <a:xfrm>
                            <a:off x="1759763" y="3750810"/>
                            <a:ext cx="340700" cy="261610"/>
                          </a:xfrm>
                          <a:prstGeom prst="rect">
                            <a:avLst/>
                          </a:prstGeom>
                          <a:noFill/>
                        </wps:spPr>
                        <wps:txbx>
                          <w:txbxContent>
                            <w:p w14:paraId="54844590"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37" name="Text Box 837"/>
                        <wps:cNvSpPr txBox="1"/>
                        <wps:spPr>
                          <a:xfrm>
                            <a:off x="1643784" y="4596637"/>
                            <a:ext cx="325137" cy="261610"/>
                          </a:xfrm>
                          <a:prstGeom prst="rect">
                            <a:avLst/>
                          </a:prstGeom>
                          <a:noFill/>
                        </wps:spPr>
                        <wps:txbx>
                          <w:txbxContent>
                            <w:p w14:paraId="716D89CA"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8" name="Text Box 838"/>
                        <wps:cNvSpPr txBox="1"/>
                        <wps:spPr>
                          <a:xfrm>
                            <a:off x="1755283" y="4454442"/>
                            <a:ext cx="325137" cy="261610"/>
                          </a:xfrm>
                          <a:prstGeom prst="rect">
                            <a:avLst/>
                          </a:prstGeom>
                          <a:noFill/>
                        </wps:spPr>
                        <wps:txbx>
                          <w:txbxContent>
                            <w:p w14:paraId="124BFA7B"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wps:txbx>
                        <wps:bodyPr wrap="square" rtlCol="0">
                          <a:spAutoFit/>
                        </wps:bodyPr>
                      </wps:wsp>
                      <wps:wsp>
                        <wps:cNvPr id="839" name="Text Box 839"/>
                        <wps:cNvSpPr txBox="1"/>
                        <wps:spPr>
                          <a:xfrm>
                            <a:off x="1698803" y="5443399"/>
                            <a:ext cx="324779" cy="261610"/>
                          </a:xfrm>
                          <a:prstGeom prst="rect">
                            <a:avLst/>
                          </a:prstGeom>
                          <a:noFill/>
                        </wps:spPr>
                        <wps:txbx>
                          <w:txbxContent>
                            <w:p w14:paraId="07D4E9F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wps:txbx>
                        <wps:bodyPr wrap="square" rtlCol="0">
                          <a:spAutoFit/>
                        </wps:bodyPr>
                      </wps:wsp>
                      <wps:wsp>
                        <wps:cNvPr id="840" name="Text Box 840"/>
                        <wps:cNvSpPr txBox="1"/>
                        <wps:spPr>
                          <a:xfrm>
                            <a:off x="4351845" y="5362264"/>
                            <a:ext cx="325137" cy="261610"/>
                          </a:xfrm>
                          <a:prstGeom prst="rect">
                            <a:avLst/>
                          </a:prstGeom>
                          <a:noFill/>
                        </wps:spPr>
                        <wps:txbx>
                          <w:txbxContent>
                            <w:p w14:paraId="0E20AC28"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1" name="Text Box 841"/>
                        <wps:cNvSpPr txBox="1"/>
                        <wps:spPr>
                          <a:xfrm>
                            <a:off x="4530496" y="5137418"/>
                            <a:ext cx="360346" cy="261610"/>
                          </a:xfrm>
                          <a:prstGeom prst="rect">
                            <a:avLst/>
                          </a:prstGeom>
                          <a:noFill/>
                        </wps:spPr>
                        <wps:txbx>
                          <w:txbxContent>
                            <w:p w14:paraId="167944F0"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2" name="Text Box 842"/>
                        <wps:cNvSpPr txBox="1"/>
                        <wps:spPr>
                          <a:xfrm>
                            <a:off x="4426075" y="3908867"/>
                            <a:ext cx="325137" cy="261610"/>
                          </a:xfrm>
                          <a:prstGeom prst="rect">
                            <a:avLst/>
                          </a:prstGeom>
                          <a:noFill/>
                        </wps:spPr>
                        <wps:txbx>
                          <w:txbxContent>
                            <w:p w14:paraId="45566CD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3" name="Text Box 843"/>
                        <wps:cNvSpPr txBox="1"/>
                        <wps:spPr>
                          <a:xfrm>
                            <a:off x="4630441" y="3726966"/>
                            <a:ext cx="325137" cy="261610"/>
                          </a:xfrm>
                          <a:prstGeom prst="rect">
                            <a:avLst/>
                          </a:prstGeom>
                          <a:noFill/>
                        </wps:spPr>
                        <wps:txbx>
                          <w:txbxContent>
                            <w:p w14:paraId="1F99B8FD"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4" name="Text Box 844"/>
                        <wps:cNvSpPr txBox="1"/>
                        <wps:spPr>
                          <a:xfrm>
                            <a:off x="3906782" y="3464714"/>
                            <a:ext cx="713105" cy="254000"/>
                          </a:xfrm>
                          <a:prstGeom prst="rect">
                            <a:avLst/>
                          </a:prstGeom>
                          <a:noFill/>
                        </wps:spPr>
                        <wps:txbx>
                          <w:txbxContent>
                            <w:p w14:paraId="675A8FAF"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wps:txbx>
                        <wps:bodyPr wrap="none" rtlCol="0">
                          <a:spAutoFit/>
                        </wps:bodyPr>
                      </wps:wsp>
                      <wps:wsp>
                        <wps:cNvPr id="845" name="Text Box 845"/>
                        <wps:cNvSpPr txBox="1"/>
                        <wps:spPr>
                          <a:xfrm>
                            <a:off x="3790767" y="4916316"/>
                            <a:ext cx="695960" cy="254000"/>
                          </a:xfrm>
                          <a:prstGeom prst="rect">
                            <a:avLst/>
                          </a:prstGeom>
                          <a:noFill/>
                        </wps:spPr>
                        <wps:txbx>
                          <w:txbxContent>
                            <w:p w14:paraId="18471B3F"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wps:txbx>
                        <wps:bodyPr wrap="none" rtlCol="0">
                          <a:spAutoFit/>
                        </wps:bodyPr>
                      </wps:wsp>
                      <wps:wsp>
                        <wps:cNvPr id="846" name="Text Box 846"/>
                        <wps:cNvSpPr txBox="1"/>
                        <wps:spPr>
                          <a:xfrm>
                            <a:off x="3636191" y="1272020"/>
                            <a:ext cx="340700" cy="261610"/>
                          </a:xfrm>
                          <a:prstGeom prst="rect">
                            <a:avLst/>
                          </a:prstGeom>
                          <a:noFill/>
                        </wps:spPr>
                        <wps:txbx>
                          <w:txbxContent>
                            <w:p w14:paraId="7AECFE3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7" name="Text Box 847"/>
                        <wps:cNvSpPr txBox="1"/>
                        <wps:spPr>
                          <a:xfrm>
                            <a:off x="4066330" y="839454"/>
                            <a:ext cx="320725" cy="261610"/>
                          </a:xfrm>
                          <a:prstGeom prst="rect">
                            <a:avLst/>
                          </a:prstGeom>
                          <a:noFill/>
                        </wps:spPr>
                        <wps:txbx>
                          <w:txbxContent>
                            <w:p w14:paraId="70E1D5B4"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wps:txbx>
                        <wps:bodyPr wrap="square" rtlCol="0">
                          <a:spAutoFit/>
                        </wps:bodyPr>
                      </wps:wsp>
                      <wps:wsp>
                        <wps:cNvPr id="848" name="Text Box 848"/>
                        <wps:cNvSpPr txBox="1"/>
                        <wps:spPr>
                          <a:xfrm>
                            <a:off x="3740393" y="2119213"/>
                            <a:ext cx="340700" cy="261610"/>
                          </a:xfrm>
                          <a:prstGeom prst="rect">
                            <a:avLst/>
                          </a:prstGeom>
                          <a:noFill/>
                        </wps:spPr>
                        <wps:txbx>
                          <w:txbxContent>
                            <w:p w14:paraId="22D0441E"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49" name="Text Box 849"/>
                        <wps:cNvSpPr txBox="1"/>
                        <wps:spPr>
                          <a:xfrm>
                            <a:off x="4136863" y="1697409"/>
                            <a:ext cx="340700" cy="261610"/>
                          </a:xfrm>
                          <a:prstGeom prst="rect">
                            <a:avLst/>
                          </a:prstGeom>
                          <a:noFill/>
                        </wps:spPr>
                        <wps:txbx>
                          <w:txbxContent>
                            <w:p w14:paraId="2AD1F1C4"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wps:txbx>
                        <wps:bodyPr wrap="square" rtlCol="0">
                          <a:spAutoFit/>
                        </wps:bodyPr>
                      </wps:wsp>
                      <wps:wsp>
                        <wps:cNvPr id="850" name="Text Box 850"/>
                        <wps:cNvSpPr txBox="1"/>
                        <wps:spPr>
                          <a:xfrm>
                            <a:off x="2386009" y="1129057"/>
                            <a:ext cx="340700" cy="261610"/>
                          </a:xfrm>
                          <a:prstGeom prst="rect">
                            <a:avLst/>
                          </a:prstGeom>
                          <a:noFill/>
                        </wps:spPr>
                        <wps:txbx>
                          <w:txbxContent>
                            <w:p w14:paraId="5334AEE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1" name="Text Box 851"/>
                        <wps:cNvSpPr txBox="1"/>
                        <wps:spPr>
                          <a:xfrm>
                            <a:off x="2726709" y="708649"/>
                            <a:ext cx="340700" cy="261610"/>
                          </a:xfrm>
                          <a:prstGeom prst="rect">
                            <a:avLst/>
                          </a:prstGeom>
                          <a:noFill/>
                        </wps:spPr>
                        <wps:txbx>
                          <w:txbxContent>
                            <w:p w14:paraId="27262DA2"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wps:txbx>
                        <wps:bodyPr wrap="square" rtlCol="0">
                          <a:spAutoFit/>
                        </wps:bodyPr>
                      </wps:wsp>
                      <wps:wsp>
                        <wps:cNvPr id="852" name="Rectangle 852"/>
                        <wps:cNvSpPr/>
                        <wps:spPr>
                          <a:xfrm>
                            <a:off x="2136" y="0"/>
                            <a:ext cx="5984597" cy="6349332"/>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7EB15A4B" w14:textId="77777777" w:rsidR="0006099B" w:rsidRDefault="0006099B" w:rsidP="00A254D6">
                              <w:pPr>
                                <w:rPr>
                                  <w:rFonts w:eastAsia="Times New Roman" w:cs="Times New Roman"/>
                                </w:rPr>
                              </w:pPr>
                            </w:p>
                          </w:txbxContent>
                        </wps:txbx>
                        <wps:bodyPr rtlCol="0" anchor="ctr"/>
                      </wps:wsp>
                    </wpg:wgp>
                  </a:graphicData>
                </a:graphic>
              </wp:inline>
            </w:drawing>
          </mc:Choice>
          <mc:Fallback>
            <w:pict>
              <v:group id="_x0000_s1362" style="width:471.4pt;height:499.95pt;mso-position-horizontal-relative:char;mso-position-vertical-relative:line" coordsize="5986733,634933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">
                <v:group id="Group 749" o:spid="_x0000_s1363" style="position:absolute;top:280251;width:5279351;height:5660979" coordorigin=",280251" coordsize="5279351,566097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630j5xwAAANwAAAAPAAAAZHJzL2Rvd25yZXYueG1sRI9Pa8JAFMTvgt9heUJv&#10;dRNrbY2uIlJLD6GgFoq3R/aZBLNvQ3abP9++Wyh4HGbmN8x625tKtNS40rKCeBqBIM6sLjlX8HU+&#10;PL6CcB5ZY2WZFAzkYLsZj9aYaNvxkdqTz0WAsEtQQeF9nUjpsoIMuqmtiYN3tY1BH2STS91gF+Cm&#10;krMoWkiDJYeFAmvaF5TdTj9GwXuH3e4pfmvT23U/XM7Pn99pTEo9TPrdCoSn3t/D/+0PreBlvoS/&#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D630j5xwAAANwA&#10;AAAPAAAAAAAAAAAAAAAAAKkCAABkcnMvZG93bnJldi54bWxQSwUGAAAAAAQABAD6AAAAnQMAAAAA&#10;">
                  <v:shape id="Text Box 750" o:spid="_x0000_s1364" type="#_x0000_t202" style="position:absolute;left:1936736;top:280251;width:21285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goQwAAA&#10;ANwAAAAPAAAAZHJzL2Rvd25yZXYueG1sRE/JbsIwEL1X4h+sQeIGDoitKQYhFolbWfoBo3gah8Tj&#10;KDYQ+Hp8qNTj09sXq9ZW4k6NLxwrGA4SEMSZ0wXnCn4u+/4chA/IGivHpOBJHlbLzscCU+0efKL7&#10;OeQihrBPUYEJoU6l9Jkhi37gauLI/brGYoiwyaVu8BHDbSVHSTKVFguODQZr2hjKyvPNKpgn9rss&#10;P0dHb8ev4cRstm5XX5Xqddv1F4hAbfgX/7kPWsFsEufHM/EIyOU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qgoQwAAAANwAAAAPAAAAAAAAAAAAAAAAAJcCAABkcnMvZG93bnJl&#10;di54bWxQSwUGAAAAAAQABAD1AAAAhAMAAAAA&#10;" filled="f" stroked="f">
                    <v:textbox style="mso-fit-shape-to-text:t">
                      <w:txbxContent>
                        <w:p w14:paraId="015261F7"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with </w:t>
                          </w:r>
                          <w:r>
                            <w:rPr>
                              <w:rFonts w:asciiTheme="minorHAnsi" w:hAnsi="Cambria" w:cstheme="minorBidi"/>
                              <w:color w:val="000000" w:themeColor="text1"/>
                              <w:kern w:val="24"/>
                              <w:sz w:val="24"/>
                              <w:szCs w:val="24"/>
                            </w:rPr>
                            <w:t>“</w:t>
                          </w:r>
                          <w:r>
                            <w:rPr>
                              <w:rFonts w:asciiTheme="minorHAnsi" w:hAnsi="Cambria" w:cstheme="minorBidi"/>
                              <w:color w:val="000000" w:themeColor="text1"/>
                              <w:kern w:val="24"/>
                              <w:sz w:val="24"/>
                              <w:szCs w:val="24"/>
                            </w:rPr>
                            <w:t>gaps</w:t>
                          </w:r>
                          <w:r>
                            <w:rPr>
                              <w:rFonts w:asciiTheme="minorHAnsi" w:hAnsi="Cambria" w:cstheme="minorBidi"/>
                              <w:color w:val="000000" w:themeColor="text1"/>
                              <w:kern w:val="24"/>
                              <w:sz w:val="24"/>
                              <w:szCs w:val="24"/>
                            </w:rPr>
                            <w:t>”</w:t>
                          </w:r>
                        </w:p>
                      </w:txbxContent>
                    </v:textbox>
                  </v:shape>
                  <v:shape id="Text Box 751" o:spid="_x0000_s1365" type="#_x0000_t202" style="position:absolute;left:1929923;top:305901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q+LxAAA&#10;ANwAAAAPAAAAZHJzL2Rvd25yZXYueG1sRI/BbsIwEETvlfgHa5F6AycIWggYVEErcSsFPmAVL3FI&#10;vI5iF1K+HiMh9TiamTeaxaqztbhQ60vHCtJhAoI4d7rkQsHx8DWYgvABWWPtmBT8kYfVsveywEy7&#10;K//QZR8KESHsM1RgQmgyKX1uyKIfuoY4eifXWgxRtoXULV4j3NZylCRv0mLJccFgQ2tDebX/tQqm&#10;if2uqtlo5+34lk7MeuM+m7NSr/3uYw4iUBf+w8/2Vit4n6T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avi8QAAADcAAAADwAAAAAAAAAAAAAAAACXAgAAZHJzL2Rv&#10;d25yZXYueG1sUEsFBgAAAAAEAAQA9QAAAIgDAAAAAA==&#10;" filled="f" stroked="f">
                    <v:textbox style="mso-fit-shape-to-text:t">
                      <w:txbxContent>
                        <w:p w14:paraId="5084EF7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id="Group 752" o:spid="_x0000_s1366" style="position:absolute;left:1017592;top:756620;width:3806314;height:2222669" coordorigin="1017592,756620" coordsize="3806314,222266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okxVxQAAANwAAAAPAAAAZHJzL2Rvd25yZXYueG1sRI9Bi8IwFITvwv6H8IS9&#10;aVoXdalGEVmXPYigLoi3R/Nsi81LaWJb/70RBI/DzHzDzJedKUVDtSssK4iHEQji1OqCMwX/x83g&#10;G4TzyBpLy6TgTg6Wi4/eHBNtW95Tc/CZCBB2CSrIva8SKV2ak0E3tBVx8C62NuiDrDOpa2wD3JRy&#10;FEUTabDgsJBjReuc0uvhZhT8ttiuvuKfZnu9rO/n43h32sak1Ge/W81AeOr8O/xq/2kF0/E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aJMVcUAAADcAAAA&#10;DwAAAAAAAAAAAAAAAACpAgAAZHJzL2Rvd25yZXYueG1sUEsFBgAAAAAEAAQA+gAAAJsDAAAAAA==&#10;">
                    <v:group id="Group 753" o:spid="_x0000_s1367" style="position:absolute;left:1772431;top:766076;width:2705132;height:1382477" coordorigin="1772431,766076"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7unOxgAAANwAAAAPAAAAZHJzL2Rvd25yZXYueG1sRI9Ba8JAFITvBf/D8gre&#10;mk2UtJJmFZEqHkKhKpTeHtlnEsy+DdltEv99t1DocZiZb5h8M5lWDNS7xrKCJIpBEJdWN1wpuJz3&#10;TysQziNrbC2Tgjs52KxnDzlm2o78QcPJVyJA2GWooPa+y6R0ZU0GXWQ74uBdbW/QB9lXUvc4Brhp&#10;5SKOn6XBhsNCjR3taipvp2+j4DDiuF0mb0Nxu+7uX+f0/bNISKn547R9BeFp8v/hv/ZRK3hJ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7u6c7GAAAA3AAA&#10;AA8AAAAAAAAAAAAAAAAAqQIAAGRycy9kb3ducmV2LnhtbFBLBQYAAAAABAAEAPoAAACcAwAAAAA=&#10;">
                      <v:rect id="Rectangle 754" o:spid="_x0000_s1368" style="position:absolute;left:1772431;top:766076;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ZKIxQAA&#10;ANwAAAAPAAAAZHJzL2Rvd25yZXYueG1sRI9BawIxFITvhf6H8ArearZiN7o1SikI4qXUil4fyXN3&#10;6eZlSVJd/fVNodDjMDPfMIvV4DpxphBbzxqexgUIYuNty7WG/ef6cQYiJmSLnWfScKUIq+X93QIr&#10;6y/8QeddqkWGcKxQQ5NSX0kZTUMO49j3xNk7+eAwZRlqaQNeMtx1clIUpXTYcl5osKe3hszX7ttp&#10;2IRBrY+TrXq/lurQ34yam1JpPXoYXl9AJBrSf/ivvbEa1PMUfs/kIyC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8FkojFAAAA3AAAAA8AAAAAAAAAAAAAAAAAlwIAAGRycy9k&#10;b3ducmV2LnhtbFBLBQYAAAAABAAEAPUAAACJAwAAAAA=&#10;" fillcolor="white [3212]" strokecolor="#4579b8 [3044]">
                        <v:shadow on="t" opacity="22937f" mv:blur="40000f" origin=",.5" offset="0,23000emu"/>
                        <v:textbox>
                          <w:txbxContent>
                            <w:p w14:paraId="16E44F14" w14:textId="77777777" w:rsidR="0006099B" w:rsidRDefault="0006099B" w:rsidP="00A254D6">
                              <w:pPr>
                                <w:rPr>
                                  <w:rFonts w:eastAsia="Times New Roman" w:cs="Times New Roman"/>
                                </w:rPr>
                              </w:pPr>
                            </w:p>
                          </w:txbxContent>
                        </v:textbox>
                      </v:rect>
                      <v:rect id="Rectangle 755" o:spid="_x0000_s1369" style="position:absolute;left:3154328;top:839454;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Cst/xgAA&#10;ANwAAAAPAAAAZHJzL2Rvd25yZXYueG1sRI/NbsIwEITvlfoO1lbiVpwioBAwCCJauJYfcV3F2zht&#10;vI5iQ9I+PUaq1ONoZr7RzJedrcSVGl86VvDST0AQ506XXCg4Ht6eJyB8QNZYOSYFP+RhuXh8mGOq&#10;XcsfdN2HQkQI+xQVmBDqVEqfG7Lo+64mjt6nayyGKJtC6gbbCLeVHCTJWFosOS4YrCkzlH/vL1YB&#10;ZuOzed/8nnbldv11mCbD+nQcKtV76lYzEIG68B/+a++0gtfRCO5n4hGQi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6Cst/xgAAANwAAAAPAAAAAAAAAAAAAAAAAJcCAABkcnMv&#10;ZG93bnJldi54bWxQSwUGAAAAAAQABAD1AAAAigMAAAAA&#10;" fillcolor="#e36c0a [2409]" strokecolor="#4579b8 [3044]" strokeweight="1.25pt">
                        <v:stroke dashstyle="dash"/>
                        <v:shadow on="t" opacity="22937f" mv:blur="40000f" origin=",.5" offset="0,23000emu"/>
                        <v:textbox>
                          <w:txbxContent>
                            <w:p w14:paraId="4FBA67D7" w14:textId="77777777" w:rsidR="0006099B" w:rsidRDefault="0006099B" w:rsidP="00A254D6">
                              <w:pPr>
                                <w:rPr>
                                  <w:rFonts w:eastAsia="Times New Roman" w:cs="Times New Roman"/>
                                </w:rPr>
                              </w:pPr>
                            </w:p>
                          </w:txbxContent>
                        </v:textbox>
                      </v:rect>
                      <v:rect id="Rectangle 756" o:spid="_x0000_s1370" style="position:absolute;left:3244836;top:1697409;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R3bExAAA&#10;ANwAAAAPAAAAZHJzL2Rvd25yZXYueG1sRI9Bi8IwFITvC/6H8IS9LJpasGo1ii4o7tGq90fzbKvN&#10;S2mi1n+/WVjwOMzMN8xi1ZlaPKh1lWUFo2EEgji3uuJCwem4HUxBOI+ssbZMCl7kYLXsfSww1fbJ&#10;B3pkvhABwi5FBaX3TSqly0sy6Ia2IQ7exbYGfZBtIXWLzwA3tYyjKJEGKw4LJTb0XVJ+y+5GQZ0c&#10;1tfNeXaOd/vtT7GJs9H066XUZ79bz0F46vw7/N/eawWTcQJ/Z8IR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Ud2xMQAAADcAAAADwAAAAAAAAAAAAAAAACXAgAAZHJzL2Rv&#10;d25yZXYueG1sUEsFBgAAAAAEAAQA9QAAAIgDAAAAAA==&#10;" fillcolor="#974706 [1609]" strokecolor="#4579b8 [3044]" strokeweight="1.25pt">
                        <v:stroke dashstyle="dash"/>
                        <v:shadow on="t" opacity="22937f" mv:blur="40000f" origin=",.5" offset="0,23000emu"/>
                        <v:textbox>
                          <w:txbxContent>
                            <w:p w14:paraId="3D2E7813" w14:textId="77777777" w:rsidR="0006099B" w:rsidRDefault="0006099B" w:rsidP="00A254D6">
                              <w:pPr>
                                <w:rPr>
                                  <w:rFonts w:eastAsia="Times New Roman" w:cs="Times New Roman"/>
                                </w:rPr>
                              </w:pPr>
                            </w:p>
                          </w:txbxContent>
                        </v:textbox>
                      </v:rect>
                      <v:rect id="Rectangle 757" o:spid="_x0000_s1371" style="position:absolute;left:1772431;top:766076;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uLK4xAAA&#10;ANwAAAAPAAAAZHJzL2Rvd25yZXYueG1sRI9BawIxFITvQv9DeAVvmlRq1a1RtCJ4rS2lx0fyutl2&#10;87Jsou76602h0OMwM98wy3Xna3GmNlaBNTyMFQhiE2zFpYb3t/1oDiImZIt1YNLQU4T16m6wxMKG&#10;C7/S+ZhKkSEcC9TgUmoKKaNx5DGOQ0Ocva/QekxZtqW0LV4y3NdyotST9FhxXnDY0Isj83M8eQ1m&#10;Md9eP6zZPcZPpw4q9Yvvptd6eN9tnkEk6tJ/+K99sBpm0xn8nslHQK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biyuMQAAADcAAAADwAAAAAAAAAAAAAAAACXAgAAZHJzL2Rv&#10;d25yZXYueG1sUEsFBgAAAAAEAAQA9QAAAIgDAAAAAA==&#10;" fillcolor="#fde9d9 [665]" strokecolor="#4579b8 [3044]" strokeweight="1.25pt">
                        <v:stroke dashstyle="dash"/>
                        <v:shadow on="t" opacity="22937f" mv:blur="40000f" origin=",.5" offset="0,23000emu"/>
                        <v:textbox>
                          <w:txbxContent>
                            <w:p w14:paraId="3AC149FE" w14:textId="77777777" w:rsidR="0006099B" w:rsidRDefault="0006099B" w:rsidP="00A254D6">
                              <w:pPr>
                                <w:rPr>
                                  <w:rFonts w:eastAsia="Times New Roman" w:cs="Times New Roman"/>
                                </w:rPr>
                              </w:pPr>
                            </w:p>
                          </w:txbxContent>
                        </v:textbox>
                      </v:rect>
                      <v:rect id="Rectangle 758" o:spid="_x0000_s1372" style="position:absolute;left:1780898;top:1020079;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JsT2wAAA&#10;ANwAAAAPAAAAZHJzL2Rvd25yZXYueG1sRE/Pa8IwFL4L+x/CE3bT1IFzVKOIMPDgxdYNdns0z6bY&#10;vIQkq91/bw4Djx/f781utL0YKMTOsYLFvABB3DjdcavgUn/OPkDEhKyxd0wK/ijCbvsy2WCp3Z3P&#10;NFSpFTmEY4kKTEq+lDI2hizGufPEmbu6YDFlGFqpA95zuO3lW1G8S4sd5waDng6Gmlv1axW4ankK&#10;X/qq9ffB1ebif4Z675V6nY77NYhEY3qK/91HrWC1zGvzmXwE5P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JsT2wAAAANwAAAAPAAAAAAAAAAAAAAAAAJcCAABkcnMvZG93bnJl&#10;di54bWxQSwUGAAAAAAQABAD1AAAAhAMAAAAA&#10;" fillcolor="#fbd4b4 [1305]" strokecolor="#4579b8 [3044]" strokeweight="1.25pt">
                        <v:stroke dashstyle="dash"/>
                        <v:shadow on="t" opacity="22937f" mv:blur="40000f" origin=",.5" offset="0,23000emu"/>
                        <v:textbox>
                          <w:txbxContent>
                            <w:p w14:paraId="24406DFE" w14:textId="77777777" w:rsidR="0006099B" w:rsidRDefault="0006099B" w:rsidP="00A254D6">
                              <w:pPr>
                                <w:rPr>
                                  <w:rFonts w:eastAsia="Times New Roman" w:cs="Times New Roman"/>
                                </w:rPr>
                              </w:pPr>
                            </w:p>
                          </w:txbxContent>
                        </v:textbox>
                      </v:rect>
                      <v:rect id="Rectangle 759" o:spid="_x0000_s1373" style="position:absolute;left:1780898;top:1595818;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8T4lxQAA&#10;ANwAAAAPAAAAZHJzL2Rvd25yZXYueG1sRI9Ba8JAFITvBf/D8gRvdaOgtamriCCIIKRRWrw9ss8k&#10;mn0bsquJ/94tFDwOM/MNM192phJ3alxpWcFoGIEgzqwuOVdwPGzeZyCcR9ZYWSYFD3KwXPTe5hhr&#10;2/I33VOfiwBhF6OCwvs6ltJlBRl0Q1sTB+9sG4M+yCaXusE2wE0lx1E0lQZLDgsF1rQuKLumN6Pg&#10;lGzzn9Nu/5DXJE0ul2z1e9u3Sg363eoLhKfOv8L/7a1W8DH5hL8z4QjIxR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fxPiXFAAAA3AAAAA8AAAAAAAAAAAAAAAAAlwIAAGRycy9k&#10;b3ducmV2LnhtbFBLBQYAAAAABAAEAPUAAACJAwAAAAA=&#10;" fillcolor="#fabf8f [1945]" strokecolor="#4579b8 [3044]" strokeweight="1.25pt">
                        <v:stroke dashstyle="dash"/>
                        <v:shadow on="t" opacity="22937f" mv:blur="40000f" origin=",.5" offset="0,23000emu"/>
                        <v:textbox>
                          <w:txbxContent>
                            <w:p w14:paraId="56C85F25" w14:textId="77777777" w:rsidR="0006099B" w:rsidRDefault="0006099B" w:rsidP="00A254D6">
                              <w:pPr>
                                <w:rPr>
                                  <w:rFonts w:eastAsia="Times New Roman" w:cs="Times New Roman"/>
                                </w:rPr>
                              </w:pPr>
                            </w:p>
                          </w:txbxContent>
                        </v:textbox>
                      </v:rect>
                    </v:group>
                    <v:line id="Straight Connector 760" o:spid="_x0000_s1374" style="position:absolute;flip:y;visibility:visible;mso-wrap-style:square" from="3722724,2155614" to="4489025,297928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ydkPr8AAADcAAAADwAAAGRycy9kb3ducmV2LnhtbERPPW/CMBDdK/EfrENiK047UJRiEKqE&#10;ysJAWsF6iq9xRHyO7CMJ/74eKnV8et+b3eQ7NVBMbWADL8sCFHEdbMuNge+vw/MaVBJki11gMvCg&#10;BLvt7GmDpQ0jn2mopFE5hFOJBpxIX2qdakce0zL0xJn7CdGjZBgbbSOOOdx3+rUoVtpjy7nBYU8f&#10;jupbdfcGYkV0PYn+vMr6XIw8XKbkvDGL+bR/ByU0yb/4z320Bt5WeX4+k4+A3v4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gydkPr8AAADcAAAADwAAAAAAAAAAAAAAAACh&#10;AgAAZHJzL2Rvd25yZXYueG1sUEsFBgAAAAAEAAQA+QAAAI0DAAAAAA==&#10;" strokecolor="#4f81bd [3204]" strokeweight="1pt">
                      <v:shadow on="t" opacity="24903f" mv:blur="40000f" origin=",.5" offset="0,20000emu"/>
                    </v:line>
                    <v:line id="Straight Connector 761" o:spid="_x0000_s1375" style="position:absolute;flip:y;visibility:visible;mso-wrap-style:square" from="1026059,756620" to="1792360,15802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GvBpcIAAADcAAAADwAAAGRycy9kb3ducmV2LnhtbESPwWrDMBBE74H+g9hCbomcHNLgRgml&#10;UJJLD3FLcl2srWVqrYy0sd2/jwqFHoeZecPsDpPv1EAxtYENrJYFKOI62JYbA58fb4stqCTIFrvA&#10;ZOCHEhz2D7MdljaMfKahkkZlCKcSDTiRvtQ61Y48pmXoibP3FaJHyTI22kYcM9x3el0UG+2x5bzg&#10;sKdXR/V3dfMGYkV0fRd9vMr2XIw8XKbkvDHzx+nlGZTQJP/hv/bJGnjarOD3TD4Cen8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7GvBpcIAAADcAAAADwAAAAAAAAAAAAAA&#10;AAChAgAAZHJzL2Rvd25yZXYueG1sUEsFBgAAAAAEAAQA+QAAAJADAAAAAA==&#10;" strokecolor="#4f81bd [3204]" strokeweight="1pt">
                      <v:shadow on="t" opacity="24903f" mv:blur="40000f" origin=",.5" offset="0,20000emu"/>
                    </v:line>
                    <v:line id="Straight Connector 762" o:spid="_x0000_s1376" style="position:absolute;flip:y;visibility:visible;mso-wrap-style:square" from="4489025,1799018" to="4823906,2146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yBVMIAAADcAAAADwAAAGRycy9kb3ducmV2LnhtbESPQYvCMBSE7wv+h/AEb2uqgpauaRFB&#10;FDypPezx0TzbYvNSmlirv94IC3scZuYbZp0NphE9da62rGA2jUAQF1bXXCrIL7vvGITzyBoby6Tg&#10;SQ6ydPS1xkTbB5+oP/tSBAi7BBVU3reJlK6oyKCb2pY4eFfbGfRBdqXUHT4C3DRyHkVLabDmsFBh&#10;S9uKitv5bhTEuYv635z2C32KZf7qjzffHpWajIfNDwhPg/8P/7UPWsFqOYfPmXAEZPo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MyBVMIAAADcAAAADwAAAAAAAAAAAAAA&#10;AAChAgAAZHJzL2Rvd25yZXYueG1sUEsFBgAAAAAEAAQA+QAAAJADAAAAAA==&#10;" strokecolor="#4f81bd [3204]" strokeweight="1pt">
                      <v:stroke dashstyle="3 1"/>
                      <v:shadow on="t" opacity="24903f" mv:blur="40000f" origin=",.5" offset="0,20000emu"/>
                    </v:line>
                    <v:group id="Group 763" o:spid="_x0000_s1377" style="position:absolute;left:1381659;top:1172479;width:2705132;height:1382477" coordorigin="1381659,1172479"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giNzxQAAANwAAAAPAAAAZHJzL2Rvd25yZXYueG1sRI9Bi8IwFITvwv6H8IS9&#10;adoVdalGEXGXPYigLoi3R/Nsi81LaWJb/70RBI/DzHzDzJedKUVDtSssK4iHEQji1OqCMwX/x5/B&#10;NwjnkTWWlknBnRwsFx+9OSbatryn5uAzESDsElSQe18lUro0J4NuaCvi4F1sbdAHWWdS19gGuCnl&#10;VxRNpMGCw0KOFa1zSq+Hm1Hw22K7GsWbZnu9rO/n43h32sak1Ge/W81AeOr8O/xq/2kF08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0IIjc8UAAADcAAAA&#10;DwAAAAAAAAAAAAAAAACpAgAAZHJzL2Rvd25yZXYueG1sUEsFBgAAAAAEAAQA+gAAAJsDAAAAAA==&#10;">
                      <v:rect id="Rectangle 764" o:spid="_x0000_s1378" style="position:absolute;left:1381659;top:1172479;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aVg1xQAA&#10;ANwAAAAPAAAAZHJzL2Rvd25yZXYueG1sRI9PawIxFMTvBb9DeAVvNVuRja5GkYIgvRT/0F4fyevu&#10;0s3LkqS69tM3QqHHYWZ+w6w2g+vEhUJsPWt4nhQgiI23Ldcazqfd0xxETMgWO8+k4UYRNuvRwwor&#10;6698oMsx1SJDOFaooUmpr6SMpiGHceJ74ux9+uAwZRlqaQNeM9x1cloUpXTYcl5osKeXhszX8dtp&#10;2IdB7T6mr+rtVqr3/seohSmV1uPHYbsEkWhI/+G/9t5qUOUM7mfyE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pWDXFAAAA3AAAAA8AAAAAAAAAAAAAAAAAlwIAAGRycy9k&#10;b3ducmV2LnhtbFBLBQYAAAAABAAEAPUAAACJAwAAAAA=&#10;" fillcolor="white [3212]" strokecolor="#4579b8 [3044]">
                        <v:shadow on="t" opacity="22937f" mv:blur="40000f" origin=",.5" offset="0,23000emu"/>
                        <v:textbox>
                          <w:txbxContent>
                            <w:p w14:paraId="5FF6FF48" w14:textId="77777777" w:rsidR="0006099B" w:rsidRDefault="0006099B" w:rsidP="00A254D6">
                              <w:pPr>
                                <w:rPr>
                                  <w:rFonts w:eastAsia="Times New Roman" w:cs="Times New Roman"/>
                                </w:rPr>
                              </w:pPr>
                            </w:p>
                          </w:txbxContent>
                        </v:textbox>
                      </v:rect>
                      <v:rect id="Rectangle 765" o:spid="_x0000_s1379" style="position:absolute;left:2763556;top:124585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gHCxQAA&#10;ANwAAAAPAAAAZHJzL2Rvd25yZXYueG1sRI/NbsIwEITvlXgHa5F6Kw4IAk0xCBBQruVHva7ibRyI&#10;11HsQuDp60qVehzNzDea6by1lbhS40vHCvq9BARx7nTJhYLjYfMyAeEDssbKMSm4k4f5rPM0xUy7&#10;G3/QdR8KESHsM1RgQqgzKX1uyKLvuZo4el+usRiibAqpG7xFuK3kIElSabHkuGCwppWh/LL/tgpw&#10;lX6a7fpx2pXvy/PhNRnWp+NQqeduu3gDEagN/+G/9k4rGKcj+D0Tj4Cc/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RmAcLFAAAA3AAAAA8AAAAAAAAAAAAAAAAAlwIAAGRycy9k&#10;b3ducmV2LnhtbFBLBQYAAAAABAAEAPUAAACJAwAAAAA=&#10;" fillcolor="#e36c0a [2409]" strokecolor="#4579b8 [3044]" strokeweight="1.25pt">
                        <v:stroke dashstyle="dash"/>
                        <v:shadow on="t" opacity="22937f" mv:blur="40000f" origin=",.5" offset="0,23000emu"/>
                        <v:textbox>
                          <w:txbxContent>
                            <w:p w14:paraId="21AC5C21" w14:textId="77777777" w:rsidR="0006099B" w:rsidRDefault="0006099B" w:rsidP="00A254D6">
                              <w:pPr>
                                <w:rPr>
                                  <w:rFonts w:eastAsia="Times New Roman" w:cs="Times New Roman"/>
                                </w:rPr>
                              </w:pPr>
                            </w:p>
                          </w:txbxContent>
                        </v:textbox>
                      </v:rect>
                      <v:rect id="Rectangle 766" o:spid="_x0000_s1380" style="position:absolute;left:2854064;top:2103812;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K7x5xAAA&#10;ANwAAAAPAAAAZHJzL2Rvd25yZXYueG1sRI9Bi8IwFITvwv6H8Ba8yJraQ+1Wo+iCoker3h/Ns602&#10;L6XJav33mwXB4zAz3zDzZW8acafO1ZYVTMYRCOLC6ppLBafj5isF4TyyxsYyKXiSg+XiYzDHTNsH&#10;H+ie+1IECLsMFVTet5mUrqjIoBvbljh4F9sZ9EF2pdQdPgLcNDKOokQarDksVNjST0XFLf81Cprk&#10;sLquz9/neLvb7Mt1nE/S0VOp4We/moHw1Pt3+NXeaQXTJIH/M+EIyMU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yu8ecQAAADcAAAADwAAAAAAAAAAAAAAAACXAgAAZHJzL2Rv&#10;d25yZXYueG1sUEsFBgAAAAAEAAQA9QAAAIgDAAAAAA==&#10;" fillcolor="#974706 [1609]" strokecolor="#4579b8 [3044]" strokeweight="1.25pt">
                        <v:stroke dashstyle="dash"/>
                        <v:shadow on="t" opacity="22937f" mv:blur="40000f" origin=",.5" offset="0,23000emu"/>
                        <v:textbox>
                          <w:txbxContent>
                            <w:p w14:paraId="6C5711D6" w14:textId="77777777" w:rsidR="0006099B" w:rsidRDefault="0006099B" w:rsidP="00A254D6">
                              <w:pPr>
                                <w:rPr>
                                  <w:rFonts w:eastAsia="Times New Roman" w:cs="Times New Roman"/>
                                </w:rPr>
                              </w:pPr>
                            </w:p>
                          </w:txbxContent>
                        </v:textbox>
                      </v:rect>
                      <v:rect id="Rectangle 767" o:spid="_x0000_s1381" style="position:absolute;left:1381659;top:1172479;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1HgFxAAA&#10;ANwAAAAPAAAAZHJzL2Rvd25yZXYueG1sRI9bawIxFITfC/6HcAq+adJSvGyNYlsEX71Q+nhITjfb&#10;bk6WTaq7/nojCH0cZuYbZrHqfC1O1MYqsIansQJBbIKtuNRwPGxGMxAxIVusA5OGniKsloOHBRY2&#10;nHlHp30qRYZwLFCDS6kppIzGkcc4Dg1x9r5D6zFl2ZbStnjOcF/LZ6Um0mPFecFhQ++OzO/+z2sw&#10;89nb5dOaj5f45dRWpX7+0/RaDx+79SuIRF36D9/bW6thOpnC7Uw+AnJ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9R4BcQAAADcAAAADwAAAAAAAAAAAAAAAACXAgAAZHJzL2Rv&#10;d25yZXYueG1sUEsFBgAAAAAEAAQA9QAAAIgDAAAAAA==&#10;" fillcolor="#fde9d9 [665]" strokecolor="#4579b8 [3044]" strokeweight="1.25pt">
                        <v:stroke dashstyle="dash"/>
                        <v:shadow on="t" opacity="22937f" mv:blur="40000f" origin=",.5" offset="0,23000emu"/>
                        <v:textbox>
                          <w:txbxContent>
                            <w:p w14:paraId="63543341" w14:textId="77777777" w:rsidR="0006099B" w:rsidRDefault="0006099B" w:rsidP="00A254D6">
                              <w:pPr>
                                <w:rPr>
                                  <w:rFonts w:eastAsia="Times New Roman" w:cs="Times New Roman"/>
                                </w:rPr>
                              </w:pPr>
                            </w:p>
                          </w:txbxContent>
                        </v:textbox>
                      </v:rect>
                      <v:rect id="Rectangle 768" o:spid="_x0000_s1382" style="position:absolute;left:1390126;top:1426482;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g5LwQAA&#10;ANwAAAAPAAAAZHJzL2Rvd25yZXYueG1sRE89a8MwEN0L/Q/iCt0auYWmxbUcQqCQIUvsJNDtsC6W&#10;qXUSkuo4/z4aAh0f77tazXYUE4U4OFbwuihAEHdOD9wrOLTfL58gYkLWODomBVeKsKofHyostbvw&#10;nqYm9SKHcCxRgUnJl1LGzpDFuHCeOHNnFyymDEMvdcBLDrejfCuKpbQ4cG4w6GljqPtt/qwC17zv&#10;wlGftT5tXGsO/mdq116p56d5/QUi0Zz+xXf3Viv4WOa1+Uw+ArK+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UoOS8EAAADcAAAADwAAAAAAAAAAAAAAAACXAgAAZHJzL2Rvd25y&#10;ZXYueG1sUEsFBgAAAAAEAAQA9QAAAIUDAAAAAA==&#10;" fillcolor="#fbd4b4 [1305]" strokecolor="#4579b8 [3044]" strokeweight="1.25pt">
                        <v:stroke dashstyle="dash"/>
                        <v:shadow on="t" opacity="22937f" mv:blur="40000f" origin=",.5" offset="0,23000emu"/>
                        <v:textbox>
                          <w:txbxContent>
                            <w:p w14:paraId="303F2FD6" w14:textId="77777777" w:rsidR="0006099B" w:rsidRDefault="0006099B" w:rsidP="00A254D6">
                              <w:pPr>
                                <w:rPr>
                                  <w:rFonts w:eastAsia="Times New Roman" w:cs="Times New Roman"/>
                                </w:rPr>
                              </w:pPr>
                            </w:p>
                          </w:txbxContent>
                        </v:textbox>
                      </v:rect>
                      <v:rect id="Rectangle 769" o:spid="_x0000_s1383" style="position:absolute;left:1390126;top:2002221;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fSYxQAA&#10;ANwAAAAPAAAAZHJzL2Rvd25yZXYueG1sRI9Bi8IwFITvC/6H8ARva6oHXatRRBBEEGp3Ubw9mmdb&#10;bV5KE23992ZhYY/DzHzDLFadqcSTGldaVjAaRiCIM6tLzhX8fG8/v0A4j6yxskwKXuRgtex9LDDW&#10;tuUjPVOfiwBhF6OCwvs6ltJlBRl0Q1sTB+9qG4M+yCaXusE2wE0lx1E0kQZLDgsF1rQpKLunD6Pg&#10;kuzy02V/eMl7kia3W7Y+Pw6tUoN+t56D8NT5//Bfe6cVTCcz+D0TjoBc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d9JjFAAAA3AAAAA8AAAAAAAAAAAAAAAAAlwIAAGRycy9k&#10;b3ducmV2LnhtbFBLBQYAAAAABAAEAPUAAACJAwAAAAA=&#10;" fillcolor="#fabf8f [1945]" strokecolor="#4579b8 [3044]" strokeweight="1.25pt">
                        <v:stroke dashstyle="dash"/>
                        <v:shadow on="t" opacity="22937f" mv:blur="40000f" origin=",.5" offset="0,23000emu"/>
                        <v:textbox>
                          <w:txbxContent>
                            <w:p w14:paraId="031AFBD0" w14:textId="77777777" w:rsidR="0006099B" w:rsidRDefault="0006099B" w:rsidP="00A254D6">
                              <w:pPr>
                                <w:rPr>
                                  <w:rFonts w:eastAsia="Times New Roman" w:cs="Times New Roman"/>
                                </w:rPr>
                              </w:pPr>
                            </w:p>
                          </w:txbxContent>
                        </v:textbox>
                      </v:rect>
                    </v:group>
                    <v:group id="Group 770" o:spid="_x0000_s1384" style="position:absolute;left:1017592;top:1580295;width:2705132;height:1382477" coordorigin="1017592,1580295" coordsize="2705132,13824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iSvZwgAAANwAAAAPAAAAZHJzL2Rvd25yZXYueG1sRE/LisIwFN0L8w/hDrjT&#10;tCPaoRpFZEZciOADBneX5toWm5vSZNr692YhuDyc92LVm0q01LjSsoJ4HIEgzqwuOVdwOf+OvkE4&#10;j6yxskwKHuRgtfwYLDDVtuMjtSefixDCLkUFhfd1KqXLCjLoxrYmDtzNNgZ9gE0udYNdCDeV/Iqi&#10;mTRYcmgosKZNQdn99G8UbDvs1pP4p93fb5vH9Tw9/O1jUmr42a/nIDz1/i1+uXdaQZK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Ykr2cIAAADcAAAADwAA&#10;AAAAAAAAAAAAAACpAgAAZHJzL2Rvd25yZXYueG1sUEsFBgAAAAAEAAQA+gAAAJgDAAAAAA==&#10;">
                      <v:rect id="Rectangle 771" o:spid="_x0000_s1385" style="position:absolute;left:1017592;top:1580295;width:2705132;height:138247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x21wxAAA&#10;ANwAAAAPAAAAZHJzL2Rvd25yZXYueG1sRI9BawIxFITvQv9DeIXeNKuHTbsapRQE8SK1Uq+P5Lm7&#10;uHlZkqhrf70pFHocZuYbZrEaXCeuFGLrWcN0UoAgNt62XGs4fK3HryBiQrbYeSYNd4qwWj6NFlhZ&#10;f+NPuu5TLTKEY4UampT6SspoGnIYJ74nzt7JB4cpy1BLG/CW4a6Ts6IopcOW80KDPX00ZM77i9Ow&#10;CYNaH2dbtbuX6rv/MerNlErrl+fhfQ4i0ZD+w3/tjdWg1BR+z+QjIJ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dtcMQAAADcAAAADwAAAAAAAAAAAAAAAACXAgAAZHJzL2Rv&#10;d25yZXYueG1sUEsFBgAAAAAEAAQA9QAAAIgDAAAAAA==&#10;" fillcolor="white [3212]" strokecolor="#4579b8 [3044]">
                        <v:shadow on="t" opacity="22937f" mv:blur="40000f" origin=",.5" offset="0,23000emu"/>
                        <v:textbox>
                          <w:txbxContent>
                            <w:p w14:paraId="3D3B1096" w14:textId="77777777" w:rsidR="0006099B" w:rsidRDefault="0006099B" w:rsidP="00A254D6">
                              <w:pPr>
                                <w:rPr>
                                  <w:rFonts w:eastAsia="Times New Roman" w:cs="Times New Roman"/>
                                </w:rPr>
                              </w:pPr>
                            </w:p>
                          </w:txbxContent>
                        </v:textbox>
                      </v:rect>
                      <v:rect id="Rectangle 772" o:spid="_x0000_s1386" style="position:absolute;left:2399489;top:1653673;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g9rxQAA&#10;ANwAAAAPAAAAZHJzL2Rvd25yZXYueG1sRI/NbsIwEITvlXgHa5F6Kw4IQQk4EUVt4cqfuK7iJQ7E&#10;6yh2Ie3T10iVehzNzDeaRd7ZWtyo9ZVjBcNBAoK4cLriUsFh//HyCsIHZI21Y1LwTR7yrPe0wFS7&#10;O2/ptguliBD2KSowITSplL4wZNEPXEMcvbNrLYYo21LqFu8Rbms5SpKJtFhxXDDY0MpQcd19WQW4&#10;mpzM5/vPcVOt3y77WTJujoexUs/9bjkHEagL/+G/9kYrmE5H8DgTj4DM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5WD2vFAAAA3AAAAA8AAAAAAAAAAAAAAAAAlwIAAGRycy9k&#10;b3ducmV2LnhtbFBLBQYAAAAABAAEAPUAAACJAwAAAAA=&#10;" fillcolor="#e36c0a [2409]" strokecolor="#4579b8 [3044]" strokeweight="1.25pt">
                        <v:stroke dashstyle="dash"/>
                        <v:shadow on="t" opacity="22937f" mv:blur="40000f" origin=",.5" offset="0,23000emu"/>
                        <v:textbox>
                          <w:txbxContent>
                            <w:p w14:paraId="1DF822EA" w14:textId="77777777" w:rsidR="0006099B" w:rsidRDefault="0006099B" w:rsidP="00A254D6">
                              <w:pPr>
                                <w:rPr>
                                  <w:rFonts w:eastAsia="Times New Roman" w:cs="Times New Roman"/>
                                </w:rPr>
                              </w:pPr>
                            </w:p>
                          </w:txbxContent>
                        </v:textbox>
                      </v:rect>
                      <v:rect id="Rectangle 773" o:spid="_x0000_s1387" style="position:absolute;left:2489997;top:251162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hYk8xQAA&#10;ANwAAAAPAAAAZHJzL2Rvd25yZXYueG1sRI9Ba8JAFITvgv9heYVepG6MoDZ1FVOIxKNpvT+yr0na&#10;7NuQXTX5992C0OMwM98w2/1gWnGj3jWWFSzmEQji0uqGKwWfH9nLBoTzyBpby6RgJAf73XSyxUTb&#10;O5/pVvhKBAi7BBXU3neJlK6syaCb2444eF+2N+iD7Cupe7wHuGllHEUrabDhsFBjR+81lT/F1Sho&#10;V+fDd3p5vcTHPDtVaVwsNrNRqeen4fAGwtPg/8OPdq4VrNdL+DsTjoD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KFiTzFAAAA3AAAAA8AAAAAAAAAAAAAAAAAlwIAAGRycy9k&#10;b3ducmV2LnhtbFBLBQYAAAAABAAEAPUAAACJAwAAAAA=&#10;" fillcolor="#974706 [1609]" strokecolor="#4579b8 [3044]" strokeweight="1.25pt">
                        <v:stroke dashstyle="dash"/>
                        <v:shadow on="t" opacity="22937f" mv:blur="40000f" origin=",.5" offset="0,23000emu"/>
                        <v:textbox>
                          <w:txbxContent>
                            <w:p w14:paraId="53601C03" w14:textId="77777777" w:rsidR="0006099B" w:rsidRDefault="0006099B" w:rsidP="00A254D6">
                              <w:pPr>
                                <w:rPr>
                                  <w:rFonts w:eastAsia="Times New Roman" w:cs="Times New Roman"/>
                                </w:rPr>
                              </w:pPr>
                            </w:p>
                          </w:txbxContent>
                        </v:textbox>
                      </v:rect>
                      <v:rect id="Rectangle 774" o:spid="_x0000_s1388" style="position:absolute;left:1017592;top:1580295;width:1267999;height:1862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33CvxAAA&#10;ANwAAAAPAAAAZHJzL2Rvd25yZXYueG1sRI9PawIxFMTvgt8hvEJvmrRI1a1RbIvg1T+UHh/J62bb&#10;zcuySXXXT98IgsdhZn7DLFadr8WJ2lgF1vA0ViCITbAVlxqOh81oBiImZIt1YNLQU4TVcjhYYGHD&#10;mXd02qdSZAjHAjW4lJpCymgceYzj0BBn7zu0HlOWbSlti+cM97V8VupFeqw4Lzhs6N2R+d3/eQ1m&#10;Pnu7fFrzMYlfTm1V6uc/Ta/140O3fgWRqEv38K29tRqm0wlcz+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9wr8QAAADcAAAADwAAAAAAAAAAAAAAAACXAgAAZHJzL2Rv&#10;d25yZXYueG1sUEsFBgAAAAAEAAQA9QAAAIgDAAAAAA==&#10;" fillcolor="#fde9d9 [665]" strokecolor="#4579b8 [3044]" strokeweight="1.25pt">
                        <v:stroke dashstyle="dash"/>
                        <v:shadow on="t" opacity="22937f" mv:blur="40000f" origin=",.5" offset="0,23000emu"/>
                        <v:textbox>
                          <w:txbxContent>
                            <w:p w14:paraId="291F70FD" w14:textId="77777777" w:rsidR="0006099B" w:rsidRDefault="0006099B" w:rsidP="00A254D6">
                              <w:pPr>
                                <w:rPr>
                                  <w:rFonts w:eastAsia="Times New Roman" w:cs="Times New Roman"/>
                                </w:rPr>
                              </w:pPr>
                            </w:p>
                          </w:txbxContent>
                        </v:textbox>
                      </v:rect>
                      <v:rect id="Rectangle 775" o:spid="_x0000_s1389" style="position:absolute;left:1026059;top:1834298;width:1267999;height:431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jcIxAAA&#10;ANwAAAAPAAAAZHJzL2Rvd25yZXYueG1sRI/BasMwEETvgf6D2EBvsZxCmuJGCSFQ6KGX2kmgt8Xa&#10;WKbWSkiq4/59VQjkOMzMG2azm+wgRgqxd6xgWZQgiFune+4UHJu3xQuImJA1Do5JwS9F2G0fZhus&#10;tLvyJ4116kSGcKxQgUnJV1LG1pDFWDhPnL2LCxZTlqGTOuA1w+0gn8ryWVrsOS8Y9HQw1H7XP1aB&#10;q1cf4aQvWp8PrjFH/zU2e6/U43zav4JINKV7+NZ+1wrW6xX8n8lHQG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I3CMQAAADcAAAADwAAAAAAAAAAAAAAAACXAgAAZHJzL2Rv&#10;d25yZXYueG1sUEsFBgAAAAAEAAQA9QAAAIgDAAAAAA==&#10;" fillcolor="#fbd4b4 [1305]" strokecolor="#4579b8 [3044]" strokeweight="1.25pt">
                        <v:stroke dashstyle="dash"/>
                        <v:shadow on="t" opacity="22937f" mv:blur="40000f" origin=",.5" offset="0,23000emu"/>
                        <v:textbox>
                          <w:txbxContent>
                            <w:p w14:paraId="363E61D8" w14:textId="77777777" w:rsidR="0006099B" w:rsidRDefault="0006099B" w:rsidP="00A254D6">
                              <w:pPr>
                                <w:rPr>
                                  <w:rFonts w:eastAsia="Times New Roman" w:cs="Times New Roman"/>
                                </w:rPr>
                              </w:pPr>
                            </w:p>
                          </w:txbxContent>
                        </v:textbox>
                      </v:rect>
                      <v:rect id="Rectangle 776" o:spid="_x0000_s1390" style="position:absolute;left:1026059;top:2410037;width:1267999;height:203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2/Y3xQAA&#10;ANwAAAAPAAAAZHJzL2Rvd25yZXYueG1sRI9Pa8JAFMTvBb/D8gRvdWMPWmJWkYIgBSFNSyW3R/Y1&#10;f/dtyK4mfnu3UOhxmJnfMMl+Mp240eBqywpWywgEcWF1zaWCr8/j8ysI55E1dpZJwZ0c7HezpwRj&#10;bUf+oFvmSxEg7GJUUHnfx1K6oiKDbml74uD92MGgD3IopR5wDHDTyZcoWkuDNYeFCnt6q6hos6tR&#10;kKen8jt/P99lm2Zp0xSHy/U8KrWYT4ctCE+T/w//tU9awWazht8z4QjI3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3b9jfFAAAA3AAAAA8AAAAAAAAAAAAAAAAAlwIAAGRycy9k&#10;b3ducmV2LnhtbFBLBQYAAAAABAAEAPUAAACJAwAAAAA=&#10;" fillcolor="#fabf8f [1945]" strokecolor="#4579b8 [3044]" strokeweight="1.25pt">
                        <v:stroke dashstyle="dash"/>
                        <v:shadow on="t" opacity="22937f" mv:blur="40000f" origin=",.5" offset="0,23000emu"/>
                        <v:textbox>
                          <w:txbxContent>
                            <w:p w14:paraId="123C5D55" w14:textId="77777777" w:rsidR="0006099B" w:rsidRDefault="0006099B" w:rsidP="00A254D6">
                              <w:pPr>
                                <w:rPr>
                                  <w:rFonts w:eastAsia="Times New Roman" w:cs="Times New Roman"/>
                                </w:rPr>
                              </w:pPr>
                            </w:p>
                          </w:txbxContent>
                        </v:textbox>
                      </v:rect>
                    </v:group>
                    <v:line id="Straight Connector 777" o:spid="_x0000_s1391" style="position:absolute;flip:y;visibility:visible;mso-wrap-style:square" from="3722724,772143" to="4489025,159581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Rdql8IAAADcAAAADwAAAGRycy9kb3ducmV2LnhtbESPwWrDMBBE74X+g9hCbo3cHuLgRgml&#10;UNJLD3FCc12srWVqrYy0sd2/jwKFHoeZecNsdrPv1UgxdYENPC0LUMRNsB23Bk7H98c1qCTIFvvA&#10;ZOCXEuy293cbrGyY+EBjLa3KEE4VGnAiQ6V1ahx5TMswEGfvO0SPkmVstY04Zbjv9XNRrLTHjvOC&#10;w4HeHDU/9cUbiDXR+VP0/izrQzHx+DUn541ZPMyvL6CEZvkP/7U/rIGyLOF2Jh8Bvb0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Rdql8IAAADcAAAADwAAAAAAAAAAAAAA&#10;AAChAgAAZHJzL2Rvd25yZXYueG1sUEsFBgAAAAAEAAQA+QAAAJADAAAAAA==&#10;" strokecolor="#4f81bd [3204]" strokeweight="1pt">
                      <v:shadow on="t" opacity="24903f" mv:blur="40000f" origin=",.5" offset="0,20000emu"/>
                    </v:line>
                  </v:group>
                  <v:group id="Group 778" o:spid="_x0000_s1392" style="position:absolute;left:658607;top:3847916;width:1342129;height:372534" coordorigin="658607,3847902"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b/yffwgAAANwAAAAPAAAAZHJzL2Rvd25yZXYueG1sRE/LisIwFN0L8w/hDrjT&#10;tCPaoRpFZEZciOADBneX5toWm5vSZNr692YhuDyc92LVm0q01LjSsoJ4HIEgzqwuOVdwOf+OvkE4&#10;j6yxskwKHuRgtfwYLDDVtuMjtSefixDCLkUFhfd1KqXLCjLoxrYmDtzNNgZ9gE0udYNdCDeV/Iqi&#10;mTRYcmgosKZNQdn99G8UbDvs1pP4p93fb5vH9Tw9/O1jUmr42a/nIDz1/i1+uXdaQZKEt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W/8n38IAAADcAAAADwAA&#10;AAAAAAAAAAAAAACpAgAAZHJzL2Rvd25yZXYueG1sUEsFBgAAAAAEAAQA+gAAAJgDAAAAAA==&#10;">
                    <v:rect id="Rectangle 779" o:spid="_x0000_s1393" style="position:absolute;left:785607;top:38479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sITRwwAA&#10;ANwAAAAPAAAAZHJzL2Rvd25yZXYueG1sRI9Ba8JAFITvBf/D8oReSt0o0tjUVaRS6NGq4PWRfc0G&#10;s++F7Nak/fVdQfA4zMw3zHI9+EZdqAu1sIHpJANFXIqtuTJwPHw8L0CFiGyxESYDvxRgvRo9LLGw&#10;0vMXXfaxUgnCoUADLsa20DqUjjyGibTEyfuWzmNMsqu07bBPcN/oWZa9aI81pwWHLb07Ks/7H2+g&#10;D5vFzuXCtd9tdXb6m1fyJMY8jofNG6hIQ7yHb+1PayDPX+F6Jh0Bv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sITRwwAAANwAAAAPAAAAAAAAAAAAAAAAAJcCAABkcnMvZG93&#10;bnJldi54bWxQSwUGAAAAAAQABAD1AAAAhwMAAAAA&#10;" fillcolor="#fde9d9 [665]" strokecolor="#4579b8 [3044]">
                      <v:shadow on="t" opacity="22937f" mv:blur="40000f" origin=",.5" offset="0,23000emu"/>
                      <v:textbox>
                        <w:txbxContent>
                          <w:p w14:paraId="30D552C2" w14:textId="77777777" w:rsidR="0006099B" w:rsidRDefault="0006099B" w:rsidP="00A254D6">
                            <w:pPr>
                              <w:rPr>
                                <w:rFonts w:eastAsia="Times New Roman" w:cs="Times New Roman"/>
                              </w:rPr>
                            </w:pPr>
                          </w:p>
                        </w:txbxContent>
                      </v:textbox>
                    </v:rect>
                    <v:rect id="Rectangle 780" o:spid="_x0000_s1394" style="position:absolute;left:728457;top:39241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X11rwAAA&#10;ANwAAAAPAAAAZHJzL2Rvd25yZXYueG1sRE9La8JAEL4L/Q/LFHqRurGIhugqohR69FHodchOs8Hs&#10;TMiuJu2vdw+Cx4/vvdoMvlE36kItbGA6yUARl2Jrrgx8nz/fc1AhIltshMnAHwXYrF9GKyys9Hyk&#10;2ylWKoVwKNCAi7EttA6lI49hIi1x4n6l8xgT7CptO+xTuG/0R5bNtceaU4PDlnaOysvp6g30YZsf&#10;3EK49oe9zn7+Z5WMxZi312G7BBVpiE/xw/1lDSzyND+dSUd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X11rwAAAANwAAAAPAAAAAAAAAAAAAAAAAJcCAABkcnMvZG93bnJl&#10;di54bWxQSwUGAAAAAAQABAD1AAAAhAMAAAAA&#10;" fillcolor="#fde9d9 [665]" strokecolor="#4579b8 [3044]">
                      <v:shadow on="t" opacity="22937f" mv:blur="40000f" origin=",.5" offset="0,23000emu"/>
                      <v:textbox>
                        <w:txbxContent>
                          <w:p w14:paraId="02D49DE5" w14:textId="77777777" w:rsidR="0006099B" w:rsidRDefault="0006099B" w:rsidP="00A254D6">
                            <w:pPr>
                              <w:rPr>
                                <w:rFonts w:eastAsia="Times New Roman" w:cs="Times New Roman"/>
                              </w:rPr>
                            </w:pPr>
                          </w:p>
                        </w:txbxContent>
                      </v:textbox>
                    </v:rect>
                    <v:rect id="Rectangle 781" o:spid="_x0000_s1395" style="position:absolute;left:658607;top:3987602;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E/jwwwAA&#10;ANwAAAAPAAAAZHJzL2Rvd25yZXYueG1sRI9Ba8JAFITvhf6H5RV6KbqxSA3RVUQRerQqeH1kn9lg&#10;9r2QXU3aX98VCj0OM/MNs1gNvlF36kItbGAyzkARl2JrrgycjrtRDipEZIuNMBn4pgCr5fPTAgsr&#10;PX/R/RArlSAcCjTgYmwLrUPpyGMYS0ucvIt0HmOSXaVth32C+0a/Z9mH9lhzWnDY0sZReT3cvIE+&#10;rPO9mwnXfr/V2flnWsmbGPP6MqznoCIN8T/81/60Bmb5BB5n0hHQy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E/jwwwAAANwAAAAPAAAAAAAAAAAAAAAAAJcCAABkcnMvZG93&#10;bnJldi54bWxQSwUGAAAAAAQABAD1AAAAhwMAAAAA&#10;" fillcolor="#fde9d9 [665]" strokecolor="#4579b8 [3044]">
                      <v:shadow on="t" opacity="22937f" mv:blur="40000f" origin=",.5" offset="0,23000emu"/>
                      <v:textbox>
                        <w:txbxContent>
                          <w:p w14:paraId="31B9FD42" w14:textId="77777777" w:rsidR="0006099B" w:rsidRDefault="0006099B" w:rsidP="00A254D6">
                            <w:pPr>
                              <w:rPr>
                                <w:rFonts w:eastAsia="Times New Roman" w:cs="Times New Roman"/>
                              </w:rPr>
                            </w:pPr>
                          </w:p>
                        </w:txbxContent>
                      </v:textbox>
                    </v:rect>
                    <v:line id="Straight Connector 782" o:spid="_x0000_s1396" style="position:absolute;flip:y;visibility:visible;mso-wrap-style:square" from="658607,3854252" to="785607,3993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W5KMIAAADcAAAADwAAAGRycy9kb3ducmV2LnhtbESPwWrDMBBE74H+g9hCb4ncHBrjRAml&#10;UNpLD3FCcl2srWVqrYy0td2/rwqFHIeZecPsDrPv1UgxdYENPK4KUMRNsB23Bs6n12UJKgmyxT4w&#10;GfihBIf93WKHlQ0TH2mspVUZwqlCA05kqLROjSOPaRUG4ux9huhRsoytthGnDPe9XhfFk/bYcV5w&#10;ONCLo+ar/vYGYk10/RD9dpXyWEw8XubkvDEP9/PzFpTQLLfwf/vdGtiUa/g7k4+A3v8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LW5KMIAAADcAAAADwAAAAAAAAAAAAAA&#10;AAChAgAAZHJzL2Rvd25yZXYueG1sUEsFBgAAAAAEAAQA+QAAAJADAAAAAA==&#10;" strokecolor="#4f81bd [3204]" strokeweight="1pt">
                      <v:shadow on="t" opacity="24903f" mv:blur="40000f" origin=",.5" offset="0,20000emu"/>
                    </v:line>
                    <v:line id="Straight Connector 783" o:spid="_x0000_s1397" style="position:absolute;flip:y;visibility:visible;mso-wrap-style:square" from="1960357,3854252" to="2087357,3993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cs8IAAADcAAAADwAAAGRycy9kb3ducmV2LnhtbESPQUvDQBSE74L/YXmCN7tRwYa021IE&#10;0UsPTcVeH9nXbGj2bdh9JvHfdwXB4zAz3zDr7ex7NVJMXWADj4sCFHETbMetgc/j20MJKgmyxT4w&#10;GfihBNvN7c0aKxsmPtBYS6syhFOFBpzIUGmdGkce0yIMxNk7h+hRsoytthGnDPe9fiqKF+2x47zg&#10;cKBXR82l/vYGYk102ot+P0l5KCYev+bkvDH3d/NuBUpolv/wX/vDGliW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kcs8IAAADcAAAADwAAAAAAAAAAAAAA&#10;AAChAgAAZHJzL2Rvd25yZXYueG1sUEsFBgAAAAAEAAQA+QAAAJADAAAAAA==&#10;" strokecolor="#4f81bd [3204]" strokeweight="1pt">
                      <v:shadow on="t" opacity="24903f" mv:blur="40000f" origin=",.5" offset="0,20000emu"/>
                    </v:line>
                    <v:line id="Straight Connector 784" o:spid="_x0000_s1398" style="position:absolute;flip:y;visibility:visible;mso-wrap-style:square" from="1973057,3987602" to="2100057,41273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CEx8IAAADcAAAADwAAAGRycy9kb3ducmV2LnhtbESPQUvDQBSE74L/YXmCN7tRxIa021IE&#10;0UsPTcVeH9nXbGj2bdh9JvHfdwXB4zAz3zDr7ex7NVJMXWADj4sCFHETbMetgc/j20MJKgmyxT4w&#10;GfihBNvN7c0aKxsmPtBYS6syhFOFBpzIUGmdGkce0yIMxNk7h+hRsoytthGnDPe9fiqKF+2x47zg&#10;cKBXR82l/vYGYk102ot+P0l5KCYev+bkvDH3d/NuBUpolv/wX/vDGliWz/B7Jh8Bvbk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BCEx8IAAADcAAAADwAAAAAAAAAAAAAA&#10;AAChAgAAZHJzL2Rvd25yZXYueG1sUEsFBgAAAAAEAAQA+QAAAJADAAAAAA==&#10;" strokecolor="#4f81bd [3204]" strokeweight="1pt">
                      <v:shadow on="t" opacity="24903f" mv:blur="40000f" origin=",.5" offset="0,20000emu"/>
                    </v:line>
                  </v:group>
                  <v:group id="Group 785" o:spid="_x0000_s1399" style="position:absolute;left:599808;top:5531464;width:1342129;height:372534" coordorigin="599808,5531444" coordsize="1441450,279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Cv4ZsUAAADcAAAA&#10;DwAAAAAAAAAAAAAAAACpAgAAZHJzL2Rvd25yZXYueG1sUEsFBgAAAAAEAAQA+gAAAJsDAAAAAA==&#10;">
                    <v:rect id="Rectangle 786" o:spid="_x0000_s1400" style="position:absolute;left:726808;top:55314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cCtvwAA&#10;ANwAAAAPAAAAZHJzL2Rvd25yZXYueG1sRI/NCsIwEITvgu8QVvAimupBpRpFBcGD4P99ada22GxK&#10;E2t9eyMIHoeZ+YaZLxtTiJoql1tWMBxEIIgTq3NOFVwv2/4UhPPIGgvLpOBNDpaLdmuOsbYvPlF9&#10;9qkIEHYxKsi8L2MpXZKRQTewJXHw7rYy6IOsUqkrfAW4KeQoisbSYM5hIcOSNhklj/PTKFgfbqvi&#10;QOXI4fH9cL19r873pFS306xmIDw1/h/+tXdawWQ6hu+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OtwK2/AAAA3AAAAA8AAAAAAAAAAAAAAAAAlwIAAGRycy9kb3ducmV2&#10;LnhtbFBLBQYAAAAABAAEAPUAAACDAwAAAAA=&#10;" fillcolor="#fabf8f [1945]" strokecolor="#4579b8 [3044]">
                      <v:shadow on="t" opacity="22937f" mv:blur="40000f" origin=",.5" offset="0,23000emu"/>
                      <v:textbox>
                        <w:txbxContent>
                          <w:p w14:paraId="4735A71E" w14:textId="77777777" w:rsidR="0006099B" w:rsidRDefault="0006099B" w:rsidP="00A254D6">
                            <w:pPr>
                              <w:rPr>
                                <w:rFonts w:eastAsia="Times New Roman" w:cs="Times New Roman"/>
                              </w:rPr>
                            </w:pPr>
                          </w:p>
                        </w:txbxContent>
                      </v:textbox>
                    </v:rect>
                    <v:rect id="Rectangle 787" o:spid="_x0000_s1401" style="position:absolute;left:669658;top:56076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4WU2vwAA&#10;ANwAAAAPAAAAZHJzL2Rvd25yZXYueG1sRI/NCsIwEITvgu8QVvAimupBpRpFBcGD4P99ada22GxK&#10;E2t9eyMIHoeZ+YaZLxtTiJoql1tWMBxEIIgTq3NOFVwv2/4UhPPIGgvLpOBNDpaLdmuOsbYvPlF9&#10;9qkIEHYxKsi8L2MpXZKRQTewJXHw7rYy6IOsUqkrfAW4KeQoisbSYM5hIcOSNhklj/PTKFgfbqvi&#10;QOXI4fH9cL19r873pFS306xmIDw1/h/+tXdawWQ6g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zhZTa/AAAA3AAAAA8AAAAAAAAAAAAAAAAAlwIAAGRycy9kb3ducmV2&#10;LnhtbFBLBQYAAAAABAAEAPUAAACDAwAAAAA=&#10;" fillcolor="#fabf8f [1945]" strokecolor="#4579b8 [3044]">
                      <v:shadow on="t" opacity="22937f" mv:blur="40000f" origin=",.5" offset="0,23000emu"/>
                      <v:textbox>
                        <w:txbxContent>
                          <w:p w14:paraId="70590815" w14:textId="77777777" w:rsidR="0006099B" w:rsidRDefault="0006099B" w:rsidP="00A254D6">
                            <w:pPr>
                              <w:rPr>
                                <w:rFonts w:eastAsia="Times New Roman" w:cs="Times New Roman"/>
                              </w:rPr>
                            </w:pPr>
                          </w:p>
                        </w:txbxContent>
                      </v:textbox>
                    </v:rect>
                    <v:rect id="Rectangle 788" o:spid="_x0000_s1402" style="position:absolute;left:599808;top:5671144;width:1308100;height:139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fvFEvQAA&#10;ANwAAAAPAAAAZHJzL2Rvd25yZXYueG1sRE+9CsIwEN4F3yGc4CKa6qBSjaKC4CCoVfejOdticylN&#10;rPXtzSA4fnz/y3VrStFQ7QrLCsajCARxanXBmYLbdT+cg3AeWWNpmRR8yMF61e0sMdb2zRdqEp+J&#10;EMIuRgW591UspUtzMuhGtiIO3MPWBn2AdSZ1je8Qbko5iaKpNFhwaMixol1O6TN5GQXb031Tnqia&#10;ODx/nm5wHDTFkZTq99rNAoSn1v/FP/dBK5jNw9p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NfvFEvQAAANwAAAAPAAAAAAAAAAAAAAAAAJcCAABkcnMvZG93bnJldi54&#10;bWxQSwUGAAAAAAQABAD1AAAAgQMAAAAA&#10;" fillcolor="#fabf8f [1945]" strokecolor="#4579b8 [3044]">
                      <v:shadow on="t" opacity="22937f" mv:blur="40000f" origin=",.5" offset="0,23000emu"/>
                      <v:textbox>
                        <w:txbxContent>
                          <w:p w14:paraId="2297F3D5" w14:textId="77777777" w:rsidR="0006099B" w:rsidRDefault="0006099B" w:rsidP="00A254D6">
                            <w:pPr>
                              <w:rPr>
                                <w:rFonts w:eastAsia="Times New Roman" w:cs="Times New Roman"/>
                              </w:rPr>
                            </w:pPr>
                          </w:p>
                        </w:txbxContent>
                      </v:textbox>
                    </v:rect>
                    <v:line id="Straight Connector 789" o:spid="_x0000_s1403" style="position:absolute;flip:y;visibility:visible;mso-wrap-style:square" from="599808,5537794" to="726808,5677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ErWcIAAADcAAAADwAAAGRycy9kb3ducmV2LnhtbESPQUvDQBSE74L/YXlCb3ZjD22M3RYR&#10;RC89NIq9PrLPbDD7Nuy+JvHfu4WCx2FmvmG2+9n3aqSYusAGHpYFKOIm2I5bA58fr/clqCTIFvvA&#10;ZOCXEux3tzdbrGyY+EhjLa3KEE4VGnAiQ6V1ahx5TMswEGfvO0SPkmVstY04Zbjv9aoo1tpjx3nB&#10;4UAvjpqf+uwNxJrodBD9dpLyWEw8fs3JeWMWd/PzEyihWf7D1/a7NbApH+FyJh8Bvfs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hErWcIAAADcAAAADwAAAAAAAAAAAAAA&#10;AAChAgAAZHJzL2Rvd25yZXYueG1sUEsFBgAAAAAEAAQA+QAAAJADAAAAAA==&#10;" strokecolor="#4f81bd [3204]" strokeweight="1pt">
                      <v:shadow on="t" opacity="24903f" mv:blur="40000f" origin=",.5" offset="0,20000emu"/>
                    </v:line>
                    <v:line id="Straight Connector 790" o:spid="_x0000_s1404" style="position:absolute;flip:y;visibility:visible;mso-wrap-style:square" from="1901558,5537794" to="2028558,56774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vIUGb8AAADcAAAADwAAAGRycy9kb3ducmV2LnhtbERPPW/CMBDdkfofrKvUDZx2aCFgEKpU&#10;tQsDKYL1FB9xRHyO7GuS/ns8VOr49L43u8l3aqCY2sAGnhcFKOI62JYbA6fvj/kSVBJki11gMvBL&#10;CXbbh9kGSxtGPtJQSaNyCKcSDTiRvtQ61Y48pkXoiTN3DdGjZBgbbSOOOdx3+qUoXrXHlnODw57e&#10;HdW36scbiBXR5SD68yLLYzHycJ6S88Y8PU77NSihSf7Ff+4va+BtlefnM/kI6O0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vIUGb8AAADcAAAADwAAAAAAAAAAAAAAAACh&#10;AgAAZHJzL2Rvd25yZXYueG1sUEsFBgAAAAAEAAQA+QAAAI0DAAAAAA==&#10;" strokecolor="#4f81bd [3204]" strokeweight="1pt">
                      <v:shadow on="t" opacity="24903f" mv:blur="40000f" origin=",.5" offset="0,20000emu"/>
                    </v:line>
                    <v:line id="Straight Connector 791" o:spid="_x0000_s1405" style="position:absolute;flip:y;visibility:visible;mso-wrap-style:square" from="1914258,5671144" to="2041258,58108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b6xgsIAAADcAAAADwAAAGRycy9kb3ducmV2LnhtbESPQUvDQBSE74L/YXmCN7OpB61pt6UI&#10;opceGou9PrKv2dDs27D7TOK/dwuCx2FmvmHW29n3aqSYusAGFkUJirgJtuPWwPHz7WEJKgmyxT4w&#10;GfihBNvN7c0aKxsmPtBYS6syhFOFBpzIUGmdGkceUxEG4uydQ/QoWcZW24hThvteP5blk/bYcV5w&#10;ONCro+ZSf3sDsSY67UW/n2R5KCcev+bkvDH3d/NuBUpolv/wX/vDGnh+WcD1TD4CevM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b6xgsIAAADcAAAADwAAAAAAAAAAAAAA&#10;AAChAgAAZHJzL2Rvd25yZXYueG1sUEsFBgAAAAAEAAQA+QAAAJADAAAAAA==&#10;" strokecolor="#4f81bd [3204]" strokeweight="1pt">
                      <v:shadow on="t" opacity="24903f" mv:blur="40000f" origin=",.5" offset="0,20000emu"/>
                    </v:line>
                  </v:group>
                  <v:shape id="Straight Arrow Connector 792" o:spid="_x0000_s1406" type="#_x0000_t32" style="position:absolute;left:1994824;top:3678005;width:231501;height:36828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miX8UAAADcAAAADwAAAGRycy9kb3ducmV2LnhtbESPT2uDQBTE74V+h+UVemvWesgf4ypS&#10;EHIqmJZAbg/3VaXuW3E3avvps4FAjsPM/IZJ88X0YqLRdZYVvK8iEMS11R03Cr6/yrctCOeRNfaW&#10;ScEfOciz56cUE21nrmg6+kYECLsEFbTeD4mUrm7JoFvZgTh4P3Y06IMcG6lHnAPc9DKOorU02HFY&#10;aHGgj5bq3+PFKLDnqdTFVlZzea6r/88hXm9OJ6VeX5ZiD8LT4h/he/ugFWx2MdzOhCMgsy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miX8UAAADcAAAADwAAAAAAAAAA&#10;AAAAAAChAgAAZHJzL2Rvd25yZXYueG1sUEsFBgAAAAAEAAQA+QAAAJMDAAAAAA==&#10;" strokecolor="#4f81bd [3204]">
                    <v:stroke dashstyle="3 1"/>
                    <v:shadow on="t" opacity="24903f" mv:blur="40000f" origin=",.5" offset="0,20000emu"/>
                  </v:shape>
                  <v:shape id="Straight Arrow Connector 793" o:spid="_x0000_s1407" type="#_x0000_t32" style="position:absolute;left:1947851;top:5341954;width:278474;height:37243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UHxMQAAADcAAAADwAAAGRycy9kb3ducmV2LnhtbESPQYvCMBSE78L+h/CEvWmqC9qtRpGF&#10;giehKoK3R/O2LTYvpYltd3+9EQSPw8x8w6y3g6lFR62rLCuYTSMQxLnVFRcKzqd0EoNwHlljbZkU&#10;/JGD7eZjtMZE254z6o6+EAHCLkEFpfdNIqXLSzLoprYhDt6vbQ36INtC6hb7ADe1nEfRQhqsOCyU&#10;2NBPSfnteDcK7LVL9S6WWZ9e8+z/0MwXy8tFqc/xsFuB8DT4d/jV3msFy+8veJ4JR0BuH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hQfExAAAANwAAAAPAAAAAAAAAAAA&#10;AAAAAKECAABkcnMvZG93bnJldi54bWxQSwUGAAAAAAQABAD5AAAAkgMAAAAA&#10;" strokecolor="#4f81bd [3204]">
                    <v:stroke dashstyle="3 1"/>
                    <v:shadow on="t" opacity="24903f" mv:blur="40000f" origin=",.5" offset="0,20000emu"/>
                  </v:shape>
                  <v:group id="Group 794" o:spid="_x0000_s1408" style="position:absolute;left:586080;top:4529328;width:1432395;height:694266" coordorigin="586080,4529337" coordsize="1536700,520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">
                    <v:rect id="Rectangle 795" o:spid="_x0000_s1409" style="position:absolute;left:814680;top:452933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rOkwxwAA&#10;ANwAAAAPAAAAZHJzL2Rvd25yZXYueG1sRI9Pa8JAFMTvBb/D8oTemo22sSa6SiktCEJF04PeHtmX&#10;P5h9G7Krpt++WxB6HGbmN8xyPZhWXKl3jWUFkygGQVxY3XCl4Dv/fJqDcB5ZY2uZFPyQg/Vq9LDE&#10;TNsb7+l68JUIEHYZKqi97zIpXVGTQRfZjjh4pe0N+iD7SuoebwFuWjmN45k02HBYqLGj95qK8+Fi&#10;FDx/bZOP3QvG5eWUJkd3zN1skyv1OB7eFiA8Df4/fG9vtILXNIG/M+EIyN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qzpMMcAAADcAAAADwAAAAAAAAAAAAAAAACXAgAAZHJz&#10;L2Rvd25yZXYueG1sUEsFBgAAAAAEAAQA9QAAAIsDAAAAAA==&#10;" fillcolor="#fbd4b4 [1305]" strokecolor="#4579b8 [3044]">
                      <v:shadow on="t" opacity="22937f" mv:blur="40000f" origin=",.5" offset="0,23000emu"/>
                      <v:textbox>
                        <w:txbxContent>
                          <w:p w14:paraId="3A7202ED" w14:textId="77777777" w:rsidR="0006099B" w:rsidRDefault="0006099B" w:rsidP="00A254D6">
                            <w:pPr>
                              <w:rPr>
                                <w:rFonts w:eastAsia="Times New Roman" w:cs="Times New Roman"/>
                              </w:rPr>
                            </w:pPr>
                          </w:p>
                        </w:txbxContent>
                      </v:textbox>
                    </v:rect>
                    <v:rect id="Rectangle 796" o:spid="_x0000_s1410" style="position:absolute;left:706730;top:461823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fndHxwAA&#10;ANwAAAAPAAAAZHJzL2Rvd25yZXYueG1sRI9Pa8JAFMTvBb/D8oTemo22pia6SiktCEJF04PeHtmX&#10;P5h9G7Krpt++WxB6HGbmN8xyPZhWXKl3jWUFkygGQVxY3XCl4Dv/fJqDcB5ZY2uZFPyQg/Vq9LDE&#10;TNsb7+l68JUIEHYZKqi97zIpXVGTQRfZjjh4pe0N+iD7SuoebwFuWjmN40QabDgs1NjRe03F+XAx&#10;Cp6/trOP3QvG5eWUzo7umLtkkyv1OB7eFiA8Df4/fG9vtILXNIG/M+EIyNU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n53R8cAAADcAAAADwAAAAAAAAAAAAAAAACXAgAAZHJz&#10;L2Rvd25yZXYueG1sUEsFBgAAAAAEAAQA9QAAAIsDAAAAAA==&#10;" fillcolor="#fbd4b4 [1305]" strokecolor="#4579b8 [3044]">
                      <v:shadow on="t" opacity="22937f" mv:blur="40000f" origin=",.5" offset="0,23000emu"/>
                      <v:textbox>
                        <w:txbxContent>
                          <w:p w14:paraId="42E7220D" w14:textId="77777777" w:rsidR="0006099B" w:rsidRDefault="0006099B" w:rsidP="00A254D6">
                            <w:pPr>
                              <w:rPr>
                                <w:rFonts w:eastAsia="Times New Roman" w:cs="Times New Roman"/>
                              </w:rPr>
                            </w:pPr>
                          </w:p>
                        </w:txbxContent>
                      </v:textbox>
                    </v:rect>
                    <v:rect id="Rectangle 797" o:spid="_x0000_s1411" style="position:absolute;left:586080;top:4726187;width:1308100;height:323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tLcxQAA&#10;ANwAAAAPAAAAZHJzL2Rvd25yZXYueG1sRI9Pi8IwFMTvgt8hPMGbpruu/7pGEdkFQVC0HvT2aJ5t&#10;2ealNFG7394IgsdhZn7DzBaNKcWNaldYVvDRj0AQp1YXnCk4Jr+9CQjnkTWWlknBPzlYzNutGcba&#10;3nlPt4PPRICwi1FB7n0VS+nSnAy6vq2Ig3extUEfZJ1JXeM9wE0pP6NoJA0WHBZyrGiVU/p3uBoF&#10;g+1m+LP7wuhyPU+HJ3dK3GidKNXtNMtvEJ4a/w6/2mutYDwdw/NMOAJy/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y0tzFAAAA3AAAAA8AAAAAAAAAAAAAAAAAlwIAAGRycy9k&#10;b3ducmV2LnhtbFBLBQYAAAAABAAEAPUAAACJAwAAAAA=&#10;" fillcolor="#fbd4b4 [1305]" strokecolor="#4579b8 [3044]">
                      <v:shadow on="t" opacity="22937f" mv:blur="40000f" origin=",.5" offset="0,23000emu"/>
                      <v:textbox>
                        <w:txbxContent>
                          <w:p w14:paraId="38123267" w14:textId="77777777" w:rsidR="0006099B" w:rsidRDefault="0006099B" w:rsidP="00A254D6">
                            <w:pPr>
                              <w:rPr>
                                <w:rFonts w:eastAsia="Times New Roman" w:cs="Times New Roman"/>
                              </w:rPr>
                            </w:pPr>
                          </w:p>
                        </w:txbxContent>
                      </v:textbox>
                    </v:rect>
                    <v:line id="Straight Connector 798" o:spid="_x0000_s1412" style="position:absolute;flip:y;visibility:visible;mso-wrap-style:square" from="586080,4529337" to="814680,47198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IQYH78AAADcAAAADwAAAGRycy9kb3ducmV2LnhtbERPPW/CMBDdkfofrKvUDZx2aCFgEKpU&#10;tQsDKYL1FB9xRHyO7GuS/ns8VOr49L43u8l3aqCY2sAGnhcFKOI62JYbA6fvj/kSVBJki11gMvBL&#10;CXbbh9kGSxtGPtJQSaNyCKcSDTiRvtQ61Y48pkXoiTN3DdGjZBgbbSOOOdx3+qUoXrXHlnODw57e&#10;HdW36scbiBXR5SD68yLLYzHycJ6S88Y8PU77NSihSf7Ff+4va+BtldfmM/kI6O0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IQYH78AAADcAAAADwAAAAAAAAAAAAAAAACh&#10;AgAAZHJzL2Rvd25yZXYueG1sUEsFBgAAAAAEAAQA+QAAAI0DAAAAAA==&#10;" strokecolor="#4f81bd [3204]" strokeweight="1pt">
                      <v:shadow on="t" opacity="24903f" mv:blur="40000f" origin=",.5" offset="0,20000emu"/>
                    </v:line>
                    <v:line id="Straight Connector 799" o:spid="_x0000_s1413" style="position:absolute;flip:y;visibility:visible;mso-wrap-style:square" from="1887830,4535687" to="2116430,47261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8i9hMMAAADcAAAADwAAAGRycy9kb3ducmV2LnhtbESPzWrDMBCE74G+g9hCboncHPLjRgml&#10;UNpLD3FDc12srWVqrYy0sd23rwqBHoeZ+YbZHyffqYFiagMbeFgWoIjrYFtuDJw/XhZbUEmQLXaB&#10;ycAPJTge7mZ7LG0Y+URDJY3KEE4lGnAifal1qh15TMvQE2fvK0SPkmVstI04Zrjv9Koo1tpjy3nB&#10;YU/Pjurv6uoNxIro8i769SLbUzHy8Dkl542Z309Pj6CEJvkP39pv1sBmt4O/M/kI6MM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fIvYTDAAAA3AAAAA8AAAAAAAAAAAAA&#10;AAAAoQIAAGRycy9kb3ducmV2LnhtbFBLBQYAAAAABAAEAPkAAACRAwAAAAA=&#10;" strokecolor="#4f81bd [3204]" strokeweight="1pt">
                      <v:shadow on="t" opacity="24903f" mv:blur="40000f" origin=",.5" offset="0,20000emu"/>
                    </v:line>
                    <v:line id="Straight Connector 800" o:spid="_x0000_s1414" style="position:absolute;flip:y;visibility:visible;mso-wrap-style:square" from="1894180,4853187" to="2122780,504368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EwVyL4AAADcAAAADwAAAGRycy9kb3ducmV2LnhtbERPPWvDMBDdC/kP4gLdGqkdinGihBAo&#10;7dIhbmnWw7pYJtbJSFfb/ffVUOj4eN+7wxIGNVHKfWQLjxsDiriNrufOwufHy0MFKguywyEyWfih&#10;DIf96m6HtYszn2lqpFMlhHONFrzIWGudW08B8yaOxIW7xhRQCkyddgnnEh4G/WTMsw7Yc2nwONLJ&#10;U3trvoOF1BBd3kW/XqQ6m5mnryX7YO39ejluQQkt8i/+c785C5Up88uZcgT0/hc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CoTBXIvgAAANwAAAAPAAAAAAAAAAAAAAAAAKEC&#10;AABkcnMvZG93bnJldi54bWxQSwUGAAAAAAQABAD5AAAAjAMAAAAA&#10;" strokecolor="#4f81bd [3204]" strokeweight="1pt">
                      <v:shadow on="t" opacity="24903f" mv:blur="40000f" origin=",.5" offset="0,20000emu"/>
                    </v:line>
                  </v:group>
                  <v:shape id="Straight Arrow Connector 801" o:spid="_x0000_s1415" type="#_x0000_t32" style="position:absolute;left:2031998;top:4650695;width:224921;height:29344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KU9+cMAAADcAAAADwAAAGRycy9kb3ducmV2LnhtbESPQYvCMBSE78L+h/AWvGmqBy3VWMpC&#10;YU8L1UXw9miebbF5KU22rf56Iwh7HGbmG2afTqYVA/WusaxgtYxAEJdWN1wp+D3lixiE88gaW8uk&#10;4E4O0sPHbI+JtiMXNBx9JQKEXYIKau+7REpX1mTQLW1HHLyr7Q36IPtK6h7HADetXEfRRhpsOCzU&#10;2NFXTeXt+GcU2MuQ6yyWxZhfyuLx06032/NZqfnnlO1AeJr8f/jd/tYK4mgFrzPhCMjD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ClPfnDAAAA3AAAAA8AAAAAAAAAAAAA&#10;AAAAoQIAAGRycy9kb3ducmV2LnhtbFBLBQYAAAAABAAEAPkAAACRAwAAAAA=&#10;" strokecolor="#4f81bd [3204]">
                    <v:stroke dashstyle="3 1"/>
                    <v:shadow on="t" opacity="24903f" mv:blur="40000f" origin=",.5" offset="0,20000emu"/>
                  </v:shape>
                  <v:shape id="Text Box 802" o:spid="_x0000_s1416" type="#_x0000_t202" style="position:absolute;left:1554832;top:398074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td+7wgAA&#10;ANwAAAAPAAAAZHJzL2Rvd25yZXYueG1sRI9BawIxFITvQv9DeIXeNFGoyNYoYlvw0Iu63h+b183i&#10;5mXZvLrrv28KBY/DzHzDrLdjaNWN+tREtjCfGVDEVXQN1xbK8+d0BSoJssM2Mlm4U4Lt5mmyxsLF&#10;gY90O0mtMoRTgRa8SFdonSpPAdMsdsTZ+459QMmyr7Xrccjw0OqFMUsdsOG84LGjvafqevoJFkTc&#10;bn4vP0I6XMav98Gb6hVLa1+ex90bKKFRHuH/9sFZWJkF/J3JR0Bv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137vCAAAA3AAAAA8AAAAAAAAAAAAAAAAAlwIAAGRycy9kb3du&#10;cmV2LnhtbFBLBQYAAAAABAAEAPUAAACGAwAAAAA=&#10;" filled="f" stroked="f">
                    <v:textbox style="mso-fit-shape-to-text:t">
                      <w:txbxContent>
                        <w:p w14:paraId="2D245F8D"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03" o:spid="_x0000_s1417" type="#_x0000_t202" style="position:absolute;left:1470851;top:5654422;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ogwwAA&#10;ANwAAAAPAAAAZHJzL2Rvd25yZXYueG1sRI9PawIxFMTvhX6H8AreaqJSka1RpH/AQy/q9v7YvG6W&#10;bl6WzdNdv31TEDwOM/MbZr0dQ6su1KcmsoXZ1IAirqJruLZQnj6fV6CSIDtsI5OFKyXYbh4f1li4&#10;OPCBLkepVYZwKtCCF+kKrVPlKWCaxo44ez+xDyhZ9rV2PQ4ZHlo9N2apAzacFzx29Oap+j2egwUR&#10;t5tdy4+Q9t/j1/vgTfWCpbWTp3H3CkpolHv41t47CyuzgP8z+Qjo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XogwwAAANwAAAAPAAAAAAAAAAAAAAAAAJcCAABkcnMvZG93&#10;bnJldi54bWxQSwUGAAAAAAQABAD1AAAAhwMAAAAA&#10;" filled="f" stroked="f">
                    <v:textbox style="mso-fit-shape-to-text:t">
                      <w:txbxContent>
                        <w:p w14:paraId="67727EA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04" o:spid="_x0000_s1418" type="#_x0000_t202" style="position:absolute;left:1511384;top:4813338;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EOJUwwAA&#10;ANwAAAAPAAAAZHJzL2Rvd25yZXYueG1sRI9PawIxFMTvhX6H8AreaqJYka1RpH/AQy/q9v7YvG6W&#10;bl6WzdNdv31TEDwOM/MbZr0dQ6su1KcmsoXZ1IAirqJruLZQnj6fV6CSIDtsI5OFKyXYbh4f1li4&#10;OPCBLkepVYZwKtCCF+kKrVPlKWCaxo44ez+xDyhZ9rV2PQ4ZHlo9N2apAzacFzx29Oap+j2egwUR&#10;t5tdy4+Q9t/j1/vgTfWCpbWTp3H3CkpolHv41t47CyuzgP8z+Qjo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EOJUwwAAANwAAAAPAAAAAAAAAAAAAAAAAJcCAABkcnMvZG93&#10;bnJldi54bWxQSwUGAAAAAAQABAD1AAAAhwMAAAAA&#10;" filled="f" stroked="f">
                    <v:textbox style="mso-fit-shape-to-text:t">
                      <w:txbxContent>
                        <w:p w14:paraId="2E71FC7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group id="Group 805" o:spid="_x0000_s1419" style="position:absolute;left:3327722;top:3718959;width:1951629;height:875687" coordorigin="3327722,3718959" coordsize="1951629,87568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bTG9qxAAAANwAAAAP&#10;AAAAAAAAAAAAAAAAAKkCAABkcnMvZG93bnJldi54bWxQSwUGAAAAAAQABAD6AAAAmgMAAAAA&#10;">
                    <v:rect id="Rectangle 806" o:spid="_x0000_s1420" style="position:absolute;left:3711743;top:3726966;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B+pwwAA&#10;ANwAAAAPAAAAZHJzL2Rvd25yZXYueG1sRI9Ba8JAFITvBf/D8gRvdROhIaSuIoJa7Kmx0Osj+0xC&#10;s2+X7GqSf+8KhR6HmfmGWW9H04k79b61rCBdJiCIK6tbrhV8Xw6vOQgfkDV2lknBRB62m9nLGgtt&#10;B/6iexlqESHsC1TQhOAKKX3VkEG/tI44elfbGwxR9rXUPQ4Rbjq5SpJMGmw5LjToaN9Q9VvejILT&#10;NU3Rnadj/Xn5uR1O+KZL6ZRazMfdO4hAY/gP/7U/tII8yeB5Jh4Bu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dB+pwwAAANwAAAAPAAAAAAAAAAAAAAAAAJcCAABkcnMvZG93&#10;bnJldi54bWxQSwUGAAAAAAQABAD1AAAAhwMAAAAA&#10;" fillcolor="#e36c0a [2409]" strokecolor="#4579b8 [3044]">
                      <v:shadow on="t" opacity="22937f" mv:blur="40000f" origin=",.5" offset="0,23000emu"/>
                      <v:textbox>
                        <w:txbxContent>
                          <w:p w14:paraId="65EEA68F" w14:textId="77777777" w:rsidR="0006099B" w:rsidRDefault="0006099B" w:rsidP="00A254D6">
                            <w:pPr>
                              <w:rPr>
                                <w:rFonts w:eastAsia="Times New Roman" w:cs="Times New Roman"/>
                              </w:rPr>
                            </w:pPr>
                          </w:p>
                        </w:txbxContent>
                      </v:textbox>
                    </v:rect>
                    <v:rect id="Rectangle 807" o:spid="_x0000_s1421" style="position:absolute;left:3518485;top:3908867;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OLoywgAA&#10;ANwAAAAPAAAAZHJzL2Rvd25yZXYueG1sRI9Bi8IwFITvwv6H8IS9aVphVbpGkQV10ZOt4PXRPNuy&#10;zUtootZ/vxEEj8PMfMMsVr1pxY0631hWkI4TEMSl1Q1XCk7FZjQH4QOyxtYyKXiQh9XyY7DATNs7&#10;H+mWh0pECPsMFdQhuExKX9Zk0I+tI47exXYGQ5RdJXWH9wg3rZwkyVQabDgu1Ojop6byL78aBbtL&#10;mqLbP7bVoThfNzv80rl0Sn0O+/U3iEB9eIdf7V+tYJ7M4HkmHgG5/A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I4ujLCAAAA3AAAAA8AAAAAAAAAAAAAAAAAlwIAAGRycy9kb3du&#10;cmV2LnhtbFBLBQYAAAAABAAEAPUAAACGAwAAAAA=&#10;" fillcolor="#e36c0a [2409]" strokecolor="#4579b8 [3044]">
                      <v:shadow on="t" opacity="22937f" mv:blur="40000f" origin=",.5" offset="0,23000emu"/>
                      <v:textbox>
                        <w:txbxContent>
                          <w:p w14:paraId="0F78B38A" w14:textId="77777777" w:rsidR="0006099B" w:rsidRDefault="0006099B" w:rsidP="00A254D6">
                            <w:pPr>
                              <w:rPr>
                                <w:rFonts w:eastAsia="Times New Roman" w:cs="Times New Roman"/>
                              </w:rPr>
                            </w:pPr>
                          </w:p>
                        </w:txbxContent>
                      </v:textbox>
                    </v:rect>
                    <v:rect id="Rectangle 808" o:spid="_x0000_s1422" style="position:absolute;left:3327722;top:4094180;width:1232727;height:4910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y5AwAAA&#10;ANwAAAAPAAAAZHJzL2Rvd25yZXYueG1sRE/Pa8IwFL4P/B/CE3abaYWNUo0ignZsp7WC10fzbIvN&#10;S2iibf/75TDY8eP7vd1PphdPGnxnWUG6SkAQ11Z33Ci4VKe3DIQPyBp7y6RgJg/73eJli7m2I//Q&#10;swyNiCHsc1TQhuByKX3dkkG/so44cjc7GAwRDo3UA44x3PRynSQf0mDHsaFFR8eW6nv5MAqKW5qi&#10;+5rPzXd1fZwKfNeldEq9LqfDBkSgKfyL/9yfWkGWxLXxTDwCcvc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py5AwAAAANwAAAAPAAAAAAAAAAAAAAAAAJcCAABkcnMvZG93bnJl&#10;di54bWxQSwUGAAAAAAQABAD1AAAAhAMAAAAA&#10;" fillcolor="#e36c0a [2409]" strokecolor="#4579b8 [3044]">
                      <v:shadow on="t" opacity="22937f" mv:blur="40000f" origin=",.5" offset="0,23000emu"/>
                      <v:textbox>
                        <w:txbxContent>
                          <w:p w14:paraId="248C64B7" w14:textId="77777777" w:rsidR="0006099B" w:rsidRDefault="0006099B" w:rsidP="00A254D6">
                            <w:pPr>
                              <w:rPr>
                                <w:rFonts w:eastAsia="Times New Roman" w:cs="Times New Roman"/>
                              </w:rPr>
                            </w:pPr>
                          </w:p>
                        </w:txbxContent>
                      </v:textbox>
                    </v:rect>
                    <v:line id="Straight Connector 809" o:spid="_x0000_s1423" style="position:absolute;flip:y;visibility:visible;mso-wrap-style:square" from="4944470,3908867" to="5279351,42180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Ni08IAAADcAAAADwAAAGRycy9kb3ducmV2LnhtbESPQYvCMBSE74L/ITxhbzZxF6RWo4iw&#10;7IIntQePj+bZFpuX0sTa3V9vBMHjMPPNMKvNYBvRU+drxxpmiQJBXDhTc6khP31PUxA+IBtsHJOG&#10;P/KwWY9HK8yMu/OB+mMoRSxhn6GGKoQ2k9IXFVn0iWuJo3dxncUQZVdK0+E9lttGfio1lxZrjgsV&#10;trSrqLgeb1ZDmnvVn3P6+TKHVOb//f4a2r3WH5NhuwQRaAjv8Iv+NZFTC3ieiUdArh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Ni08IAAADcAAAADwAAAAAAAAAAAAAA&#10;AAChAgAAZHJzL2Rvd25yZXYueG1sUEsFBgAAAAAEAAQA+QAAAJADAAAAAA==&#10;" strokecolor="#4f81bd [3204]" strokeweight="1pt">
                      <v:stroke dashstyle="3 1"/>
                      <v:shadow on="t" opacity="24903f" mv:blur="40000f" origin=",.5" offset="0,20000emu"/>
                    </v:line>
                    <v:shape id="Text Box 810" o:spid="_x0000_s1424" type="#_x0000_t202" style="position:absolute;left:4241000;top:4111545;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8nKKvwAA&#10;ANwAAAAPAAAAZHJzL2Rvd25yZXYueG1sRE9Na8JAEL0L/odlBG91k4IiqatIreChF228D9lpNjQ7&#10;G7Kjif/ePRQ8Pt73Zjf6Vt2pj01gA/kiA0VcBdtwbaD8Ob6tQUVBttgGJgMPirDbTicbLGwY+Ez3&#10;i9QqhXAs0IAT6QqtY+XIY1yEjjhxv6H3KAn2tbY9Dinct/o9y1baY8OpwWFHn46qv8vNGxCx+/xR&#10;fvl4uo7fh8Fl1RJLY+azcf8BSmiUl/jffbIG1nman86kI6C3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vycoq/AAAA3AAAAA8AAAAAAAAAAAAAAAAAlwIAAGRycy9kb3ducmV2&#10;LnhtbFBLBQYAAAAABAAEAPUAAACDAwAAAAA=&#10;" filled="f" stroked="f">
                      <v:textbox style="mso-fit-shape-to-text:t">
                        <w:txbxContent>
                          <w:p w14:paraId="39008112"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line id="Straight Connector 811" o:spid="_x0000_s1425" style="position:absolute;flip:y;visibility:visible;mso-wrap-style:square" from="4560449,4218033" to="4952937,45946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tkmjsIAAADcAAAADwAAAGRycy9kb3ducmV2LnhtbESPwWrDMBBE74X+g9hCb43sHopxooQQ&#10;KO2lh7iluS7WxjKxVkba2s7fR4VCj8PMvGE2u8UPaqKY+sAGylUBirgNtufOwNfn61MFKgmyxSEw&#10;GbhSgt32/m6DtQ0zH2lqpFMZwqlGA05krLVOrSOPaRVG4uydQ/QoWcZO24hzhvtBPxfFi/bYc15w&#10;ONLBUXtpfryB2BCdPkS/naQ6FjNP30ty3pjHh2W/BiW0yH/4r/1uDVRlCb9n8hHQ2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tkmjsIAAADcAAAADwAAAAAAAAAAAAAA&#10;AAChAgAAZHJzL2Rvd25yZXYueG1sUEsFBgAAAAAEAAQA+QAAAJADAAAAAA==&#10;" strokecolor="#4f81bd [3204]" strokeweight="1pt">
                      <v:shadow on="t" opacity="24903f" mv:blur="40000f" origin=",.5" offset="0,20000emu"/>
                    </v:line>
                    <v:line id="Straight Connector 812" o:spid="_x0000_s1426" style="position:absolute;flip:y;visibility:visible;mso-wrap-style:square" from="4563090,3726966" to="4955578,410357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gu4+cIAAADcAAAADwAAAGRycy9kb3ducmV2LnhtbESPwWrDMBBE74X+g9hCbo2cHIJxooRS&#10;KM0lh7ghuS7WxjK1Vkba2u7fV4VCj8PMvGF2h9n3aqSYusAGVssCFHETbMetgcvH23MJKgmyxT4w&#10;GfimBIf948MOKxsmPtNYS6syhFOFBpzIUGmdGkce0zIMxNm7h+hRsoytthGnDPe9XhfFRnvsOC84&#10;HOjVUfNZf3kDsSa6nUS/36Q8FxOP1zk5b8ziaX7ZghKa5T/81z5aA+VqDb9n8hHQ+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gu4+cIAAADcAAAADwAAAAAAAAAAAAAA&#10;AAChAgAAZHJzL2Rvd25yZXYueG1sUEsFBgAAAAAEAAQA+QAAAJADAAAAAA==&#10;" strokecolor="#4f81bd [3204]" strokeweight="1pt">
                      <v:shadow on="t" opacity="24903f" mv:blur="40000f" origin=",.5" offset="0,20000emu"/>
                    </v:line>
                    <v:line id="Straight Connector 813" o:spid="_x0000_s1427" style="position:absolute;flip:y;visibility:visible;mso-wrap-style:square" from="3335773,3718959" to="3728261,40955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UcdYsEAAADcAAAADwAAAGRycy9kb3ducmV2LnhtbESPQUvEMBSE74L/ITzBm5uugpS6aVkW&#10;RC8etop7fTRvm7LNS0mebf33RhA8DjPzDbNrVj+qmWIaAhvYbgpQxF2wA/cGPt6f70pQSZAtjoHJ&#10;wDclaOrrqx1WNix8pLmVXmUIpwoNOJGp0jp1jjymTZiIs3cO0aNkGXttIy4Z7kd9XxSP2uPAecHh&#10;RAdH3aX98gZiS3R6E/1ykvJYLDx/rsl5Y25v1v0TKKFV/sN/7VdroNw+wO+ZfAR0/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dRx1iwQAAANwAAAAPAAAAAAAAAAAAAAAA&#10;AKECAABkcnMvZG93bnJldi54bWxQSwUGAAAAAAQABAD5AAAAjwMAAAAA&#10;" strokecolor="#4f81bd [3204]" strokeweight="1pt">
                      <v:shadow on="t" opacity="24903f" mv:blur="40000f" origin=",.5" offset="0,20000emu"/>
                    </v:line>
                  </v:group>
                  <v:group id="Group 814" o:spid="_x0000_s1428" style="position:absolute;left:3231261;top:5186794;width:1960096;height:717184" coordorigin="3231261,5186794" coordsize="1960096,71718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x2VwsxAAAANwAAAAP&#10;AAAAAAAAAAAAAAAAAKkCAABkcnMvZG93bnJldi54bWxQSwUGAAAAAAQABAD6AAAAmgMAAAAA&#10;">
                    <v:rect id="Rectangle 815" o:spid="_x0000_s1429" style="position:absolute;left:3623749;top:5191938;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c/ovxAAA&#10;ANwAAAAPAAAAZHJzL2Rvd25yZXYueG1sRI9Ba8JAFITvBf/D8gRvdWPAEqKrhIDgrTbtob09s89s&#10;MPs2Zrcm/vtuodDjMDPfMNv9ZDtxp8G3jhWslgkI4trplhsFH++H5wyED8gaO8ek4EEe9rvZ0xZz&#10;7UZ+o3sVGhEh7HNUYELocyl9bciiX7qeOHoXN1gMUQ6N1AOOEW47mSbJi7TYclww2FNpqL5W31bB&#10;JaST5urz65bS6VaeX5ujNoVSi/lUbEAEmsJ/+K991Aqy1Rp+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nP6L8QAAADcAAAADwAAAAAAAAAAAAAAAACXAgAAZHJzL2Rv&#10;d25yZXYueG1sUEsFBgAAAAAEAAQA9QAAAIgDAAAAAA==&#10;" fillcolor="#974706 [1609]" strokecolor="#4579b8 [3044]">
                      <v:shadow on="t" opacity="22937f" mv:blur="40000f" origin=",.5" offset="0,23000emu"/>
                      <v:textbox>
                        <w:txbxContent>
                          <w:p w14:paraId="6364590B" w14:textId="77777777" w:rsidR="0006099B" w:rsidRDefault="0006099B" w:rsidP="00A254D6">
                            <w:pPr>
                              <w:rPr>
                                <w:rFonts w:eastAsia="Times New Roman" w:cs="Times New Roman"/>
                              </w:rPr>
                            </w:pPr>
                          </w:p>
                        </w:txbxContent>
                      </v:textbox>
                    </v:rect>
                    <v:rect id="Rectangle 816" o:spid="_x0000_s1430" style="position:absolute;left:3452376;top:5362264;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WRYwwAA&#10;ANwAAAAPAAAAZHJzL2Rvd25yZXYueG1sRI9Ba8JAFITvBf/D8gRvdWMOIqmriCDkZk17aG/P7DMb&#10;zL5Nstsk/nu3UOhxmJlvmO1+so0YqPe1YwWrZQKCuHS65krB58fpdQPCB2SNjWNS8CAP+93sZYuZ&#10;diNfaChCJSKEfYYKTAhtJqUvDVn0S9cSR+/meoshyr6Suscxwm0j0yRZS4s1xwWDLR0Nlffixyq4&#10;hXTSXHx9dym9d8frucq1OSi1mE+HNxCBpvAf/mvnWsFmtYbfM/EIyN0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oWRYwwAAANwAAAAPAAAAAAAAAAAAAAAAAJcCAABkcnMvZG93&#10;bnJldi54bWxQSwUGAAAAAAQABAD1AAAAhwMAAAAA&#10;" fillcolor="#974706 [1609]" strokecolor="#4579b8 [3044]">
                      <v:shadow on="t" opacity="22937f" mv:blur="40000f" origin=",.5" offset="0,23000emu"/>
                      <v:textbox>
                        <w:txbxContent>
                          <w:p w14:paraId="1BB8DC1B" w14:textId="77777777" w:rsidR="0006099B" w:rsidRDefault="0006099B" w:rsidP="00A254D6">
                            <w:pPr>
                              <w:rPr>
                                <w:rFonts w:eastAsia="Times New Roman" w:cs="Times New Roman"/>
                              </w:rPr>
                            </w:pPr>
                          </w:p>
                        </w:txbxContent>
                      </v:textbox>
                    </v:rect>
                    <v:rect id="Rectangle 817" o:spid="_x0000_s1431" style="position:absolute;left:3231261;top:5569079;width:1232727;height:3302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7cHDxAAA&#10;ANwAAAAPAAAAZHJzL2Rvd25yZXYueG1sRI9Ba8JAFITvBf/D8gRvdWMONkRXCQHBW23aQ3t7Zp/Z&#10;YPZtzG5N/PfdQqHHYWa+Ybb7yXbiToNvHStYLRMQxLXTLTcKPt4PzxkIH5A1do5JwYM87Hezpy3m&#10;2o38RvcqNCJC2OeowITQ51L62pBFv3Q9cfQubrAYohwaqQccI9x2Mk2StbTYclww2FNpqL5W31bB&#10;JaST5urz65bS6VaeX5ujNoVSi/lUbEAEmsJ/+K991Aqy1Qv8nolH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3Bw8QAAADcAAAADwAAAAAAAAAAAAAAAACXAgAAZHJzL2Rv&#10;d25yZXYueG1sUEsFBgAAAAAEAAQA9QAAAIgDAAAAAA==&#10;" fillcolor="#974706 [1609]" strokecolor="#4579b8 [3044]">
                      <v:shadow on="t" opacity="22937f" mv:blur="40000f" origin=",.5" offset="0,23000emu"/>
                      <v:textbox>
                        <w:txbxContent>
                          <w:p w14:paraId="1DE0BADF" w14:textId="77777777" w:rsidR="0006099B" w:rsidRDefault="0006099B" w:rsidP="00A254D6">
                            <w:pPr>
                              <w:rPr>
                                <w:rFonts w:eastAsia="Times New Roman" w:cs="Times New Roman"/>
                              </w:rPr>
                            </w:pPr>
                          </w:p>
                        </w:txbxContent>
                      </v:textbox>
                    </v:rect>
                    <v:line id="Straight Connector 818" o:spid="_x0000_s1432" style="position:absolute;flip:y;visibility:visible;mso-wrap-style:square" from="4463988,5527365" to="4856476,590397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OPE78AAADcAAAADwAAAGRycy9kb3ducmV2LnhtbERPPWvDMBDdA/0P4grdEjkZinGjhFAo&#10;zdIhTkjWw7paJtbJSFfb/ffVUMj4eN/b/ex7NVJMXWAD61UBirgJtuPWwOX8sSxBJUG22AcmA7+U&#10;YL97WmyxsmHiE421tCqHcKrQgBMZKq1T48hjWoWBOHPfIXqUDGOrbcQph/teb4riVXvsODc4HOjd&#10;UXOvf7yBWBPdvkR/3qQ8FROP1zk5b8zL83x4AyU0y0P87z5aA+U6r81n8hHQuz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0+OPE78AAADcAAAADwAAAAAAAAAAAAAAAACh&#10;AgAAZHJzL2Rvd25yZXYueG1sUEsFBgAAAAAEAAQA+QAAAI0DAAAAAA==&#10;" strokecolor="#4f81bd [3204]" strokeweight="1pt">
                      <v:shadow on="t" opacity="24903f" mv:blur="40000f" origin=",.5" offset="0,20000emu"/>
                    </v:line>
                    <v:line id="Straight Connector 819" o:spid="_x0000_s1433" style="position:absolute;flip:y;visibility:visible;mso-wrap-style:square" from="4463988,5204515" to="4856476,55811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K8qiMEAAADcAAAADwAAAGRycy9kb3ducmV2LnhtbESPQUvEMBSE74L/ITzBm5uuB6l107Is&#10;iF48bBX3+mjeNmWbl5I82/rvjSB4HGbmG2bXrH5UM8U0BDaw3RSgiLtgB+4NfLw/35WgkiBbHAOT&#10;gW9K0NTXVzusbFj4SHMrvcoQThUacCJTpXXqHHlMmzARZ+8cokfJMvbaRlwy3I/6vigetMeB84LD&#10;iQ6Oukv75Q3Eluj0JvrlJOWxWHj+XJPzxtzerPsnUEKr/If/2q/WQLl9hN8z+Qjo+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8ryqIwQAAANwAAAAPAAAAAAAAAAAAAAAA&#10;AKECAABkcnMvZG93bnJldi54bWxQSwUGAAAAAAQABAD5AAAAjwMAAAAA&#10;" strokecolor="#4f81bd [3204]" strokeweight="1pt">
                      <v:shadow on="t" opacity="24903f" mv:blur="40000f" origin=",.5" offset="0,20000emu"/>
                    </v:line>
                    <v:line id="Straight Connector 820" o:spid="_x0000_s1434" style="position:absolute;flip:y;visibility:visible;mso-wrap-style:square" from="3231261,5186794" to="3623749,556340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JqL8AAADcAAAADwAAAGRycy9kb3ducmV2LnhtbERPPWvDMBDdC/0P4gLdGjkZinGjhBAI&#10;zZIhbmnWw7paJtbJSBfb+ffVUOj4eN+b3ex7NVJMXWADq2UBirgJtuPWwNfn8bUElQTZYh+YDDwo&#10;wW77/LTByoaJLzTW0qocwqlCA05kqLROjSOPaRkG4sz9hOhRMoytthGnHO57vS6KN+2x49zgcKCD&#10;o+ZW372BWBNdz6I/rlJeionH7zk5b8zLYt6/gxKa5V/85z5ZA+U6z89n8hHQ2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4/lJqL8AAADcAAAADwAAAAAAAAAAAAAAAACh&#10;AgAAZHJzL2Rvd25yZXYueG1sUEsFBgAAAAAEAAQA+QAAAI0DAAAAAA==&#10;" strokecolor="#4f81bd [3204]" strokeweight="1pt">
                      <v:shadow on="t" opacity="24903f" mv:blur="40000f" origin=",.5" offset="0,20000emu"/>
                    </v:line>
                    <v:line id="Straight Connector 821" o:spid="_x0000_s1435" style="position:absolute;flip:y;visibility:visible;mso-wrap-style:square" from="4856476,5186794" to="5191357,55168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Aytb8AAADcAAAADwAAAGRycy9kb3ducmV2LnhtbESPwQrCMBBE74L/EFbwpqkKUqpRRBAF&#10;T2oPHpdmbYvNpjSxVr/eCILHYebNMMt1ZyrRUuNKywom4wgEcWZ1ybmC9LIbxSCcR9ZYWSYFL3Kw&#10;XvV7S0y0ffKJ2rPPRShhl6CCwvs6kdJlBRl0Y1sTB+9mG4M+yCaXusFnKDeVnEbRXBosOSwUWNO2&#10;oOx+fhgFceqi9prSfqZPsUzf7fHu66NSw0G3WYDw1Pl/+EcfdOCmE/ieCUdArj4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9MAytb8AAADcAAAADwAAAAAAAAAAAAAAAACh&#10;AgAAZHJzL2Rvd25yZXYueG1sUEsFBgAAAAAEAAQA+QAAAI0DAAAAAA==&#10;" strokecolor="#4f81bd [3204]" strokeweight="1pt">
                      <v:stroke dashstyle="3 1"/>
                      <v:shadow on="t" opacity="24903f" mv:blur="40000f" origin=",.5" offset="0,20000emu"/>
                    </v:line>
                    <v:shape id="Text Box 822" o:spid="_x0000_s1436" type="#_x0000_t202" style="position:absolute;left:4189277;top:557420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AIPbwgAA&#10;ANwAAAAPAAAAZHJzL2Rvd25yZXYueG1sRI9Ba8JAFITvhf6H5RW81Y0Bi6SuIrYFD16q8f7IvmaD&#10;2bch+2riv3cFweMwM98wy/XoW3WhPjaBDcymGSjiKtiGawPl8ed9ASoKssU2MBm4UoT16vVliYUN&#10;A//S5SC1ShCOBRpwIl2hdawceYzT0BEn7y/0HiXJvta2xyHBfavzLPvQHhtOCw472jqqzod/b0DE&#10;bmbX8tvH3Wncfw0uq+ZYGjN5GzefoIRGeYYf7Z01sMhzuJ9JR0Cvb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oAg9vCAAAA3AAAAA8AAAAAAAAAAAAAAAAAlwIAAGRycy9kb3du&#10;cmV2LnhtbFBLBQYAAAAABAAEAPUAAACGAwAAAAA=&#10;" filled="f" stroked="f">
                      <v:textbox style="mso-fit-shape-to-text:t">
                        <w:txbxContent>
                          <w:p w14:paraId="516DC64A"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23" o:spid="_x0000_s1437" type="#_x0000_t202" style="position:absolute;left:2730564;top:4212172;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ynNMxAAA&#10;ANwAAAAPAAAAZHJzL2Rvd25yZXYueG1sRI/BbsIwEETvlfoP1iJxIw4BKhpiUAVF6o2W9gNW8RKH&#10;xOsoNpD26+tKSD2OZt6MptgMthVX6n3tWME0SUEQl07XXCn4+txPliB8QNbYOiYF3+Rhs358KDDX&#10;7sYfdD2GSsQS9jkqMCF0uZS+NGTRJ64jjt7J9RZDlH0ldY+3WG5bmaXpk7RYc1ww2NHWUNkcL1bB&#10;MrWHpnnO3r2d/0wXZrtzr91ZqfFoeFmBCDSE//CdftORy2b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spzTMQAAADcAAAADwAAAAAAAAAAAAAAAACXAgAAZHJzL2Rv&#10;d25yZXYueG1sUEsFBgAAAAAEAAQA9QAAAIgDAAAAAA==&#10;" filled="f" stroked="f">
                    <v:textbox style="mso-fit-shape-to-text:t">
                      <w:txbxContent>
                        <w:p w14:paraId="7B5CF772"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shape id="Text Box 824" o:spid="_x0000_s1438" type="#_x0000_t202" style="position:absolute;left:2673104;top:5597669;width:4546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s4wwAA&#10;ANwAAAAPAAAAZHJzL2Rvd25yZXYueG1sRI/RasJAFETfhf7Dcgu+6cagotFVilXwTat+wCV7m02T&#10;vRuyq6b9elcQ+jjMnBlmue5sLW7U+tKxgtEwAUGcO11yoeBy3g1mIHxA1lg7JgW/5GG9eustMdPu&#10;zl90O4VCxBL2GSowITSZlD43ZNEPXUMcvW/XWgxRtoXULd5jua1lmiRTabHkuGCwoY2hvDpdrYJZ&#10;Yg9VNU+P3o7/RhOz+XTb5kep/nv3sQARqAv/4Re915FLx/A8E4+AX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I+s4wwAAANwAAAAPAAAAAAAAAAAAAAAAAJcCAABkcnMvZG93&#10;bnJldi54bWxQSwUGAAAAAAQABAD1AAAAhwMAAAAA&#10;" filled="f" stroked="f">
                    <v:textbox style="mso-fit-shape-to-text:t">
                      <w:txbxContent>
                        <w:p w14:paraId="388DC634"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e.h5</w:t>
                          </w:r>
                        </w:p>
                      </w:txbxContent>
                    </v:textbox>
                  </v:shape>
                  <v:shape id="Text Box 825" o:spid="_x0000_s1439" type="#_x0000_t202" style="position:absolute;top:3996890;width:45212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6jxAAA&#10;ANwAAAAPAAAAZHJzL2Rvd25yZXYueG1sRI/RasJAFETfC/2H5Rb6VjcJtWh0I8Va8M02+gGX7DUb&#10;k70bsqumfr1bKPRxmDkzzHI12k5caPCNYwXpJAFBXDndcK3gsP98mYHwAVlj55gU/JCHVfH4sMRc&#10;uyt/06UMtYgl7HNUYELocyl9Zciin7ieOHpHN1gMUQ611ANeY7ntZJYkb9Jiw3HBYE9rQ1Vbnq2C&#10;WWJ3bTvPvrx9vaVTs/5wm/6k1PPT+L4AEWgM/+E/eqsjl03h90w8ArK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m9Oo8QAAADcAAAADwAAAAAAAAAAAAAAAACXAgAAZHJzL2Rv&#10;d25yZXYueG1sUEsFBgAAAAAEAAQA9QAAAIgDAAAAAA==&#10;" filled="f" stroked="f">
                    <v:textbox style="mso-fit-shape-to-text:t">
                      <w:txbxContent>
                        <w:p w14:paraId="31F9810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826" o:spid="_x0000_s1440" type="#_x0000_t202" style="position:absolute;left:14124;top:5663735;width:443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vdDUxAAA&#10;ANwAAAAPAAAAZHJzL2Rvd25yZXYueG1sRI/RasJAFETfhf7Dcgt9001CFY1upFgLfWsb/YBL9pqN&#10;yd4N2VXTfr1bKPRxmDkzzGY72k5cafCNYwXpLAFBXDndcK3geHibLkH4gKyxc0wKvsnDtniYbDDX&#10;7sZfdC1DLWIJ+xwVmBD6XEpfGbLoZ64njt7JDRZDlEMt9YC3WG47mSXJQlpsOC4Y7GlnqGrLi1Ww&#10;TOxH266yT2+ff9K52b26fX9W6ulxfFmDCDSG//Af/a4jly3g90w8ArK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r3Q1MQAAADcAAAADwAAAAAAAAAAAAAAAACXAgAAZHJzL2Rv&#10;d25yZXYueG1sUEsFBgAAAAAEAAQA9QAAAIgDAAAAAA==&#10;" filled="f" stroked="f">
                    <v:textbox style="mso-fit-shape-to-text:t">
                      <w:txbxContent>
                        <w:p w14:paraId="4BD88020"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shape id="Text Box 827" o:spid="_x0000_s1441" type="#_x0000_t202" style="position:absolute;left:16259;top:4918112;width:45910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8XVPxAAA&#10;ANwAAAAPAAAAZHJzL2Rvd25yZXYueG1sRI/BbsIwEETvlfoP1iJxIw4RUBpiUAVF6o2W9gNW8RKH&#10;xOsoNpD26+tKSD2OZt6MptgMthVX6n3tWME0SUEQl07XXCn4+txPliB8QNbYOiYF3+Rhs358KDDX&#10;7sYfdD2GSsQS9jkqMCF0uZS+NGTRJ64jjt7J9RZDlH0ldY+3WG5bmaXpQlqsOS4Y7GhrqGyOF6tg&#10;mdpD0zxn797OfqZzs9251+6s1Hg0vKxABBrCf/hOv+nIZU/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4fF1T8QAAADcAAAADwAAAAAAAAAAAAAAAACXAgAAZHJzL2Rv&#10;d25yZXYueG1sUEsFBgAAAAAEAAQA9QAAAIgDAAAAAA==&#10;" filled="f" stroked="f">
                    <v:textbox style="mso-fit-shape-to-text:t">
                      <w:txbxContent>
                        <w:p w14:paraId="4BB83280"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828" o:spid="_x0000_s1442" type="#_x0000_t202" style="position:absolute;left:1974462;top:1522868;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6LQxvgAA&#10;ANwAAAAPAAAAZHJzL2Rvd25yZXYueG1sRE9Ni8IwEL0L+x/CCN7WVGFFqlHEdcGDF916H5rZpmwz&#10;Kc1o6783B8Hj432vt4Nv1J26WAc2MJtmoIjLYGuuDBS/P59LUFGQLTaBycCDImw3H6M15jb0fKb7&#10;RSqVQjjmaMCJtLnWsXTkMU5DS5y4v9B5lAS7StsO+xTuGz3PsoX2WHNqcNjS3lH5f7l5AyJ2N3sU&#10;Bx+P1+H03bus/MLCmMl42K1ACQ3yFr/cR2tgOU9r05l0BPTm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a+i0Mb4AAADcAAAADwAAAAAAAAAAAAAAAACXAgAAZHJzL2Rvd25yZXYu&#10;eG1sUEsFBgAAAAAEAAQA9QAAAIIDAAAAAA==&#10;" filled="f" stroked="f">
                    <v:textbox style="mso-fit-shape-to-text:t">
                      <w:txbxContent>
                        <w:p w14:paraId="74764166"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29" o:spid="_x0000_s1443" type="#_x0000_t202" style="position:absolute;left:1968921;top:1943811;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pBGqwwAA&#10;ANwAAAAPAAAAZHJzL2Rvd25yZXYueG1sRI9Pa8JAFMTvhX6H5RW81Y2CRaOriH/AQy/VeH9kX7Oh&#10;2bch+zTx27uFQo/DzPyGWW0G36g7dbEObGAyzkARl8HWXBkoLsf3OagoyBabwGTgQRE269eXFeY2&#10;9PxF97NUKkE45mjAibS51rF05DGOQ0ucvO/QeZQku0rbDvsE942eZtmH9lhzWnDY0s5R+XO+eQMi&#10;djt5FAcfT9fhc9+7rJxhYczobdguQQkN8h/+a5+sgfl0Ab9n0hHQ6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pBGqwwAAANwAAAAPAAAAAAAAAAAAAAAAAJcCAABkcnMvZG93&#10;bnJldi54bWxQSwUGAAAAAAQABAD1AAAAhwMAAAAA&#10;" filled="f" stroked="f">
                    <v:textbox style="mso-fit-shape-to-text:t">
                      <w:txbxContent>
                        <w:p w14:paraId="77B7CB48"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0" o:spid="_x0000_s1444" type="#_x0000_t202" style="position:absolute;left:1981456;top:2380823;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Ry7qvwAA&#10;ANwAAAAPAAAAZHJzL2Rvd25yZXYueG1sRE9Na8JAEL0X/A/LCL3VjYpFoquIVvDgRZveh+yYDWZn&#10;Q3Zq4r/vHgoeH+97vR18ox7UxTqwgekkA0VcBltzZaD4Pn4sQUVBttgEJgNPirDdjN7WmNvQ84Ue&#10;V6lUCuGYowEn0uZax9KRxzgJLXHibqHzKAl2lbYd9incN3qWZZ/aY82pwWFLe0fl/frrDYjY3fRZ&#10;fPl4+hnOh95l5QILY97Hw24FSmiQl/jffbIGlvM0P5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BHLuq/AAAA3AAAAA8AAAAAAAAAAAAAAAAAlwIAAGRycy9kb3ducmV2&#10;LnhtbFBLBQYAAAAABAAEAPUAAACDAwAAAAA=&#10;" filled="f" stroked="f">
                    <v:textbox style="mso-fit-shape-to-text:t">
                      <w:txbxContent>
                        <w:p w14:paraId="60FE7247"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31" o:spid="_x0000_s1445" type="#_x0000_t202" style="position:absolute;left:3299305;top:1689822;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4txwgAA&#10;ANwAAAAPAAAAZHJzL2Rvd25yZXYueG1sRI9Ba8JAFITvhf6H5RW81U0qLRJdRVoFD71U4/2RfWaD&#10;2bch+2riv3eFQo/DzHzDLNejb9WV+tgENpBPM1DEVbAN1wbK4+51DioKssU2MBm4UYT16vlpiYUN&#10;A//Q9SC1ShCOBRpwIl2hdawceYzT0BEn7xx6j5JkX2vb45DgvtVvWfahPTacFhx29Omouhx+vQER&#10;u8lv5dbH/Wn8/hpcVr1jaczkZdwsQAmN8h/+a++tgfksh8eZdAT0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Li3HCAAAA3AAAAA8AAAAAAAAAAAAAAAAAlwIAAGRycy9kb3du&#10;cmV2LnhtbFBLBQYAAAAABAAEAPUAAACGAwAAAAA=&#10;" filled="f" stroked="f">
                    <v:textbox style="mso-fit-shape-to-text:t">
                      <w:txbxContent>
                        <w:p w14:paraId="1C730801"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32" o:spid="_x0000_s1446" type="#_x0000_t202" style="position:absolute;left:3327722;top:2511628;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RUGwwAA&#10;ANwAAAAPAAAAZHJzL2Rvd25yZXYueG1sRI9Ba8JAFITvgv9heYXedKPFItE1BNuCBy+16f2RfWZD&#10;s29D9tXEf98tFHocZuYbZl9MvlM3GmIb2MBqmYEiroNtuTFQfbwttqCiIFvsApOBO0UoDvPZHnMb&#10;Rn6n20UalSAcczTgRPpc61g78hiXoSdO3jUMHiXJodF2wDHBfafXWfasPbacFhz2dHRUf12+vQER&#10;W67u1auPp8/p/DK6rN5gZczjw1TuQAlN8h/+a5+sge3TGn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2RUGwwAAANwAAAAPAAAAAAAAAAAAAAAAAJcCAABkcnMvZG93&#10;bnJldi54bWxQSwUGAAAAAAQABAD1AAAAhwMAAAAA&#10;" filled="f" stroked="f">
                    <v:textbox style="mso-fit-shape-to-text:t">
                      <w:txbxContent>
                        <w:p w14:paraId="0406CBA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group>
                <v:shape id="Text Box 833" o:spid="_x0000_s1447" type="#_x0000_t202" style="position:absolute;left:950585;top:3591660;width:70802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WRxAAA&#10;ANwAAAAPAAAAZHJzL2Rvd25yZXYueG1sRI/BbsIwEETvlfgHa5F6K06gVBBiUEVbiRsU+IBVvMQh&#10;8TqKXUj5eoxUqcfRzJvR5KveNuJCna8cK0hHCQjiwumKSwXHw9fLDIQPyBobx6TglzysloOnHDPt&#10;rvxNl30oRSxhn6ECE0KbSekLQxb9yLXE0Tu5zmKIsiul7vAay20jx0nyJi1WHBcMtrQ2VNT7H6tg&#10;lthtXc/HO29fb+nUrD/cZ3tW6nnYvy9ABOrDf/iP3ujITSbwOBOPgFz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xPlkcQAAADcAAAADwAAAAAAAAAAAAAAAACXAgAAZHJzL2Rv&#10;d25yZXYueG1sUEsFBgAAAAAEAAQA9QAAAIgDAAAAAA==&#10;" filled="f" stroked="f">
                  <v:textbox style="mso-fit-shape-to-text:t">
                    <w:txbxContent>
                      <w:p w14:paraId="13BFB5D7"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A</w:t>
                        </w:r>
                      </w:p>
                    </w:txbxContent>
                  </v:textbox>
                </v:shape>
                <v:shape id="Text Box 834" o:spid="_x0000_s1448" type="#_x0000_t202" style="position:absolute;left:938122;top:4284315;width:70358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n3lwwAA&#10;ANwAAAAPAAAAZHJzL2Rvd25yZXYueG1sRI/NbsIwEITvlXgHa5G4FQdKEQQMQhQkbuXvAVbxEofE&#10;6yg2EPr0NVKlHkcz34xmvmxtJe7U+MKxgkE/AUGcOV1wruB82r5PQPiArLFyTAqe5GG56LzNMdXu&#10;wQe6H0MuYgn7FBWYEOpUSp8Zsuj7riaO3sU1FkOUTS51g49Ybis5TJKxtFhwXDBY09pQVh5vVsEk&#10;sd9lOR3uvR39DD7N+stt6qtSvW67moEI1Ib/8B+905H7GMHrTDwCcvE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n3lwwAAANwAAAAPAAAAAAAAAAAAAAAAAJcCAABkcnMvZG93&#10;bnJldi54bWxQSwUGAAAAAAQABAD1AAAAhwMAAAAA&#10;" filled="f" stroked="f">
                  <v:textbox style="mso-fit-shape-to-text:t">
                    <w:txbxContent>
                      <w:p w14:paraId="3CAFA95C"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B</w:t>
                        </w:r>
                      </w:p>
                    </w:txbxContent>
                  </v:textbox>
                </v:shape>
                <v:shape id="Text Box 835" o:spid="_x0000_s1449" type="#_x0000_t202" style="position:absolute;left:938122;top:5267724;width:68707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th+xAAA&#10;ANwAAAAPAAAAZHJzL2Rvd25yZXYueG1sRI/NbsIwEITvlXgHa5G4FQcoCAIGIX6k3srfA6ziJQ6J&#10;11FsIPTp60qVehzNfDOaxaq1lXhQ4wvHCgb9BARx5nTBuYLLef8+BeEDssbKMSl4kYfVsvO2wFS7&#10;Jx/pcQq5iCXsU1RgQqhTKX1myKLvu5o4elfXWAxRNrnUDT5jua3kMEkm0mLBccFgTRtDWXm6WwXT&#10;xH6V5Wx48PbjezA2m63b1Telet12PQcRqA3/4T/6U0duNIbfM/EIyO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bYfsQAAADcAAAADwAAAAAAAAAAAAAAAACXAgAAZHJzL2Rv&#10;d25yZXYueG1sUEsFBgAAAAAEAAQA9QAAAIgDAAAAAA==&#10;" filled="f" stroked="f">
                  <v:textbox style="mso-fit-shape-to-text:t">
                    <w:txbxContent>
                      <w:p w14:paraId="3A01075D"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c</w:t>
                        </w:r>
                      </w:p>
                    </w:txbxContent>
                  </v:textbox>
                </v:shape>
                <v:shape id="Text Box 836" o:spid="_x0000_s1450" type="#_x0000_t202" style="position:absolute;left:1759763;top:375081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hMFwgAA&#10;ANwAAAAPAAAAZHJzL2Rvd25yZXYueG1sRI9Ba8JAFITvBf/D8gre6sZKRVJXEavgoRc13h/Z12xo&#10;9m3IPk38926h4HGYmW+Y5XrwjbpRF+vABqaTDBRxGWzNlYHivH9bgIqCbLEJTAbuFGG9Gr0sMbeh&#10;5yPdTlKpBOGYowEn0uZax9KRxzgJLXHyfkLnUZLsKm077BPcN/o9y+baY81pwWFLW0fl7+nqDYjY&#10;zfRe7Hw8XIbvr95l5QcWxoxfh80nKKFBnuH/9sEaWMzm8HcmHQG9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DiEwXCAAAA3AAAAA8AAAAAAAAAAAAAAAAAlwIAAGRycy9kb3du&#10;cmV2LnhtbFBLBQYAAAAABAAEAPUAAACGAwAAAAA=&#10;" filled="f" stroked="f">
                  <v:textbox style="mso-fit-shape-to-text:t">
                    <w:txbxContent>
                      <w:p w14:paraId="54844590"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37" o:spid="_x0000_s1451" type="#_x0000_t202" style="position:absolute;left:1643784;top:459663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rraewwAA&#10;ANwAAAAPAAAAZHJzL2Rvd25yZXYueG1sRI9Pa8JAFMTvBb/D8gRvdaNiK6mriH/AQy+16f2Rfc2G&#10;Zt+G7NPEb+8WCj0OM/MbZr0dfKNu1MU6sIHZNANFXAZbc2Wg+Dw9r0BFQbbYBCYDd4qw3Yye1pjb&#10;0PMH3S5SqQThmKMBJ9LmWsfSkcc4DS1x8r5D51GS7CptO+wT3Dd6nmUv2mPNacFhS3tH5c/l6g2I&#10;2N3sXhx9PH8N74feZeUSC2Mm42H3BkpokP/wX/tsDawWr/B7Jh0Bv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rraewwAAANwAAAAPAAAAAAAAAAAAAAAAAJcCAABkcnMvZG93&#10;bnJldi54bWxQSwUGAAAAAAQABAD1AAAAhwMAAAAA&#10;" filled="f" stroked="f">
                  <v:textbox style="mso-fit-shape-to-text:t">
                    <w:txbxContent>
                      <w:p w14:paraId="716D89CA"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8" o:spid="_x0000_s1452" type="#_x0000_t202" style="position:absolute;left:1755283;top:4454442;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SLsvwAA&#10;ANwAAAAPAAAAZHJzL2Rvd25yZXYueG1sRE9Na8JAEL0X/A/LCL3VjYpFoquIVvDgRZveh+yYDWZn&#10;Q3Zq4r/vHgoeH+97vR18ox7UxTqwgekkA0VcBltzZaD4Pn4sQUVBttgEJgNPirDdjN7WmNvQ84Ue&#10;V6lUCuGYowEn0uZax9KRxzgJLXHibqHzKAl2lbYd9incN3qWZZ/aY82pwWFLe0fl/frrDYjY3fRZ&#10;fPl4+hnOh95l5QILY97Hw24FSmiQl/jffbIGlvO0Np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4xIuy/AAAA3AAAAA8AAAAAAAAAAAAAAAAAlwIAAGRycy9kb3ducmV2&#10;LnhtbFBLBQYAAAAABAAEAPUAAACDAwAAAAA=&#10;" filled="f" stroked="f">
                  <v:textbox style="mso-fit-shape-to-text:t">
                    <w:txbxContent>
                      <w:p w14:paraId="124BFA7B"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B</w:t>
                        </w:r>
                      </w:p>
                    </w:txbxContent>
                  </v:textbox>
                </v:shape>
                <v:shape id="Text Box 839" o:spid="_x0000_s1453" type="#_x0000_t202" style="position:absolute;left:1698803;top:5443399;width:324779;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fYd3wwAA&#10;ANwAAAAPAAAAZHJzL2Rvd25yZXYueG1sRI9Ba8JAFITvgv9heUJvutFSsamriG3BQy/GeH9kX7Oh&#10;2bch+2riv+8WCj0OM/MNs92PvlU36mMT2MBykYEiroJtuDZQXt7nG1BRkC22gcnAnSLsd9PJFnMb&#10;Bj7TrZBaJQjHHA04kS7XOlaOPMZF6IiT9xl6j5JkX2vb45DgvtWrLFtrjw2nBYcdHR1VX8W3NyBi&#10;D8t7+ebj6Tp+vA4uq56wNOZhNh5eQAmN8h/+a5+sgc3jM/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fYd3wwAAANwAAAAPAAAAAAAAAAAAAAAAAJcCAABkcnMvZG93&#10;bnJldi54bWxQSwUGAAAAAAQABAD1AAAAhwMAAAAA&#10;" filled="f" stroked="f">
                  <v:textbox style="mso-fit-shape-to-text:t">
                    <w:txbxContent>
                      <w:p w14:paraId="07D4E9F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C</w:t>
                        </w:r>
                      </w:p>
                    </w:txbxContent>
                  </v:textbox>
                </v:shape>
                <v:shape id="Text Box 840" o:spid="_x0000_s1454" type="#_x0000_t202" style="position:absolute;left:4351845;top:5362264;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QV2XvwAA&#10;ANwAAAAPAAAAZHJzL2Rvd25yZXYueG1sRE9Na8JAEL0X/A/LCL3VjaJFoquIVvDgRZveh+yYDWZn&#10;Q3Zq4r/vHgoeH+97vR18ox7UxTqwgekkA0VcBltzZaD4Pn4sQUVBttgEJgNPirDdjN7WmNvQ84Ue&#10;V6lUCuGYowEn0uZax9KRxzgJLXHibqHzKAl2lbYd9incN3qWZZ/aY82pwWFLe0fl/frrDYjY3fRZ&#10;fPl4+hnOh95l5QILY97Hw24FSmiQl/jffbIGlvM0P5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hBXZe/AAAA3AAAAA8AAAAAAAAAAAAAAAAAlwIAAGRycy9kb3ducmV2&#10;LnhtbFBLBQYAAAAABAAEAPUAAACDAwAAAAA=&#10;" filled="f" stroked="f">
                  <v:textbox style="mso-fit-shape-to-text:t">
                    <w:txbxContent>
                      <w:p w14:paraId="0E20AC28"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1" o:spid="_x0000_s1455" type="#_x0000_t202" style="position:absolute;left:4530496;top:5137418;width:360346;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fgMwgAA&#10;ANwAAAAPAAAAZHJzL2Rvd25yZXYueG1sRI9Ba8JAFITvhf6H5RW81U2KLRJdRVoFD71U4/2RfWaD&#10;2bch+2riv3eFQo/DzHzDLNejb9WV+tgENpBPM1DEVbAN1wbK4+51DioKssU2MBm4UYT16vlpiYUN&#10;A//Q9SC1ShCOBRpwIl2hdawceYzT0BEn7xx6j5JkX2vb45DgvtVvWfahPTacFhx29Omouhx+vQER&#10;u8lv5dbH/Wn8/hpcVr1jaczkZdwsQAmN8h/+a++tgfksh8eZdAT06g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cN+AzCAAAA3AAAAA8AAAAAAAAAAAAAAAAAlwIAAGRycy9kb3du&#10;cmV2LnhtbFBLBQYAAAAABAAEAPUAAACGAwAAAAA=&#10;" filled="f" stroked="f">
                  <v:textbox style="mso-fit-shape-to-text:t">
                    <w:txbxContent>
                      <w:p w14:paraId="167944F0"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2" o:spid="_x0000_s1456" type="#_x0000_t202" style="position:absolute;left:4426075;top:3908867;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32Z7wwAA&#10;ANwAAAAPAAAAZHJzL2Rvd25yZXYueG1sRI9Ba8JAFITvgv9heYXedKPUItE1BNuCBy+16f2RfWZD&#10;s29D9tXEf98tFHocZuYbZl9MvlM3GmIb2MBqmYEiroNtuTFQfbwttqCiIFvsApOBO0UoDvPZHnMb&#10;Rn6n20UalSAcczTgRPpc61g78hiXoSdO3jUMHiXJodF2wDHBfafXWfasPbacFhz2dHRUf12+vQER&#10;W67u1auPp8/p/DK6rN5gZczjw1TuQAlN8h/+a5+sge3TGn7PpCO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32Z7wwAAANwAAAAPAAAAAAAAAAAAAAAAAJcCAABkcnMvZG93&#10;bnJldi54bWxQSwUGAAAAAAQABAD1AAAAhwMAAAAA&#10;" filled="f" stroked="f">
                  <v:textbox style="mso-fit-shape-to-text:t">
                    <w:txbxContent>
                      <w:p w14:paraId="45566CD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3" o:spid="_x0000_s1457" type="#_x0000_t202" style="position:absolute;left:4630441;top:3726966;width:325137;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k8PgwwAA&#10;ANwAAAAPAAAAZHJzL2Rvd25yZXYueG1sRI9La8MwEITvhfwHsYHcGjmPluBGCSEPyKGXpu59sbaW&#10;qbUy1iZ2/n1UKPQ4zMw3zHo7+EbdqIt1YAOzaQaKuAy25spA8Xl6XoGKgmyxCUwG7hRhuxk9rTG3&#10;oecPul2kUgnCMUcDTqTNtY6lI49xGlri5H2HzqMk2VXadtgnuG/0PMtetcea04LDlvaOyp/L1RsQ&#10;sbvZvTj6eP4a3g+9y8oXLIyZjIfdGyihQf7Df+2zNbBaLuD3TDoCevM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4k8PgwwAAANwAAAAPAAAAAAAAAAAAAAAAAJcCAABkcnMvZG93&#10;bnJldi54bWxQSwUGAAAAAAQABAD1AAAAhwMAAAAA&#10;" filled="f" stroked="f">
                  <v:textbox style="mso-fit-shape-to-text:t">
                    <w:txbxContent>
                      <w:p w14:paraId="1F99B8FD"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4" o:spid="_x0000_s1458" type="#_x0000_t202" style="position:absolute;left:3906782;top:3464714;width:713105;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A6YxAAA&#10;ANwAAAAPAAAAZHJzL2Rvd25yZXYueG1sRI/RasJAFETfC/2H5Rb6VjeRWDS6kWIt+NYa/YBL9pqN&#10;yd4N2VXTfn23UPBxmDkzzGo92k5cafCNYwXpJAFBXDndcK3gePh4mYPwAVlj55gUfJOHdfH4sMJc&#10;uxvv6VqGWsQS9jkqMCH0uZS+MmTRT1xPHL2TGyyGKIda6gFvsdx2cpokr9Jiw3HBYE8bQ1VbXqyC&#10;eWI/23Yx/fI2+0lnZvPutv1Zqeen8W0JItAY7uF/eqcjl2XwdyYeAVn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PwOmMQAAADcAAAADwAAAAAAAAAAAAAAAACXAgAAZHJzL2Rv&#10;d25yZXYueG1sUEsFBgAAAAAEAAQA9QAAAIgDAAAAAA==&#10;" filled="f" stroked="f">
                  <v:textbox style="mso-fit-shape-to-text:t">
                    <w:txbxContent>
                      <w:p w14:paraId="675A8FAF"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D</w:t>
                        </w:r>
                      </w:p>
                    </w:txbxContent>
                  </v:textbox>
                </v:shape>
                <v:shape id="Text Box 845" o:spid="_x0000_s1459" type="#_x0000_t202" style="position:absolute;left:3790767;top:4916316;width:695960;height:2540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KsDwgAA&#10;ANwAAAAPAAAAZHJzL2Rvd25yZXYueG1sRI/RisIwFETfhf2HcIV901RR0WqURVfwbV3XD7g016a2&#10;uSlN1OrXbwTBx2HmzDCLVWsrcaXGF44VDPoJCOLM6YJzBce/bW8KwgdkjZVjUnAnD6vlR2eBqXY3&#10;/qXrIeQilrBPUYEJoU6l9Jkhi77vauLonVxjMUTZ5FI3eIvltpLDJJlIiwXHBYM1rQ1l5eFiFUwT&#10;+1OWs+He29FjMDbrjfuuz0p9dtuvOYhAbXiHX/ROR240hueZeATk8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OwqwPCAAAA3AAAAA8AAAAAAAAAAAAAAAAAlwIAAGRycy9kb3du&#10;cmV2LnhtbFBLBQYAAAAABAAEAPUAAACGAwAAAAA=&#10;" filled="f" stroked="f">
                  <v:textbox style="mso-fit-shape-to-text:t">
                    <w:txbxContent>
                      <w:p w14:paraId="18471B3F" w14:textId="77777777" w:rsidR="0006099B" w:rsidRDefault="0006099B" w:rsidP="00A254D6">
                        <w:pPr>
                          <w:pStyle w:val="NormalWeb"/>
                          <w:spacing w:before="0" w:beforeAutospacing="0" w:after="0" w:afterAutospacing="0"/>
                        </w:pPr>
                        <w:r>
                          <w:rPr>
                            <w:rFonts w:asciiTheme="minorHAnsi" w:hAnsi="Cambria" w:cstheme="minorBidi"/>
                            <w:color w:val="000000" w:themeColor="text1"/>
                            <w:kern w:val="24"/>
                            <w:sz w:val="21"/>
                            <w:szCs w:val="21"/>
                          </w:rPr>
                          <w:t>Dataset E</w:t>
                        </w:r>
                      </w:p>
                    </w:txbxContent>
                  </v:textbox>
                </v:shape>
                <v:shape id="Text Box 846" o:spid="_x0000_s1460" type="#_x0000_t202" style="position:absolute;left:3636191;top:1272020;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GB4wgAA&#10;ANwAAAAPAAAAZHJzL2Rvd25yZXYueG1sRI9Ba8JAFITvBf/D8gre6sZiRVJXEavgoRc13h/Z12xo&#10;9m3IPk38926h4HGYmW+Y5XrwjbpRF+vABqaTDBRxGWzNlYHivH9bgIqCbLEJTAbuFGG9Gr0sMbeh&#10;5yPdTlKpBOGYowEn0uZax9KRxzgJLXHyfkLnUZLsKm077BPcN/o9y+baY81pwWFLW0fl7+nqDYjY&#10;zfRe7Hw8XIbvr95l5QcWxoxfh80nKKFBnuH/9sEaWMzm8HcmHQG9e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jkYHjCAAAA3AAAAA8AAAAAAAAAAAAAAAAAlwIAAGRycy9kb3du&#10;cmV2LnhtbFBLBQYAAAAABAAEAPUAAACGAwAAAAA=&#10;" filled="f" stroked="f">
                  <v:textbox style="mso-fit-shape-to-text:t">
                    <w:txbxContent>
                      <w:p w14:paraId="7AECFE39"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7" o:spid="_x0000_s1461" type="#_x0000_t202" style="position:absolute;left:4066330;top:839454;width:320725;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qMXjwwAA&#10;ANwAAAAPAAAAZHJzL2Rvd25yZXYueG1sRI9Pa8JAFMTvBb/D8gRvdaNoK6mriH/AQy+16f2Rfc2G&#10;Zt+G7NPEb+8WCj0OM/MbZr0dfKNu1MU6sIHZNANFXAZbc2Wg+Dw9r0BFQbbYBCYDd4qw3Yye1pjb&#10;0PMH3S5SqQThmKMBJ9LmWsfSkcc4DS1x8r5D51GS7CptO+wT3Dd6nmUv2mPNacFhS3tH5c/l6g2I&#10;2N3sXhx9PH8N74feZeUSC2Mm42H3BkpokP/wX/tsDawWr/B7Jh0BvX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qMXjwwAAANwAAAAPAAAAAAAAAAAAAAAAAJcCAABkcnMvZG93&#10;bnJldi54bWxQSwUGAAAAAAQABAD1AAAAhwMAAAAA&#10;" filled="f" stroked="f">
                  <v:textbox style="mso-fit-shape-to-text:t">
                    <w:txbxContent>
                      <w:p w14:paraId="70E1D5B4"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D</w:t>
                        </w:r>
                      </w:p>
                    </w:txbxContent>
                  </v:textbox>
                </v:shape>
                <v:shape id="Text Box 848" o:spid="_x0000_s1462" type="#_x0000_t202" style="position:absolute;left:3740393;top:2119213;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1GRvwAA&#10;ANwAAAAPAAAAZHJzL2Rvd25yZXYueG1sRE9Na8JAEL0X/A/LCL3VjaJFoquIVvDgRZveh+yYDWZn&#10;Q3Zq4r/vHgoeH+97vR18ox7UxTqwgekkA0VcBltzZaD4Pn4sQUVBttgEJgNPirDdjN7WmNvQ84Ue&#10;V6lUCuGYowEn0uZax9KRxzgJLXHibqHzKAl2lbYd9incN3qWZZ/aY82pwWFLe0fl/frrDYjY3fRZ&#10;fPl4+hnOh95l5QILY97Hw24FSmiQl/jffbIGlvO0Np1JR0B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Y3UZG/AAAA3AAAAA8AAAAAAAAAAAAAAAAAlwIAAGRycy9kb3ducmV2&#10;LnhtbFBLBQYAAAAABAAEAPUAAACDAwAAAAA=&#10;" filled="f" stroked="f">
                  <v:textbox style="mso-fit-shape-to-text:t">
                    <w:txbxContent>
                      <w:p w14:paraId="22D0441E"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49" o:spid="_x0000_s1463" type="#_x0000_t202" style="position:absolute;left:4136863;top:1697409;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e/QKwwAA&#10;ANwAAAAPAAAAZHJzL2Rvd25yZXYueG1sRI9Ba8JAFITvgv9heUJvulFasamriG3BQy/GeH9kX7Oh&#10;2bch+2riv+8WCj0OM/MNs92PvlU36mMT2MBykYEiroJtuDZQXt7nG1BRkC22gcnAnSLsd9PJFnMb&#10;Bj7TrZBaJQjHHA04kS7XOlaOPMZF6IiT9xl6j5JkX2vb45DgvtWrLFtrjw2nBYcdHR1VX8W3NyBi&#10;D8t7+ebj6Tp+vA4uq56wNOZhNh5eQAmN8h/+a5+sgc3jM/yeSUdA73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e/QKwwAAANwAAAAPAAAAAAAAAAAAAAAAAJcCAABkcnMvZG93&#10;bnJldi54bWxQSwUGAAAAAAQABAD1AAAAhwMAAAAA&#10;" filled="f" stroked="f">
                  <v:textbox style="mso-fit-shape-to-text:t">
                    <w:txbxContent>
                      <w:p w14:paraId="2AD1F1C4"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E</w:t>
                        </w:r>
                      </w:p>
                    </w:txbxContent>
                  </v:textbox>
                </v:shape>
                <v:shape id="Text Box 850" o:spid="_x0000_s1464" type="#_x0000_t202" style="position:absolute;left:2386009;top:1129057;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MtKvgAA&#10;ANwAAAAPAAAAZHJzL2Rvd25yZXYueG1sRE9Ni8IwEL0v+B/CCN40VXCRrlFEV/DgZbV7H5qxKTaT&#10;0sza+u/NQdjj432vt4Nv1IO6WAc2MJ9loIjLYGuuDBTX43QFKgqyxSYwGXhShO1m9LHG3Iaef+hx&#10;kUqlEI45GnAiba51LB15jLPQEifuFjqPkmBXadthn8J9oxdZ9qk91pwaHLa0d1TeL3/egIjdzZ/F&#10;t4+n3+F86F1WLrEwZjIedl+ghAb5F7/dJ2tgtUzz05l0BPTm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zZjLSr4AAADcAAAADwAAAAAAAAAAAAAAAACXAgAAZHJzL2Rvd25yZXYu&#10;eG1sUEsFBgAAAAAEAAQA9QAAAIIDAAAAAA==&#10;" filled="f" stroked="f">
                  <v:textbox style="mso-fit-shape-to-text:t">
                    <w:txbxContent>
                      <w:p w14:paraId="5334AEE3"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shape id="Text Box 851" o:spid="_x0000_s1465" type="#_x0000_t202" style="position:absolute;left:2726709;top:708649;width:340700;height:261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1G7RwgAA&#10;ANwAAAAPAAAAZHJzL2Rvd25yZXYueG1sRI/BasMwEETvgf6D2EJviexCSnAjm5C2kEMuTZ37Ym0t&#10;E2tlrG3s/H1UKPQ4zMwbZlvNvldXGmMX2EC+ykARN8F23Bqovz6WG1BRkC32gcnAjSJU5cNii4UN&#10;E3/S9SStShCOBRpwIkOhdWwceYyrMBAn7zuMHiXJsdV2xCnBfa+fs+xFe+w4LTgcaO+ouZx+vAER&#10;u8tv9buPh/N8fJtc1qyxNubpcd69ghKa5T/81z5YA5t1Dr9n0hHQ5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UbtHCAAAA3AAAAA8AAAAAAAAAAAAAAAAAlwIAAGRycy9kb3du&#10;cmV2LnhtbFBLBQYAAAAABAAEAPUAAACGAwAAAAA=&#10;" filled="f" stroked="f">
                  <v:textbox style="mso-fit-shape-to-text:t">
                    <w:txbxContent>
                      <w:p w14:paraId="27262DA2" w14:textId="77777777" w:rsidR="0006099B" w:rsidRDefault="0006099B" w:rsidP="00A254D6">
                        <w:pPr>
                          <w:pStyle w:val="NormalWeb"/>
                          <w:spacing w:before="0" w:beforeAutospacing="0" w:after="0" w:afterAutospacing="0"/>
                        </w:pPr>
                        <w:r>
                          <w:rPr>
                            <w:rFonts w:asciiTheme="minorHAnsi" w:hAnsi="Cambria" w:cstheme="minorBidi"/>
                            <w:i/>
                            <w:iCs/>
                            <w:color w:val="000000" w:themeColor="text1"/>
                            <w:kern w:val="24"/>
                            <w:sz w:val="22"/>
                            <w:szCs w:val="22"/>
                          </w:rPr>
                          <w:t>A</w:t>
                        </w:r>
                      </w:p>
                    </w:txbxContent>
                  </v:textbox>
                </v:shape>
                <v:rect id="Rectangle 852" o:spid="_x0000_s1466" style="position:absolute;left:2136;width:5984597;height:634933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hFHxAAA&#10;ANwAAAAPAAAAZHJzL2Rvd25yZXYueG1sRI9fa8JAEMTfhX6HY4W+SL1roBJST5EWoYh98A+lj0tu&#10;m4Tm9kJu1fjtvULBx2FmfsPMl4Nv1Zn62AS28Dw1oIjL4BquLBwP66ccVBRkh21gsnClCMvFw2iO&#10;hQsX3tF5L5VKEI4FWqhFukLrWNbkMU5DR5y8n9B7lCT7SrseLwnuW50ZM9MeG04LNXb0VlP5uz95&#10;C7JG4fzkTNhsP79xYr4m7z6z9nE8rF5BCQ1yD/+3P5yF/CWDvzPpCO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YRR8QAAADcAAAADwAAAAAAAAAAAAAAAACXAgAAZHJzL2Rv&#10;d25yZXYueG1sUEsFBgAAAAAEAAQA9QAAAIgDAAAAAA==&#10;" filled="f" strokecolor="#4579b8 [3044]">
                  <v:shadow on="t" opacity="22937f" mv:blur="40000f" origin=",.5" offset="0,23000emu"/>
                  <v:textbox>
                    <w:txbxContent>
                      <w:p w14:paraId="7EB15A4B" w14:textId="77777777" w:rsidR="0006099B" w:rsidRDefault="0006099B" w:rsidP="00A254D6">
                        <w:pPr>
                          <w:rPr>
                            <w:rFonts w:eastAsia="Times New Roman" w:cs="Times New Roman"/>
                          </w:rPr>
                        </w:pPr>
                      </w:p>
                    </w:txbxContent>
                  </v:textbox>
                </v:rect>
                <w10:anchorlock/>
              </v:group>
            </w:pict>
          </mc:Fallback>
        </mc:AlternateContent>
      </w:r>
    </w:p>
    <w:p w14:paraId="6451D1BD" w14:textId="4D7F14BB" w:rsidR="006C7D7C" w:rsidRPr="00324916" w:rsidRDefault="00CD00E6" w:rsidP="004273F0">
      <w:pPr>
        <w:pStyle w:val="Caption"/>
        <w:jc w:val="center"/>
        <w:rPr>
          <w:rFonts w:asciiTheme="majorHAnsi" w:eastAsiaTheme="majorEastAsia" w:hAnsiTheme="majorHAnsi" w:cstheme="majorBidi"/>
          <w:b w:val="0"/>
          <w:bCs w:val="0"/>
          <w:color w:val="auto"/>
          <w:sz w:val="22"/>
          <w:szCs w:val="22"/>
        </w:rPr>
      </w:pPr>
      <w:bookmarkStart w:id="166" w:name="_Ref239682866"/>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9D0C9A">
        <w:rPr>
          <w:noProof/>
          <w:color w:val="auto"/>
          <w:sz w:val="22"/>
          <w:szCs w:val="22"/>
        </w:rPr>
        <w:t>3</w:t>
      </w:r>
      <w:r w:rsidRPr="00324916">
        <w:rPr>
          <w:color w:val="auto"/>
          <w:sz w:val="22"/>
          <w:szCs w:val="22"/>
        </w:rPr>
        <w:fldChar w:fldCharType="end"/>
      </w:r>
      <w:bookmarkEnd w:id="166"/>
      <w:r w:rsidRPr="00324916">
        <w:rPr>
          <w:color w:val="auto"/>
          <w:sz w:val="22"/>
          <w:szCs w:val="22"/>
        </w:rPr>
        <w:t>: Virtual datasets VDS contains “gaps” shown in white.</w:t>
      </w:r>
      <w:r w:rsidR="006C7D7C" w:rsidRPr="00324916">
        <w:rPr>
          <w:color w:val="auto"/>
          <w:sz w:val="22"/>
          <w:szCs w:val="22"/>
        </w:rPr>
        <w:br w:type="page"/>
      </w:r>
    </w:p>
    <w:p w14:paraId="0E6E18BA" w14:textId="5B40E9AF" w:rsidR="00CC1E91" w:rsidRDefault="00CC1E91" w:rsidP="002E7285">
      <w:pPr>
        <w:pStyle w:val="Heading2"/>
      </w:pPr>
      <w:bookmarkStart w:id="167" w:name="_Ref239695841"/>
      <w:r>
        <w:t>DLS use case “Eiger”</w:t>
      </w:r>
      <w:bookmarkEnd w:id="167"/>
    </w:p>
    <w:p w14:paraId="08C91F70" w14:textId="5A6BB9B0" w:rsidR="00AF5236" w:rsidRDefault="00AF5236" w:rsidP="00AF5236">
      <w:r>
        <w:t>The “Eiger” detector is described in the section 3.3 of [</w:t>
      </w:r>
      <w:r>
        <w:fldChar w:fldCharType="begin"/>
      </w:r>
      <w:r>
        <w:instrText xml:space="preserve"> REF _Ref238633273 \r \h </w:instrText>
      </w:r>
      <w:r>
        <w:fldChar w:fldCharType="separate"/>
      </w:r>
      <w:r w:rsidR="00EA3188">
        <w:t>1</w:t>
      </w:r>
      <w:r>
        <w:fldChar w:fldCharType="end"/>
      </w:r>
      <w:r>
        <w:t xml:space="preserve">]. </w:t>
      </w:r>
    </w:p>
    <w:p w14:paraId="7AA96ABF" w14:textId="3598E4A7" w:rsidR="00BB0921" w:rsidRPr="00BB0921" w:rsidRDefault="00AB12E8" w:rsidP="00BB0921">
      <w:r>
        <w:t>Images from every M time steps are written to a 3D dataset</w:t>
      </w:r>
      <w:r w:rsidR="000C49B7">
        <w:t xml:space="preserve"> into a</w:t>
      </w:r>
      <w:r>
        <w:t xml:space="preserve"> </w:t>
      </w:r>
      <w:r w:rsidR="005B6D3A">
        <w:t xml:space="preserve">separate </w:t>
      </w:r>
      <w:r>
        <w:t xml:space="preserve">HDF5 file.  The slowest changing dimension of the 3D dataset has size M. </w:t>
      </w:r>
      <w:r w:rsidR="00806C84">
        <w:t>W</w:t>
      </w:r>
      <w:r w:rsidR="00AF5236">
        <w:t>hen written, the data comprises N HD</w:t>
      </w:r>
      <w:r w:rsidR="003A73DB">
        <w:t xml:space="preserve">F5 files, each with M </w:t>
      </w:r>
      <w:r w:rsidR="005B6D3A">
        <w:t>consequent images</w:t>
      </w:r>
      <w:r w:rsidR="003A73DB">
        <w:t xml:space="preserve">, </w:t>
      </w:r>
      <w:r w:rsidR="00263A6C">
        <w:t>except</w:t>
      </w:r>
      <w:r w:rsidR="00AF5236">
        <w:t xml:space="preserve"> the last dataset that may have a fewer </w:t>
      </w:r>
      <w:r w:rsidR="005B6D3A">
        <w:t xml:space="preserve">images as shown </w:t>
      </w:r>
      <w:r w:rsidR="000C49B7">
        <w:t>i</w:t>
      </w:r>
      <w:r w:rsidR="005B6D3A">
        <w:t>n</w:t>
      </w:r>
      <w:r>
        <w:t xml:space="preserve"> </w:t>
      </w:r>
      <w:r w:rsidR="005B6D3A">
        <w:fldChar w:fldCharType="begin"/>
      </w:r>
      <w:r w:rsidR="005B6D3A">
        <w:instrText xml:space="preserve"> REF _Ref239684173 \h </w:instrText>
      </w:r>
      <w:r w:rsidR="005B6D3A">
        <w:fldChar w:fldCharType="separate"/>
      </w:r>
      <w:r w:rsidR="00EA3188" w:rsidRPr="00324916">
        <w:rPr>
          <w:sz w:val="22"/>
        </w:rPr>
        <w:t xml:space="preserve">Figure </w:t>
      </w:r>
      <w:r w:rsidR="00EA3188">
        <w:rPr>
          <w:noProof/>
          <w:sz w:val="22"/>
        </w:rPr>
        <w:t>4</w:t>
      </w:r>
      <w:r w:rsidR="005B6D3A">
        <w:fldChar w:fldCharType="end"/>
      </w:r>
      <w:r w:rsidR="005B6D3A">
        <w:t xml:space="preserve">. </w:t>
      </w:r>
      <w:r>
        <w:t xml:space="preserve">Chunking and compression parameters for each </w:t>
      </w:r>
      <w:r w:rsidR="005B6D3A">
        <w:t xml:space="preserve">3D </w:t>
      </w:r>
      <w:r>
        <w:t>dataset are the same</w:t>
      </w:r>
      <w:r w:rsidR="005B6D3A">
        <w:t>, for example, chunk size can be chosen to be the same as of the size of the image.</w:t>
      </w:r>
      <w:r w:rsidR="00E23B8D">
        <w:t xml:space="preserve"> </w:t>
      </w:r>
      <w:ins w:id="168" w:author="Quincey Koziol" w:date="2014-12-05T14:01:00Z">
        <w:r w:rsidR="00EB65A7">
          <w:t>The v</w:t>
        </w:r>
      </w:ins>
      <w:del w:id="169" w:author="Quincey Koziol" w:date="2014-12-05T14:01:00Z">
        <w:r w:rsidR="00E23B8D" w:rsidDel="00EB65A7">
          <w:delText>V</w:delText>
        </w:r>
      </w:del>
      <w:r w:rsidR="00E23B8D">
        <w:t xml:space="preserve">irtual dataset </w:t>
      </w:r>
      <w:del w:id="170" w:author="Quincey Koziol" w:date="2014-12-05T14:01:00Z">
        <w:r w:rsidR="00E23B8D" w:rsidDel="00EB65A7">
          <w:delText xml:space="preserve">VDS </w:delText>
        </w:r>
      </w:del>
      <w:r w:rsidR="004C0C65">
        <w:t xml:space="preserve">has a slowest changing dimension that represents “time” axis. Each </w:t>
      </w:r>
      <w:r w:rsidR="0096328B">
        <w:t xml:space="preserve">plane orthogonal to the “time” </w:t>
      </w:r>
      <w:r w:rsidR="000C49B7">
        <w:t xml:space="preserve">axis </w:t>
      </w:r>
      <w:r w:rsidR="004C0C65">
        <w:t>represents an image.</w:t>
      </w:r>
    </w:p>
    <w:p w14:paraId="6E17331F" w14:textId="0ED78D29" w:rsidR="005B6D3A" w:rsidRDefault="005B6D3A" w:rsidP="004273F0">
      <w:pPr>
        <w:spacing w:after="0"/>
        <w:jc w:val="center"/>
        <w:rPr>
          <w:noProof/>
        </w:rPr>
      </w:pPr>
    </w:p>
    <w:p w14:paraId="2AA4BCD8" w14:textId="25E474B8" w:rsidR="005B6D3A" w:rsidRDefault="007E36D3" w:rsidP="00324916">
      <w:pPr>
        <w:spacing w:after="0"/>
        <w:jc w:val="center"/>
      </w:pPr>
      <w:r w:rsidRPr="007E36D3">
        <w:rPr>
          <w:noProof/>
        </w:rPr>
        <mc:AlternateContent>
          <mc:Choice Requires="wpg">
            <w:drawing>
              <wp:inline distT="0" distB="0" distL="0" distR="0" wp14:anchorId="6DD81200" wp14:editId="153789FB">
                <wp:extent cx="5984597" cy="7022746"/>
                <wp:effectExtent l="50800" t="25400" r="86360" b="89535"/>
                <wp:docPr id="853" name="Group 4"/>
                <wp:cNvGraphicFramePr/>
                <a:graphic xmlns:a="http://schemas.openxmlformats.org/drawingml/2006/main">
                  <a:graphicData uri="http://schemas.microsoft.com/office/word/2010/wordprocessingGroup">
                    <wpg:wgp>
                      <wpg:cNvGrpSpPr/>
                      <wpg:grpSpPr>
                        <a:xfrm>
                          <a:off x="0" y="0"/>
                          <a:ext cx="5984597" cy="7022746"/>
                          <a:chOff x="0" y="0"/>
                          <a:chExt cx="5984597" cy="7022746"/>
                        </a:xfrm>
                      </wpg:grpSpPr>
                      <wpg:grpSp>
                        <wpg:cNvPr id="854" name="Group 854"/>
                        <wpg:cNvGrpSpPr/>
                        <wpg:grpSpPr>
                          <a:xfrm>
                            <a:off x="480208" y="155420"/>
                            <a:ext cx="4782613" cy="6359318"/>
                            <a:chOff x="480208" y="155420"/>
                            <a:chExt cx="4782613" cy="6359318"/>
                          </a:xfrm>
                        </wpg:grpSpPr>
                        <wps:wsp>
                          <wps:cNvPr id="855" name="Cube 855"/>
                          <wps:cNvSpPr/>
                          <wps:spPr>
                            <a:xfrm>
                              <a:off x="4342942"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19DE091" w14:textId="77777777" w:rsidR="0006099B" w:rsidRDefault="0006099B" w:rsidP="007E36D3">
                                <w:pPr>
                                  <w:rPr>
                                    <w:rFonts w:eastAsia="Times New Roman" w:cs="Times New Roman"/>
                                  </w:rPr>
                                </w:pPr>
                              </w:p>
                            </w:txbxContent>
                          </wps:txbx>
                          <wps:bodyPr rtlCol="0" anchor="ctr"/>
                        </wps:wsp>
                        <wps:wsp>
                          <wps:cNvPr id="856" name="Rectangle 856"/>
                          <wps:cNvSpPr/>
                          <wps:spPr>
                            <a:xfrm>
                              <a:off x="3006935" y="15280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F6156A4" w14:textId="77777777" w:rsidR="0006099B" w:rsidRDefault="0006099B" w:rsidP="007E36D3">
                                <w:pPr>
                                  <w:rPr>
                                    <w:rFonts w:eastAsia="Times New Roman" w:cs="Times New Roman"/>
                                  </w:rPr>
                                </w:pPr>
                              </w:p>
                            </w:txbxContent>
                          </wps:txbx>
                          <wps:bodyPr rtlCol="0" anchor="ctr"/>
                        </wps:wsp>
                        <wps:wsp>
                          <wps:cNvPr id="857" name="Rectangle 857"/>
                          <wps:cNvSpPr/>
                          <wps:spPr>
                            <a:xfrm>
                              <a:off x="2892635" y="1616964"/>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13FE294F" w14:textId="77777777" w:rsidR="0006099B" w:rsidRDefault="0006099B" w:rsidP="007E36D3">
                                <w:pPr>
                                  <w:rPr>
                                    <w:rFonts w:eastAsia="Times New Roman" w:cs="Times New Roman"/>
                                  </w:rPr>
                                </w:pPr>
                              </w:p>
                            </w:txbxContent>
                          </wps:txbx>
                          <wps:bodyPr rtlCol="0" anchor="ctr"/>
                        </wps:wsp>
                        <wps:wsp>
                          <wps:cNvPr id="858" name="Rectangle 858"/>
                          <wps:cNvSpPr/>
                          <wps:spPr>
                            <a:xfrm>
                              <a:off x="2786943" y="1719837"/>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04D70853" w14:textId="77777777" w:rsidR="0006099B" w:rsidRDefault="0006099B" w:rsidP="007E36D3">
                                <w:pPr>
                                  <w:rPr>
                                    <w:rFonts w:eastAsia="Times New Roman" w:cs="Times New Roman"/>
                                  </w:rPr>
                                </w:pPr>
                              </w:p>
                            </w:txbxContent>
                          </wps:txbx>
                          <wps:bodyPr rtlCol="0" anchor="ctr"/>
                        </wps:wsp>
                        <wps:wsp>
                          <wps:cNvPr id="859" name="Rectangle 859"/>
                          <wps:cNvSpPr/>
                          <wps:spPr>
                            <a:xfrm>
                              <a:off x="2695835" y="1812331"/>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3677B72B" w14:textId="77777777" w:rsidR="0006099B" w:rsidRDefault="0006099B" w:rsidP="007E36D3">
                                <w:pPr>
                                  <w:rPr>
                                    <w:rFonts w:eastAsia="Times New Roman" w:cs="Times New Roman"/>
                                  </w:rPr>
                                </w:pPr>
                              </w:p>
                            </w:txbxContent>
                          </wps:txbx>
                          <wps:bodyPr rtlCol="0" anchor="ctr"/>
                        </wps:wsp>
                        <wps:wsp>
                          <wps:cNvPr id="860" name="Rectangle 860"/>
                          <wps:cNvSpPr/>
                          <wps:spPr>
                            <a:xfrm>
                              <a:off x="2602585" y="1906732"/>
                              <a:ext cx="448742" cy="390733"/>
                            </a:xfrm>
                            <a:prstGeom prst="rect">
                              <a:avLst/>
                            </a:prstGeom>
                            <a:solidFill>
                              <a:schemeClr val="bg1"/>
                            </a:solidFill>
                            <a:ln>
                              <a:prstDash val="solid"/>
                            </a:ln>
                          </wps:spPr>
                          <wps:style>
                            <a:lnRef idx="1">
                              <a:schemeClr val="accent1"/>
                            </a:lnRef>
                            <a:fillRef idx="3">
                              <a:schemeClr val="accent1"/>
                            </a:fillRef>
                            <a:effectRef idx="2">
                              <a:schemeClr val="accent1"/>
                            </a:effectRef>
                            <a:fontRef idx="minor">
                              <a:schemeClr val="lt1"/>
                            </a:fontRef>
                          </wps:style>
                          <wps:txbx>
                            <w:txbxContent>
                              <w:p w14:paraId="79E4367F" w14:textId="77777777" w:rsidR="0006099B" w:rsidRDefault="0006099B" w:rsidP="007E36D3">
                                <w:pPr>
                                  <w:rPr>
                                    <w:rFonts w:eastAsia="Times New Roman" w:cs="Times New Roman"/>
                                  </w:rPr>
                                </w:pPr>
                              </w:p>
                            </w:txbxContent>
                          </wps:txbx>
                          <wps:bodyPr rtlCol="0" anchor="ctr"/>
                        </wps:wsp>
                        <wpg:grpSp>
                          <wpg:cNvPr id="861" name="Group 861"/>
                          <wpg:cNvGrpSpPr/>
                          <wpg:grpSpPr>
                            <a:xfrm>
                              <a:off x="3559764" y="547635"/>
                              <a:ext cx="862737" cy="737864"/>
                              <a:chOff x="3559764" y="547635"/>
                              <a:chExt cx="862737" cy="737864"/>
                            </a:xfrm>
                          </wpg:grpSpPr>
                          <wps:wsp>
                            <wps:cNvPr id="862" name="Rectangle 862"/>
                            <wps:cNvSpPr/>
                            <wps:spPr>
                              <a:xfrm>
                                <a:off x="3973759" y="547635"/>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2047D40" w14:textId="77777777" w:rsidR="0006099B" w:rsidRDefault="0006099B" w:rsidP="007E36D3">
                                  <w:pPr>
                                    <w:rPr>
                                      <w:rFonts w:eastAsia="Times New Roman" w:cs="Times New Roman"/>
                                    </w:rPr>
                                  </w:pPr>
                                </w:p>
                              </w:txbxContent>
                            </wps:txbx>
                            <wps:bodyPr rtlCol="0" anchor="ctr"/>
                          </wps:wsp>
                          <wps:wsp>
                            <wps:cNvPr id="863" name="Rectangle 863"/>
                            <wps:cNvSpPr/>
                            <wps:spPr>
                              <a:xfrm>
                                <a:off x="3855215" y="649233"/>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FC99629" w14:textId="77777777" w:rsidR="0006099B" w:rsidRDefault="0006099B" w:rsidP="007E36D3">
                                  <w:pPr>
                                    <w:rPr>
                                      <w:rFonts w:eastAsia="Times New Roman" w:cs="Times New Roman"/>
                                    </w:rPr>
                                  </w:pPr>
                                </w:p>
                              </w:txbxContent>
                            </wps:txbx>
                            <wps:bodyPr rtlCol="0" anchor="ctr"/>
                          </wps:wsp>
                          <wps:wsp>
                            <wps:cNvPr id="864" name="Rectangle 864"/>
                            <wps:cNvSpPr/>
                            <wps:spPr>
                              <a:xfrm>
                                <a:off x="3719743" y="75930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709805B7" w14:textId="77777777" w:rsidR="0006099B" w:rsidRDefault="0006099B" w:rsidP="007E36D3">
                                  <w:pPr>
                                    <w:rPr>
                                      <w:rFonts w:eastAsia="Times New Roman" w:cs="Times New Roman"/>
                                    </w:rPr>
                                  </w:pPr>
                                </w:p>
                              </w:txbxContent>
                            </wps:txbx>
                            <wps:bodyPr rtlCol="0" anchor="ctr"/>
                          </wps:wsp>
                          <wps:wsp>
                            <wps:cNvPr id="865" name="Rectangle 865"/>
                            <wps:cNvSpPr/>
                            <wps:spPr>
                              <a:xfrm>
                                <a:off x="3559764" y="8947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54B7CDAB" w14:textId="77777777" w:rsidR="0006099B" w:rsidRDefault="0006099B" w:rsidP="007E36D3">
                                  <w:pPr>
                                    <w:rPr>
                                      <w:rFonts w:eastAsia="Times New Roman" w:cs="Times New Roman"/>
                                    </w:rPr>
                                  </w:pPr>
                                </w:p>
                              </w:txbxContent>
                            </wps:txbx>
                            <wps:bodyPr rtlCol="0" anchor="ctr"/>
                          </wps:wsp>
                        </wpg:grpSp>
                        <wpg:grpSp>
                          <wpg:cNvPr id="866" name="Group 866"/>
                          <wpg:cNvGrpSpPr/>
                          <wpg:grpSpPr>
                            <a:xfrm>
                              <a:off x="1965296" y="2007698"/>
                              <a:ext cx="1016028" cy="883064"/>
                              <a:chOff x="1965296" y="2007698"/>
                              <a:chExt cx="1016028" cy="883064"/>
                            </a:xfrm>
                          </wpg:grpSpPr>
                          <wps:wsp>
                            <wps:cNvPr id="867" name="Rectangle 867"/>
                            <wps:cNvSpPr/>
                            <wps:spPr>
                              <a:xfrm>
                                <a:off x="2532582" y="2007698"/>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9152A2A" w14:textId="77777777" w:rsidR="0006099B" w:rsidRDefault="0006099B" w:rsidP="007E36D3">
                                  <w:pPr>
                                    <w:rPr>
                                      <w:rFonts w:eastAsia="Times New Roman" w:cs="Times New Roman"/>
                                    </w:rPr>
                                  </w:pPr>
                                </w:p>
                              </w:txbxContent>
                            </wps:txbx>
                            <wps:bodyPr rtlCol="0" anchor="ctr"/>
                          </wps:wsp>
                          <wps:wsp>
                            <wps:cNvPr id="868" name="Rectangle 868"/>
                            <wps:cNvSpPr/>
                            <wps:spPr>
                              <a:xfrm>
                                <a:off x="2414038" y="2109296"/>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3C931B9" w14:textId="77777777" w:rsidR="0006099B" w:rsidRDefault="0006099B" w:rsidP="007E36D3">
                                  <w:pPr>
                                    <w:rPr>
                                      <w:rFonts w:eastAsia="Times New Roman" w:cs="Times New Roman"/>
                                    </w:rPr>
                                  </w:pPr>
                                </w:p>
                              </w:txbxContent>
                            </wps:txbx>
                            <wps:bodyPr rtlCol="0" anchor="ctr"/>
                          </wps:wsp>
                          <wps:wsp>
                            <wps:cNvPr id="869" name="Rectangle 869"/>
                            <wps:cNvSpPr/>
                            <wps:spPr>
                              <a:xfrm>
                                <a:off x="2278566" y="2219367"/>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03298FD" w14:textId="77777777" w:rsidR="0006099B" w:rsidRDefault="0006099B" w:rsidP="007E36D3">
                                  <w:pPr>
                                    <w:rPr>
                                      <w:rFonts w:eastAsia="Times New Roman" w:cs="Times New Roman"/>
                                    </w:rPr>
                                  </w:pPr>
                                </w:p>
                              </w:txbxContent>
                            </wps:txbx>
                            <wps:bodyPr rtlCol="0" anchor="ctr"/>
                          </wps:wsp>
                          <wps:wsp>
                            <wps:cNvPr id="870" name="Rectangle 870"/>
                            <wps:cNvSpPr/>
                            <wps:spPr>
                              <a:xfrm>
                                <a:off x="2118587" y="23548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E55B3BE" w14:textId="77777777" w:rsidR="0006099B" w:rsidRDefault="0006099B" w:rsidP="007E36D3">
                                  <w:pPr>
                                    <w:rPr>
                                      <w:rFonts w:eastAsia="Times New Roman" w:cs="Times New Roman"/>
                                    </w:rPr>
                                  </w:pPr>
                                </w:p>
                              </w:txbxContent>
                            </wps:txbx>
                            <wps:bodyPr rtlCol="0" anchor="ctr"/>
                          </wps:wsp>
                          <wps:wsp>
                            <wps:cNvPr id="871" name="Rectangle 871"/>
                            <wps:cNvSpPr/>
                            <wps:spPr>
                              <a:xfrm>
                                <a:off x="1965296" y="250002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1DC156" w14:textId="77777777" w:rsidR="0006099B" w:rsidRDefault="0006099B" w:rsidP="007E36D3">
                                  <w:pPr>
                                    <w:rPr>
                                      <w:rFonts w:eastAsia="Times New Roman" w:cs="Times New Roman"/>
                                    </w:rPr>
                                  </w:pPr>
                                </w:p>
                              </w:txbxContent>
                            </wps:txbx>
                            <wps:bodyPr rtlCol="0" anchor="ctr"/>
                          </wps:wsp>
                        </wpg:grpSp>
                        <wpg:grpSp>
                          <wpg:cNvPr id="872" name="Group 872"/>
                          <wpg:cNvGrpSpPr/>
                          <wpg:grpSpPr>
                            <a:xfrm>
                              <a:off x="1278622" y="2610100"/>
                              <a:ext cx="1016028" cy="883064"/>
                              <a:chOff x="1278622" y="2610100"/>
                              <a:chExt cx="1016028" cy="883064"/>
                            </a:xfrm>
                          </wpg:grpSpPr>
                          <wps:wsp>
                            <wps:cNvPr id="873" name="Rectangle 873"/>
                            <wps:cNvSpPr/>
                            <wps:spPr>
                              <a:xfrm>
                                <a:off x="1845908" y="261010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A346A98" w14:textId="77777777" w:rsidR="0006099B" w:rsidRDefault="0006099B" w:rsidP="007E36D3">
                                  <w:pPr>
                                    <w:rPr>
                                      <w:rFonts w:eastAsia="Times New Roman" w:cs="Times New Roman"/>
                                    </w:rPr>
                                  </w:pPr>
                                </w:p>
                              </w:txbxContent>
                            </wps:txbx>
                            <wps:bodyPr rtlCol="0" anchor="ctr"/>
                          </wps:wsp>
                          <wps:wsp>
                            <wps:cNvPr id="874" name="Rectangle 874"/>
                            <wps:cNvSpPr/>
                            <wps:spPr>
                              <a:xfrm>
                                <a:off x="1727364" y="2711698"/>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5CABC3FB" w14:textId="77777777" w:rsidR="0006099B" w:rsidRDefault="0006099B" w:rsidP="007E36D3">
                                  <w:pPr>
                                    <w:rPr>
                                      <w:rFonts w:eastAsia="Times New Roman" w:cs="Times New Roman"/>
                                    </w:rPr>
                                  </w:pPr>
                                </w:p>
                              </w:txbxContent>
                            </wps:txbx>
                            <wps:bodyPr rtlCol="0" anchor="ctr"/>
                          </wps:wsp>
                          <wps:wsp>
                            <wps:cNvPr id="875" name="Rectangle 875"/>
                            <wps:cNvSpPr/>
                            <wps:spPr>
                              <a:xfrm>
                                <a:off x="1591892" y="2821769"/>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0C0AA963" w14:textId="77777777" w:rsidR="0006099B" w:rsidRDefault="0006099B" w:rsidP="007E36D3">
                                  <w:pPr>
                                    <w:rPr>
                                      <w:rFonts w:eastAsia="Times New Roman" w:cs="Times New Roman"/>
                                    </w:rPr>
                                  </w:pPr>
                                </w:p>
                              </w:txbxContent>
                            </wps:txbx>
                            <wps:bodyPr rtlCol="0" anchor="ctr"/>
                          </wps:wsp>
                          <wps:wsp>
                            <wps:cNvPr id="876" name="Rectangle 876"/>
                            <wps:cNvSpPr/>
                            <wps:spPr>
                              <a:xfrm>
                                <a:off x="1431913" y="29572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72D7CAE5" w14:textId="77777777" w:rsidR="0006099B" w:rsidRDefault="0006099B" w:rsidP="007E36D3">
                                  <w:pPr>
                                    <w:rPr>
                                      <w:rFonts w:eastAsia="Times New Roman" w:cs="Times New Roman"/>
                                    </w:rPr>
                                  </w:pPr>
                                </w:p>
                              </w:txbxContent>
                            </wps:txbx>
                            <wps:bodyPr rtlCol="0" anchor="ctr"/>
                          </wps:wsp>
                          <wps:wsp>
                            <wps:cNvPr id="877" name="Rectangle 877"/>
                            <wps:cNvSpPr/>
                            <wps:spPr>
                              <a:xfrm>
                                <a:off x="1278622" y="310243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6C4C40" w14:textId="77777777" w:rsidR="0006099B" w:rsidRDefault="0006099B" w:rsidP="007E36D3">
                                  <w:pPr>
                                    <w:rPr>
                                      <w:rFonts w:eastAsia="Times New Roman" w:cs="Times New Roman"/>
                                    </w:rPr>
                                  </w:pPr>
                                </w:p>
                              </w:txbxContent>
                            </wps:txbx>
                            <wps:bodyPr rtlCol="0" anchor="ctr"/>
                          </wps:wsp>
                        </wpg:grpSp>
                        <wps:wsp>
                          <wps:cNvPr id="878" name="Cube 878"/>
                          <wps:cNvSpPr/>
                          <wps:spPr>
                            <a:xfrm>
                              <a:off x="585929" y="5737970"/>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DE7541B" w14:textId="77777777" w:rsidR="0006099B" w:rsidRDefault="0006099B" w:rsidP="007E36D3">
                                <w:pPr>
                                  <w:rPr>
                                    <w:rFonts w:eastAsia="Times New Roman" w:cs="Times New Roman"/>
                                  </w:rPr>
                                </w:pPr>
                              </w:p>
                            </w:txbxContent>
                          </wps:txbx>
                          <wps:bodyPr rtlCol="0" anchor="ctr"/>
                        </wps:wsp>
                        <wps:wsp>
                          <wps:cNvPr id="879" name="Cube 879"/>
                          <wps:cNvSpPr/>
                          <wps:spPr>
                            <a:xfrm>
                              <a:off x="1127795" y="5737970"/>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7C1309" w14:textId="77777777" w:rsidR="0006099B" w:rsidRDefault="0006099B" w:rsidP="007E36D3">
                                <w:pPr>
                                  <w:rPr>
                                    <w:rFonts w:eastAsia="Times New Roman" w:cs="Times New Roman"/>
                                  </w:rPr>
                                </w:pPr>
                              </w:p>
                            </w:txbxContent>
                          </wps:txbx>
                          <wps:bodyPr rtlCol="0" anchor="ctr"/>
                        </wps:wsp>
                        <wps:wsp>
                          <wps:cNvPr id="880" name="Cube 880"/>
                          <wps:cNvSpPr/>
                          <wps:spPr>
                            <a:xfrm>
                              <a:off x="1669661" y="5737970"/>
                              <a:ext cx="541866" cy="474134"/>
                            </a:xfrm>
                            <a:prstGeom prst="cube">
                              <a:avLst/>
                            </a:prstGeom>
                            <a:noFill/>
                          </wps:spPr>
                          <wps:style>
                            <a:lnRef idx="1">
                              <a:schemeClr val="accent1"/>
                            </a:lnRef>
                            <a:fillRef idx="3">
                              <a:schemeClr val="accent1"/>
                            </a:fillRef>
                            <a:effectRef idx="2">
                              <a:schemeClr val="accent1"/>
                            </a:effectRef>
                            <a:fontRef idx="minor">
                              <a:schemeClr val="lt1"/>
                            </a:fontRef>
                          </wps:style>
                          <wps:txbx>
                            <w:txbxContent>
                              <w:p w14:paraId="71B7DFC9" w14:textId="77777777" w:rsidR="0006099B" w:rsidRDefault="0006099B" w:rsidP="007E36D3">
                                <w:pPr>
                                  <w:rPr>
                                    <w:rFonts w:eastAsia="Times New Roman" w:cs="Times New Roman"/>
                                  </w:rPr>
                                </w:pPr>
                              </w:p>
                            </w:txbxContent>
                          </wps:txbx>
                          <wps:bodyPr rtlCol="0" anchor="ctr"/>
                        </wps:wsp>
                        <wps:wsp>
                          <wps:cNvPr id="881" name="Text Box 881"/>
                          <wps:cNvSpPr txBox="1"/>
                          <wps:spPr>
                            <a:xfrm>
                              <a:off x="585894" y="5875603"/>
                              <a:ext cx="271145" cy="277495"/>
                            </a:xfrm>
                            <a:prstGeom prst="rect">
                              <a:avLst/>
                            </a:prstGeom>
                            <a:noFill/>
                          </wps:spPr>
                          <wps:txbx>
                            <w:txbxContent>
                              <w:p w14:paraId="4835AF1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2" name="Text Box 882"/>
                          <wps:cNvSpPr txBox="1"/>
                          <wps:spPr>
                            <a:xfrm>
                              <a:off x="1127728" y="5886469"/>
                              <a:ext cx="271145" cy="277495"/>
                            </a:xfrm>
                            <a:prstGeom prst="rect">
                              <a:avLst/>
                            </a:prstGeom>
                            <a:noFill/>
                          </wps:spPr>
                          <wps:txbx>
                            <w:txbxContent>
                              <w:p w14:paraId="324A97FC"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3" name="Text Box 883"/>
                          <wps:cNvSpPr txBox="1"/>
                          <wps:spPr>
                            <a:xfrm>
                              <a:off x="1669561" y="5888870"/>
                              <a:ext cx="271145" cy="277495"/>
                            </a:xfrm>
                            <a:prstGeom prst="rect">
                              <a:avLst/>
                            </a:prstGeom>
                            <a:noFill/>
                          </wps:spPr>
                          <wps:txbx>
                            <w:txbxContent>
                              <w:p w14:paraId="37CC94A5"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884" name="Text Box 884"/>
                          <wps:cNvSpPr txBox="1"/>
                          <wps:spPr>
                            <a:xfrm>
                              <a:off x="480208" y="6237243"/>
                              <a:ext cx="549275" cy="277495"/>
                            </a:xfrm>
                            <a:prstGeom prst="rect">
                              <a:avLst/>
                            </a:prstGeom>
                            <a:noFill/>
                          </wps:spPr>
                          <wps:txbx>
                            <w:txbxContent>
                              <w:p w14:paraId="4FB86EA4"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f-1.h5</w:t>
                                </w:r>
                              </w:p>
                            </w:txbxContent>
                          </wps:txbx>
                          <wps:bodyPr wrap="none" rtlCol="0">
                            <a:spAutoFit/>
                          </wps:bodyPr>
                        </wps:wsp>
                        <wps:wsp>
                          <wps:cNvPr id="885" name="Text Box 885"/>
                          <wps:cNvSpPr txBox="1"/>
                          <wps:spPr>
                            <a:xfrm>
                              <a:off x="1052660" y="6228776"/>
                              <a:ext cx="549275" cy="277495"/>
                            </a:xfrm>
                            <a:prstGeom prst="rect">
                              <a:avLst/>
                            </a:prstGeom>
                            <a:noFill/>
                          </wps:spPr>
                          <wps:txbx>
                            <w:txbxContent>
                              <w:p w14:paraId="574FA3E8"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f-2.h5</w:t>
                                </w:r>
                              </w:p>
                            </w:txbxContent>
                          </wps:txbx>
                          <wps:bodyPr wrap="none" rtlCol="0">
                            <a:spAutoFit/>
                          </wps:bodyPr>
                        </wps:wsp>
                        <wps:wsp>
                          <wps:cNvPr id="886" name="Text Box 886"/>
                          <wps:cNvSpPr txBox="1"/>
                          <wps:spPr>
                            <a:xfrm>
                              <a:off x="1607061" y="6228776"/>
                              <a:ext cx="549275" cy="277495"/>
                            </a:xfrm>
                            <a:prstGeom prst="rect">
                              <a:avLst/>
                            </a:prstGeom>
                            <a:noFill/>
                          </wps:spPr>
                          <wps:txbx>
                            <w:txbxContent>
                              <w:p w14:paraId="041447E7"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f-3.h5</w:t>
                                </w:r>
                              </w:p>
                            </w:txbxContent>
                          </wps:txbx>
                          <wps:bodyPr wrap="none" rtlCol="0">
                            <a:spAutoFit/>
                          </wps:bodyPr>
                        </wps:wsp>
                        <wps:wsp>
                          <wps:cNvPr id="887" name="Text Box 887"/>
                          <wps:cNvSpPr txBox="1"/>
                          <wps:spPr>
                            <a:xfrm>
                              <a:off x="4256886" y="6204902"/>
                              <a:ext cx="570230" cy="277495"/>
                            </a:xfrm>
                            <a:prstGeom prst="rect">
                              <a:avLst/>
                            </a:prstGeom>
                            <a:noFill/>
                          </wps:spPr>
                          <wps:txbx>
                            <w:txbxContent>
                              <w:p w14:paraId="24C0765A"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f-N.h5</w:t>
                                </w:r>
                              </w:p>
                            </w:txbxContent>
                          </wps:txbx>
                          <wps:bodyPr wrap="none" rtlCol="0">
                            <a:spAutoFit/>
                          </wps:bodyPr>
                        </wps:wsp>
                        <wpg:grpSp>
                          <wpg:cNvPr id="888" name="Group 888"/>
                          <wpg:cNvGrpSpPr/>
                          <wpg:grpSpPr>
                            <a:xfrm>
                              <a:off x="4286777" y="5597625"/>
                              <a:ext cx="630780" cy="564060"/>
                              <a:chOff x="4286777" y="5597625"/>
                              <a:chExt cx="630780" cy="564060"/>
                            </a:xfrm>
                          </wpg:grpSpPr>
                          <wps:wsp>
                            <wps:cNvPr id="889" name="Rectangle 889"/>
                            <wps:cNvSpPr/>
                            <wps:spPr>
                              <a:xfrm>
                                <a:off x="4468815" y="5597625"/>
                                <a:ext cx="448742" cy="390733"/>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54616F1A" w14:textId="77777777" w:rsidR="0006099B" w:rsidRDefault="0006099B" w:rsidP="007E36D3">
                                  <w:pPr>
                                    <w:rPr>
                                      <w:rFonts w:eastAsia="Times New Roman" w:cs="Times New Roman"/>
                                    </w:rPr>
                                  </w:pPr>
                                </w:p>
                              </w:txbxContent>
                            </wps:txbx>
                            <wps:bodyPr rtlCol="0" anchor="ctr"/>
                          </wps:wsp>
                          <wps:wsp>
                            <wps:cNvPr id="890" name="Text Box 890"/>
                            <wps:cNvSpPr txBox="1"/>
                            <wps:spPr>
                              <a:xfrm>
                                <a:off x="4334517" y="5847189"/>
                                <a:ext cx="484177" cy="276999"/>
                              </a:xfrm>
                              <a:prstGeom prst="rect">
                                <a:avLst/>
                              </a:prstGeom>
                              <a:noFill/>
                            </wps:spPr>
                            <wps:txbx>
                              <w:txbxContent>
                                <w:p w14:paraId="6E58FC69"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wps:txbx>
                            <wps:bodyPr wrap="none" rtlCol="0">
                              <a:spAutoFit/>
                            </wps:bodyPr>
                          </wps:wsp>
                          <wps:wsp>
                            <wps:cNvPr id="891" name="Rectangle 891"/>
                            <wps:cNvSpPr/>
                            <wps:spPr>
                              <a:xfrm>
                                <a:off x="4399559" y="565565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11AFD7D7" w14:textId="77777777" w:rsidR="0006099B" w:rsidRDefault="0006099B" w:rsidP="007E36D3">
                                  <w:pPr>
                                    <w:rPr>
                                      <w:rFonts w:eastAsia="Times New Roman" w:cs="Times New Roman"/>
                                    </w:rPr>
                                  </w:pPr>
                                </w:p>
                              </w:txbxContent>
                            </wps:txbx>
                            <wps:bodyPr rtlCol="0" anchor="ctr"/>
                          </wps:wsp>
                          <wps:wsp>
                            <wps:cNvPr id="892" name="Rectangle 892"/>
                            <wps:cNvSpPr/>
                            <wps:spPr>
                              <a:xfrm>
                                <a:off x="4342942" y="5715214"/>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46AACB10" w14:textId="77777777" w:rsidR="0006099B" w:rsidRDefault="0006099B" w:rsidP="007E36D3">
                                  <w:pPr>
                                    <w:rPr>
                                      <w:rFonts w:eastAsia="Times New Roman" w:cs="Times New Roman"/>
                                    </w:rPr>
                                  </w:pPr>
                                </w:p>
                              </w:txbxContent>
                            </wps:txbx>
                            <wps:bodyPr rtlCol="0" anchor="ctr"/>
                          </wps:wsp>
                          <wps:wsp>
                            <wps:cNvPr id="893" name="Rectangle 893"/>
                            <wps:cNvSpPr/>
                            <wps:spPr>
                              <a:xfrm>
                                <a:off x="4286777" y="5770952"/>
                                <a:ext cx="448742" cy="390733"/>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txbx>
                              <w:txbxContent>
                                <w:p w14:paraId="3CDF7462" w14:textId="77777777" w:rsidR="0006099B" w:rsidRDefault="0006099B" w:rsidP="007E36D3">
                                  <w:pPr>
                                    <w:rPr>
                                      <w:rFonts w:eastAsia="Times New Roman" w:cs="Times New Roman"/>
                                    </w:rPr>
                                  </w:pPr>
                                </w:p>
                              </w:txbxContent>
                            </wps:txbx>
                            <wps:bodyPr rtlCol="0" anchor="ctr"/>
                          </wps:wsp>
                          <wps:wsp>
                            <wps:cNvPr id="894" name="Straight Connector 894"/>
                            <wps:cNvCnPr/>
                            <wps:spPr>
                              <a:xfrm flipV="1">
                                <a:off x="4735519" y="5988358"/>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5" name="Straight Connector 895"/>
                            <wps:cNvCnPr/>
                            <wps:spPr>
                              <a:xfrm flipV="1">
                                <a:off x="4735519"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s:wsp>
                            <wps:cNvPr id="896" name="Straight Connector 896"/>
                            <wps:cNvCnPr/>
                            <wps:spPr>
                              <a:xfrm flipV="1">
                                <a:off x="4286777" y="5597625"/>
                                <a:ext cx="182038" cy="173327"/>
                              </a:xfrm>
                              <a:prstGeom prst="line">
                                <a:avLst/>
                              </a:prstGeom>
                              <a:ln w="9525"/>
                            </wps:spPr>
                            <wps:style>
                              <a:lnRef idx="2">
                                <a:schemeClr val="accent1"/>
                              </a:lnRef>
                              <a:fillRef idx="0">
                                <a:schemeClr val="accent1"/>
                              </a:fillRef>
                              <a:effectRef idx="1">
                                <a:schemeClr val="accent1"/>
                              </a:effectRef>
                              <a:fontRef idx="minor">
                                <a:schemeClr val="tx1"/>
                              </a:fontRef>
                            </wps:style>
                            <wps:bodyPr/>
                          </wps:wsp>
                        </wpg:grpSp>
                        <wps:wsp>
                          <wps:cNvPr id="897" name="Cube 897"/>
                          <wps:cNvSpPr/>
                          <wps:spPr>
                            <a:xfrm>
                              <a:off x="3633741" y="5703758"/>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58E9CC79" w14:textId="77777777" w:rsidR="0006099B" w:rsidRDefault="0006099B" w:rsidP="007E36D3">
                                <w:pPr>
                                  <w:rPr>
                                    <w:rFonts w:eastAsia="Times New Roman" w:cs="Times New Roman"/>
                                  </w:rPr>
                                </w:pPr>
                              </w:p>
                            </w:txbxContent>
                          </wps:txbx>
                          <wps:bodyPr rtlCol="0" anchor="ctr"/>
                        </wps:wsp>
                        <wps:wsp>
                          <wps:cNvPr id="898" name="Cube 898"/>
                          <wps:cNvSpPr/>
                          <wps:spPr>
                            <a:xfrm>
                              <a:off x="778613" y="4432526"/>
                              <a:ext cx="541866" cy="474134"/>
                            </a:xfrm>
                            <a:prstGeom prst="cube">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11A7968" w14:textId="77777777" w:rsidR="0006099B" w:rsidRDefault="0006099B" w:rsidP="007E36D3">
                                <w:pPr>
                                  <w:rPr>
                                    <w:rFonts w:eastAsia="Times New Roman" w:cs="Times New Roman"/>
                                  </w:rPr>
                                </w:pPr>
                              </w:p>
                            </w:txbxContent>
                          </wps:txbx>
                          <wps:bodyPr rtlCol="0" anchor="ctr"/>
                        </wps:wsp>
                        <wps:wsp>
                          <wps:cNvPr id="899" name="Cube 899"/>
                          <wps:cNvSpPr/>
                          <wps:spPr>
                            <a:xfrm>
                              <a:off x="1199701" y="4432526"/>
                              <a:ext cx="541866" cy="474134"/>
                            </a:xfrm>
                            <a:prstGeom prst="cube">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D9D30" w14:textId="77777777" w:rsidR="0006099B" w:rsidRDefault="0006099B" w:rsidP="007E36D3">
                                <w:pPr>
                                  <w:rPr>
                                    <w:rFonts w:eastAsia="Times New Roman" w:cs="Times New Roman"/>
                                  </w:rPr>
                                </w:pPr>
                              </w:p>
                            </w:txbxContent>
                          </wps:txbx>
                          <wps:bodyPr rtlCol="0" anchor="ctr"/>
                        </wps:wsp>
                        <wps:wsp>
                          <wps:cNvPr id="900" name="Cube 900"/>
                          <wps:cNvSpPr/>
                          <wps:spPr>
                            <a:xfrm>
                              <a:off x="1624379" y="4432526"/>
                              <a:ext cx="541866" cy="474134"/>
                            </a:xfrm>
                            <a:prstGeom prst="cube">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06A354D4" w14:textId="77777777" w:rsidR="0006099B" w:rsidRDefault="0006099B" w:rsidP="007E36D3">
                                <w:pPr>
                                  <w:rPr>
                                    <w:rFonts w:eastAsia="Times New Roman" w:cs="Times New Roman"/>
                                  </w:rPr>
                                </w:pPr>
                              </w:p>
                            </w:txbxContent>
                          </wps:txbx>
                          <wps:bodyPr rtlCol="0" anchor="ctr"/>
                        </wps:wsp>
                        <wps:wsp>
                          <wps:cNvPr id="901" name="Cube 901"/>
                          <wps:cNvSpPr/>
                          <wps:spPr>
                            <a:xfrm>
                              <a:off x="2053025" y="4432538"/>
                              <a:ext cx="2413929" cy="474134"/>
                            </a:xfrm>
                            <a:prstGeom prst="cube">
                              <a:avLst/>
                            </a:prstGeom>
                            <a:solidFill>
                              <a:schemeClr val="bg1"/>
                            </a:solidFill>
                            <a:ln>
                              <a:prstDash val="sysDash"/>
                            </a:ln>
                          </wps:spPr>
                          <wps:style>
                            <a:lnRef idx="1">
                              <a:schemeClr val="accent1"/>
                            </a:lnRef>
                            <a:fillRef idx="3">
                              <a:schemeClr val="accent1"/>
                            </a:fillRef>
                            <a:effectRef idx="2">
                              <a:schemeClr val="accent1"/>
                            </a:effectRef>
                            <a:fontRef idx="minor">
                              <a:schemeClr val="lt1"/>
                            </a:fontRef>
                          </wps:style>
                          <wps:txbx>
                            <w:txbxContent>
                              <w:p w14:paraId="0D0A4BEC" w14:textId="77777777" w:rsidR="0006099B" w:rsidRDefault="0006099B" w:rsidP="007E36D3">
                                <w:pPr>
                                  <w:rPr>
                                    <w:rFonts w:eastAsia="Times New Roman" w:cs="Times New Roman"/>
                                  </w:rPr>
                                </w:pPr>
                              </w:p>
                            </w:txbxContent>
                          </wps:txbx>
                          <wps:bodyPr rtlCol="0" anchor="ctr"/>
                        </wps:wsp>
                        <wps:wsp>
                          <wps:cNvPr id="902" name="Cube 902"/>
                          <wps:cNvSpPr/>
                          <wps:spPr>
                            <a:xfrm>
                              <a:off x="4334517" y="4432526"/>
                              <a:ext cx="419606" cy="474146"/>
                            </a:xfrm>
                            <a:prstGeom prst="cube">
                              <a:avLst>
                                <a:gd name="adj" fmla="val 28027"/>
                              </a:avLst>
                            </a:prstGeom>
                            <a:solidFill>
                              <a:schemeClr val="accent6">
                                <a:lumMod val="50000"/>
                              </a:schemeClr>
                            </a:solidFill>
                            <a:ln>
                              <a:solidFill>
                                <a:schemeClr val="tx2">
                                  <a:lumMod val="60000"/>
                                  <a:lumOff val="40000"/>
                                </a:schemeClr>
                              </a:solidFill>
                              <a:prstDash val="solid"/>
                            </a:ln>
                          </wps:spPr>
                          <wps:style>
                            <a:lnRef idx="1">
                              <a:schemeClr val="accent1"/>
                            </a:lnRef>
                            <a:fillRef idx="3">
                              <a:schemeClr val="accent1"/>
                            </a:fillRef>
                            <a:effectRef idx="2">
                              <a:schemeClr val="accent1"/>
                            </a:effectRef>
                            <a:fontRef idx="minor">
                              <a:schemeClr val="lt1"/>
                            </a:fontRef>
                          </wps:style>
                          <wps:txbx>
                            <w:txbxContent>
                              <w:p w14:paraId="682EE8AD" w14:textId="77777777" w:rsidR="0006099B" w:rsidRDefault="0006099B" w:rsidP="007E36D3">
                                <w:pPr>
                                  <w:rPr>
                                    <w:rFonts w:eastAsia="Times New Roman" w:cs="Times New Roman"/>
                                  </w:rPr>
                                </w:pPr>
                              </w:p>
                            </w:txbxContent>
                          </wps:txbx>
                          <wps:bodyPr rtlCol="0" anchor="ctr"/>
                        </wps:wsp>
                        <wps:wsp>
                          <wps:cNvPr id="903" name="Cube 903"/>
                          <wps:cNvSpPr/>
                          <wps:spPr>
                            <a:xfrm>
                              <a:off x="3089620" y="5715214"/>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442CB487" w14:textId="77777777" w:rsidR="0006099B" w:rsidRDefault="0006099B" w:rsidP="007E36D3">
                                <w:pPr>
                                  <w:rPr>
                                    <w:rFonts w:eastAsia="Times New Roman" w:cs="Times New Roman"/>
                                  </w:rPr>
                                </w:pPr>
                              </w:p>
                            </w:txbxContent>
                          </wps:txbx>
                          <wps:bodyPr rtlCol="0" anchor="ctr"/>
                        </wps:wsp>
                        <wps:wsp>
                          <wps:cNvPr id="904" name="Cube 904"/>
                          <wps:cNvSpPr/>
                          <wps:spPr>
                            <a:xfrm>
                              <a:off x="2242954" y="5731016"/>
                              <a:ext cx="541866" cy="474134"/>
                            </a:xfrm>
                            <a:prstGeom prst="cube">
                              <a:avLst/>
                            </a:prstGeom>
                            <a:noFill/>
                            <a:ln>
                              <a:prstDash val="dash"/>
                            </a:ln>
                          </wps:spPr>
                          <wps:style>
                            <a:lnRef idx="1">
                              <a:schemeClr val="accent1"/>
                            </a:lnRef>
                            <a:fillRef idx="3">
                              <a:schemeClr val="accent1"/>
                            </a:fillRef>
                            <a:effectRef idx="2">
                              <a:schemeClr val="accent1"/>
                            </a:effectRef>
                            <a:fontRef idx="minor">
                              <a:schemeClr val="lt1"/>
                            </a:fontRef>
                          </wps:style>
                          <wps:txbx>
                            <w:txbxContent>
                              <w:p w14:paraId="309BC522" w14:textId="77777777" w:rsidR="0006099B" w:rsidRDefault="0006099B" w:rsidP="007E36D3">
                                <w:pPr>
                                  <w:rPr>
                                    <w:rFonts w:eastAsia="Times New Roman" w:cs="Times New Roman"/>
                                  </w:rPr>
                                </w:pPr>
                              </w:p>
                            </w:txbxContent>
                          </wps:txbx>
                          <wps:bodyPr rtlCol="0" anchor="ctr"/>
                        </wps:wsp>
                        <wps:wsp>
                          <wps:cNvPr id="905" name="Rectangle 905"/>
                          <wps:cNvSpPr/>
                          <wps:spPr>
                            <a:xfrm>
                              <a:off x="3455677" y="1009066"/>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3CA920FD" w14:textId="77777777" w:rsidR="0006099B" w:rsidRDefault="0006099B" w:rsidP="007E36D3">
                                <w:pPr>
                                  <w:rPr>
                                    <w:rFonts w:eastAsia="Times New Roman" w:cs="Times New Roman"/>
                                  </w:rPr>
                                </w:pPr>
                              </w:p>
                            </w:txbxContent>
                          </wps:txbx>
                          <wps:bodyPr rtlCol="0" anchor="ctr"/>
                        </wps:wsp>
                        <wps:wsp>
                          <wps:cNvPr id="906" name="Straight Arrow Connector 906"/>
                          <wps:cNvCnPr/>
                          <wps:spPr>
                            <a:xfrm flipV="1">
                              <a:off x="820943" y="44010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07" name="Text Box 907"/>
                          <wps:cNvSpPr txBox="1"/>
                          <wps:spPr>
                            <a:xfrm rot="19044461">
                              <a:off x="1797895" y="1478464"/>
                              <a:ext cx="469900" cy="276999"/>
                            </a:xfrm>
                            <a:prstGeom prst="rect">
                              <a:avLst/>
                            </a:prstGeom>
                            <a:noFill/>
                          </wps:spPr>
                          <wps:txbx>
                            <w:txbxContent>
                              <w:p w14:paraId="644F7EE7"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908" name="Text Box 908"/>
                          <wps:cNvSpPr txBox="1"/>
                          <wps:spPr>
                            <a:xfrm>
                              <a:off x="2136328" y="155420"/>
                              <a:ext cx="1184275" cy="277495"/>
                            </a:xfrm>
                            <a:prstGeom prst="rect">
                              <a:avLst/>
                            </a:prstGeom>
                            <a:noFill/>
                          </wps:spPr>
                          <wps:txbx>
                            <w:txbxContent>
                              <w:p w14:paraId="7C11C6AE"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09" name="Text Box 909"/>
                          <wps:cNvSpPr txBox="1"/>
                          <wps:spPr>
                            <a:xfrm>
                              <a:off x="2278430" y="3901295"/>
                              <a:ext cx="1389380" cy="277495"/>
                            </a:xfrm>
                            <a:prstGeom prst="rect">
                              <a:avLst/>
                            </a:prstGeom>
                            <a:noFill/>
                          </wps:spPr>
                          <wps:txbx>
                            <w:txbxContent>
                              <w:p w14:paraId="060FAA9B"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wps:txbx>
                          <wps:bodyPr wrap="none" rtlCol="0">
                            <a:spAutoFit/>
                          </wps:bodyPr>
                        </wps:wsp>
                        <wps:wsp>
                          <wps:cNvPr id="910" name="Straight Connector 910"/>
                          <wps:cNvCnPr/>
                          <wps:spPr>
                            <a:xfrm>
                              <a:off x="4774424" y="44325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1" name="Straight Connector 911"/>
                          <wps:cNvCnPr/>
                          <wps:spPr>
                            <a:xfrm>
                              <a:off x="4774424" y="478812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2" name="Straight Connector 912"/>
                          <wps:cNvCnPr/>
                          <wps:spPr>
                            <a:xfrm>
                              <a:off x="4682625" y="4906648"/>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3" name="Straight Connector 913"/>
                          <wps:cNvCnPr/>
                          <wps:spPr>
                            <a:xfrm>
                              <a:off x="4653059" y="4553176"/>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14" name="Text Box 914"/>
                          <wps:cNvSpPr txBox="1"/>
                          <wps:spPr>
                            <a:xfrm>
                              <a:off x="2483845" y="5009136"/>
                              <a:ext cx="629285" cy="277495"/>
                            </a:xfrm>
                            <a:prstGeom prst="rect">
                              <a:avLst/>
                            </a:prstGeom>
                            <a:noFill/>
                          </wps:spPr>
                          <wps:txbx>
                            <w:txbxContent>
                              <w:p w14:paraId="767F14D1"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915" name="Text Box 915"/>
                        <wps:cNvSpPr txBox="1"/>
                        <wps:spPr>
                          <a:xfrm>
                            <a:off x="1780584" y="6505764"/>
                            <a:ext cx="2303145" cy="277495"/>
                          </a:xfrm>
                          <a:prstGeom prst="rect">
                            <a:avLst/>
                          </a:prstGeom>
                          <a:noFill/>
                        </wps:spPr>
                        <wps:txbx>
                          <w:txbxContent>
                            <w:p w14:paraId="53C8B9D8"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wps:txbx>
                        <wps:bodyPr wrap="none" rtlCol="0">
                          <a:spAutoFit/>
                        </wps:bodyPr>
                      </wps:wsp>
                      <wps:wsp>
                        <wps:cNvPr id="916" name="Text Box 916"/>
                        <wps:cNvSpPr txBox="1"/>
                        <wps:spPr>
                          <a:xfrm>
                            <a:off x="4286521" y="5859994"/>
                            <a:ext cx="271145" cy="277495"/>
                          </a:xfrm>
                          <a:prstGeom prst="rect">
                            <a:avLst/>
                          </a:prstGeom>
                          <a:noFill/>
                        </wps:spPr>
                        <wps:txbx>
                          <w:txbxContent>
                            <w:p w14:paraId="31745C5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7" name="Text Box 917"/>
                        <wps:cNvSpPr txBox="1"/>
                        <wps:spPr>
                          <a:xfrm>
                            <a:off x="1476895" y="3219771"/>
                            <a:ext cx="271145" cy="277495"/>
                          </a:xfrm>
                          <a:prstGeom prst="rect">
                            <a:avLst/>
                          </a:prstGeom>
                          <a:noFill/>
                        </wps:spPr>
                        <wps:txbx>
                          <w:txbxContent>
                            <w:p w14:paraId="19184E0E"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8" name="Text Box 918"/>
                        <wps:cNvSpPr txBox="1"/>
                        <wps:spPr>
                          <a:xfrm>
                            <a:off x="1668100" y="3073879"/>
                            <a:ext cx="271145" cy="277495"/>
                          </a:xfrm>
                          <a:prstGeom prst="rect">
                            <a:avLst/>
                          </a:prstGeom>
                          <a:noFill/>
                        </wps:spPr>
                        <wps:txbx>
                          <w:txbxContent>
                            <w:p w14:paraId="79C35C7D"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19" name="Text Box 919"/>
                        <wps:cNvSpPr txBox="1"/>
                        <wps:spPr>
                          <a:xfrm>
                            <a:off x="2211395" y="2619791"/>
                            <a:ext cx="271145" cy="277495"/>
                          </a:xfrm>
                          <a:prstGeom prst="rect">
                            <a:avLst/>
                          </a:prstGeom>
                          <a:noFill/>
                        </wps:spPr>
                        <wps:txbx>
                          <w:txbxContent>
                            <w:p w14:paraId="253DDDE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0" name="Text Box 920"/>
                        <wps:cNvSpPr txBox="1"/>
                        <wps:spPr>
                          <a:xfrm>
                            <a:off x="1820491" y="2955340"/>
                            <a:ext cx="271145" cy="277495"/>
                          </a:xfrm>
                          <a:prstGeom prst="rect">
                            <a:avLst/>
                          </a:prstGeom>
                          <a:noFill/>
                        </wps:spPr>
                        <wps:txbx>
                          <w:txbxContent>
                            <w:p w14:paraId="3DB1C2CB"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1" name="Text Box 921"/>
                        <wps:cNvSpPr txBox="1"/>
                        <wps:spPr>
                          <a:xfrm>
                            <a:off x="1972882" y="2845267"/>
                            <a:ext cx="271145" cy="277495"/>
                          </a:xfrm>
                          <a:prstGeom prst="rect">
                            <a:avLst/>
                          </a:prstGeom>
                          <a:noFill/>
                        </wps:spPr>
                        <wps:txbx>
                          <w:txbxContent>
                            <w:p w14:paraId="4E07B02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2" name="Text Box 922"/>
                        <wps:cNvSpPr txBox="1"/>
                        <wps:spPr>
                          <a:xfrm>
                            <a:off x="2099874" y="2743661"/>
                            <a:ext cx="271145" cy="277495"/>
                          </a:xfrm>
                          <a:prstGeom prst="rect">
                            <a:avLst/>
                          </a:prstGeom>
                          <a:noFill/>
                        </wps:spPr>
                        <wps:txbx>
                          <w:txbxContent>
                            <w:p w14:paraId="692E45D2"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3" name="Text Box 923"/>
                        <wps:cNvSpPr txBox="1"/>
                        <wps:spPr>
                          <a:xfrm>
                            <a:off x="2366211" y="2471501"/>
                            <a:ext cx="271145" cy="277495"/>
                          </a:xfrm>
                          <a:prstGeom prst="rect">
                            <a:avLst/>
                          </a:prstGeom>
                          <a:noFill/>
                        </wps:spPr>
                        <wps:txbx>
                          <w:txbxContent>
                            <w:p w14:paraId="4D98D5BB"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4" name="Text Box 924"/>
                        <wps:cNvSpPr txBox="1"/>
                        <wps:spPr>
                          <a:xfrm>
                            <a:off x="2532431" y="2340402"/>
                            <a:ext cx="271145" cy="277495"/>
                          </a:xfrm>
                          <a:prstGeom prst="rect">
                            <a:avLst/>
                          </a:prstGeom>
                          <a:noFill/>
                        </wps:spPr>
                        <wps:txbx>
                          <w:txbxContent>
                            <w:p w14:paraId="35D3EF52"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5" name="Text Box 925"/>
                        <wps:cNvSpPr txBox="1"/>
                        <wps:spPr>
                          <a:xfrm>
                            <a:off x="2671515" y="2226038"/>
                            <a:ext cx="271145" cy="277495"/>
                          </a:xfrm>
                          <a:prstGeom prst="rect">
                            <a:avLst/>
                          </a:prstGeom>
                          <a:noFill/>
                        </wps:spPr>
                        <wps:txbx>
                          <w:txbxContent>
                            <w:p w14:paraId="38A3238F"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6" name="Text Box 926"/>
                        <wps:cNvSpPr txBox="1"/>
                        <wps:spPr>
                          <a:xfrm>
                            <a:off x="2790733" y="2124504"/>
                            <a:ext cx="271145" cy="277495"/>
                          </a:xfrm>
                          <a:prstGeom prst="rect">
                            <a:avLst/>
                          </a:prstGeom>
                          <a:noFill/>
                        </wps:spPr>
                        <wps:txbx>
                          <w:txbxContent>
                            <w:p w14:paraId="13ABD655"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927" name="Rectangle 927"/>
                        <wps:cNvSpPr/>
                        <wps:spPr>
                          <a:xfrm>
                            <a:off x="0" y="0"/>
                            <a:ext cx="5984597" cy="7022746"/>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35315017" w14:textId="77777777" w:rsidR="0006099B" w:rsidRDefault="0006099B" w:rsidP="007E36D3">
                              <w:pPr>
                                <w:rPr>
                                  <w:rFonts w:eastAsia="Times New Roman" w:cs="Times New Roman"/>
                                </w:rPr>
                              </w:pPr>
                            </w:p>
                          </w:txbxContent>
                        </wps:txbx>
                        <wps:bodyPr rtlCol="0" anchor="ctr"/>
                      </wps:wsp>
                    </wpg:wgp>
                  </a:graphicData>
                </a:graphic>
              </wp:inline>
            </w:drawing>
          </mc:Choice>
          <mc:Fallback>
            <w:pict>
              <v:group id="Group 4" o:spid="_x0000_s1467" style="width:471.25pt;height:552.95pt;mso-position-horizontal-relative:char;mso-position-vertical-relative:line" coordsize="5984597,7022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">
                <v:group id="Group 854" o:spid="_x0000_s1468" style="position:absolute;left:480208;top:155420;width:4782613;height:6359318" coordorigin="480208,155420" coordsize="4782613,635931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ns+XsxgAAANwAAAAPAAAAZHJzL2Rvd25yZXYueG1sRI9Ba8JAFITvBf/D8oTe&#10;6ia2FkndhCBaepBCVZDeHtlnEpJ9G7JrEv99t1DocZiZb5hNNplWDNS72rKCeBGBIC6srrlUcD7t&#10;n9YgnEfW2FomBXdykKWzhw0m2o78RcPRlyJA2CWooPK+S6R0RUUG3cJ2xMG72t6gD7Ivpe5xDHDT&#10;ymUUvUqDNYeFCjvaVlQ0x5tR8D7imD/Hu+HQXLf379Pq83KISanH+ZS/gfA0+f/wX/tDK1ivXuD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ez5ezGAAAA3AAA&#10;AA8AAAAAAAAAAAAAAAAAqQIAAGRycy9kb3ducmV2LnhtbFBLBQYAAAAABAAEAPoAAACcAwAAAAA=&#10;">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855" o:spid="_x0000_s1469" type="#_x0000_t16" style="position:absolute;left:4342942;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iHayxwAA&#10;ANwAAAAPAAAAZHJzL2Rvd25yZXYueG1sRI9Pa8JAFMTvQr/D8gq9SN20oI0xm1AKFfEgqD3U2zP7&#10;8odm34bsVtN+elcQPA4z8xsmzQfTihP1rrGs4GUSgSAurG64UvC1/3yOQTiPrLG1TAr+yEGePYxS&#10;TLQ985ZOO1+JAGGXoILa+y6R0hU1GXQT2xEHr7S9QR9kX0nd4znATStfo2gmDTYcFmrs6KOm4mf3&#10;axTs6f+txO3YxcVxo838sF5+RzOlnh6H9wUIT4O/h2/tlVYQT6dwPROOgMw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Ih2sscAAADcAAAADwAAAAAAAAAAAAAAAACXAgAAZHJz&#10;L2Rvd25yZXYueG1sUEsFBgAAAAAEAAQA9QAAAIsDAAAAAA==&#10;" fillcolor="white [3212]" strokecolor="#4579b8 [3044]">
                    <v:shadow on="t" opacity="22937f" mv:blur="40000f" origin=",.5" offset="0,23000emu"/>
                    <v:textbox>
                      <w:txbxContent>
                        <w:p w14:paraId="719DE091" w14:textId="77777777" w:rsidR="0006099B" w:rsidRDefault="0006099B" w:rsidP="007E36D3">
                          <w:pPr>
                            <w:rPr>
                              <w:rFonts w:eastAsia="Times New Roman" w:cs="Times New Roman"/>
                            </w:rPr>
                          </w:pPr>
                        </w:p>
                      </w:txbxContent>
                    </v:textbox>
                  </v:shape>
                  <v:rect id="Rectangle 856" o:spid="_x0000_s1470" style="position:absolute;left:3006935;top:152806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Lz0yxAAA&#10;ANwAAAAPAAAAZHJzL2Rvd25yZXYueG1sRI9BawIxFITvBf9DeAVvNVvBja5GkYIgvRRtaa+P5HV3&#10;6eZlSVJd++sbQfA4zMw3zGozuE6cKMTWs4bnSQGC2Hjbcq3h4333NAcRE7LFzjNpuFCEzXr0sMLK&#10;+jMf6HRMtcgQjhVqaFLqKymjachhnPieOHvfPjhMWYZa2oDnDHednBZFKR22nBca7OmlIfNz/HUa&#10;9mFQu6/pq3q7lOqz/zNqYUql9fhx2C5BJBrSPXxr762G+ayE65l8BO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89MsQAAADcAAAADwAAAAAAAAAAAAAAAACXAgAAZHJzL2Rv&#10;d25yZXYueG1sUEsFBgAAAAAEAAQA9QAAAIgDAAAAAA==&#10;" fillcolor="white [3212]" strokecolor="#4579b8 [3044]">
                    <v:shadow on="t" opacity="22937f" mv:blur="40000f" origin=",.5" offset="0,23000emu"/>
                    <v:textbox>
                      <w:txbxContent>
                        <w:p w14:paraId="7F6156A4" w14:textId="77777777" w:rsidR="0006099B" w:rsidRDefault="0006099B" w:rsidP="007E36D3">
                          <w:pPr>
                            <w:rPr>
                              <w:rFonts w:eastAsia="Times New Roman" w:cs="Times New Roman"/>
                            </w:rPr>
                          </w:pPr>
                        </w:p>
                      </w:txbxContent>
                    </v:textbox>
                  </v:rect>
                  <v:rect id="Rectangle 857" o:spid="_x0000_s1471" style="position:absolute;left:2892635;top:161696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Y5ipxAAA&#10;ANwAAAAPAAAAZHJzL2Rvd25yZXYueG1sRI9BawIxFITvBf9DeAVvNVvBja5GkYIgvRRtaa+P5HV3&#10;6eZlSVJd++sbQfA4zMw3zGozuE6cKMTWs4bnSQGC2Hjbcq3h4333NAcRE7LFzjNpuFCEzXr0sMLK&#10;+jMf6HRMtcgQjhVqaFLqKymjachhnPieOHvfPjhMWYZa2oDnDHednBZFKR22nBca7OmlIfNz/HUa&#10;9mFQu6/pq3q7lOqz/zNqYUql9fhx2C5BJBrSPXxr762G+UzB9Uw+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WOYqcQAAADcAAAADwAAAAAAAAAAAAAAAACXAgAAZHJzL2Rv&#10;d25yZXYueG1sUEsFBgAAAAAEAAQA9QAAAIgDAAAAAA==&#10;" fillcolor="white [3212]" strokecolor="#4579b8 [3044]">
                    <v:shadow on="t" opacity="22937f" mv:blur="40000f" origin=",.5" offset="0,23000emu"/>
                    <v:textbox>
                      <w:txbxContent>
                        <w:p w14:paraId="13FE294F" w14:textId="77777777" w:rsidR="0006099B" w:rsidRDefault="0006099B" w:rsidP="007E36D3">
                          <w:pPr>
                            <w:rPr>
                              <w:rFonts w:eastAsia="Times New Roman" w:cs="Times New Roman"/>
                            </w:rPr>
                          </w:pPr>
                        </w:p>
                      </w:txbxContent>
                    </v:textbox>
                  </v:rect>
                  <v:rect id="Rectangle 858" o:spid="_x0000_s1472" style="position:absolute;left:2786943;top:171983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zbwgAA&#10;ANwAAAAPAAAAZHJzL2Rvd25yZXYueG1sRE9NawIxEL0X/A9hhN5qVqEbXY1SCoL0UqqlXodk3F3c&#10;TJYk1dVfbw6FHh/ve7UZXCcuFGLrWcN0UoAgNt62XGv4Pmxf5iBiQrbYeSYNN4qwWY+eVlhZf+Uv&#10;uuxTLXIIxwo1NCn1lZTRNOQwTnxPnLmTDw5ThqGWNuA1h7tOzoqilA5bzg0N9vTekDnvf52GXRjU&#10;9jj7UJ+3Uv30d6MWplRaP4+HtyWIREP6F/+5d1bD/DWvzWfyEZDr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j8DNvCAAAA3AAAAA8AAAAAAAAAAAAAAAAAlwIAAGRycy9kb3du&#10;cmV2LnhtbFBLBQYAAAAABAAEAPUAAACGAwAAAAA=&#10;" fillcolor="white [3212]" strokecolor="#4579b8 [3044]">
                    <v:shadow on="t" opacity="22937f" mv:blur="40000f" origin=",.5" offset="0,23000emu"/>
                    <v:textbox>
                      <w:txbxContent>
                        <w:p w14:paraId="04D70853" w14:textId="77777777" w:rsidR="0006099B" w:rsidRDefault="0006099B" w:rsidP="007E36D3">
                          <w:pPr>
                            <w:rPr>
                              <w:rFonts w:eastAsia="Times New Roman" w:cs="Times New Roman"/>
                            </w:rPr>
                          </w:pPr>
                        </w:p>
                      </w:txbxContent>
                    </v:textbox>
                  </v:rect>
                  <v:rect id="Rectangle 859" o:spid="_x0000_s1473" style="position:absolute;left:2695835;top:18123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sKlAxQAA&#10;ANwAAAAPAAAAZHJzL2Rvd25yZXYueG1sRI9PawIxFMTvBb9DeAVvNVvBjW6NIgVBein+wV4fyevu&#10;0s3LkqS69tM3QqHHYWZ+wyzXg+vEhUJsPWt4nhQgiI23LdcaTsft0xxETMgWO8+k4UYR1qvRwxIr&#10;66+8p8sh1SJDOFaooUmpr6SMpiGHceJ74ux9+uAwZRlqaQNeM9x1cloUpXTYcl5osKfXhszX4dtp&#10;2IVBbT+mb+r9Vqpz/2PUwpRK6/HjsHkBkWhI/+G/9s5qmM8WcD+Tj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ewqUDFAAAA3AAAAA8AAAAAAAAAAAAAAAAAlwIAAGRycy9k&#10;b3ducmV2LnhtbFBLBQYAAAAABAAEAPUAAACJAwAAAAA=&#10;" fillcolor="white [3212]" strokecolor="#4579b8 [3044]">
                    <v:shadow on="t" opacity="22937f" mv:blur="40000f" origin=",.5" offset="0,23000emu"/>
                    <v:textbox>
                      <w:txbxContent>
                        <w:p w14:paraId="3677B72B" w14:textId="77777777" w:rsidR="0006099B" w:rsidRDefault="0006099B" w:rsidP="007E36D3">
                          <w:pPr>
                            <w:rPr>
                              <w:rFonts w:eastAsia="Times New Roman" w:cs="Times New Roman"/>
                            </w:rPr>
                          </w:pPr>
                        </w:p>
                      </w:txbxContent>
                    </v:textbox>
                  </v:rect>
                  <v:rect id="Rectangle 860" o:spid="_x0000_s1474" style="position:absolute;left:2602585;top:190673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5spgwQAA&#10;ANwAAAAPAAAAZHJzL2Rvd25yZXYueG1sRE/LagIxFN0X/IdwBXc1o4uJnRqlCIJ0U3xgt5fkdmbo&#10;5GZIUh39+mYhuDyc93I9uE5cKMTWs4bZtABBbLxtudZwOm5fFyBiQrbYeSYNN4qwXo1ellhZf+U9&#10;XQ6pFjmEY4UampT6SspoGnIYp74nztyPDw5ThqGWNuA1h7tOzouilA5bzg0N9rRpyPwe/pyGXRjU&#10;9nv+qb5upTr3d6PeTKm0noyHj3cQiYb0FD/cO6thUeb5+Uw+An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ObKYMEAAADcAAAADwAAAAAAAAAAAAAAAACXAgAAZHJzL2Rvd25y&#10;ZXYueG1sUEsFBgAAAAAEAAQA9QAAAIUDAAAAAA==&#10;" fillcolor="white [3212]" strokecolor="#4579b8 [3044]">
                    <v:shadow on="t" opacity="22937f" mv:blur="40000f" origin=",.5" offset="0,23000emu"/>
                    <v:textbox>
                      <w:txbxContent>
                        <w:p w14:paraId="79E4367F" w14:textId="77777777" w:rsidR="0006099B" w:rsidRDefault="0006099B" w:rsidP="007E36D3">
                          <w:pPr>
                            <w:rPr>
                              <w:rFonts w:eastAsia="Times New Roman" w:cs="Times New Roman"/>
                            </w:rPr>
                          </w:pPr>
                        </w:p>
                      </w:txbxContent>
                    </v:textbox>
                  </v:rect>
                  <v:group id="Group 861" o:spid="_x0000_s1475" style="position:absolute;left:3559764;top:547635;width:862737;height:737864" coordorigin="3559764,547635" coordsize="862737,7378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5qIzJxAAAANwAAAAP&#10;AAAAAAAAAAAAAAAAAKkCAABkcnMvZG93bnJldi54bWxQSwUGAAAAAAQABAD6AAAAmgMAAAAA&#10;">
                    <v:rect id="Rectangle 862" o:spid="_x0000_s1476" style="position:absolute;left:3973759;top:547635;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BEmwwAA&#10;ANwAAAAPAAAAZHJzL2Rvd25yZXYueG1sRI9Ba8JAFITvhf6H5RW8NZvmECRmFREEb62pB709s89s&#10;MPs2Zrcm/nu3UOhxmJlvmHI12U7cafCtYwUfSQqCuHa65UbB4Xv7PgfhA7LGzjEpeJCH1fL1pcRC&#10;u5H3dK9CIyKEfYEKTAh9IaWvDVn0ieuJo3dxg8UQ5dBIPeAY4baTWZrm0mLLccFgTxtD9bX6sQou&#10;IZs0V8fTLaOv2+b82ey0WSs1e5vWCxCBpvAf/mvvtIJ5nsHv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nBEmwwAAANwAAAAPAAAAAAAAAAAAAAAAAJcCAABkcnMvZG93&#10;bnJldi54bWxQSwUGAAAAAAQABAD1AAAAhwMAAAAA&#10;" fillcolor="#974706 [1609]" strokecolor="#4579b8 [3044]">
                      <v:shadow on="t" opacity="22937f" mv:blur="40000f" origin=",.5" offset="0,23000emu"/>
                      <v:textbox>
                        <w:txbxContent>
                          <w:p w14:paraId="32047D40" w14:textId="77777777" w:rsidR="0006099B" w:rsidRDefault="0006099B" w:rsidP="007E36D3">
                            <w:pPr>
                              <w:rPr>
                                <w:rFonts w:eastAsia="Times New Roman" w:cs="Times New Roman"/>
                              </w:rPr>
                            </w:pPr>
                          </w:p>
                        </w:txbxContent>
                      </v:textbox>
                    </v:rect>
                    <v:rect id="Rectangle 863" o:spid="_x0000_s1477" style="position:absolute;left:3855215;top:649233;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0LS9xAAA&#10;ANwAAAAPAAAAZHJzL2Rvd25yZXYueG1sRI9Ba8JAFITvBf/D8gRvdWMEkegqIgi5tU17aG/P7DMb&#10;zL5NsmuS/vtuodDjMDPfMPvjZBsxUO9rxwpWywQEcel0zZWCj/fL8xaED8gaG8ek4Js8HA+zpz1m&#10;2o38RkMRKhEh7DNUYEJoMyl9aciiX7qWOHo311sMUfaV1D2OEW4bmSbJRlqsOS4YbOlsqLwXD6vg&#10;FtJJc/H51aX02p2vL1WuzUmpxXw67UAEmsJ/+K+dawXbzRp+z8Qj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tC0vcQAAADcAAAADwAAAAAAAAAAAAAAAACXAgAAZHJzL2Rv&#10;d25yZXYueG1sUEsFBgAAAAAEAAQA9QAAAIgDAAAAAA==&#10;" fillcolor="#974706 [1609]" strokecolor="#4579b8 [3044]">
                      <v:shadow on="t" opacity="22937f" mv:blur="40000f" origin=",.5" offset="0,23000emu"/>
                      <v:textbox>
                        <w:txbxContent>
                          <w:p w14:paraId="1FC99629" w14:textId="77777777" w:rsidR="0006099B" w:rsidRDefault="0006099B" w:rsidP="007E36D3">
                            <w:pPr>
                              <w:rPr>
                                <w:rFonts w:eastAsia="Times New Roman" w:cs="Times New Roman"/>
                              </w:rPr>
                            </w:pPr>
                          </w:p>
                        </w:txbxContent>
                      </v:textbox>
                    </v:rect>
                    <v:rect id="Rectangle 864" o:spid="_x0000_s1478" style="position:absolute;left:3719743;top:75930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OSzJxAAA&#10;ANwAAAAPAAAAZHJzL2Rvd25yZXYueG1sRI9Ba8JAFITvBf/D8gRvdWMQkegqIgi5tU17aG/P7DMb&#10;zL5NsmuS/vtuodDjMDPfMPvjZBsxUO9rxwpWywQEcel0zZWCj/fL8xaED8gaG8ek4Js8HA+zpz1m&#10;2o38RkMRKhEh7DNUYEJoMyl9aciiX7qWOHo311sMUfaV1D2OEW4bmSbJRlqsOS4YbOlsqLwXD6vg&#10;FtJJc/H51aX02p2vL1WuzUmpxXw67UAEmsJ/+K+dawXbzRp+z8QjIA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ksycQAAADcAAAADwAAAAAAAAAAAAAAAACXAgAAZHJzL2Rv&#10;d25yZXYueG1sUEsFBgAAAAAEAAQA9QAAAIgDAAAAAA==&#10;" fillcolor="#974706 [1609]" strokecolor="#4579b8 [3044]">
                      <v:shadow on="t" opacity="22937f" mv:blur="40000f" origin=",.5" offset="0,23000emu"/>
                      <v:textbox>
                        <w:txbxContent>
                          <w:p w14:paraId="709805B7" w14:textId="77777777" w:rsidR="0006099B" w:rsidRDefault="0006099B" w:rsidP="007E36D3">
                            <w:pPr>
                              <w:rPr>
                                <w:rFonts w:eastAsia="Times New Roman" w:cs="Times New Roman"/>
                              </w:rPr>
                            </w:pPr>
                          </w:p>
                        </w:txbxContent>
                      </v:textbox>
                    </v:rect>
                    <v:rect id="Rectangle 865" o:spid="_x0000_s1479" style="position:absolute;left:3559764;top:8947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Q5/NwgAA&#10;ANwAAAAPAAAAZHJzL2Rvd25yZXYueG1sRI/disIwFITvBd8hHME7TV1QpBpF6gruLgj+4PWhObbF&#10;5qQk0XbffrMgeDnMzDfMct2ZWjzJ+cqygsk4AUGcW11xoeBy3o3mIHxA1lhbJgW/5GG96veWmGrb&#10;8pGep1CICGGfooIyhCaV0uclGfRj2xBH72adwRClK6R22Ea4qeVHksykwYrjQokNZSXl99PDRIrn&#10;78+vQ3a4JnzPeN/9tFvjlBoOus0CRKAuvMOv9l4rmM+m8H8mHg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Dn83CAAAA3AAAAA8AAAAAAAAAAAAAAAAAlwIAAGRycy9kb3du&#10;cmV2LnhtbFBLBQYAAAAABAAEAPUAAACGAwAAAAA=&#10;" fillcolor="white [3212]" strokecolor="#4579b8 [3044]">
                      <v:stroke dashstyle="dash"/>
                      <v:shadow on="t" opacity="22937f" mv:blur="40000f" origin=",.5" offset="0,23000emu"/>
                      <v:textbox>
                        <w:txbxContent>
                          <w:p w14:paraId="54B7CDAB" w14:textId="77777777" w:rsidR="0006099B" w:rsidRDefault="0006099B" w:rsidP="007E36D3">
                            <w:pPr>
                              <w:rPr>
                                <w:rFonts w:eastAsia="Times New Roman" w:cs="Times New Roman"/>
                              </w:rPr>
                            </w:pPr>
                          </w:p>
                        </w:txbxContent>
                      </v:textbox>
                    </v:rect>
                  </v:group>
                  <v:group id="Group 866" o:spid="_x0000_s1480" style="position:absolute;left:1965296;top:2007698;width:1016028;height:883064" coordorigin="1965296,2007698"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2QRS9xAAAANwAAAAP&#10;AAAAAAAAAAAAAAAAAKkCAABkcnMvZG93bnJldi54bWxQSwUGAAAAAAQABAD6AAAAmgMAAAAA&#10;">
                    <v:rect id="Rectangle 867" o:spid="_x0000_s1481" style="position:absolute;left:2532582;top:200769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WReavwAA&#10;ANwAAAAPAAAAZHJzL2Rvd25yZXYueG1sRI/NCsIwEITvgu8QVvAimupBpRpFBcGD4P99ada22GxK&#10;E2t9eyMIHoeZ+YaZLxtTiJoql1tWMBxEIIgTq3NOFVwv2/4UhPPIGgvLpOBNDpaLdmuOsbYvPlF9&#10;9qkIEHYxKsi8L2MpXZKRQTewJXHw7rYy6IOsUqkrfAW4KeQoisbSYM5hIcOSNhklj/PTKFgfbqvi&#10;QOXI4fH9cL19r873pFS306xmIDw1/h/+tXdawXQ8g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pZF5q/AAAA3AAAAA8AAAAAAAAAAAAAAAAAlwIAAGRycy9kb3ducmV2&#10;LnhtbFBLBQYAAAAABAAEAPUAAACDAwAAAAA=&#10;" fillcolor="#fabf8f [1945]" strokecolor="#4579b8 [3044]">
                      <v:shadow on="t" opacity="22937f" mv:blur="40000f" origin=",.5" offset="0,23000emu"/>
                      <v:textbox>
                        <w:txbxContent>
                          <w:p w14:paraId="59152A2A" w14:textId="77777777" w:rsidR="0006099B" w:rsidRDefault="0006099B" w:rsidP="007E36D3">
                            <w:pPr>
                              <w:rPr>
                                <w:rFonts w:eastAsia="Times New Roman" w:cs="Times New Roman"/>
                              </w:rPr>
                            </w:pPr>
                          </w:p>
                        </w:txbxContent>
                      </v:textbox>
                    </v:rect>
                    <v:rect id="Rectangle 868" o:spid="_x0000_s1482" style="position:absolute;left:2414038;top:210929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oPovAAA&#10;ANwAAAAPAAAAZHJzL2Rvd25yZXYueG1sRE+7CsIwFN0F/yFcwUU01UGkmooKgoPge78017a0uSlN&#10;rPXvzSA4Hs57te5MJVpqXGFZwXQSgSBOrS44U3C/7ccLEM4ja6wsk4IPOVgn/d4KY23ffKH26jMR&#10;QtjFqCD3vo6ldGlOBt3E1sSBe9rGoA+wyaRu8B3CTSVnUTSXBgsODTnWtMspLa8vo2B7emyqE9Uz&#10;h+dP6UbHUVscSanhoNssQXjq/F/8cx+0gsU8rA1nwhGQyR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vGg+i8AAAA3AAAAA8AAAAAAAAAAAAAAAAAlwIAAGRycy9kb3ducmV2Lnht&#10;bFBLBQYAAAAABAAEAPUAAACAAwAAAAA=&#10;" fillcolor="#fabf8f [1945]" strokecolor="#4579b8 [3044]">
                      <v:shadow on="t" opacity="22937f" mv:blur="40000f" origin=",.5" offset="0,23000emu"/>
                      <v:textbox>
                        <w:txbxContent>
                          <w:p w14:paraId="33C931B9" w14:textId="77777777" w:rsidR="0006099B" w:rsidRDefault="0006099B" w:rsidP="007E36D3">
                            <w:pPr>
                              <w:rPr>
                                <w:rFonts w:eastAsia="Times New Roman" w:cs="Times New Roman"/>
                              </w:rPr>
                            </w:pPr>
                          </w:p>
                        </w:txbxContent>
                      </v:textbox>
                    </v:rect>
                    <v:rect id="Rectangle 869" o:spid="_x0000_s1483" style="position:absolute;left:2278566;top:221936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iZzvwAA&#10;ANwAAAAPAAAAZHJzL2Rvd25yZXYueG1sRI/NCsIwEITvgu8QVvAimupBtBpFBcGD4P99ada22GxK&#10;E2t9eyMIHoeZ+YaZLxtTiJoql1tWMBxEIIgTq3NOFVwv2/4EhPPIGgvLpOBNDpaLdmuOsbYvPlF9&#10;9qkIEHYxKsi8L2MpXZKRQTewJXHw7rYy6IOsUqkrfAW4KeQoisbSYM5hIcOSNhklj/PTKFgfbqvi&#10;QOXI4fH9cL19r873pFS306xmIDw1/h/+tXdawWQ8he+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SKJnO/AAAA3AAAAA8AAAAAAAAAAAAAAAAAlwIAAGRycy9kb3ducmV2&#10;LnhtbFBLBQYAAAAABAAEAPUAAACDAwAAAAA=&#10;" fillcolor="#fabf8f [1945]" strokecolor="#4579b8 [3044]">
                      <v:shadow on="t" opacity="22937f" mv:blur="40000f" origin=",.5" offset="0,23000emu"/>
                      <v:textbox>
                        <w:txbxContent>
                          <w:p w14:paraId="403298FD" w14:textId="77777777" w:rsidR="0006099B" w:rsidRDefault="0006099B" w:rsidP="007E36D3">
                            <w:pPr>
                              <w:rPr>
                                <w:rFonts w:eastAsia="Times New Roman" w:cs="Times New Roman"/>
                              </w:rPr>
                            </w:pPr>
                          </w:p>
                        </w:txbxContent>
                      </v:textbox>
                    </v:rect>
                    <v:rect id="Rectangle 870" o:spid="_x0000_s1484" style="position:absolute;left:2118587;top:235482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aRkzvQAA&#10;ANwAAAAPAAAAZHJzL2Rvd25yZXYueG1sRE+9CsIwEN4F3yGc4CKa6qBSjaKC4CCoVfejOdticylN&#10;rPXtzSA4fnz/y3VrStFQ7QrLCsajCARxanXBmYLbdT+cg3AeWWNpmRR8yMF61e0sMdb2zRdqEp+J&#10;EMIuRgW591UspUtzMuhGtiIO3MPWBn2AdSZ1je8Qbko5iaKpNFhwaMixol1O6TN5GQXb031Tnqia&#10;ODx/nm5wHDTFkZTq99rNAoSn1v/FP/dBK5jPwvxwJhwBufoC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waRkzvQAAANwAAAAPAAAAAAAAAAAAAAAAAJcCAABkcnMvZG93bnJldi54&#10;bWxQSwUGAAAAAAQABAD1AAAAgQMAAAAA&#10;" fillcolor="#fabf8f [1945]" strokecolor="#4579b8 [3044]">
                      <v:shadow on="t" opacity="22937f" mv:blur="40000f" origin=",.5" offset="0,23000emu"/>
                      <v:textbox>
                        <w:txbxContent>
                          <w:p w14:paraId="2E55B3BE" w14:textId="77777777" w:rsidR="0006099B" w:rsidRDefault="0006099B" w:rsidP="007E36D3">
                            <w:pPr>
                              <w:rPr>
                                <w:rFonts w:eastAsia="Times New Roman" w:cs="Times New Roman"/>
                              </w:rPr>
                            </w:pPr>
                          </w:p>
                        </w:txbxContent>
                      </v:textbox>
                    </v:rect>
                    <v:rect id="Rectangle 871" o:spid="_x0000_s1485" style="position:absolute;left:1965296;top:250002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byovwAA&#10;ANwAAAAPAAAAZHJzL2Rvd25yZXYueG1sRI/NCsIwEITvgu8QVvAimupBpRpFBcGD4P99ada22GxK&#10;E2t9eyMIHoeZ+YaZLxtTiJoql1tWMBxEIIgTq3NOFVwv2/4UhPPIGgvLpOBNDpaLdmuOsbYvPlF9&#10;9qkIEHYxKsi8L2MpXZKRQTewJXHw7rYy6IOsUqkrfAW4KeQoisbSYM5hIcOSNhklj/PTKFgfbqvi&#10;QOXI4fH9cL19r873pFS306xmIDw1/h/+tXdawXQyhO+ZcAT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8lvKi/AAAA3AAAAA8AAAAAAAAAAAAAAAAAlwIAAGRycy9kb3ducmV2&#10;LnhtbFBLBQYAAAAABAAEAPUAAACDAwAAAAA=&#10;" fillcolor="#fabf8f [1945]" strokecolor="#4579b8 [3044]">
                      <v:shadow on="t" opacity="22937f" mv:blur="40000f" origin=",.5" offset="0,23000emu"/>
                      <v:textbox>
                        <w:txbxContent>
                          <w:p w14:paraId="4F1DC156" w14:textId="77777777" w:rsidR="0006099B" w:rsidRDefault="0006099B" w:rsidP="007E36D3">
                            <w:pPr>
                              <w:rPr>
                                <w:rFonts w:eastAsia="Times New Roman" w:cs="Times New Roman"/>
                              </w:rPr>
                            </w:pPr>
                          </w:p>
                        </w:txbxContent>
                      </v:textbox>
                    </v:rect>
                  </v:group>
                  <v:group id="Group 872" o:spid="_x0000_s1486" style="position:absolute;left:1278622;top:2610100;width:1016028;height:883064" coordorigin="1278622,2610100"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zKOEY8UAAADcAAAA&#10;DwAAAAAAAAAAAAAAAACpAgAAZHJzL2Rvd25yZXYueG1sUEsFBgAAAAAEAAQA+gAAAJsDAAAAAA==&#10;">
                    <v:rect id="Rectangle 873" o:spid="_x0000_s1487" style="position:absolute;left:1845908;top:2610100;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7CdtwwAA&#10;ANwAAAAPAAAAZHJzL2Rvd25yZXYueG1sRI9Ba8JAFITvhf6H5QleSt1USw2pq0hF6NFqoddH9jUb&#10;zL4XslsT/fVdQfA4zMw3zGI1+EadqAu1sIGXSQaKuBRbc2Xg+7B9zkGFiGyxESYDZwqwWj4+LLCw&#10;0vMXnfaxUgnCoUADLsa20DqUjjyGibTEyfuVzmNMsqu07bBPcN/oaZa9aY81pwWHLX04Ko/7P2+g&#10;D+t85+bCtd9tdPZzea3kSYwZj4b1O6hIQ7yHb+1PayCfz+B6Jh0Bvf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7CdtwwAAANwAAAAPAAAAAAAAAAAAAAAAAJcCAABkcnMvZG93&#10;bnJldi54bWxQSwUGAAAAAAQABAD1AAAAhwMAAAAA&#10;" fillcolor="#fde9d9 [665]" strokecolor="#4579b8 [3044]">
                      <v:shadow on="t" opacity="22937f" mv:blur="40000f" origin=",.5" offset="0,23000emu"/>
                      <v:textbox>
                        <w:txbxContent>
                          <w:p w14:paraId="5A346A98" w14:textId="77777777" w:rsidR="0006099B" w:rsidRDefault="0006099B" w:rsidP="007E36D3">
                            <w:pPr>
                              <w:rPr>
                                <w:rFonts w:eastAsia="Times New Roman" w:cs="Times New Roman"/>
                              </w:rPr>
                            </w:pPr>
                          </w:p>
                        </w:txbxContent>
                      </v:textbox>
                    </v:rect>
                    <v:rect id="Rectangle 874" o:spid="_x0000_s1488" style="position:absolute;left:1727364;top:271169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Bb8ZwwAA&#10;ANwAAAAPAAAAZHJzL2Rvd25yZXYueG1sRI9fa8JAEMTfC36HY4W+lHpRpIbUU0QR+ug/8HXJbXOh&#10;ud2QO03aT98rCH0cZuY3zHI9+EbdqQu1sIHpJANFXIqtuTJwOe9fc1AhIltshMnANwVYr0ZPSyys&#10;9Hyk+ylWKkE4FGjAxdgWWofSkccwkZY4eZ/SeYxJdpW2HfYJ7hs9y7I37bHmtOCwpa2j8ut08wb6&#10;sMkPbiFc+8NOZ9efeSUvYszzeNi8g4o0xP/wo/1hDeSLOfydSUdAr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Bb8ZwwAAANwAAAAPAAAAAAAAAAAAAAAAAJcCAABkcnMvZG93&#10;bnJldi54bWxQSwUGAAAAAAQABAD1AAAAhwMAAAAA&#10;" fillcolor="#fde9d9 [665]" strokecolor="#4579b8 [3044]">
                      <v:shadow on="t" opacity="22937f" mv:blur="40000f" origin=",.5" offset="0,23000emu"/>
                      <v:textbox>
                        <w:txbxContent>
                          <w:p w14:paraId="5CABC3FB" w14:textId="77777777" w:rsidR="0006099B" w:rsidRDefault="0006099B" w:rsidP="007E36D3">
                            <w:pPr>
                              <w:rPr>
                                <w:rFonts w:eastAsia="Times New Roman" w:cs="Times New Roman"/>
                              </w:rPr>
                            </w:pPr>
                          </w:p>
                        </w:txbxContent>
                      </v:textbox>
                    </v:rect>
                    <v:rect id="Rectangle 875" o:spid="_x0000_s1489" style="position:absolute;left:1591892;top:282176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SRqCwwAA&#10;ANwAAAAPAAAAZHJzL2Rvd25yZXYueG1sRI9Ba8JAFITvhf6H5QleSt1UbA2pq0hF6NFqoddH9jUb&#10;zL4XslsT/fVdQfA4zMw3zGI1+EadqAu1sIGXSQaKuBRbc2Xg+7B9zkGFiGyxESYDZwqwWj4+LLCw&#10;0vMXnfaxUgnCoUADLsa20DqUjjyGibTEyfuVzmNMsqu07bBPcN/oaZa9aY81pwWHLX04Ko/7P2+g&#10;D+t85+bCtd9tdPZzmVXyJMaMR8P6HVSkId7Dt/anNZDPX+F6Jh0Bvf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SRqCwwAAANwAAAAPAAAAAAAAAAAAAAAAAJcCAABkcnMvZG93&#10;bnJldi54bWxQSwUGAAAAAAQABAD1AAAAhwMAAAAA&#10;" fillcolor="#fde9d9 [665]" strokecolor="#4579b8 [3044]">
                      <v:shadow on="t" opacity="22937f" mv:blur="40000f" origin=",.5" offset="0,23000emu"/>
                      <v:textbox>
                        <w:txbxContent>
                          <w:p w14:paraId="0C0AA963" w14:textId="77777777" w:rsidR="0006099B" w:rsidRDefault="0006099B" w:rsidP="007E36D3">
                            <w:pPr>
                              <w:rPr>
                                <w:rFonts w:eastAsia="Times New Roman" w:cs="Times New Roman"/>
                              </w:rPr>
                            </w:pPr>
                          </w:p>
                        </w:txbxContent>
                      </v:textbox>
                    </v:rect>
                    <v:rect id="Rectangle 876" o:spid="_x0000_s1490" style="position:absolute;left:1431913;top:29572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m4T1wwAA&#10;ANwAAAAPAAAAZHJzL2Rvd25yZXYueG1sRI/NasMwEITvgb6D2EIuoZFbQmzcKCG0FHrMH+S6WFvL&#10;1No1lho7ffqoUMhxmJlvmNVm9K26UB8aYQPP8wwUcSW24drA6fjxVIAKEdliK0wGrhRgs36YrLC0&#10;MvCeLodYqwThUKIBF2NXah0qRx7DXDri5H1J7zEm2dfa9jgkuG/1S5YttceG04LDjt4cVd+HH29g&#10;CNti53Lhxu/edXb+XdQyE2Omj+P2FVSkMd7D/+1Pa6DIl/B3Jh0Bvb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m4T1wwAAANwAAAAPAAAAAAAAAAAAAAAAAJcCAABkcnMvZG93&#10;bnJldi54bWxQSwUGAAAAAAQABAD1AAAAhwMAAAAA&#10;" fillcolor="#fde9d9 [665]" strokecolor="#4579b8 [3044]">
                      <v:shadow on="t" opacity="22937f" mv:blur="40000f" origin=",.5" offset="0,23000emu"/>
                      <v:textbox>
                        <w:txbxContent>
                          <w:p w14:paraId="72D7CAE5" w14:textId="77777777" w:rsidR="0006099B" w:rsidRDefault="0006099B" w:rsidP="007E36D3">
                            <w:pPr>
                              <w:rPr>
                                <w:rFonts w:eastAsia="Times New Roman" w:cs="Times New Roman"/>
                              </w:rPr>
                            </w:pPr>
                          </w:p>
                        </w:txbxContent>
                      </v:textbox>
                    </v:rect>
                    <v:rect id="Rectangle 877" o:spid="_x0000_s1491" style="position:absolute;left:1278622;top:310243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1yFuwwAA&#10;ANwAAAAPAAAAZHJzL2Rvd25yZXYueG1sRI9Ba8JAFITvBf/D8gpeim4qpQmpq4gi9Ki24PWRfc2G&#10;Zt8L2a2J/vpuQehxmJlvmOV69K26UB8aYQPP8wwUcSW24drA58d+VoAKEdliK0wGrhRgvZo8LLG0&#10;MvCRLqdYqwThUKIBF2NXah0qRx7DXDri5H1J7zEm2dfa9jgkuG/1IstetceG04LDjraOqu/Tjzcw&#10;hE1xcLlw4w87nZ1vL7U8iTHTx3HzBirSGP/D9/a7NVDkOfydSUdAr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1yFuwwAAANwAAAAPAAAAAAAAAAAAAAAAAJcCAABkcnMvZG93&#10;bnJldi54bWxQSwUGAAAAAAQABAD1AAAAhwMAAAAA&#10;" fillcolor="#fde9d9 [665]" strokecolor="#4579b8 [3044]">
                      <v:shadow on="t" opacity="22937f" mv:blur="40000f" origin=",.5" offset="0,23000emu"/>
                      <v:textbox>
                        <w:txbxContent>
                          <w:p w14:paraId="316C4C40" w14:textId="77777777" w:rsidR="0006099B" w:rsidRDefault="0006099B" w:rsidP="007E36D3">
                            <w:pPr>
                              <w:rPr>
                                <w:rFonts w:eastAsia="Times New Roman" w:cs="Times New Roman"/>
                              </w:rPr>
                            </w:pPr>
                          </w:p>
                        </w:txbxContent>
                      </v:textbox>
                    </v:rect>
                  </v:group>
                  <v:shape id="Cube 878" o:spid="_x0000_s1492" type="#_x0000_t16" style="position:absolute;left:585929;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WWvwAA&#10;ANwAAAAPAAAAZHJzL2Rvd25yZXYueG1sRE9Ni8IwEL0L+x/CLOzNpq6gUo2iCwt7VYt4HJqxqTaT&#10;bhK1/ntzEDw+3vdi1dtW3MiHxrGCUZaDIK6cbrhWUO5/hzMQISJrbB2TggcFWC0/BgsstLvzlm67&#10;WIsUwqFABSbGrpAyVIYshsx1xIk7OW8xJuhrqT3eU7ht5XeeT6TFhlODwY5+DFWX3dUquJ7Om221&#10;acZ+3B2O+Pgvz9aUSn199us5iEh9fItf7j+tYDZNa9OZdATk8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S79Za/AAAA3AAAAA8AAAAAAAAAAAAAAAAAlwIAAGRycy9kb3ducmV2&#10;LnhtbFBLBQYAAAAABAAEAPUAAACDAwAAAAA=&#10;" fillcolor="#fde9d9 [665]" strokecolor="#4579b8 [3044]">
                    <v:shadow on="t" opacity="22937f" mv:blur="40000f" origin=",.5" offset="0,23000emu"/>
                    <v:textbox>
                      <w:txbxContent>
                        <w:p w14:paraId="3DE7541B" w14:textId="77777777" w:rsidR="0006099B" w:rsidRDefault="0006099B" w:rsidP="007E36D3">
                          <w:pPr>
                            <w:rPr>
                              <w:rFonts w:eastAsia="Times New Roman" w:cs="Times New Roman"/>
                            </w:rPr>
                          </w:pPr>
                        </w:p>
                      </w:txbxContent>
                    </v:textbox>
                  </v:shape>
                  <v:shape id="Cube 879" o:spid="_x0000_s1493" type="#_x0000_t16" style="position:absolute;left:1127795;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myYxgAA&#10;ANwAAAAPAAAAZHJzL2Rvd25yZXYueG1sRI9Ba8JAFITvgv9heUJvZmMpVlNXUYvYYj0kLfT6yD6T&#10;YPZtyK66/vtuodDjMDPfMItVMK24Uu8aywomSQqCuLS64UrB1+duPAPhPLLG1jIpuJOD1XI4WGCm&#10;7Y1zuha+EhHCLkMFtfddJqUrazLoEtsRR+9ke4M+yr6SusdbhJtWPqbpVBpsOC7U2NG2pvJcXIyC&#10;3Ifqe98ci+lr3j4dtpv84/0clHoYhfULCE/B/4f/2m9awex5Dr9n4hGQy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cRmyYxgAAANwAAAAPAAAAAAAAAAAAAAAAAJcCAABkcnMv&#10;ZG93bnJldi54bWxQSwUGAAAAAAQABAD1AAAAigMAAAAA&#10;" fillcolor="#fabf8f [1945]" strokecolor="#4579b8 [3044]">
                    <v:shadow on="t" opacity="22937f" mv:blur="40000f" origin=",.5" offset="0,23000emu"/>
                    <v:textbox>
                      <w:txbxContent>
                        <w:p w14:paraId="7F7C1309" w14:textId="77777777" w:rsidR="0006099B" w:rsidRDefault="0006099B" w:rsidP="007E36D3">
                          <w:pPr>
                            <w:rPr>
                              <w:rFonts w:eastAsia="Times New Roman" w:cs="Times New Roman"/>
                            </w:rPr>
                          </w:pPr>
                        </w:p>
                      </w:txbxContent>
                    </v:textbox>
                  </v:shape>
                  <v:shape id="Cube 880" o:spid="_x0000_s1494" type="#_x0000_t16" style="position:absolute;left:1669661;top:5737970;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IH6ywgAA&#10;ANwAAAAPAAAAZHJzL2Rvd25yZXYueG1sRE/dasIwFL4f+A7hCLubiTKkVqOIMthAmNY9wFlzbLM1&#10;J6WJttvTLxcDLz++/9VmcI24UResZw3TiQJBXHpjudLwcX55ykCEiGyw8UwafijAZj16WGFufM8n&#10;uhWxEimEQ44a6hjbXMpQ1uQwTHxLnLiL7xzGBLtKmg77FO4aOVNqLh1aTg01trSrqfwurk7D5+/X&#10;SVXHw9729v2qFkd/fts+a/04HrZLEJGGeBf/u1+NhixL89OZdATk+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gfrLCAAAA3AAAAA8AAAAAAAAAAAAAAAAAlwIAAGRycy9kb3du&#10;cmV2LnhtbFBLBQYAAAAABAAEAPUAAACGAwAAAAA=&#10;" filled="f" strokecolor="#4579b8 [3044]">
                    <v:shadow on="t" opacity="22937f" mv:blur="40000f" origin=",.5" offset="0,23000emu"/>
                    <v:textbox>
                      <w:txbxContent>
                        <w:p w14:paraId="71B7DFC9" w14:textId="77777777" w:rsidR="0006099B" w:rsidRDefault="0006099B" w:rsidP="007E36D3">
                          <w:pPr>
                            <w:rPr>
                              <w:rFonts w:eastAsia="Times New Roman" w:cs="Times New Roman"/>
                            </w:rPr>
                          </w:pPr>
                        </w:p>
                      </w:txbxContent>
                    </v:textbox>
                  </v:shape>
                  <v:shape id="Text Box 881" o:spid="_x0000_s1495" type="#_x0000_t202" style="position:absolute;left:585894;top:5875603;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MheaxAAA&#10;ANwAAAAPAAAAZHJzL2Rvd25yZXYueG1sRI/RasJAFETfC/2H5Qq+1U2klTRmI8VW6Fut7Qdcstds&#10;TPZuyG41+vVdQfBxmDkzTLEabSeONPjGsYJ0loAgrpxuuFbw+7N5ykD4gKyxc0wKzuRhVT4+FJhr&#10;d+JvOu5CLWIJ+xwVmBD6XEpfGbLoZ64njt7eDRZDlEMt9YCnWG47OU+ShbTYcFww2NPaUNXu/qyC&#10;LLFfbfs633r7fElfzPrdffQHpaaT8W0JItAY7uEb/akjl6VwPROP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zIXmsQAAADcAAAADwAAAAAAAAAAAAAAAACXAgAAZHJzL2Rv&#10;d25yZXYueG1sUEsFBgAAAAAEAAQA9QAAAIgDAAAAAA==&#10;" filled="f" stroked="f">
                    <v:textbox style="mso-fit-shape-to-text:t">
                      <w:txbxContent>
                        <w:p w14:paraId="4835AF1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2" o:spid="_x0000_s1496" type="#_x0000_t202" style="position:absolute;left:1127728;top:5886469;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IntwwAA&#10;ANwAAAAPAAAAZHJzL2Rvd25yZXYueG1sRI/RasJAFETfhf7DcoW+6cZQJY2uUrQF37S2H3DJXrMx&#10;2bshu2rar3cFwcdh5swwi1VvG3GhzleOFUzGCQjiwumKSwW/P1+jDIQPyBobx6Tgjzysli+DBeba&#10;XfmbLodQiljCPkcFJoQ2l9IXhiz6sWuJo3d0ncUQZVdK3eE1lttGpkkykxYrjgsGW1obKurD2SrI&#10;Erur6/d07+3b/2Rq1hv32Z6Ueh32H3MQgfrwDD/orY5clsL9TDwC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4IntwwAAANwAAAAPAAAAAAAAAAAAAAAAAJcCAABkcnMvZG93&#10;bnJldi54bWxQSwUGAAAAAAQABAD1AAAAhwMAAAAA&#10;" filled="f" stroked="f">
                    <v:textbox style="mso-fit-shape-to-text:t">
                      <w:txbxContent>
                        <w:p w14:paraId="324A97FC"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3" o:spid="_x0000_s1497" type="#_x0000_t202" style="position:absolute;left:1669561;top:5888870;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rCx2xQAA&#10;ANwAAAAPAAAAZHJzL2Rvd25yZXYueG1sRI/NbsIwEITvlfoO1iJxAyf8VGmIQRUUqTda2gdYxUsc&#10;Eq+j2EDap68rIfU4mvlmNMVmsK24Uu9rxwrSaQKCuHS65krB1+d+koHwAVlj65gUfJOHzfrxocBc&#10;uxt/0PUYKhFL2OeowITQ5VL60pBFP3UdcfROrrcYouwrqXu8xXLbylmSPEmLNccFgx1tDZXN8WIV&#10;ZIk9NM3z7N3bxU+6NNude+3OSo1Hw8sKRKAh/Ifv9JuOXDaHvzPxCMj1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sLHbFAAAA3AAAAA8AAAAAAAAAAAAAAAAAlwIAAGRycy9k&#10;b3ducmV2LnhtbFBLBQYAAAAABAAEAPUAAACJAwAAAAA=&#10;" filled="f" stroked="f">
                    <v:textbox style="mso-fit-shape-to-text:t">
                      <w:txbxContent>
                        <w:p w14:paraId="37CC94A5"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884" o:spid="_x0000_s1498" type="#_x0000_t202" style="position:absolute;left:480208;top:6237243;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RbQCxAAA&#10;ANwAAAAPAAAAZHJzL2Rvd25yZXYueG1sRI/dasJAFITvC32H5RS8q5uIlRjdSLEKvat/D3DInmbT&#10;ZM+G7Kppn74rCF4OM98Ms1wNthUX6n3tWEE6TkAQl07XXCk4HbevGQgfkDW2jknBL3lYFc9PS8y1&#10;u/KeLodQiVjCPkcFJoQul9KXhiz6seuIo/fteoshyr6SusdrLLetnCTJTFqsOS4Y7GhtqGwOZ6sg&#10;S+xX08wnO2+nf+mbWX+4Tfej1OhleF+ACDSER/hOf+rIZVO4nYlHQB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0W0AsQAAADcAAAADwAAAAAAAAAAAAAAAACXAgAAZHJzL2Rv&#10;d25yZXYueG1sUEsFBgAAAAAEAAQA9QAAAIgDAAAAAA==&#10;" filled="f" stroked="f">
                    <v:textbox style="mso-fit-shape-to-text:t">
                      <w:txbxContent>
                        <w:p w14:paraId="4FB86EA4"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f-1.h5</w:t>
                          </w:r>
                        </w:p>
                      </w:txbxContent>
                    </v:textbox>
                  </v:shape>
                  <v:shape id="Text Box 885" o:spid="_x0000_s1499" type="#_x0000_t202" style="position:absolute;left:1052660;top:6228776;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CRGZwwAA&#10;ANwAAAAPAAAAZHJzL2Rvd25yZXYueG1sRI/RasJAFETfC/7DcgXf6kbREqOriFbom636AZfsNRuT&#10;vRuyW439elcQ+jjMnBlmsepsLa7U+tKxgtEwAUGcO11yoeB03L2nIHxA1lg7JgV38rBa9t4WmGl3&#10;4x+6HkIhYgn7DBWYEJpMSp8bsuiHriGO3tm1FkOUbSF1i7dYbms5TpIPabHkuGCwoY2hvDr8WgVp&#10;YvdVNRt/ezv5G03NZus+m4tSg363noMI1IX/8Iv+0pFLp/A8E4+AXD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CRGZwwAAANwAAAAPAAAAAAAAAAAAAAAAAJcCAABkcnMvZG93&#10;bnJldi54bWxQSwUGAAAAAAQABAD1AAAAhwMAAAAA&#10;" filled="f" stroked="f">
                    <v:textbox style="mso-fit-shape-to-text:t">
                      <w:txbxContent>
                        <w:p w14:paraId="574FA3E8"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f-2.h5</w:t>
                          </w:r>
                        </w:p>
                      </w:txbxContent>
                    </v:textbox>
                  </v:shape>
                  <v:shape id="Text Box 886" o:spid="_x0000_s1500" type="#_x0000_t202" style="position:absolute;left:1607061;top:6228776;width:549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24/uwwAA&#10;ANwAAAAPAAAAZHJzL2Rvd25yZXYueG1sRI/RasJAFETfhf7Dcgt9041SJUZXKdaCb1r1Ay7ZazYm&#10;ezdkV039elcQ+jjMnBlmvuxsLa7U+tKxguEgAUGcO11yoeB4+OmnIHxA1lg7JgV/5GG5eOvNMdPu&#10;xr903YdCxBL2GSowITSZlD43ZNEPXEMcvZNrLYYo20LqFm+x3NZylCQTabHkuGCwoZWhvNpfrII0&#10;sduqmo523n7eh2Oz+nbr5qzUx3v3NQMRqAv/4Re90ZFLJ/A8E4+AXD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24/uwwAAANwAAAAPAAAAAAAAAAAAAAAAAJcCAABkcnMvZG93&#10;bnJldi54bWxQSwUGAAAAAAQABAD1AAAAhwMAAAAA&#10;" filled="f" stroked="f">
                    <v:textbox style="mso-fit-shape-to-text:t">
                      <w:txbxContent>
                        <w:p w14:paraId="041447E7"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f-3.h5</w:t>
                          </w:r>
                        </w:p>
                      </w:txbxContent>
                    </v:textbox>
                  </v:shape>
                  <v:shape id="Text Box 887" o:spid="_x0000_s1501" type="#_x0000_t202" style="position:absolute;left:4256886;top:6204902;width:57023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yp1xAAA&#10;ANwAAAAPAAAAZHJzL2Rvd25yZXYueG1sRI/BbsIwEETvlfoP1iJxAycIaBpiUAVF6o2W9gNW8RKH&#10;xOsoNpD26+tKSD2OZt6MptgMthVX6n3tWEE6TUAQl07XXCn4+txPMhA+IGtsHZOCb/KwWT8+FJhr&#10;d+MPuh5DJWIJ+xwVmBC6XEpfGrLop64jjt7J9RZDlH0ldY+3WG5bOUuSpbRYc1ww2NHWUNkcL1ZB&#10;lthD0zzP3r2d/6QLs9251+6s1Hg0vKxABBrCf/hOv+nIZU/wdyYeAbn+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5cqdcQAAADcAAAADwAAAAAAAAAAAAAAAACXAgAAZHJzL2Rv&#10;d25yZXYueG1sUEsFBgAAAAAEAAQA9QAAAIgDAAAAAA==&#10;" filled="f" stroked="f">
                    <v:textbox style="mso-fit-shape-to-text:t">
                      <w:txbxContent>
                        <w:p w14:paraId="24C0765A"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f-N.h5</w:t>
                          </w:r>
                        </w:p>
                      </w:txbxContent>
                    </v:textbox>
                  </v:shape>
                  <v:group id="Group 888" o:spid="_x0000_s1502" style="position:absolute;left:4286777;top:5597625;width:630780;height:564060" coordorigin="4286777,5597625" coordsize="630780,5640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mJ7DrsIAAADcAAAADwAA&#10;AAAAAAAAAAAAAACpAgAAZHJzL2Rvd25yZXYueG1sUEsFBgAAAAAEAAQA+gAAAJgDAAAAAA==&#10;">
                    <v:rect id="Rectangle 889" o:spid="_x0000_s1503" style="position:absolute;left:4468815;top:5597625;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0IUHxQAA&#10;ANwAAAAPAAAAZHJzL2Rvd25yZXYueG1sRI9BawIxFITvQv9DeIXeNFsPm3VrlFIQpBeplvb6SF53&#10;l25eliTV1V/fCILHYWa+YZbr0fXiSCF2njU8zwoQxMbbjhsNn4fNtAIRE7LF3jNpOFOE9ephssTa&#10;+hN/0HGfGpEhHGvU0KY01FJG05LDOPMDcfZ+fHCYsgyNtAFPGe56OS+KUjrsOC+0ONBbS+Z3/+c0&#10;bMOoNt/zd7U7l+pruBi1MKXS+ulxfH0BkWhM9/CtvbUaqmoB1zP5CM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QhQfFAAAA3AAAAA8AAAAAAAAAAAAAAAAAlwIAAGRycy9k&#10;b3ducmV2LnhtbFBLBQYAAAAABAAEAPUAAACJAwAAAAA=&#10;" fillcolor="white [3212]" strokecolor="#4579b8 [3044]">
                      <v:shadow on="t" opacity="22937f" mv:blur="40000f" origin=",.5" offset="0,23000emu"/>
                      <v:textbox>
                        <w:txbxContent>
                          <w:p w14:paraId="54616F1A" w14:textId="77777777" w:rsidR="0006099B" w:rsidRDefault="0006099B" w:rsidP="007E36D3">
                            <w:pPr>
                              <w:rPr>
                                <w:rFonts w:eastAsia="Times New Roman" w:cs="Times New Roman"/>
                              </w:rPr>
                            </w:pPr>
                          </w:p>
                        </w:txbxContent>
                      </v:textbox>
                    </v:rect>
                    <v:shape id="Text Box 890" o:spid="_x0000_s1504" type="#_x0000_t202" style="position:absolute;left:4334517;top:5847189;width:484177;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pyTcwQAA&#10;ANwAAAAPAAAAZHJzL2Rvd25yZXYueG1sRE9LbsIwEN0jcQdrKnUHDqhFIcUgBK3UXfkdYBRP4zTx&#10;OIoNpD19Z1Gpy6f3X20G36ob9bEObGA2zUARl8HWXBm4nN8mOaiYkC22gcnAN0XYrMejFRY23PlI&#10;t1OqlIRwLNCAS6krtI6lI49xGjpi4T5D7zEJ7Ctte7xLuG/1PMsW2mPN0uCwo52jsjldvYE88x9N&#10;s5wfon/6mT273T68dl/GPD4M2xdQiYb0L/5zv1vxLWW+nJEjoN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ck3MEAAADcAAAADwAAAAAAAAAAAAAAAACXAgAAZHJzL2Rvd25y&#10;ZXYueG1sUEsFBgAAAAAEAAQA9QAAAIUDAAAAAA==&#10;" filled="f" stroked="f">
                      <v:textbox style="mso-fit-shape-to-text:t">
                        <w:txbxContent>
                          <w:p w14:paraId="6E58FC69"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DS N</w:t>
                            </w:r>
                          </w:p>
                        </w:txbxContent>
                      </v:textbox>
                    </v:shape>
                    <v:rect id="Rectangle 891" o:spid="_x0000_s1505" style="position:absolute;left:4399559;top:565565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m/92xAAA&#10;ANwAAAAPAAAAZHJzL2Rvd25yZXYueG1sRI9Ba8JAFITvBf/D8gRvdWMOkkZXCQHBW23aQ3t7Zp/Z&#10;YPZtzG5N/PfdQqHHYWa+Ybb7yXbiToNvHStYLRMQxLXTLTcKPt4PzxkIH5A1do5JwYM87Hezpy3m&#10;2o38RvcqNCJC2OeowITQ51L62pBFv3Q9cfQubrAYohwaqQccI9x2Mk2StbTYclww2FNpqL5W31bB&#10;JaST5urz65bS6VaeX5ujNoVSi/lUbEAEmsJ/+K991AqylxX8nolHQO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v/dsQAAADcAAAADwAAAAAAAAAAAAAAAACXAgAAZHJzL2Rv&#10;d25yZXYueG1sUEsFBgAAAAAEAAQA9QAAAIgDAAAAAA==&#10;" fillcolor="#974706 [1609]" strokecolor="#4579b8 [3044]">
                      <v:shadow on="t" opacity="22937f" mv:blur="40000f" origin=",.5" offset="0,23000emu"/>
                      <v:textbox>
                        <w:txbxContent>
                          <w:p w14:paraId="11AFD7D7" w14:textId="77777777" w:rsidR="0006099B" w:rsidRDefault="0006099B" w:rsidP="007E36D3">
                            <w:pPr>
                              <w:rPr>
                                <w:rFonts w:eastAsia="Times New Roman" w:cs="Times New Roman"/>
                              </w:rPr>
                            </w:pPr>
                          </w:p>
                        </w:txbxContent>
                      </v:textbox>
                    </v:rect>
                    <v:rect id="Rectangle 892" o:spid="_x0000_s1506" style="position:absolute;left:4342942;top:571521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SWEBxAAA&#10;ANwAAAAPAAAAZHJzL2Rvd25yZXYueG1sRI9Ba8JAFITvBf/D8oTe6sYcxEZXEUHIrTbtQW/P7DMb&#10;zL5Nstsk/ffdQqHHYWa+Ybb7yTZioN7XjhUsFwkI4tLpmisFnx+nlzUIH5A1No5JwTd52O9mT1vM&#10;tBv5nYYiVCJC2GeowITQZlL60pBFv3AtcfTurrcYouwrqXscI9w2Mk2SlbRYc1ww2NLRUPkovqyC&#10;e0gnzcXl2qV07o63tyrX5qDU83w6bEAEmsJ/+K+dawXr1xR+z8QjIH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ElhAcQAAADcAAAADwAAAAAAAAAAAAAAAACXAgAAZHJzL2Rv&#10;d25yZXYueG1sUEsFBgAAAAAEAAQA9QAAAIgDAAAAAA==&#10;" fillcolor="#974706 [1609]" strokecolor="#4579b8 [3044]">
                      <v:shadow on="t" opacity="22937f" mv:blur="40000f" origin=",.5" offset="0,23000emu"/>
                      <v:textbox>
                        <w:txbxContent>
                          <w:p w14:paraId="46AACB10" w14:textId="77777777" w:rsidR="0006099B" w:rsidRDefault="0006099B" w:rsidP="007E36D3">
                            <w:pPr>
                              <w:rPr>
                                <w:rFonts w:eastAsia="Times New Roman" w:cs="Times New Roman"/>
                              </w:rPr>
                            </w:pPr>
                          </w:p>
                        </w:txbxContent>
                      </v:textbox>
                    </v:rect>
                    <v:rect id="Rectangle 893" o:spid="_x0000_s1507" style="position:absolute;left:4286777;top:577095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BcSawwAA&#10;ANwAAAAPAAAAZHJzL2Rvd25yZXYueG1sRI9Bi8IwFITvC/6H8ARva2oF0WoUEQRvancP6+3ZPJti&#10;81KbqPXfm4WFPQ4z8w2zWHW2Fg9qfeVYwWiYgCAunK64VPD9tf2cgvABWWPtmBS8yMNq2ftYYKbd&#10;k4/0yEMpIoR9hgpMCE0mpS8MWfRD1xBH7+JaiyHKtpS6xWeE21qmSTKRFiuOCwYb2hgqrvndKriE&#10;tNOc/5xuKR1um/O+3GmzVmrQ79ZzEIG68B/+a++0gulsDL9n4hGQy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BcSawwAAANwAAAAPAAAAAAAAAAAAAAAAAJcCAABkcnMvZG93&#10;bnJldi54bWxQSwUGAAAAAAQABAD1AAAAhwMAAAAA&#10;" fillcolor="#974706 [1609]" strokecolor="#4579b8 [3044]">
                      <v:shadow on="t" opacity="22937f" mv:blur="40000f" origin=",.5" offset="0,23000emu"/>
                      <v:textbox>
                        <w:txbxContent>
                          <w:p w14:paraId="3CDF7462" w14:textId="77777777" w:rsidR="0006099B" w:rsidRDefault="0006099B" w:rsidP="007E36D3">
                            <w:pPr>
                              <w:rPr>
                                <w:rFonts w:eastAsia="Times New Roman" w:cs="Times New Roman"/>
                              </w:rPr>
                            </w:pPr>
                          </w:p>
                        </w:txbxContent>
                      </v:textbox>
                    </v:rect>
                    <v:line id="Straight Connector 894" o:spid="_x0000_s1508" style="position:absolute;flip:y;visibility:visible;mso-wrap-style:square" from="4735519,5988358" to="4917557,61616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KSMcQAAADcAAAADwAAAGRycy9kb3ducmV2LnhtbESPUWvCMBSF34X9h3AHvmmiiHPVKGNM&#10;JkwGdmXPl+baljU3JYm1+/dmMPDxcM75DmezG2wrevKhcaxhNlUgiEtnGq40FF/7yQpEiMgGW8ek&#10;4ZcC7LYPow1mxl35RH0eK5EgHDLUUMfYZVKGsiaLYeo64uSdnbcYk/SVNB6vCW5bOVdqKS02nBZq&#10;7Oi1pvInv1gN8+G9OLxxf/RPJ5V/Hz/Vx4wLrcePw8saRKQh3sP/7YPRsHpewN+ZdATk9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8pIxxAAAANwAAAAPAAAAAAAAAAAA&#10;AAAAAKECAABkcnMvZG93bnJldi54bWxQSwUGAAAAAAQABAD5AAAAkgMAAAAA&#10;" strokecolor="#4f81bd [3204]">
                      <v:shadow on="t" opacity="24903f" mv:blur="40000f" origin=",.5" offset="0,20000emu"/>
                    </v:line>
                    <v:line id="Straight Connector 895" o:spid="_x0000_s1509" style="position:absolute;flip:y;visibility:visible;mso-wrap-style:square" from="4735519,5597625" to="4917557,5770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L43qsQAAADcAAAADwAAAGRycy9kb3ducmV2LnhtbESPUWvCMBSF34X9h3AHvmmioHPVKGNM&#10;JkwGdmXPl+baljU3JYm1+/dmMPDxcM75DmezG2wrevKhcaxhNlUgiEtnGq40FF/7yQpEiMgGW8ek&#10;4ZcC7LYPow1mxl35RH0eK5EgHDLUUMfYZVKGsiaLYeo64uSdnbcYk/SVNB6vCW5bOVdqKS02nBZq&#10;7Oi1pvInv1gN8+G9OLxxf/RPJ5V/Hz/Vx4wLrcePw8saRKQh3sP/7YPRsHpewN+ZdATk9gY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ovjeqxAAAANwAAAAPAAAAAAAAAAAA&#10;AAAAAKECAABkcnMvZG93bnJldi54bWxQSwUGAAAAAAQABAD5AAAAkgMAAAAA&#10;" strokecolor="#4f81bd [3204]">
                      <v:shadow on="t" opacity="24903f" mv:blur="40000f" origin=",.5" offset="0,20000emu"/>
                    </v:line>
                    <v:line id="Straight Connector 896" o:spid="_x0000_s1510" style="position:absolute;flip:y;visibility:visible;mso-wrap-style:square" from="4286777,5597625" to="4468815,577095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Gyp3cQAAADcAAAADwAAAGRycy9kb3ducmV2LnhtbESPQWsCMRSE74L/ITyhN030YHU1ipSW&#10;CpWC26Xnx+a5u7h5WZJ0Xf+9KRR6HGbmG2a7H2wrevKhcaxhPlMgiEtnGq40FF9v0xWIEJENto5J&#10;w50C7Hfj0RYz4258pj6PlUgQDhlqqGPsMilDWZPFMHMdcfIuzluMSfpKGo+3BLetXCi1lBYbTgs1&#10;dvRSU3nNf6yGxfBeHF+5P/nns8q/T5/qY86F1k+T4bABEWmI/+G/9tFoWK2X8HsmHQG5e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YbKndxAAAANwAAAAPAAAAAAAAAAAA&#10;AAAAAKECAABkcnMvZG93bnJldi54bWxQSwUGAAAAAAQABAD5AAAAkgMAAAAA&#10;" strokecolor="#4f81bd [3204]">
                      <v:shadow on="t" opacity="24903f" mv:blur="40000f" origin=",.5" offset="0,20000emu"/>
                    </v:line>
                  </v:group>
                  <v:shape id="Cube 897" o:spid="_x0000_s1511" type="#_x0000_t16" style="position:absolute;left:3633741;top:5703758;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hC46xQAA&#10;ANwAAAAPAAAAZHJzL2Rvd25yZXYueG1sRI9Ba8JAFITvgv9heUJvutFD1egqtlAoiLRNJV4f2WcS&#10;zL5Nd7cx/nu3UPA4zMw3zHrbm0Z05HxtWcF0koAgLqyuuVRw/H4bL0D4gKyxsUwKbuRhuxkO1phq&#10;e+Uv6rJQighhn6KCKoQ2ldIXFRn0E9sSR+9sncEQpSuldniNcNPIWZI8S4M1x4UKW3qtqLhkv0ZB&#10;3u13py7R5uNH5pnbzw6f+ctSqadRv1uBCNSHR/i//a4VLJZz+DsTj4Dc3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mELjrFAAAA3AAAAA8AAAAAAAAAAAAAAAAAlwIAAGRycy9k&#10;b3ducmV2LnhtbFBLBQYAAAAABAAEAPUAAACJAwAAAAA=&#10;" filled="f" strokecolor="#4579b8 [3044]">
                    <v:stroke dashstyle="dash"/>
                    <v:shadow on="t" opacity="22937f" mv:blur="40000f" origin=",.5" offset="0,23000emu"/>
                    <v:textbox>
                      <w:txbxContent>
                        <w:p w14:paraId="58E9CC79" w14:textId="77777777" w:rsidR="0006099B" w:rsidRDefault="0006099B" w:rsidP="007E36D3">
                          <w:pPr>
                            <w:rPr>
                              <w:rFonts w:eastAsia="Times New Roman" w:cs="Times New Roman"/>
                            </w:rPr>
                          </w:pPr>
                        </w:p>
                      </w:txbxContent>
                    </v:textbox>
                  </v:shape>
                  <v:shape id="Cube 898" o:spid="_x0000_s1512" type="#_x0000_t16" style="position:absolute;left:778613;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xNsvwAA&#10;ANwAAAAPAAAAZHJzL2Rvd25yZXYueG1sRE9Ni8IwEL0L+x/CLOzNpqsgbtcoKghe1SIeh2Zsqs2k&#10;m0St/35zEDw+3vds0dtW3MmHxrGC7ywHQVw53XCtoDxshlMQISJrbB2TgicFWMw/BjMstHvwju77&#10;WIsUwqFABSbGrpAyVIYshsx1xIk7O28xJuhrqT0+Urht5SjPJ9Jiw6nBYEdrQ9V1f7MKbufLalet&#10;mrEfd8cTPv/KizWlUl+f/fIXRKQ+vsUv91YrmP6ktelMOgJy/g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S3E2y/AAAA3AAAAA8AAAAAAAAAAAAAAAAAlwIAAGRycy9kb3ducmV2&#10;LnhtbFBLBQYAAAAABAAEAPUAAACDAwAAAAA=&#10;" fillcolor="#fde9d9 [665]" strokecolor="#4579b8 [3044]">
                    <v:shadow on="t" opacity="22937f" mv:blur="40000f" origin=",.5" offset="0,23000emu"/>
                    <v:textbox>
                      <w:txbxContent>
                        <w:p w14:paraId="311A7968" w14:textId="77777777" w:rsidR="0006099B" w:rsidRDefault="0006099B" w:rsidP="007E36D3">
                          <w:pPr>
                            <w:rPr>
                              <w:rFonts w:eastAsia="Times New Roman" w:cs="Times New Roman"/>
                            </w:rPr>
                          </w:pPr>
                        </w:p>
                      </w:txbxContent>
                    </v:textbox>
                  </v:shape>
                  <v:shape id="Cube 899" o:spid="_x0000_s1513" type="#_x0000_t16" style="position:absolute;left:1199701;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opixgAA&#10;ANwAAAAPAAAAZHJzL2Rvd25yZXYueG1sRI9Ba8JAFITvQv/D8gq96aZFRKOb0FqkLdVDouD1kX1N&#10;gtm3IbvV9d+7hYLHYWa+YVZ5MJ040+BaywqeJwkI4srqlmsFh/1mPAfhPLLGzjIpuJKDPHsYrTDV&#10;9sIFnUtfiwhhl6KCxvs+ldJVDRl0E9sTR+/HDgZ9lEMt9YCXCDedfEmSmTTYclxosKd1Q9Wp/DUK&#10;Ch/q40e7K2fvRTf9Xr8V269TUOrpMbwuQXgK/h7+b39qBfPFAv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sSopixgAAANwAAAAPAAAAAAAAAAAAAAAAAJcCAABkcnMv&#10;ZG93bnJldi54bWxQSwUGAAAAAAQABAD1AAAAigMAAAAA&#10;" fillcolor="#fabf8f [1945]" strokecolor="#4579b8 [3044]">
                    <v:shadow on="t" opacity="22937f" mv:blur="40000f" origin=",.5" offset="0,23000emu"/>
                    <v:textbox>
                      <w:txbxContent>
                        <w:p w14:paraId="0CBD9D30" w14:textId="77777777" w:rsidR="0006099B" w:rsidRDefault="0006099B" w:rsidP="007E36D3">
                          <w:pPr>
                            <w:rPr>
                              <w:rFonts w:eastAsia="Times New Roman" w:cs="Times New Roman"/>
                            </w:rPr>
                          </w:pPr>
                        </w:p>
                      </w:txbxContent>
                    </v:textbox>
                  </v:shape>
                  <v:shape id="Cube 900" o:spid="_x0000_s1514" type="#_x0000_t16" style="position:absolute;left:1624379;top:443252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fWqwgAA&#10;ANwAAAAPAAAAZHJzL2Rvd25yZXYueG1sRE/LisIwFN0L8w/hDrgRTXShtWOUYcBBXAg+Frq7Nte2&#10;THNTmoxWv94sBJeH854tWluJKzW+dKxhOFAgiDNnSs41HPbLfgLCB2SDlWPScCcPi/lHZ4apcTfe&#10;0nUXchFD2KeooQihTqX0WUEW/cDVxJG7uMZiiLDJpWnwFsNtJUdKjaXFkmNDgTX9FJT97f6thj09&#10;Jhfc9nySnTfGTk/r36Maa939bL+/QARqw1v8cq+MhqmK8+OZeATk/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Wt9arCAAAA3AAAAA8AAAAAAAAAAAAAAAAAlwIAAGRycy9kb3du&#10;cmV2LnhtbFBLBQYAAAAABAAEAPUAAACGAwAAAAA=&#10;" fillcolor="white [3212]" strokecolor="#4579b8 [3044]">
                    <v:shadow on="t" opacity="22937f" mv:blur="40000f" origin=",.5" offset="0,23000emu"/>
                    <v:textbox>
                      <w:txbxContent>
                        <w:p w14:paraId="06A354D4" w14:textId="77777777" w:rsidR="0006099B" w:rsidRDefault="0006099B" w:rsidP="007E36D3">
                          <w:pPr>
                            <w:rPr>
                              <w:rFonts w:eastAsia="Times New Roman" w:cs="Times New Roman"/>
                            </w:rPr>
                          </w:pPr>
                        </w:p>
                      </w:txbxContent>
                    </v:textbox>
                  </v:shape>
                  <v:shape id="Cube 901" o:spid="_x0000_s1515" type="#_x0000_t16" style="position:absolute;left:2053025;top:4432538;width:2413929;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imlVxQAA&#10;ANwAAAAPAAAAZHJzL2Rvd25yZXYueG1sRI9LiwIxEITvgv8htOBl0YwiuzprFJV9eFyf4K2Z9M4M&#10;TjpDktXx3xthwWNRVV9R03ljKnEh50vLCgb9BARxZnXJuYL97rM3BuEDssbKMim4kYf5rN2aYqrt&#10;lTd02YZcRAj7FBUUIdSplD4ryKDv25o4er/WGQxRulxqh9cIN5UcJsmrNFhyXCiwplVB2Xn7ZxSs&#10;D2Y5Pp2+gnvb/+gX+T06fjQjpbqdZvEOIlATnuH/9lormCQDeJyJR0D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KaVXFAAAA3AAAAA8AAAAAAAAAAAAAAAAAlwIAAGRycy9k&#10;b3ducmV2LnhtbFBLBQYAAAAABAAEAPUAAACJAwAAAAA=&#10;" fillcolor="white [3212]" strokecolor="#4579b8 [3044]">
                    <v:stroke dashstyle="3 1"/>
                    <v:shadow on="t" opacity="22937f" mv:blur="40000f" origin=",.5" offset="0,23000emu"/>
                    <v:textbox>
                      <w:txbxContent>
                        <w:p w14:paraId="0D0A4BEC" w14:textId="77777777" w:rsidR="0006099B" w:rsidRDefault="0006099B" w:rsidP="007E36D3">
                          <w:pPr>
                            <w:rPr>
                              <w:rFonts w:eastAsia="Times New Roman" w:cs="Times New Roman"/>
                            </w:rPr>
                          </w:pPr>
                        </w:p>
                      </w:txbxContent>
                    </v:textbox>
                  </v:shape>
                  <v:shape id="Cube 902" o:spid="_x0000_s1516" type="#_x0000_t16" style="position:absolute;left:4334517;top:4432526;width:419606;height:4741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8zTMwwAA&#10;ANwAAAAPAAAAZHJzL2Rvd25yZXYueG1sRI9Ba8JAFITvgv9heUJvZhMPYtOsQS2FHgra6MHjI/tM&#10;QnffhuxW03/fFQSPw8x8wxTlaI240uA7xwqyJAVBXDvdcaPgdPyYr0D4gKzROCYFf+ShXE8nBeba&#10;3fibrlVoRISwz1FBG0KfS+nrliz6xPXE0bu4wWKIcmikHvAW4dbIRZoupcWO40KLPe1aqn+qX6vA&#10;XHjpD1903h72+wjaZo19N0q9zMbNG4hAY3iGH+1PreA1XcD9TDwCcv0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8zTMwwAAANwAAAAPAAAAAAAAAAAAAAAAAJcCAABkcnMvZG93&#10;bnJldi54bWxQSwUGAAAAAAQABAD1AAAAhwMAAAAA&#10;" adj="6054" fillcolor="#974706 [1609]" strokecolor="#548dd4 [1951]">
                    <v:shadow on="t" opacity="22937f" mv:blur="40000f" origin=",.5" offset="0,23000emu"/>
                    <v:textbox>
                      <w:txbxContent>
                        <w:p w14:paraId="682EE8AD" w14:textId="77777777" w:rsidR="0006099B" w:rsidRDefault="0006099B" w:rsidP="007E36D3">
                          <w:pPr>
                            <w:rPr>
                              <w:rFonts w:eastAsia="Times New Roman" w:cs="Times New Roman"/>
                            </w:rPr>
                          </w:pPr>
                        </w:p>
                      </w:txbxContent>
                    </v:textbox>
                  </v:shape>
                  <v:shape id="Cube 903" o:spid="_x0000_s1517" type="#_x0000_t16" style="position:absolute;left:3089620;top:5715214;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VLIjxQAA&#10;ANwAAAAPAAAAZHJzL2Rvd25yZXYueG1sRI9Ra8IwFIXfB/6HcIW9zUQHY3ZG0YEgiLhV6V4vzV1b&#10;1tx0SazdvzeDwR4P55zvcBarwbaiJx8axxqmEwWCuHSm4UrD+bR9eAYRIrLB1jFp+KEAq+XoboGZ&#10;cVd+pz6PlUgQDhlqqGPsMilDWZPFMHEdcfI+nbcYk/SVNB6vCW5bOVPqSVpsOC3U2NFrTeVXfrEa&#10;in6//uiVscdvWeR+Pzu8FZu51vfjYf0CItIQ/8N/7Z3RMFeP8HsmHQ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hUsiPFAAAA3AAAAA8AAAAAAAAAAAAAAAAAlwIAAGRycy9k&#10;b3ducmV2LnhtbFBLBQYAAAAABAAEAPUAAACJAwAAAAA=&#10;" filled="f" strokecolor="#4579b8 [3044]">
                    <v:stroke dashstyle="dash"/>
                    <v:shadow on="t" opacity="22937f" mv:blur="40000f" origin=",.5" offset="0,23000emu"/>
                    <v:textbox>
                      <w:txbxContent>
                        <w:p w14:paraId="442CB487" w14:textId="77777777" w:rsidR="0006099B" w:rsidRDefault="0006099B" w:rsidP="007E36D3">
                          <w:pPr>
                            <w:rPr>
                              <w:rFonts w:eastAsia="Times New Roman" w:cs="Times New Roman"/>
                            </w:rPr>
                          </w:pPr>
                        </w:p>
                      </w:txbxContent>
                    </v:textbox>
                  </v:shape>
                  <v:shape id="Cube 904" o:spid="_x0000_s1518" type="#_x0000_t16" style="position:absolute;left:2242954;top:5731016;width:541866;height:4741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SpXxQAA&#10;ANwAAAAPAAAAZHJzL2Rvd25yZXYueG1sRI9Ra8IwFIXfB/6HcIW9zUQZY3ZG0YEgiLhV6V4vzV1b&#10;1tx0SazdvzeDwR4P55zvcBarwbaiJx8axxqmEwWCuHSm4UrD+bR9eAYRIrLB1jFp+KEAq+XoboGZ&#10;cVd+pz6PlUgQDhlqqGPsMilDWZPFMHEdcfI+nbcYk/SVNB6vCW5bOVPqSVpsOC3U2NFrTeVXfrEa&#10;in6//uiVscdvWeR+Pzu8FZu51vfjYf0CItIQ/8N/7Z3RMFeP8HsmHQG5v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e9KlfFAAAA3AAAAA8AAAAAAAAAAAAAAAAAlwIAAGRycy9k&#10;b3ducmV2LnhtbFBLBQYAAAAABAAEAPUAAACJAwAAAAA=&#10;" filled="f" strokecolor="#4579b8 [3044]">
                    <v:stroke dashstyle="dash"/>
                    <v:shadow on="t" opacity="22937f" mv:blur="40000f" origin=",.5" offset="0,23000emu"/>
                    <v:textbox>
                      <w:txbxContent>
                        <w:p w14:paraId="309BC522" w14:textId="77777777" w:rsidR="0006099B" w:rsidRDefault="0006099B" w:rsidP="007E36D3">
                          <w:pPr>
                            <w:rPr>
                              <w:rFonts w:eastAsia="Times New Roman" w:cs="Times New Roman"/>
                            </w:rPr>
                          </w:pPr>
                        </w:p>
                      </w:txbxContent>
                    </v:textbox>
                  </v:shape>
                  <v:rect id="Rectangle 905" o:spid="_x0000_s1519" style="position:absolute;left:3455677;top:10090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XXwwwAA&#10;ANwAAAAPAAAAZHJzL2Rvd25yZXYueG1sRI9Ra8IwFIXfBf9DuMLeNFHY0M4oUjdwEwTr2POluWuL&#10;zU1JMtv9+2Uw8PFwzvkOZ70dbCtu5EPjWMN8pkAQl840XGn4uLxOlyBCRDbYOiYNPxRguxmP1pgZ&#10;1/OZbkWsRIJwyFBDHWOXSRnKmiyGmeuIk/flvMWYpK+k8dgnuG3lQqknabHhtFBjR3lN5bX4tokS&#10;+P3l7ZSfPhVfcz4Mx35vvdYPk2H3DCLSEO/h//bBaFipR/g7k46A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fXXwwwAAANwAAAAPAAAAAAAAAAAAAAAAAJcCAABkcnMvZG93&#10;bnJldi54bWxQSwUGAAAAAAQABAD1AAAAhwMAAAAA&#10;" fillcolor="white [3212]" strokecolor="#4579b8 [3044]">
                    <v:stroke dashstyle="dash"/>
                    <v:shadow on="t" opacity="22937f" mv:blur="40000f" origin=",.5" offset="0,23000emu"/>
                    <v:textbox>
                      <w:txbxContent>
                        <w:p w14:paraId="3CA920FD" w14:textId="77777777" w:rsidR="0006099B" w:rsidRDefault="0006099B" w:rsidP="007E36D3">
                          <w:pPr>
                            <w:rPr>
                              <w:rFonts w:eastAsia="Times New Roman" w:cs="Times New Roman"/>
                            </w:rPr>
                          </w:pPr>
                        </w:p>
                      </w:txbxContent>
                    </v:textbox>
                  </v:rect>
                  <v:shape id="Straight Arrow Connector 906" o:spid="_x0000_s1520" type="#_x0000_t32" style="position:absolute;left:820943;top:440105;width:2915246;height:25171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DhUdsYAAADcAAAADwAAAGRycy9kb3ducmV2LnhtbESPQWvCQBSE70L/w/IKvekmPYimriKl&#10;hfZQi1F7fmafSWj2bZLdmqS/3hUEj8PMfMMsVr2pxJlaV1pWEE8iEMSZ1SXnCva79/EMhPPIGivL&#10;pGAgB6vlw2iBibYdb+mc+lwECLsEFRTe14mULivIoJvYmjh4J9sa9EG2udQtdgFuKvkcRVNpsOSw&#10;UGBNrwVlv+mfUUD15+b72KTN2/9p+IkPqA8m+1Lq6bFfv4Dw1Pt7+Nb+0Arm0RSuZ8IRkMsL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Q4VHbGAAAA3AAAAA8AAAAAAAAA&#10;AAAAAAAAoQIAAGRycy9kb3ducmV2LnhtbFBLBQYAAAAABAAEAPkAAACUAwAAAAA=&#10;" strokecolor="#4f81bd [3204]" strokeweight="1pt">
                    <v:stroke endarrow="open"/>
                    <v:shadow on="t" opacity="24903f" mv:blur="40000f" origin=",.5" offset="0,20000emu"/>
                  </v:shape>
                  <v:shape id="Text Box 907" o:spid="_x0000_s1521" type="#_x0000_t202" style="position:absolute;left:1797895;top:1478464;width:469900;height:276999;rotation:-2791330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uv8ixgAA&#10;ANwAAAAPAAAAZHJzL2Rvd25yZXYueG1sRI9BawIxFITvBf9DeEJvNast2m6NImKLN9ltDz0+k9fd&#10;pcnLsonu1l9vhEKPw8x8wyzXg7PiTF1oPCuYTjIQxNqbhisFnx9vD88gQkQ2aD2Tgl8KsF6N7paY&#10;G99zQecyViJBOOSooI6xzaUMuiaHYeJb4uR9+85hTLKrpOmwT3Bn5SzL5tJhw2mhxpa2Nemf8uQU&#10;FIfy8aKPxddu8TToY29n5cm+K3U/HjavICIN8T/8194bBS/ZAm5n0hGQqy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uv8ixgAAANwAAAAPAAAAAAAAAAAAAAAAAJcCAABkcnMv&#10;ZG93bnJldi54bWxQSwUGAAAAAAQABAD1AAAAigMAAAAA&#10;" filled="f" stroked="f">
                    <v:textbox style="mso-fit-shape-to-text:t">
                      <w:txbxContent>
                        <w:p w14:paraId="644F7EE7"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shape id="Text Box 908" o:spid="_x0000_s1522" type="#_x0000_t202" style="position:absolute;left:2136328;top:155420;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rLAwQAA&#10;ANwAAAAPAAAAZHJzL2Rvd25yZXYueG1sRE/dasIwFL4X9g7hCLvTpLKJVlMZboPdTd0e4NAcm9rm&#10;pDSZVp9+uRC8/Pj+15vBteJMfag9a8imCgRx6U3NlYbfn8/JAkSIyAZbz6ThSgE2xdNojbnxF97T&#10;+RArkUI45KjBxtjlUobSksMw9R1x4o6+dxgT7CtperykcNfKmVJz6bDm1GCxo62lsjn8OQ0L5b6b&#10;ZjnbBfdyy17t9t1/dCetn8fD2wpEpCE+xHf3l9GwVGltOpOOgC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TqywMEAAADcAAAADwAAAAAAAAAAAAAAAACXAgAAZHJzL2Rvd25y&#10;ZXYueG1sUEsFBgAAAAAEAAQA9QAAAIUDAAAAAA==&#10;" filled="f" stroked="f">
                    <v:textbox style="mso-fit-shape-to-text:t">
                      <w:txbxContent>
                        <w:p w14:paraId="7C11C6AE"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09" o:spid="_x0000_s1523" type="#_x0000_t202" style="position:absolute;left:2278430;top:3901295;width:138938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hdbxAAA&#10;ANwAAAAPAAAAZHJzL2Rvd25yZXYueG1sRI/RagIxFETfC/5DuELfaqJocVejiLXgm636AZfNdbPu&#10;5mbZpLrt15tCoY/DzJxhluveNeJGXag8axiPFAjiwpuKSw3n0/vLHESIyAYbz6ThmwKsV4OnJebG&#10;3/mTbsdYigThkKMGG2ObSxkKSw7DyLfEybv4zmFMsiul6fCe4K6RE6VepcOK04LFlraWivr45TTM&#10;lTvUdTb5CG76M57Z7ZvftVetn4f9ZgEiUh//w3/tvdGQqQx+z6QjIF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YXW8QAAADcAAAADwAAAAAAAAAAAAAAAACXAgAAZHJzL2Rv&#10;d25yZXYueG1sUEsFBgAAAAAEAAQA9QAAAIgDAAAAAA==&#10;" filled="f" stroked="f">
                    <v:textbox style="mso-fit-shape-to-text:t">
                      <w:txbxContent>
                        <w:p w14:paraId="060FAA9B"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Virtual Dataset VDS</w:t>
                          </w:r>
                        </w:p>
                      </w:txbxContent>
                    </v:textbox>
                  </v:shape>
                  <v:line id="Straight Connector 910" o:spid="_x0000_s1524" style="position:absolute;visibility:visible;mso-wrap-style:square" from="4774424,4432526" to="5262821,44325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wkGHsMAAADcAAAADwAAAGRycy9kb3ducmV2LnhtbERPy2rCQBTdF/yH4Qrd1UmElhodRRRB&#10;KLX1sdDdNXPNBDN3YmZq4t93FoUuD+c9mXW2EndqfOlYQTpIQBDnTpdcKDjsVy/vIHxA1lg5JgUP&#10;8jCb9p4mmGnX8pbuu1CIGMI+QwUmhDqT0ueGLPqBq4kjd3GNxRBhU0jdYBvDbSWHSfImLZYcGwzW&#10;tDCUX3c/VkH+tTx/tGhunxWadPS6OX4fT2ulnvvdfAwiUBf+xX/utVYwSuP8eCYeATn9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8JBh7DAAAA3AAAAA8AAAAAAAAAAAAA&#10;AAAAoQIAAGRycy9kb3ducmV2LnhtbFBLBQYAAAAABAAEAPkAAACRAwAAAAA=&#10;" strokecolor="#4f81bd [3204]">
                    <v:stroke dashstyle="1 1"/>
                    <v:shadow on="t" opacity="24903f" mv:blur="40000f" origin=",.5" offset="0,20000emu"/>
                  </v:line>
                  <v:line id="Straight Connector 911" o:spid="_x0000_s1525" style="position:absolute;visibility:visible;mso-wrap-style:square" from="4774424,4788126" to="5262821,4788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WjhcYAAADcAAAADwAAAGRycy9kb3ducmV2LnhtbESPQWvCQBSE7wX/w/IKvdVNBIumrlIU&#10;QSi2anuwt2f2mQ1m38bsatJ/3y0IHoeZ+YaZzDpbiSs1vnSsIO0nIIhzp0suFHx/LZ9HIHxA1lg5&#10;JgW/5GE27T1MMNOu5S1dd6EQEcI+QwUmhDqT0ueGLPq+q4mjd3SNxRBlU0jdYBvhtpKDJHmRFkuO&#10;CwZrmhvKT7uLVZB/Lg7vLZrzukKTjocf+83+Z6XU02P39goiUBfu4Vt7pRWM0xT+z8QjIK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LBFo4XGAAAA3AAAAA8AAAAAAAAA&#10;AAAAAAAAoQIAAGRycy9kb3ducmV2LnhtbFBLBQYAAAAABAAEAPkAAACUAwAAAAA=&#10;" strokecolor="#4f81bd [3204]">
                    <v:stroke dashstyle="1 1"/>
                    <v:shadow on="t" opacity="24903f" mv:blur="40000f" origin=",.5" offset="0,20000emu"/>
                  </v:line>
                  <v:line id="Straight Connector 912" o:spid="_x0000_s1526" style="position:absolute;visibility:visible;mso-wrap-style:square" from="4682625,4906648" to="5171022,49066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Jc98sYAAADcAAAADwAAAGRycy9kb3ducmV2LnhtbESPQWvCQBSE70L/w/IKvekmglJTVymK&#10;IBSttT3o7Zl9zQazb2N2Nem/7xYKHoeZ+YaZzjtbiRs1vnSsIB0kIIhzp0suFHx9rvrPIHxA1lg5&#10;JgU/5GE+e+hNMdOu5Q+67UMhIoR9hgpMCHUmpc8NWfQDVxNH79s1FkOUTSF1g22E20oOk2QsLZYc&#10;FwzWtDCUn/dXqyB/X57eWjSXTYUmnYy2h93huFbq6bF7fQERqAv38H97rRVM0iH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CXPfLGAAAA3AAAAA8AAAAAAAAA&#10;AAAAAAAAoQIAAGRycy9kb3ducmV2LnhtbFBLBQYAAAAABAAEAPkAAACUAwAAAAA=&#10;" strokecolor="#4f81bd [3204]">
                    <v:stroke dashstyle="1 1"/>
                    <v:shadow on="t" opacity="24903f" mv:blur="40000f" origin=",.5" offset="0,20000emu"/>
                  </v:line>
                  <v:line id="Straight Connector 913" o:spid="_x0000_s1527" style="position:absolute;visibility:visible;mso-wrap-style:square" from="4653059,4553176" to="5141456,45531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uYacYAAADcAAAADwAAAGRycy9kb3ducmV2LnhtbESPT0vDQBTE74LfYXmCN7NJRbGx21Ja&#10;hEKx/w/t7Zl9ZoPZtzG7beK3dwuCx2FmfsOMJr2txYVaXzlWkCUpCOLC6YpLBYf928MLCB+QNdaO&#10;ScEPeZiMb29GmGvX8ZYuu1CKCGGfowITQpNL6QtDFn3iGuLofbrWYoiyLaVusYtwW8tBmj5LixXH&#10;BYMNzQwVX7uzVVCs5x/LDs33e40mGz6tjpvjaaHU/V0/fQURqA//4b/2QisYZo9wPROPgBz/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C/bmGnGAAAA3AAAAA8AAAAAAAAA&#10;AAAAAAAAoQIAAGRycy9kb3ducmV2LnhtbFBLBQYAAAAABAAEAPkAAACUAwAAAAA=&#10;" strokecolor="#4f81bd [3204]">
                    <v:stroke dashstyle="1 1"/>
                    <v:shadow on="t" opacity="24903f" mv:blur="40000f" origin=",.5" offset="0,20000emu"/>
                  </v:line>
                  <v:shape id="Text Box 914" o:spid="_x0000_s1528" type="#_x0000_t202" style="position:absolute;left:2483845;top:5009136;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ri4YxQAA&#10;ANwAAAAPAAAAZHJzL2Rvd25yZXYueG1sRI/dasJAFITvC32H5RR6VzcRLRqzkWIteGf9eYBD9piN&#10;yZ4N2VXTPr1bKHg5zMw3TL4cbCuu1PvasYJ0lIAgLp2uuVJwPHy9zUD4gKyxdUwKfsjDsnh+yjHT&#10;7sY7uu5DJSKEfYYKTAhdJqUvDVn0I9cRR+/keoshyr6SusdbhNtWjpPkXVqsOS4Y7GhlqGz2F6tg&#10;ltht08zH395OftOpWX26dXdW6vVl+FiACDSER/i/vdEK5ukE/s7EIyC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muLhjFAAAA3AAAAA8AAAAAAAAAAAAAAAAAlwIAAGRycy9k&#10;b3ducmV2LnhtbFBLBQYAAAAABAAEAPUAAACJAwAAAAA=&#10;" filled="f" stroked="f">
                    <v:textbox style="mso-fit-shape-to-text:t">
                      <w:txbxContent>
                        <w:p w14:paraId="767F14D1"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915" o:spid="_x0000_s1529" type="#_x0000_t202" style="position:absolute;left:1780584;top:6505764;width:2303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4ouDxAAA&#10;ANwAAAAPAAAAZHJzL2Rvd25yZXYueG1sRI/RasJAFETfC/2H5RZ8q5uIFo2uUqwF32xTP+CSvWZj&#10;sndDdtXUr3cFwcdhZs4wi1VvG3GmzleOFaTDBARx4XTFpYL93/f7FIQPyBobx6Tgnzyslq8vC8y0&#10;u/AvnfNQighhn6ECE0KbSekLQxb90LXE0Tu4zmKIsiul7vAS4baRoyT5kBYrjgsGW1obKur8ZBVM&#10;E7ur69nox9vxNZ2Y9ZfbtEelBm/95xxEoD48w4/2ViuYpRO4n4lH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uKLg8QAAADcAAAADwAAAAAAAAAAAAAAAACXAgAAZHJzL2Rv&#10;d25yZXYueG1sUEsFBgAAAAAEAAQA9QAAAIgDAAAAAA==&#10;" filled="f" stroked="f">
                  <v:textbox style="mso-fit-shape-to-text:t">
                    <w:txbxContent>
                      <w:p w14:paraId="53C8B9D8" w14:textId="77777777" w:rsidR="0006099B" w:rsidRDefault="0006099B" w:rsidP="007E36D3">
                        <w:pPr>
                          <w:pStyle w:val="NormalWeb"/>
                          <w:spacing w:before="0" w:beforeAutospacing="0" w:after="0" w:afterAutospacing="0"/>
                        </w:pPr>
                        <w:r>
                          <w:rPr>
                            <w:rFonts w:asciiTheme="minorHAnsi" w:hAnsi="Cambria" w:cstheme="minorBidi"/>
                            <w:color w:val="000000" w:themeColor="text1"/>
                            <w:kern w:val="24"/>
                            <w:sz w:val="24"/>
                            <w:szCs w:val="24"/>
                          </w:rPr>
                          <w:t>File names are generated by printf</w:t>
                        </w:r>
                      </w:p>
                    </w:txbxContent>
                  </v:textbox>
                </v:shape>
                <v:shape id="Text Box 916" o:spid="_x0000_s1530" type="#_x0000_t202" style="position:absolute;left:4286521;top:5859994;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MBX0xAAA&#10;ANwAAAAPAAAAZHJzL2Rvd25yZXYueG1sRI/RasJAFETfhf7Dcgu+6SaiotFVirXQN9vUD7hkr9mY&#10;7N2QXTXt17tCwcdhZs4w621vG3GlzleOFaTjBARx4XTFpYLjz8doAcIHZI2NY1LwSx62m5fBGjPt&#10;bvxN1zyUIkLYZ6jAhNBmUvrCkEU/di1x9E6usxii7EqpO7xFuG3kJEnm0mLFccFgSztDRZ1frIJF&#10;Yg91vZx8eTv9S2dm9+727Vmp4Wv/tgIRqA/P8H/7UytYpnN4nI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AV9MQAAADcAAAADwAAAAAAAAAAAAAAAACXAgAAZHJzL2Rv&#10;d25yZXYueG1sUEsFBgAAAAAEAAQA9QAAAIgDAAAAAA==&#10;" filled="f" stroked="f">
                  <v:textbox style="mso-fit-shape-to-text:t">
                    <w:txbxContent>
                      <w:p w14:paraId="31745C5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7" o:spid="_x0000_s1531" type="#_x0000_t202" style="position:absolute;left:1476895;top:321977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LBvxQAA&#10;ANwAAAAPAAAAZHJzL2Rvd25yZXYueG1sRI/BbsIwEETvSP0Hayv1RpyglpKAQRW0Um9Q4ANW8RKn&#10;iddRbCDt19eVkDiOZuaNZrEabCsu1PvasYIsSUEQl07XXCk4Hj7GMxA+IGtsHZOCH/KwWj6MFlho&#10;d+UvuuxDJSKEfYEKTAhdIaUvDVn0ieuIo3dyvcUQZV9J3eM1wm0rJ2k6lRZrjgsGO1obKpv92SqY&#10;pXbbNPlk5+3zb/Zi1hv33n0r9fQ4vM1BBBrCPXxrf2oFefYK/2fiEZ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l8sG/FAAAA3AAAAA8AAAAAAAAAAAAAAAAAlwIAAGRycy9k&#10;b3ducmV2LnhtbFBLBQYAAAAABAAEAPUAAACJAwAAAAA=&#10;" filled="f" stroked="f">
                  <v:textbox style="mso-fit-shape-to-text:t">
                    <w:txbxContent>
                      <w:p w14:paraId="19184E0E"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8" o:spid="_x0000_s1532" type="#_x0000_t202" style="position:absolute;left:1668100;top:3073879;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4yQdwAAA&#10;ANwAAAAPAAAAZHJzL2Rvd25yZXYueG1sRE/NisIwEL4LvkMYwZumlXXRahTRFbzt6u4DDM3Y1DaT&#10;0kStPv3mIHj8+P6X687W4katLx0rSMcJCOLc6ZILBX+/+9EMhA/IGmvHpOBBHtarfm+JmXZ3PtLt&#10;FAoRQ9hnqMCE0GRS+tyQRT92DXHkzq61GCJsC6lbvMdwW8tJknxKiyXHBoMNbQ3l1elqFcwS+11V&#10;88mPtx/PdGq2O/fVXJQaDrrNAkSgLrzFL/dBK5incW08E4+AXP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4yQdwAAAANwAAAAPAAAAAAAAAAAAAAAAAJcCAABkcnMvZG93bnJl&#10;di54bWxQSwUGAAAAAAQABAD1AAAAhAMAAAAA&#10;" filled="f" stroked="f">
                  <v:textbox style="mso-fit-shape-to-text:t">
                    <w:txbxContent>
                      <w:p w14:paraId="79C35C7D"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19" o:spid="_x0000_s1533" type="#_x0000_t202" style="position:absolute;left:2211395;top:261979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4GGxAAA&#10;ANwAAAAPAAAAZHJzL2Rvd25yZXYueG1sRI/dasJAFITvC32H5RR6VzeRWkx0laIteGf9eYBD9phN&#10;kz0bsqtGn94VBC+HmfmGmc5724gTdb5yrCAdJCCIC6crLhXsd78fYxA+IGtsHJOCC3mYz15fpphr&#10;d+YNnbahFBHCPkcFJoQ2l9IXhiz6gWuJo3dwncUQZVdK3eE5wm0jh0nyJS1WHBcMtrQwVNTbo1Uw&#10;Tuy6rrPhn7ef13RkFkv30/4r9f7Wf09ABOrDM/xor7SCLM3gfiYeAT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R6+BhsQAAADcAAAADwAAAAAAAAAAAAAAAACXAgAAZHJzL2Rv&#10;d25yZXYueG1sUEsFBgAAAAAEAAQA9QAAAIgDAAAAAA==&#10;" filled="f" stroked="f">
                  <v:textbox style="mso-fit-shape-to-text:t">
                    <w:txbxContent>
                      <w:p w14:paraId="253DDDE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0" o:spid="_x0000_s1534" type="#_x0000_t202" style="position:absolute;left:1820491;top:2955340;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KmwAAA&#10;ANwAAAAPAAAAZHJzL2Rvd25yZXYueG1sRE/LisIwFN0L/kO4wuw0teig1SiiDrib8fEBl+ba1DY3&#10;pYnama+fLASXh/Nerjtbiwe1vnSsYDxKQBDnTpdcKLicv4YzED4ga6wdk4Jf8rBe9XtLzLR78pEe&#10;p1CIGMI+QwUmhCaT0ueGLPqRa4gjd3WtxRBhW0jd4jOG21qmSfIpLZYcGww2tDWUV6e7VTBL7HdV&#10;zdMfbyd/46nZ7ty+uSn1Meg2CxCBuvAWv9wHrWCexvnxTDwCc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eKmwAAAANwAAAAPAAAAAAAAAAAAAAAAAJcCAABkcnMvZG93bnJl&#10;di54bWxQSwUGAAAAAAQABAD1AAAAhAMAAAAA&#10;" filled="f" stroked="f">
                  <v:textbox style="mso-fit-shape-to-text:t">
                    <w:txbxContent>
                      <w:p w14:paraId="3DB1C2CB"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1" o:spid="_x0000_s1535" type="#_x0000_t202" style="position:absolute;left:1972882;top:2845267;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tUc9xAAA&#10;ANwAAAAPAAAAZHJzL2Rvd25yZXYueG1sRI/RasJAFETfBf9huQXfdJNgRVM3QaxC32rVD7hkb7Np&#10;sndDdqtpv75bKPRxmJkzzLYcbSduNPjGsYJ0kYAgrpxuuFZwvRznaxA+IGvsHJOCL/JQFtPJFnPt&#10;7vxGt3OoRYSwz1GBCaHPpfSVIYt+4Xri6L27wWKIcqilHvAe4baTWZKspMWG44LBnvaGqvb8aRWs&#10;E/vatpvs5O3yO300+2d36D+Umj2MuycQgcbwH/5rv2gFmyyF3zPxCMji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VHPcQAAADcAAAADwAAAAAAAAAAAAAAAACXAgAAZHJzL2Rv&#10;d25yZXYueG1sUEsFBgAAAAAEAAQA9QAAAIgDAAAAAA==&#10;" filled="f" stroked="f">
                  <v:textbox style="mso-fit-shape-to-text:t">
                    <w:txbxContent>
                      <w:p w14:paraId="4E07B024"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2" o:spid="_x0000_s1536" type="#_x0000_t202" style="position:absolute;left:2099874;top:274366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9lKwwAA&#10;ANwAAAAPAAAAZHJzL2Rvd25yZXYueG1sRI/RasJAFETfC/7DcgXf6sagRaOriFXwzVb9gEv2mo3J&#10;3g3ZrUa/3i0U+jjMzBlmsepsLW7U+tKxgtEwAUGcO11yoeB82r1PQfiArLF2TAoe5GG17L0tMNPu&#10;zt90O4ZCRAj7DBWYEJpMSp8bsuiHriGO3sW1FkOUbSF1i/cIt7VMk+RDWiw5LhhsaGMor44/VsE0&#10;sYeqmqVf3o6fo4nZfLptc1Vq0O/WcxCBuvAf/mvvtYJZmsLvmXgE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Z9lKwwAAANwAAAAPAAAAAAAAAAAAAAAAAJcCAABkcnMvZG93&#10;bnJldi54bWxQSwUGAAAAAAQABAD1AAAAhwMAAAAA&#10;" filled="f" stroked="f">
                  <v:textbox style="mso-fit-shape-to-text:t">
                    <w:txbxContent>
                      <w:p w14:paraId="692E45D2"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3" o:spid="_x0000_s1537" type="#_x0000_t202" style="position:absolute;left:2366211;top:247150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3zRxAAA&#10;ANwAAAAPAAAAZHJzL2Rvd25yZXYueG1sRI/BbsIwEETvlfgHa5G4FYdAEaQYhChI3Aq0H7CKt3FI&#10;vI5iFwJfj5Eq9TiamTeaxaqztbhQ60vHCkbDBARx7nTJhYLvr93rDIQPyBprx6TgRh5Wy97LAjPt&#10;rnykyykUIkLYZ6jAhNBkUvrckEU/dA1x9H5cazFE2RZSt3iNcFvLNEmm0mLJccFgQxtDeXX6tQpm&#10;if2sqnl68HZyH72ZzYfbNmelBv1u/Q4iUBf+w3/tvVYwT8fwPBOPgF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Ct80cQAAADcAAAADwAAAAAAAAAAAAAAAACXAgAAZHJzL2Rv&#10;d25yZXYueG1sUEsFBgAAAAAEAAQA9QAAAIgDAAAAAA==&#10;" filled="f" stroked="f">
                  <v:textbox style="mso-fit-shape-to-text:t">
                    <w:txbxContent>
                      <w:p w14:paraId="4D98D5BB"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4" o:spid="_x0000_s1538" type="#_x0000_t202" style="position:absolute;left:2532431;top:2340402;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wuSlxAAA&#10;ANwAAAAPAAAAZHJzL2Rvd25yZXYueG1sRI/RasJAFETfhf7Dcgt9041BRdNsRNSCb1rbD7hkb7Np&#10;sndDdtW0X+8WCj4OM3OGydeDbcWVel87VjCdJCCIS6drrhR8fryNlyB8QNbYOiYFP+RhXTyNcsy0&#10;u/E7Xc+hEhHCPkMFJoQuk9KXhiz6ieuIo/fleoshyr6SusdbhNtWpkmykBZrjgsGO9oaKpvzxSpY&#10;JvbYNKv05O3sdzo3253bd99KvTwPm1cQgYbwCP+3D1rBKp3B35l4BGR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8LkpcQAAADcAAAADwAAAAAAAAAAAAAAAACXAgAAZHJzL2Rv&#10;d25yZXYueG1sUEsFBgAAAAAEAAQA9QAAAIgDAAAAAA==&#10;" filled="f" stroked="f">
                  <v:textbox style="mso-fit-shape-to-text:t">
                    <w:txbxContent>
                      <w:p w14:paraId="35D3EF52"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5" o:spid="_x0000_s1539" type="#_x0000_t202" style="position:absolute;left:2671515;top:2226038;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kE+xAAA&#10;ANwAAAAPAAAAZHJzL2Rvd25yZXYueG1sRI/RasJAFETfhf7Dcgu+6cagoqmrlNRC37S2H3DJ3mbT&#10;ZO+G7BrTfr0rCD4OM3OG2ewG24ieOl85VjCbJiCIC6crLhV8f71PViB8QNbYOCYFf+Rht30abTDT&#10;7sKf1J9CKSKEfYYKTAhtJqUvDFn0U9cSR+/HdRZDlF0pdYeXCLeNTJNkKS1WHBcMtpQbKurT2SpY&#10;JfZQ1+v06O38f7Yw+Zvbt79KjZ+H1xcQgYbwCN/bH1rBOl3A7Uw8AnJ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I5BPsQAAADcAAAADwAAAAAAAAAAAAAAAACXAgAAZHJzL2Rv&#10;d25yZXYueG1sUEsFBgAAAAAEAAQA9QAAAIgDAAAAAA==&#10;" filled="f" stroked="f">
                  <v:textbox style="mso-fit-shape-to-text:t">
                    <w:txbxContent>
                      <w:p w14:paraId="38A3238F"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926" o:spid="_x0000_s1540" type="#_x0000_t202" style="position:absolute;left:2790733;top:2124504;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XN9JxAAA&#10;ANwAAAAPAAAAZHJzL2Rvd25yZXYueG1sRI/RasJAFETfhf7Dcgu+6cagotFVirXQN9vUD7hkr9mY&#10;7N2QXTXt17tCwcdhZs4w621vG3GlzleOFUzGCQjiwumKSwXHn4/RAoQPyBobx6TglzxsNy+DNWba&#10;3fibrnkoRYSwz1CBCaHNpPSFIYt+7Fri6J1cZzFE2ZVSd3iLcNvINEnm0mLFccFgSztDRZ1frIJF&#10;Yg91vUy/vJ3+TWZm9+727Vmp4Wv/tgIRqA/P8H/7UytYpnN4nI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fScQAAADcAAAADwAAAAAAAAAAAAAAAACXAgAAZHJzL2Rv&#10;d25yZXYueG1sUEsFBgAAAAAEAAQA9QAAAIgDAAAAAA==&#10;" filled="f" stroked="f">
                  <v:textbox style="mso-fit-shape-to-text:t">
                    <w:txbxContent>
                      <w:p w14:paraId="13ABD655" w14:textId="77777777" w:rsidR="0006099B" w:rsidRDefault="0006099B" w:rsidP="007E36D3">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rect id="Rectangle 927" o:spid="_x0000_s1541" style="position:absolute;width:5984597;height:702274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xs4/xAAA&#10;ANwAAAAPAAAAZHJzL2Rvd25yZXYueG1sRI9Ba8JAFITvBf/D8gQvUnebg7Wpq4hFkNIe1FJ6fGSf&#10;STD7NmSfmv57t1DwOMzMN8x82ftGXaiLdWALTxMDirgIrubSwtdh8zgDFQXZYROYLPxShOVi8DDH&#10;3IUr7+iyl1IlCMccLVQiba51LCryGCehJU7eMXQeJcmu1K7Da4L7RmfGTLXHmtNChS2tKypO+7O3&#10;IBsUnp2dCe8fnz84Nt/jN59ZOxr2q1dQQr3cw//trbPwkj3D35l0BPTi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8bOP8QAAADcAAAADwAAAAAAAAAAAAAAAACXAgAAZHJzL2Rv&#10;d25yZXYueG1sUEsFBgAAAAAEAAQA9QAAAIgDAAAAAA==&#10;" filled="f" strokecolor="#4579b8 [3044]">
                  <v:shadow on="t" opacity="22937f" mv:blur="40000f" origin=",.5" offset="0,23000emu"/>
                  <v:textbox>
                    <w:txbxContent>
                      <w:p w14:paraId="35315017" w14:textId="77777777" w:rsidR="0006099B" w:rsidRDefault="0006099B" w:rsidP="007E36D3">
                        <w:pPr>
                          <w:rPr>
                            <w:rFonts w:eastAsia="Times New Roman" w:cs="Times New Roman"/>
                          </w:rPr>
                        </w:pPr>
                      </w:p>
                    </w:txbxContent>
                  </v:textbox>
                </v:rect>
                <w10:anchorlock/>
              </v:group>
            </w:pict>
          </mc:Fallback>
        </mc:AlternateContent>
      </w:r>
    </w:p>
    <w:p w14:paraId="42D89D41" w14:textId="0096F313" w:rsidR="00395324" w:rsidRPr="00324916" w:rsidRDefault="005B6D3A" w:rsidP="004273F0">
      <w:pPr>
        <w:pStyle w:val="Caption"/>
        <w:jc w:val="center"/>
        <w:rPr>
          <w:rFonts w:asciiTheme="majorHAnsi" w:eastAsiaTheme="majorEastAsia" w:hAnsiTheme="majorHAnsi" w:cstheme="majorBidi"/>
          <w:b w:val="0"/>
          <w:bCs w:val="0"/>
          <w:color w:val="auto"/>
          <w:sz w:val="22"/>
          <w:szCs w:val="22"/>
        </w:rPr>
      </w:pPr>
      <w:bookmarkStart w:id="171" w:name="_Ref239684173"/>
      <w:r w:rsidRPr="00324916">
        <w:rPr>
          <w:color w:val="auto"/>
          <w:sz w:val="22"/>
          <w:szCs w:val="22"/>
        </w:rPr>
        <w:t xml:space="preserve">Figure </w:t>
      </w:r>
      <w:r w:rsidRPr="00324916">
        <w:rPr>
          <w:color w:val="auto"/>
          <w:sz w:val="22"/>
          <w:szCs w:val="22"/>
        </w:rPr>
        <w:fldChar w:fldCharType="begin"/>
      </w:r>
      <w:r w:rsidRPr="00324916">
        <w:rPr>
          <w:color w:val="auto"/>
          <w:sz w:val="22"/>
          <w:szCs w:val="22"/>
        </w:rPr>
        <w:instrText xml:space="preserve"> SEQ Figure \* ARABIC </w:instrText>
      </w:r>
      <w:r w:rsidRPr="00324916">
        <w:rPr>
          <w:color w:val="auto"/>
          <w:sz w:val="22"/>
          <w:szCs w:val="22"/>
        </w:rPr>
        <w:fldChar w:fldCharType="separate"/>
      </w:r>
      <w:r w:rsidR="009D0C9A">
        <w:rPr>
          <w:noProof/>
          <w:color w:val="auto"/>
          <w:sz w:val="22"/>
          <w:szCs w:val="22"/>
        </w:rPr>
        <w:t>4</w:t>
      </w:r>
      <w:r w:rsidRPr="00324916">
        <w:rPr>
          <w:color w:val="auto"/>
          <w:sz w:val="22"/>
          <w:szCs w:val="22"/>
        </w:rPr>
        <w:fldChar w:fldCharType="end"/>
      </w:r>
      <w:bookmarkEnd w:id="171"/>
      <w:r w:rsidRPr="00324916">
        <w:rPr>
          <w:color w:val="auto"/>
          <w:sz w:val="22"/>
          <w:szCs w:val="22"/>
        </w:rPr>
        <w:t xml:space="preserve">: Each HDF5 file stores M consequent images. </w:t>
      </w:r>
      <w:r w:rsidR="00395324" w:rsidRPr="00324916">
        <w:rPr>
          <w:color w:val="auto"/>
          <w:sz w:val="22"/>
          <w:szCs w:val="22"/>
        </w:rPr>
        <w:br w:type="page"/>
      </w:r>
    </w:p>
    <w:p w14:paraId="30B75337" w14:textId="5C51A29F" w:rsidR="00CC1E91" w:rsidRDefault="00CC1E91" w:rsidP="002E7285">
      <w:pPr>
        <w:pStyle w:val="Heading2"/>
      </w:pPr>
      <w:bookmarkStart w:id="172" w:name="_Ref239695857"/>
      <w:r>
        <w:t>DLS use case “Percival Frame Builder”</w:t>
      </w:r>
      <w:bookmarkEnd w:id="172"/>
    </w:p>
    <w:p w14:paraId="15EE2A34" w14:textId="348FD97E" w:rsidR="004872DF" w:rsidRDefault="004872DF" w:rsidP="004872DF">
      <w:r>
        <w:t>The “Percival Frame Builder” detector is described in the section 3.4 of [</w:t>
      </w:r>
      <w:r>
        <w:fldChar w:fldCharType="begin"/>
      </w:r>
      <w:r>
        <w:instrText xml:space="preserve"> REF _Ref238633273 \r \h </w:instrText>
      </w:r>
      <w:r>
        <w:fldChar w:fldCharType="separate"/>
      </w:r>
      <w:r w:rsidR="00EA3188">
        <w:t>1</w:t>
      </w:r>
      <w:r>
        <w:fldChar w:fldCharType="end"/>
      </w:r>
      <w:r>
        <w:t xml:space="preserve">]. </w:t>
      </w:r>
    </w:p>
    <w:p w14:paraId="303135B6" w14:textId="3347069C" w:rsidR="004872DF" w:rsidRPr="004872DF" w:rsidRDefault="00F96368" w:rsidP="004872DF">
      <w:r>
        <w:t>An</w:t>
      </w:r>
      <w:r w:rsidR="00263A6C">
        <w:t xml:space="preserve"> image </w:t>
      </w:r>
      <w:r w:rsidR="00EF48E3">
        <w:t xml:space="preserve">taken by </w:t>
      </w:r>
      <w:r w:rsidR="00AC41EB">
        <w:t xml:space="preserve">the </w:t>
      </w:r>
      <w:r w:rsidR="00EF48E3">
        <w:t xml:space="preserve">detector </w:t>
      </w:r>
      <w:r>
        <w:t xml:space="preserve">is stored as </w:t>
      </w:r>
      <w:r w:rsidR="00263A6C">
        <w:t xml:space="preserve">a </w:t>
      </w:r>
      <w:r w:rsidR="00EF48E3">
        <w:t xml:space="preserve">2D </w:t>
      </w:r>
      <w:r w:rsidR="003A73DB">
        <w:t>plane</w:t>
      </w:r>
      <w:r w:rsidR="00263A6C">
        <w:t xml:space="preserve"> </w:t>
      </w:r>
      <w:r>
        <w:t>in</w:t>
      </w:r>
      <w:r w:rsidR="00263A6C">
        <w:t xml:space="preserve"> a </w:t>
      </w:r>
      <w:r w:rsidR="00AC41EB">
        <w:t xml:space="preserve">3D </w:t>
      </w:r>
      <w:r w:rsidR="00263A6C">
        <w:t xml:space="preserve">dataset in HDF5 file. </w:t>
      </w:r>
      <w:r w:rsidR="00EF48E3">
        <w:t xml:space="preserve">The </w:t>
      </w:r>
      <w:r w:rsidR="0082100E">
        <w:t>images</w:t>
      </w:r>
      <w:r w:rsidR="00EF48E3">
        <w:t xml:space="preserve"> are added</w:t>
      </w:r>
      <w:r w:rsidR="00AC41EB">
        <w:t xml:space="preserve"> to the dataset</w:t>
      </w:r>
      <w:r w:rsidR="00EF48E3">
        <w:t xml:space="preserve"> along the slowest changing dimension</w:t>
      </w:r>
      <w:ins w:id="173" w:author="Quincey Koziol" w:date="2014-12-05T14:02:00Z">
        <w:r w:rsidR="00EB65A7">
          <w:t>,</w:t>
        </w:r>
      </w:ins>
      <w:r w:rsidR="00EF48E3">
        <w:t xml:space="preserve"> </w:t>
      </w:r>
      <w:del w:id="174" w:author="Quincey Koziol" w:date="2014-12-05T14:02:00Z">
        <w:r w:rsidR="00EF48E3" w:rsidDel="00EB65A7">
          <w:delText xml:space="preserve">that </w:delText>
        </w:r>
      </w:del>
      <w:ins w:id="175" w:author="Quincey Koziol" w:date="2014-12-05T14:02:00Z">
        <w:r w:rsidR="00EB65A7">
          <w:t xml:space="preserve">which </w:t>
        </w:r>
      </w:ins>
      <w:r w:rsidR="00EF48E3">
        <w:t xml:space="preserve">represents time. </w:t>
      </w:r>
      <w:r w:rsidR="0082100E">
        <w:t>Indices of the images added to the same file</w:t>
      </w:r>
      <w:r w:rsidR="00EF48E3">
        <w:t xml:space="preserve"> are monotonically increasing and the value</w:t>
      </w:r>
      <w:r w:rsidR="003A73DB">
        <w:t xml:space="preserve"> </w:t>
      </w:r>
      <w:r w:rsidR="0082100E" w:rsidRPr="0082100E">
        <w:rPr>
          <w:rFonts w:ascii="Consolas" w:hAnsi="Consolas"/>
          <w:sz w:val="22"/>
        </w:rPr>
        <w:t>mod</w:t>
      </w:r>
      <w:r w:rsidR="00EF48E3" w:rsidRPr="0082100E">
        <w:rPr>
          <w:rFonts w:ascii="Consolas" w:hAnsi="Consolas"/>
          <w:sz w:val="22"/>
        </w:rPr>
        <w:t>(</w:t>
      </w:r>
      <w:ins w:id="176" w:author="Quincey Koziol" w:date="2014-12-05T14:01:00Z">
        <w:r w:rsidR="00EB65A7">
          <w:rPr>
            <w:rFonts w:ascii="Consolas" w:hAnsi="Consolas"/>
            <w:sz w:val="22"/>
          </w:rPr>
          <w:t>&lt;</w:t>
        </w:r>
      </w:ins>
      <w:r w:rsidR="003A73DB" w:rsidRPr="0082100E">
        <w:rPr>
          <w:rFonts w:ascii="Consolas" w:hAnsi="Consolas"/>
          <w:sz w:val="22"/>
        </w:rPr>
        <w:t>image index</w:t>
      </w:r>
      <w:ins w:id="177" w:author="Quincey Koziol" w:date="2014-12-05T14:01:00Z">
        <w:r w:rsidR="00EB65A7">
          <w:rPr>
            <w:rFonts w:ascii="Consolas" w:hAnsi="Consolas"/>
            <w:sz w:val="22"/>
          </w:rPr>
          <w:t>&gt;</w:t>
        </w:r>
      </w:ins>
      <w:r w:rsidR="00EF48E3" w:rsidRPr="0082100E">
        <w:rPr>
          <w:rFonts w:ascii="Consolas" w:hAnsi="Consolas"/>
          <w:sz w:val="22"/>
        </w:rPr>
        <w:t xml:space="preserve">, </w:t>
      </w:r>
      <w:ins w:id="178" w:author="Quincey Koziol" w:date="2014-12-05T14:01:00Z">
        <w:r w:rsidR="00EB65A7">
          <w:rPr>
            <w:rFonts w:ascii="Consolas" w:hAnsi="Consolas"/>
            <w:sz w:val="22"/>
          </w:rPr>
          <w:t>&lt;</w:t>
        </w:r>
      </w:ins>
      <w:r w:rsidR="00EF48E3" w:rsidRPr="0082100E">
        <w:rPr>
          <w:rFonts w:ascii="Consolas" w:hAnsi="Consolas"/>
          <w:sz w:val="22"/>
        </w:rPr>
        <w:t xml:space="preserve">number of </w:t>
      </w:r>
      <w:r w:rsidR="0082100E">
        <w:rPr>
          <w:rFonts w:ascii="Consolas" w:hAnsi="Consolas"/>
          <w:sz w:val="22"/>
        </w:rPr>
        <w:t xml:space="preserve">the </w:t>
      </w:r>
      <w:r w:rsidR="00EF48E3" w:rsidRPr="0082100E">
        <w:rPr>
          <w:rFonts w:ascii="Consolas" w:hAnsi="Consolas"/>
          <w:sz w:val="22"/>
        </w:rPr>
        <w:t>HDF5 file</w:t>
      </w:r>
      <w:r w:rsidR="0082100E" w:rsidRPr="0082100E">
        <w:rPr>
          <w:rFonts w:ascii="Consolas" w:hAnsi="Consolas"/>
          <w:sz w:val="22"/>
        </w:rPr>
        <w:t>s</w:t>
      </w:r>
      <w:ins w:id="179" w:author="Quincey Koziol" w:date="2014-12-05T14:01:00Z">
        <w:r w:rsidR="00EB65A7">
          <w:rPr>
            <w:rFonts w:ascii="Consolas" w:hAnsi="Consolas"/>
            <w:sz w:val="22"/>
          </w:rPr>
          <w:t>&gt;</w:t>
        </w:r>
      </w:ins>
      <w:r w:rsidR="00EF48E3" w:rsidRPr="0082100E">
        <w:rPr>
          <w:rFonts w:ascii="Consolas" w:hAnsi="Consolas"/>
          <w:sz w:val="22"/>
        </w:rPr>
        <w:t>)</w:t>
      </w:r>
      <w:r w:rsidR="00EF48E3">
        <w:t xml:space="preserve"> is </w:t>
      </w:r>
      <w:r w:rsidR="0082100E">
        <w:t>constant. For example, as show</w:t>
      </w:r>
      <w:r>
        <w:t>ed</w:t>
      </w:r>
      <w:r w:rsidR="0082100E">
        <w:t xml:space="preserve"> </w:t>
      </w:r>
      <w:r w:rsidR="000C49B7">
        <w:t>i</w:t>
      </w:r>
      <w:r w:rsidR="0082100E">
        <w:t xml:space="preserve">n </w:t>
      </w:r>
      <w:r w:rsidR="0082100E">
        <w:fldChar w:fldCharType="begin"/>
      </w:r>
      <w:r w:rsidR="0082100E">
        <w:instrText xml:space="preserve"> REF _Ref239685116 \h </w:instrText>
      </w:r>
      <w:r w:rsidR="0082100E">
        <w:fldChar w:fldCharType="separate"/>
      </w:r>
      <w:r w:rsidR="00EA3188" w:rsidRPr="00097E6A">
        <w:rPr>
          <w:sz w:val="22"/>
        </w:rPr>
        <w:t xml:space="preserve">Figure </w:t>
      </w:r>
      <w:r w:rsidR="00EA3188">
        <w:rPr>
          <w:noProof/>
          <w:sz w:val="22"/>
        </w:rPr>
        <w:t>5</w:t>
      </w:r>
      <w:r w:rsidR="0082100E">
        <w:fldChar w:fldCharType="end"/>
      </w:r>
      <w:r w:rsidR="0082100E">
        <w:t xml:space="preserve"> every </w:t>
      </w:r>
      <w:ins w:id="180" w:author="Quincey Koziol" w:date="2014-12-07T01:12:00Z">
        <w:r w:rsidR="00995C50">
          <w:t>4</w:t>
        </w:r>
      </w:ins>
      <w:del w:id="181" w:author="Quincey Koziol" w:date="2014-12-07T01:12:00Z">
        <w:r w:rsidR="0082100E" w:rsidDel="00995C50">
          <w:delText>5</w:delText>
        </w:r>
      </w:del>
      <w:r w:rsidR="0082100E" w:rsidRPr="0082100E">
        <w:rPr>
          <w:vertAlign w:val="superscript"/>
        </w:rPr>
        <w:t>th</w:t>
      </w:r>
      <w:r w:rsidR="0082100E">
        <w:t xml:space="preserve"> image is stored in the dataset A</w:t>
      </w:r>
      <w:r>
        <w:t xml:space="preserve"> starting with the first image</w:t>
      </w:r>
      <w:r w:rsidR="0082100E">
        <w:t xml:space="preserve">, every </w:t>
      </w:r>
      <w:del w:id="182" w:author="Quincey Koziol" w:date="2014-12-07T01:12:00Z">
        <w:r w:rsidR="0082100E" w:rsidDel="00995C50">
          <w:delText>5</w:delText>
        </w:r>
        <w:r w:rsidR="0082100E" w:rsidRPr="0082100E" w:rsidDel="00995C50">
          <w:rPr>
            <w:vertAlign w:val="superscript"/>
          </w:rPr>
          <w:delText>th</w:delText>
        </w:r>
        <w:r w:rsidR="0082100E" w:rsidDel="00995C50">
          <w:delText xml:space="preserve"> </w:delText>
        </w:r>
      </w:del>
      <w:ins w:id="183" w:author="Quincey Koziol" w:date="2014-12-07T01:12:00Z">
        <w:r w:rsidR="00995C50">
          <w:t>4</w:t>
        </w:r>
        <w:r w:rsidR="00995C50" w:rsidRPr="0082100E">
          <w:rPr>
            <w:vertAlign w:val="superscript"/>
          </w:rPr>
          <w:t>th</w:t>
        </w:r>
        <w:r w:rsidR="00995C50">
          <w:t xml:space="preserve"> </w:t>
        </w:r>
      </w:ins>
      <w:r w:rsidR="0082100E">
        <w:t>images is store</w:t>
      </w:r>
      <w:ins w:id="184" w:author="Quincey Koziol" w:date="2014-12-07T01:12:00Z">
        <w:r w:rsidR="00995C50">
          <w:t>d</w:t>
        </w:r>
      </w:ins>
      <w:r w:rsidR="0082100E">
        <w:t xml:space="preserve"> in the dataset B</w:t>
      </w:r>
      <w:r>
        <w:t xml:space="preserve"> starting with the second image</w:t>
      </w:r>
      <w:r w:rsidR="0082100E">
        <w:t>, etc.</w:t>
      </w:r>
    </w:p>
    <w:p w14:paraId="70EDDEB5" w14:textId="24166CC4" w:rsidR="00097E6A" w:rsidRDefault="00097E6A" w:rsidP="00543E78">
      <w:pPr>
        <w:spacing w:after="0"/>
        <w:jc w:val="center"/>
        <w:rPr>
          <w:noProof/>
        </w:rPr>
      </w:pPr>
    </w:p>
    <w:p w14:paraId="0B576C81" w14:textId="2D6D2ED0" w:rsidR="00A2337B" w:rsidRDefault="00A2337B" w:rsidP="00543E78">
      <w:pPr>
        <w:spacing w:after="0"/>
        <w:jc w:val="center"/>
      </w:pPr>
      <w:r w:rsidRPr="00A2337B">
        <w:rPr>
          <w:noProof/>
        </w:rPr>
        <mc:AlternateContent>
          <mc:Choice Requires="wpg">
            <w:drawing>
              <wp:inline distT="0" distB="0" distL="0" distR="0" wp14:anchorId="50A9AED0" wp14:editId="18A445D2">
                <wp:extent cx="6219548" cy="6945784"/>
                <wp:effectExtent l="50800" t="25400" r="80010" b="90170"/>
                <wp:docPr id="928" name="Group 1"/>
                <wp:cNvGraphicFramePr/>
                <a:graphic xmlns:a="http://schemas.openxmlformats.org/drawingml/2006/main">
                  <a:graphicData uri="http://schemas.microsoft.com/office/word/2010/wordprocessingGroup">
                    <wpg:wgp>
                      <wpg:cNvGrpSpPr/>
                      <wpg:grpSpPr>
                        <a:xfrm>
                          <a:off x="0" y="0"/>
                          <a:ext cx="6219548" cy="6945784"/>
                          <a:chOff x="0" y="0"/>
                          <a:chExt cx="6219548" cy="6945784"/>
                        </a:xfrm>
                      </wpg:grpSpPr>
                      <wpg:grpSp>
                        <wpg:cNvPr id="929" name="Group 929"/>
                        <wpg:cNvGrpSpPr/>
                        <wpg:grpSpPr>
                          <a:xfrm>
                            <a:off x="251823" y="267770"/>
                            <a:ext cx="5967725" cy="6460203"/>
                            <a:chOff x="251823" y="267770"/>
                            <a:chExt cx="5967725" cy="6460203"/>
                          </a:xfrm>
                        </wpg:grpSpPr>
                        <wps:wsp>
                          <wps:cNvPr id="930" name="Rectangle 930"/>
                          <wps:cNvSpPr/>
                          <wps:spPr>
                            <a:xfrm>
                              <a:off x="3192739" y="1504469"/>
                              <a:ext cx="448742" cy="390733"/>
                            </a:xfrm>
                            <a:prstGeom prst="rect">
                              <a:avLst/>
                            </a:prstGeom>
                            <a:solidFill>
                              <a:schemeClr val="bg1"/>
                            </a:solidFill>
                            <a:ln>
                              <a:prstDash val="dash"/>
                            </a:ln>
                          </wps:spPr>
                          <wps:style>
                            <a:lnRef idx="1">
                              <a:schemeClr val="accent1"/>
                            </a:lnRef>
                            <a:fillRef idx="3">
                              <a:schemeClr val="accent1"/>
                            </a:fillRef>
                            <a:effectRef idx="2">
                              <a:schemeClr val="accent1"/>
                            </a:effectRef>
                            <a:fontRef idx="minor">
                              <a:schemeClr val="lt1"/>
                            </a:fontRef>
                          </wps:style>
                          <wps:txbx>
                            <w:txbxContent>
                              <w:p w14:paraId="2813AAF0" w14:textId="77777777" w:rsidR="0006099B" w:rsidRDefault="0006099B" w:rsidP="00A2337B">
                                <w:pPr>
                                  <w:rPr>
                                    <w:rFonts w:eastAsia="Times New Roman" w:cs="Times New Roman"/>
                                  </w:rPr>
                                </w:pPr>
                              </w:p>
                            </w:txbxContent>
                          </wps:txbx>
                          <wps:bodyPr rtlCol="0" anchor="ctr"/>
                        </wps:wsp>
                        <wps:wsp>
                          <wps:cNvPr id="931" name="Rectangle 931"/>
                          <wps:cNvSpPr/>
                          <wps:spPr>
                            <a:xfrm>
                              <a:off x="3088680" y="1632734"/>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0894F554" w14:textId="77777777" w:rsidR="0006099B" w:rsidRDefault="0006099B" w:rsidP="00A2337B">
                                <w:pPr>
                                  <w:rPr>
                                    <w:rFonts w:eastAsia="Times New Roman" w:cs="Times New Roman"/>
                                  </w:rPr>
                                </w:pPr>
                              </w:p>
                            </w:txbxContent>
                          </wps:txbx>
                          <wps:bodyPr rtlCol="0" anchor="ctr"/>
                        </wps:wsp>
                        <wps:wsp>
                          <wps:cNvPr id="932" name="Rectangle 932"/>
                          <wps:cNvSpPr/>
                          <wps:spPr>
                            <a:xfrm>
                              <a:off x="2974380" y="1721634"/>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4C3074F" w14:textId="77777777" w:rsidR="0006099B" w:rsidRDefault="0006099B" w:rsidP="00A2337B">
                                <w:pPr>
                                  <w:rPr>
                                    <w:rFonts w:eastAsia="Times New Roman" w:cs="Times New Roman"/>
                                  </w:rPr>
                                </w:pPr>
                              </w:p>
                            </w:txbxContent>
                          </wps:txbx>
                          <wps:bodyPr rtlCol="0" anchor="ctr"/>
                        </wps:wsp>
                        <wps:wsp>
                          <wps:cNvPr id="933" name="Rectangle 933"/>
                          <wps:cNvSpPr/>
                          <wps:spPr>
                            <a:xfrm>
                              <a:off x="2868688" y="1824507"/>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3E42FD4A" w14:textId="77777777" w:rsidR="0006099B" w:rsidRDefault="0006099B" w:rsidP="00A2337B">
                                <w:pPr>
                                  <w:rPr>
                                    <w:rFonts w:eastAsia="Times New Roman" w:cs="Times New Roman"/>
                                  </w:rPr>
                                </w:pPr>
                              </w:p>
                            </w:txbxContent>
                          </wps:txbx>
                          <wps:bodyPr rtlCol="0" anchor="ctr"/>
                        </wps:wsp>
                        <wps:wsp>
                          <wps:cNvPr id="934" name="Rectangle 934"/>
                          <wps:cNvSpPr/>
                          <wps:spPr>
                            <a:xfrm>
                              <a:off x="2777580" y="1917001"/>
                              <a:ext cx="448742" cy="390733"/>
                            </a:xfrm>
                            <a:prstGeom prst="rect">
                              <a:avLst/>
                            </a:prstGeom>
                            <a:solidFill>
                              <a:schemeClr val="accent6">
                                <a:lumMod val="75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1AF91E97" w14:textId="77777777" w:rsidR="0006099B" w:rsidRDefault="0006099B" w:rsidP="00A2337B">
                                <w:pPr>
                                  <w:rPr>
                                    <w:rFonts w:eastAsia="Times New Roman" w:cs="Times New Roman"/>
                                  </w:rPr>
                                </w:pPr>
                              </w:p>
                            </w:txbxContent>
                          </wps:txbx>
                          <wps:bodyPr rtlCol="0" anchor="ctr"/>
                        </wps:wsp>
                        <wps:wsp>
                          <wps:cNvPr id="935" name="Rectangle 935"/>
                          <wps:cNvSpPr/>
                          <wps:spPr>
                            <a:xfrm>
                              <a:off x="2684330" y="2011402"/>
                              <a:ext cx="448742" cy="390733"/>
                            </a:xfrm>
                            <a:prstGeom prst="rect">
                              <a:avLst/>
                            </a:prstGeom>
                            <a:solidFill>
                              <a:schemeClr val="accent6">
                                <a:lumMod val="60000"/>
                                <a:lumOff val="4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2FA7263E" w14:textId="77777777" w:rsidR="0006099B" w:rsidRDefault="0006099B" w:rsidP="00A2337B">
                                <w:pPr>
                                  <w:rPr>
                                    <w:rFonts w:eastAsia="Times New Roman" w:cs="Times New Roman"/>
                                  </w:rPr>
                                </w:pPr>
                              </w:p>
                            </w:txbxContent>
                          </wps:txbx>
                          <wps:bodyPr rtlCol="0" anchor="ctr"/>
                        </wps:wsp>
                        <wps:wsp>
                          <wps:cNvPr id="936" name="Rectangle 936"/>
                          <wps:cNvSpPr/>
                          <wps:spPr>
                            <a:xfrm>
                              <a:off x="3986164" y="723003"/>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524FE56" w14:textId="77777777" w:rsidR="0006099B" w:rsidRDefault="0006099B" w:rsidP="00A2337B">
                                <w:pPr>
                                  <w:rPr>
                                    <w:rFonts w:eastAsia="Times New Roman" w:cs="Times New Roman"/>
                                  </w:rPr>
                                </w:pPr>
                              </w:p>
                            </w:txbxContent>
                          </wps:txbx>
                          <wps:bodyPr rtlCol="0" anchor="ctr"/>
                        </wps:wsp>
                        <wps:wsp>
                          <wps:cNvPr id="937" name="Rectangle 937"/>
                          <wps:cNvSpPr/>
                          <wps:spPr>
                            <a:xfrm>
                              <a:off x="3850692" y="833074"/>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4E5E1D1" w14:textId="77777777" w:rsidR="0006099B" w:rsidRDefault="0006099B" w:rsidP="00A2337B">
                                <w:pPr>
                                  <w:rPr>
                                    <w:rFonts w:eastAsia="Times New Roman" w:cs="Times New Roman"/>
                                  </w:rPr>
                                </w:pPr>
                              </w:p>
                            </w:txbxContent>
                          </wps:txbx>
                          <wps:bodyPr rtlCol="0" anchor="ctr"/>
                        </wps:wsp>
                        <wps:wsp>
                          <wps:cNvPr id="938" name="Rectangle 938"/>
                          <wps:cNvSpPr/>
                          <wps:spPr>
                            <a:xfrm>
                              <a:off x="3690713" y="968536"/>
                              <a:ext cx="448742" cy="390733"/>
                            </a:xfrm>
                            <a:prstGeom prst="rect">
                              <a:avLst/>
                            </a:prstGeom>
                            <a:solidFill>
                              <a:schemeClr val="accent6">
                                <a:lumMod val="40000"/>
                                <a:lumOff val="6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71A678C2" w14:textId="77777777" w:rsidR="0006099B" w:rsidRDefault="0006099B" w:rsidP="00A2337B">
                                <w:pPr>
                                  <w:rPr>
                                    <w:rFonts w:eastAsia="Times New Roman" w:cs="Times New Roman"/>
                                  </w:rPr>
                                </w:pPr>
                              </w:p>
                            </w:txbxContent>
                          </wps:txbx>
                          <wps:bodyPr rtlCol="0" anchor="ctr"/>
                        </wps:wsp>
                        <wps:wsp>
                          <wps:cNvPr id="939" name="Rectangle 939"/>
                          <wps:cNvSpPr/>
                          <wps:spPr>
                            <a:xfrm>
                              <a:off x="2614327" y="2112368"/>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62B83A43" w14:textId="77777777" w:rsidR="0006099B" w:rsidRDefault="0006099B" w:rsidP="00A2337B">
                                <w:pPr>
                                  <w:rPr>
                                    <w:rFonts w:eastAsia="Times New Roman" w:cs="Times New Roman"/>
                                  </w:rPr>
                                </w:pPr>
                              </w:p>
                            </w:txbxContent>
                          </wps:txbx>
                          <wps:bodyPr rtlCol="0" anchor="ctr"/>
                        </wps:wsp>
                        <wps:wsp>
                          <wps:cNvPr id="940" name="Rectangle 940"/>
                          <wps:cNvSpPr/>
                          <wps:spPr>
                            <a:xfrm>
                              <a:off x="2495783" y="2213966"/>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7FB431D" w14:textId="77777777" w:rsidR="0006099B" w:rsidRDefault="0006099B" w:rsidP="00A2337B">
                                <w:pPr>
                                  <w:rPr>
                                    <w:rFonts w:eastAsia="Times New Roman" w:cs="Times New Roman"/>
                                  </w:rPr>
                                </w:pPr>
                              </w:p>
                            </w:txbxContent>
                          </wps:txbx>
                          <wps:bodyPr rtlCol="0" anchor="ctr"/>
                        </wps:wsp>
                        <wps:wsp>
                          <wps:cNvPr id="941" name="Rectangle 941"/>
                          <wps:cNvSpPr/>
                          <wps:spPr>
                            <a:xfrm>
                              <a:off x="2360311" y="2324037"/>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A1E57C0" w14:textId="77777777" w:rsidR="0006099B" w:rsidRDefault="0006099B" w:rsidP="00A2337B">
                                <w:pPr>
                                  <w:rPr>
                                    <w:rFonts w:eastAsia="Times New Roman" w:cs="Times New Roman"/>
                                  </w:rPr>
                                </w:pPr>
                              </w:p>
                            </w:txbxContent>
                          </wps:txbx>
                          <wps:bodyPr rtlCol="0" anchor="ctr"/>
                        </wps:wsp>
                        <wps:wsp>
                          <wps:cNvPr id="942" name="Rectangle 942"/>
                          <wps:cNvSpPr/>
                          <wps:spPr>
                            <a:xfrm>
                              <a:off x="2200332" y="245949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B518D1" w14:textId="77777777" w:rsidR="0006099B" w:rsidRDefault="0006099B" w:rsidP="00A2337B">
                                <w:pPr>
                                  <w:rPr>
                                    <w:rFonts w:eastAsia="Times New Roman" w:cs="Times New Roman"/>
                                  </w:rPr>
                                </w:pPr>
                              </w:p>
                            </w:txbxContent>
                          </wps:txbx>
                          <wps:bodyPr rtlCol="0" anchor="ctr"/>
                        </wps:wsp>
                        <wps:wsp>
                          <wps:cNvPr id="943" name="Rectangle 943"/>
                          <wps:cNvSpPr/>
                          <wps:spPr>
                            <a:xfrm>
                              <a:off x="2047041" y="2604699"/>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2A83D17" w14:textId="77777777" w:rsidR="0006099B" w:rsidRDefault="0006099B" w:rsidP="00A2337B">
                                <w:pPr>
                                  <w:rPr>
                                    <w:rFonts w:eastAsia="Times New Roman" w:cs="Times New Roman"/>
                                  </w:rPr>
                                </w:pPr>
                              </w:p>
                            </w:txbxContent>
                          </wps:txbx>
                          <wps:bodyPr rtlCol="0" anchor="ctr"/>
                        </wps:wsp>
                        <wpg:grpSp>
                          <wpg:cNvPr id="944" name="Group 944"/>
                          <wpg:cNvGrpSpPr/>
                          <wpg:grpSpPr>
                            <a:xfrm>
                              <a:off x="1360367" y="2714770"/>
                              <a:ext cx="1016028" cy="883064"/>
                              <a:chOff x="1360367" y="2714770"/>
                              <a:chExt cx="1016028" cy="883064"/>
                            </a:xfrm>
                          </wpg:grpSpPr>
                          <wps:wsp>
                            <wps:cNvPr id="945" name="Rectangle 945"/>
                            <wps:cNvSpPr/>
                            <wps:spPr>
                              <a:xfrm>
                                <a:off x="1927653" y="2714770"/>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21646D2E" w14:textId="77777777" w:rsidR="0006099B" w:rsidRDefault="0006099B" w:rsidP="00A2337B">
                                  <w:pPr>
                                    <w:rPr>
                                      <w:rFonts w:eastAsia="Times New Roman" w:cs="Times New Roman"/>
                                    </w:rPr>
                                  </w:pPr>
                                </w:p>
                              </w:txbxContent>
                            </wps:txbx>
                            <wps:bodyPr rtlCol="0" anchor="ctr"/>
                          </wps:wsp>
                          <wps:wsp>
                            <wps:cNvPr id="946" name="Rectangle 946"/>
                            <wps:cNvSpPr/>
                            <wps:spPr>
                              <a:xfrm>
                                <a:off x="1809109" y="2816368"/>
                                <a:ext cx="448742" cy="390733"/>
                              </a:xfrm>
                              <a:prstGeom prst="rect">
                                <a:avLst/>
                              </a:prstGeom>
                              <a:solidFill>
                                <a:schemeClr val="accent6">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ABB0121" w14:textId="77777777" w:rsidR="0006099B" w:rsidRDefault="0006099B" w:rsidP="00A2337B">
                                  <w:pPr>
                                    <w:rPr>
                                      <w:rFonts w:eastAsia="Times New Roman" w:cs="Times New Roman"/>
                                    </w:rPr>
                                  </w:pPr>
                                </w:p>
                              </w:txbxContent>
                            </wps:txbx>
                            <wps:bodyPr rtlCol="0" anchor="ctr"/>
                          </wps:wsp>
                          <wps:wsp>
                            <wps:cNvPr id="947" name="Rectangle 947"/>
                            <wps:cNvSpPr/>
                            <wps:spPr>
                              <a:xfrm>
                                <a:off x="1673637" y="2926439"/>
                                <a:ext cx="448742" cy="390733"/>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0E028E" w14:textId="77777777" w:rsidR="0006099B" w:rsidRDefault="0006099B" w:rsidP="00A2337B">
                                  <w:pPr>
                                    <w:rPr>
                                      <w:rFonts w:eastAsia="Times New Roman" w:cs="Times New Roman"/>
                                    </w:rPr>
                                  </w:pPr>
                                </w:p>
                              </w:txbxContent>
                            </wps:txbx>
                            <wps:bodyPr rtlCol="0" anchor="ctr"/>
                          </wps:wsp>
                          <wps:wsp>
                            <wps:cNvPr id="948" name="Rectangle 948"/>
                            <wps:cNvSpPr/>
                            <wps:spPr>
                              <a:xfrm>
                                <a:off x="1513658" y="3061901"/>
                                <a:ext cx="448742" cy="390733"/>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39C00C50" w14:textId="77777777" w:rsidR="0006099B" w:rsidRDefault="0006099B" w:rsidP="00A2337B">
                                  <w:pPr>
                                    <w:rPr>
                                      <w:rFonts w:eastAsia="Times New Roman" w:cs="Times New Roman"/>
                                    </w:rPr>
                                  </w:pPr>
                                </w:p>
                              </w:txbxContent>
                            </wps:txbx>
                            <wps:bodyPr rtlCol="0" anchor="ctr"/>
                          </wps:wsp>
                          <wps:wsp>
                            <wps:cNvPr id="949" name="Rectangle 949"/>
                            <wps:cNvSpPr/>
                            <wps:spPr>
                              <a:xfrm>
                                <a:off x="1360367" y="3207101"/>
                                <a:ext cx="448742" cy="390733"/>
                              </a:xfrm>
                              <a:prstGeom prst="rect">
                                <a:avLst/>
                              </a:prstGeom>
                              <a:solidFill>
                                <a:schemeClr val="accent6">
                                  <a:lumMod val="20000"/>
                                  <a:lumOff val="80000"/>
                                </a:schemeClr>
                              </a:solidFill>
                            </wps:spPr>
                            <wps:style>
                              <a:lnRef idx="1">
                                <a:schemeClr val="accent1"/>
                              </a:lnRef>
                              <a:fillRef idx="3">
                                <a:schemeClr val="accent1"/>
                              </a:fillRef>
                              <a:effectRef idx="2">
                                <a:schemeClr val="accent1"/>
                              </a:effectRef>
                              <a:fontRef idx="minor">
                                <a:schemeClr val="lt1"/>
                              </a:fontRef>
                            </wps:style>
                            <wps:txbx>
                              <w:txbxContent>
                                <w:p w14:paraId="35FDCC58" w14:textId="77777777" w:rsidR="0006099B" w:rsidRDefault="0006099B" w:rsidP="00A2337B">
                                  <w:pPr>
                                    <w:rPr>
                                      <w:rFonts w:eastAsia="Times New Roman" w:cs="Times New Roman"/>
                                    </w:rPr>
                                  </w:pPr>
                                </w:p>
                              </w:txbxContent>
                            </wps:txbx>
                            <wps:bodyPr rtlCol="0" anchor="ctr"/>
                          </wps:wsp>
                        </wpg:grpSp>
                        <wps:wsp>
                          <wps:cNvPr id="950" name="Rectangle 950"/>
                          <wps:cNvSpPr/>
                          <wps:spPr>
                            <a:xfrm>
                              <a:off x="3593563" y="1079461"/>
                              <a:ext cx="448742" cy="390733"/>
                            </a:xfrm>
                            <a:prstGeom prst="rect">
                              <a:avLst/>
                            </a:prstGeom>
                            <a:solidFill>
                              <a:schemeClr val="accent6">
                                <a:lumMod val="20000"/>
                                <a:lumOff val="80000"/>
                              </a:schemeClr>
                            </a:solidFill>
                            <a:ln>
                              <a:prstDash val="solid"/>
                            </a:ln>
                          </wps:spPr>
                          <wps:style>
                            <a:lnRef idx="1">
                              <a:schemeClr val="accent1"/>
                            </a:lnRef>
                            <a:fillRef idx="3">
                              <a:schemeClr val="accent1"/>
                            </a:fillRef>
                            <a:effectRef idx="2">
                              <a:schemeClr val="accent1"/>
                            </a:effectRef>
                            <a:fontRef idx="minor">
                              <a:schemeClr val="lt1"/>
                            </a:fontRef>
                          </wps:style>
                          <wps:txbx>
                            <w:txbxContent>
                              <w:p w14:paraId="465744B6" w14:textId="77777777" w:rsidR="0006099B" w:rsidRDefault="0006099B" w:rsidP="00A2337B">
                                <w:pPr>
                                  <w:rPr>
                                    <w:rFonts w:eastAsia="Times New Roman" w:cs="Times New Roman"/>
                                  </w:rPr>
                                </w:pPr>
                              </w:p>
                            </w:txbxContent>
                          </wps:txbx>
                          <wps:bodyPr rtlCol="0" anchor="ctr"/>
                        </wps:wsp>
                        <wps:wsp>
                          <wps:cNvPr id="951" name="Straight Arrow Connector 951"/>
                          <wps:cNvCnPr/>
                          <wps:spPr>
                            <a:xfrm flipV="1">
                              <a:off x="902688" y="544775"/>
                              <a:ext cx="2915246" cy="2517126"/>
                            </a:xfrm>
                            <a:prstGeom prst="straightConnector1">
                              <a:avLst/>
                            </a:prstGeom>
                            <a:ln w="12700">
                              <a:tailEnd type="arrow"/>
                            </a:ln>
                          </wps:spPr>
                          <wps:style>
                            <a:lnRef idx="2">
                              <a:schemeClr val="accent1"/>
                            </a:lnRef>
                            <a:fillRef idx="0">
                              <a:schemeClr val="accent1"/>
                            </a:fillRef>
                            <a:effectRef idx="1">
                              <a:schemeClr val="accent1"/>
                            </a:effectRef>
                            <a:fontRef idx="minor">
                              <a:schemeClr val="tx1"/>
                            </a:fontRef>
                          </wps:style>
                          <wps:bodyPr/>
                        </wps:wsp>
                        <wps:wsp>
                          <wps:cNvPr id="952" name="Text Box 952"/>
                          <wps:cNvSpPr txBox="1"/>
                          <wps:spPr>
                            <a:xfrm rot="19044461">
                              <a:off x="1879640" y="1583134"/>
                              <a:ext cx="469900" cy="276999"/>
                            </a:xfrm>
                            <a:prstGeom prst="rect">
                              <a:avLst/>
                            </a:prstGeom>
                            <a:noFill/>
                          </wps:spPr>
                          <wps:txbx>
                            <w:txbxContent>
                              <w:p w14:paraId="50C3D36D"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time</w:t>
                                </w:r>
                              </w:p>
                            </w:txbxContent>
                          </wps:txbx>
                          <wps:bodyPr wrap="none" rtlCol="0">
                            <a:spAutoFit/>
                          </wps:bodyPr>
                        </wps:wsp>
                        <wps:wsp>
                          <wps:cNvPr id="953" name="Text Box 953"/>
                          <wps:cNvSpPr txBox="1"/>
                          <wps:spPr>
                            <a:xfrm>
                              <a:off x="2296080" y="267770"/>
                              <a:ext cx="1184275" cy="277495"/>
                            </a:xfrm>
                            <a:prstGeom prst="rect">
                              <a:avLst/>
                            </a:prstGeom>
                            <a:noFill/>
                          </wps:spPr>
                          <wps:txbx>
                            <w:txbxContent>
                              <w:p w14:paraId="33D1B182"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wps:txbx>
                          <wps:bodyPr wrap="none" rtlCol="0">
                            <a:spAutoFit/>
                          </wps:bodyPr>
                        </wps:wsp>
                        <wps:wsp>
                          <wps:cNvPr id="954" name="Text Box 954"/>
                          <wps:cNvSpPr txBox="1"/>
                          <wps:spPr>
                            <a:xfrm>
                              <a:off x="434277" y="6434834"/>
                              <a:ext cx="456074" cy="276999"/>
                            </a:xfrm>
                            <a:prstGeom prst="rect">
                              <a:avLst/>
                            </a:prstGeom>
                            <a:noFill/>
                          </wps:spPr>
                          <wps:txbx>
                            <w:txbxContent>
                              <w:p w14:paraId="4CAF8689"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wps:txbx>
                          <wps:bodyPr wrap="none" rtlCol="0">
                            <a:spAutoFit/>
                          </wps:bodyPr>
                        </wps:wsp>
                        <wps:wsp>
                          <wps:cNvPr id="955" name="Text Box 955"/>
                          <wps:cNvSpPr txBox="1"/>
                          <wps:spPr>
                            <a:xfrm>
                              <a:off x="1941349" y="6434834"/>
                              <a:ext cx="463213" cy="276999"/>
                            </a:xfrm>
                            <a:prstGeom prst="rect">
                              <a:avLst/>
                            </a:prstGeom>
                            <a:noFill/>
                          </wps:spPr>
                          <wps:txbx>
                            <w:txbxContent>
                              <w:p w14:paraId="2F1294BC"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wps:txbx>
                          <wps:bodyPr wrap="none" rtlCol="0">
                            <a:spAutoFit/>
                          </wps:bodyPr>
                        </wps:wsp>
                        <wps:wsp>
                          <wps:cNvPr id="956" name="Text Box 956"/>
                          <wps:cNvSpPr txBox="1"/>
                          <wps:spPr>
                            <a:xfrm>
                              <a:off x="3480052" y="6450974"/>
                              <a:ext cx="447433" cy="276999"/>
                            </a:xfrm>
                            <a:prstGeom prst="rect">
                              <a:avLst/>
                            </a:prstGeom>
                            <a:noFill/>
                          </wps:spPr>
                          <wps:txbx>
                            <w:txbxContent>
                              <w:p w14:paraId="2767218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wps:txbx>
                          <wps:bodyPr wrap="none" rtlCol="0">
                            <a:spAutoFit/>
                          </wps:bodyPr>
                        </wps:wsp>
                        <wpg:grpSp>
                          <wpg:cNvPr id="957" name="Group 957"/>
                          <wpg:cNvGrpSpPr/>
                          <wpg:grpSpPr>
                            <a:xfrm>
                              <a:off x="251823" y="5908269"/>
                              <a:ext cx="1440269" cy="368324"/>
                              <a:chOff x="251823" y="5908269"/>
                              <a:chExt cx="1440269" cy="368324"/>
                            </a:xfrm>
                          </wpg:grpSpPr>
                          <wps:wsp>
                            <wps:cNvPr id="958" name="Cube 958"/>
                            <wps:cNvSpPr/>
                            <wps:spPr>
                              <a:xfrm>
                                <a:off x="251823" y="5908281"/>
                                <a:ext cx="954569"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7BE6F" w14:textId="77777777" w:rsidR="0006099B" w:rsidRDefault="0006099B" w:rsidP="00A2337B">
                                  <w:pPr>
                                    <w:rPr>
                                      <w:rFonts w:eastAsia="Times New Roman" w:cs="Times New Roman"/>
                                    </w:rPr>
                                  </w:pPr>
                                </w:p>
                              </w:txbxContent>
                            </wps:txbx>
                            <wps:bodyPr rtlCol="0" anchor="ctr"/>
                          </wps:wsp>
                          <wps:wsp>
                            <wps:cNvPr id="959" name="Straight Connector 959"/>
                            <wps:cNvCnPr/>
                            <wps:spPr>
                              <a:xfrm>
                                <a:off x="1203695" y="590826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0" name="Straight Connector 960"/>
                            <wps:cNvCnPr/>
                            <wps:spPr>
                              <a:xfrm>
                                <a:off x="1203695" y="616019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1" name="Straight Connector 961"/>
                            <wps:cNvCnPr/>
                            <wps:spPr>
                              <a:xfrm>
                                <a:off x="1150194" y="62765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2" name="Straight Connector 962"/>
                            <wps:cNvCnPr/>
                            <wps:spPr>
                              <a:xfrm>
                                <a:off x="1115595" y="6005659"/>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3" name="Group 963"/>
                          <wpg:cNvGrpSpPr/>
                          <wpg:grpSpPr>
                            <a:xfrm>
                              <a:off x="1780747" y="5908281"/>
                              <a:ext cx="1440269" cy="368324"/>
                              <a:chOff x="1780747" y="5908281"/>
                              <a:chExt cx="1440269" cy="368324"/>
                            </a:xfrm>
                          </wpg:grpSpPr>
                          <wps:wsp>
                            <wps:cNvPr id="964" name="Cube 964"/>
                            <wps:cNvSpPr/>
                            <wps:spPr>
                              <a:xfrm>
                                <a:off x="1780747" y="5908293"/>
                                <a:ext cx="954569"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342878F" w14:textId="77777777" w:rsidR="0006099B" w:rsidRDefault="0006099B" w:rsidP="00A2337B">
                                  <w:pPr>
                                    <w:rPr>
                                      <w:rFonts w:eastAsia="Times New Roman" w:cs="Times New Roman"/>
                                    </w:rPr>
                                  </w:pPr>
                                </w:p>
                              </w:txbxContent>
                            </wps:txbx>
                            <wps:bodyPr rtlCol="0" anchor="ctr"/>
                          </wps:wsp>
                          <wps:wsp>
                            <wps:cNvPr id="965" name="Straight Connector 965"/>
                            <wps:cNvCnPr/>
                            <wps:spPr>
                              <a:xfrm>
                                <a:off x="2732619" y="590828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6" name="Straight Connector 966"/>
                            <wps:cNvCnPr/>
                            <wps:spPr>
                              <a:xfrm>
                                <a:off x="2732619" y="616021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7" name="Straight Connector 967"/>
                            <wps:cNvCnPr/>
                            <wps:spPr>
                              <a:xfrm>
                                <a:off x="2679118" y="62765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68" name="Straight Connector 968"/>
                            <wps:cNvCnPr/>
                            <wps:spPr>
                              <a:xfrm>
                                <a:off x="2644519" y="6005671"/>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69" name="Group 969"/>
                          <wpg:cNvGrpSpPr/>
                          <wpg:grpSpPr>
                            <a:xfrm>
                              <a:off x="3347992" y="5908293"/>
                              <a:ext cx="1440269" cy="368324"/>
                              <a:chOff x="3347992" y="5908293"/>
                              <a:chExt cx="1440269" cy="368324"/>
                            </a:xfrm>
                          </wpg:grpSpPr>
                          <wps:wsp>
                            <wps:cNvPr id="970" name="Cube 970"/>
                            <wps:cNvSpPr/>
                            <wps:spPr>
                              <a:xfrm>
                                <a:off x="3347992" y="5908305"/>
                                <a:ext cx="954569"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F7DCA2F" w14:textId="77777777" w:rsidR="0006099B" w:rsidRDefault="0006099B" w:rsidP="00A2337B">
                                  <w:pPr>
                                    <w:rPr>
                                      <w:rFonts w:eastAsia="Times New Roman" w:cs="Times New Roman"/>
                                    </w:rPr>
                                  </w:pPr>
                                </w:p>
                              </w:txbxContent>
                            </wps:txbx>
                            <wps:bodyPr rtlCol="0" anchor="ctr"/>
                          </wps:wsp>
                          <wps:wsp>
                            <wps:cNvPr id="971" name="Straight Connector 971"/>
                            <wps:cNvCnPr/>
                            <wps:spPr>
                              <a:xfrm>
                                <a:off x="4299864"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2" name="Straight Connector 972"/>
                            <wps:cNvCnPr/>
                            <wps:spPr>
                              <a:xfrm>
                                <a:off x="4299864"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3" name="Straight Connector 973"/>
                            <wps:cNvCnPr/>
                            <wps:spPr>
                              <a:xfrm>
                                <a:off x="4246363"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4" name="Straight Connector 974"/>
                            <wps:cNvCnPr/>
                            <wps:spPr>
                              <a:xfrm>
                                <a:off x="4211764"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g:grpSp>
                          <wpg:cNvPr id="975" name="Group 975"/>
                          <wpg:cNvGrpSpPr/>
                          <wpg:grpSpPr>
                            <a:xfrm>
                              <a:off x="4779279" y="5908293"/>
                              <a:ext cx="1440269" cy="368324"/>
                              <a:chOff x="4779279" y="5908293"/>
                              <a:chExt cx="1440269" cy="368324"/>
                            </a:xfrm>
                          </wpg:grpSpPr>
                          <wps:wsp>
                            <wps:cNvPr id="976" name="Cube 976"/>
                            <wps:cNvSpPr/>
                            <wps:spPr>
                              <a:xfrm>
                                <a:off x="4779279" y="5908305"/>
                                <a:ext cx="954569"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E420911" w14:textId="77777777" w:rsidR="0006099B" w:rsidRDefault="0006099B" w:rsidP="00A2337B">
                                  <w:pPr>
                                    <w:rPr>
                                      <w:rFonts w:eastAsia="Times New Roman" w:cs="Times New Roman"/>
                                    </w:rPr>
                                  </w:pPr>
                                </w:p>
                              </w:txbxContent>
                            </wps:txbx>
                            <wps:bodyPr rtlCol="0" anchor="ctr"/>
                          </wps:wsp>
                          <wps:wsp>
                            <wps:cNvPr id="977" name="Straight Connector 977"/>
                            <wps:cNvCnPr/>
                            <wps:spPr>
                              <a:xfrm>
                                <a:off x="5731151" y="590829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8" name="Straight Connector 978"/>
                            <wps:cNvCnPr/>
                            <wps:spPr>
                              <a:xfrm>
                                <a:off x="5731151" y="616022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79" name="Straight Connector 979"/>
                            <wps:cNvCnPr/>
                            <wps:spPr>
                              <a:xfrm>
                                <a:off x="5677650" y="627660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980" name="Straight Connector 980"/>
                            <wps:cNvCnPr/>
                            <wps:spPr>
                              <a:xfrm>
                                <a:off x="5643051" y="600568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g:grpSp>
                        <wps:wsp>
                          <wps:cNvPr id="981" name="Text Box 981"/>
                          <wps:cNvSpPr txBox="1"/>
                          <wps:spPr>
                            <a:xfrm>
                              <a:off x="359722" y="5631181"/>
                              <a:ext cx="779145" cy="277495"/>
                            </a:xfrm>
                            <a:prstGeom prst="rect">
                              <a:avLst/>
                            </a:prstGeom>
                            <a:noFill/>
                          </wps:spPr>
                          <wps:txbx>
                            <w:txbxContent>
                              <w:p w14:paraId="0144D5C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wps:txbx>
                          <wps:bodyPr wrap="none" rtlCol="0">
                            <a:spAutoFit/>
                          </wps:bodyPr>
                        </wps:wsp>
                        <wps:wsp>
                          <wps:cNvPr id="982" name="Text Box 982"/>
                          <wps:cNvSpPr txBox="1"/>
                          <wps:spPr>
                            <a:xfrm>
                              <a:off x="1984689" y="5995286"/>
                              <a:ext cx="266065" cy="277495"/>
                            </a:xfrm>
                            <a:prstGeom prst="rect">
                              <a:avLst/>
                            </a:prstGeom>
                            <a:noFill/>
                          </wps:spPr>
                          <wps:txbx>
                            <w:txbxContent>
                              <w:p w14:paraId="772D806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983" name="Text Box 983"/>
                          <wps:cNvSpPr txBox="1"/>
                          <wps:spPr>
                            <a:xfrm>
                              <a:off x="3575305" y="5995286"/>
                              <a:ext cx="262890" cy="277495"/>
                            </a:xfrm>
                            <a:prstGeom prst="rect">
                              <a:avLst/>
                            </a:prstGeom>
                            <a:noFill/>
                          </wps:spPr>
                          <wps:txbx>
                            <w:txbxContent>
                              <w:p w14:paraId="7AC77E7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984" name="Text Box 984"/>
                          <wps:cNvSpPr txBox="1"/>
                          <wps:spPr>
                            <a:xfrm>
                              <a:off x="4972225" y="5999485"/>
                              <a:ext cx="276860" cy="277495"/>
                            </a:xfrm>
                            <a:prstGeom prst="rect">
                              <a:avLst/>
                            </a:prstGeom>
                            <a:noFill/>
                          </wps:spPr>
                          <wps:txbx>
                            <w:txbxContent>
                              <w:p w14:paraId="5A74689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985" name="Text Box 985"/>
                          <wps:cNvSpPr txBox="1"/>
                          <wps:spPr>
                            <a:xfrm>
                              <a:off x="4972511" y="6434834"/>
                              <a:ext cx="463213" cy="276999"/>
                            </a:xfrm>
                            <a:prstGeom prst="rect">
                              <a:avLst/>
                            </a:prstGeom>
                            <a:noFill/>
                          </wps:spPr>
                          <wps:txbx>
                            <w:txbxContent>
                              <w:p w14:paraId="65A8D20B"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wps:txbx>
                          <wps:bodyPr wrap="none" rtlCol="0">
                            <a:spAutoFit/>
                          </wps:bodyPr>
                        </wps:wsp>
                        <wpg:grpSp>
                          <wpg:cNvPr id="986" name="Group 986"/>
                          <wpg:cNvGrpSpPr/>
                          <wpg:grpSpPr>
                            <a:xfrm>
                              <a:off x="1355055" y="4677727"/>
                              <a:ext cx="2797408" cy="368300"/>
                              <a:chOff x="1355055" y="4677727"/>
                              <a:chExt cx="2797408" cy="368300"/>
                            </a:xfrm>
                          </wpg:grpSpPr>
                          <wpg:grpSp>
                            <wpg:cNvPr id="987" name="Group 987"/>
                            <wpg:cNvGrpSpPr/>
                            <wpg:grpSpPr>
                              <a:xfrm>
                                <a:off x="1355055" y="4677727"/>
                                <a:ext cx="318459" cy="368300"/>
                                <a:chOff x="1355055" y="4677727"/>
                                <a:chExt cx="318459" cy="368300"/>
                              </a:xfrm>
                            </wpg:grpSpPr>
                            <wps:wsp>
                              <wps:cNvPr id="988" name="Cube 988"/>
                              <wps:cNvSpPr/>
                              <wps:spPr>
                                <a:xfrm>
                                  <a:off x="13550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E6B08A8" w14:textId="77777777" w:rsidR="0006099B" w:rsidRDefault="0006099B" w:rsidP="00A2337B">
                                    <w:pPr>
                                      <w:rPr>
                                        <w:rFonts w:eastAsia="Times New Roman" w:cs="Times New Roman"/>
                                      </w:rPr>
                                    </w:pPr>
                                  </w:p>
                                </w:txbxContent>
                              </wps:txbx>
                              <wps:bodyPr rtlCol="0" anchor="ctr"/>
                            </wps:wsp>
                            <wps:wsp>
                              <wps:cNvPr id="989" name="Cube 989"/>
                              <wps:cNvSpPr/>
                              <wps:spPr>
                                <a:xfrm>
                                  <a:off x="14277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FED0BF" w14:textId="77777777" w:rsidR="0006099B" w:rsidRDefault="0006099B" w:rsidP="00A2337B">
                                    <w:pPr>
                                      <w:rPr>
                                        <w:rFonts w:eastAsia="Times New Roman" w:cs="Times New Roman"/>
                                      </w:rPr>
                                    </w:pPr>
                                  </w:p>
                                </w:txbxContent>
                              </wps:txbx>
                              <wps:bodyPr rtlCol="0" anchor="ctr"/>
                            </wps:wsp>
                            <wps:wsp>
                              <wps:cNvPr id="990" name="Cube 990"/>
                              <wps:cNvSpPr/>
                              <wps:spPr>
                                <a:xfrm>
                                  <a:off x="15009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28D0FF" w14:textId="77777777" w:rsidR="0006099B" w:rsidRDefault="0006099B" w:rsidP="00A2337B">
                                    <w:pPr>
                                      <w:rPr>
                                        <w:rFonts w:eastAsia="Times New Roman" w:cs="Times New Roman"/>
                                      </w:rPr>
                                    </w:pPr>
                                  </w:p>
                                </w:txbxContent>
                              </wps:txbx>
                              <wps:bodyPr rtlCol="0" anchor="ctr"/>
                            </wps:wsp>
                            <wps:wsp>
                              <wps:cNvPr id="991" name="Cube 991"/>
                              <wps:cNvSpPr/>
                              <wps:spPr>
                                <a:xfrm>
                                  <a:off x="15761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C1FC90D" w14:textId="77777777" w:rsidR="0006099B" w:rsidRDefault="0006099B" w:rsidP="00A2337B">
                                    <w:pPr>
                                      <w:rPr>
                                        <w:rFonts w:eastAsia="Times New Roman" w:cs="Times New Roman"/>
                                      </w:rPr>
                                    </w:pPr>
                                  </w:p>
                                </w:txbxContent>
                              </wps:txbx>
                              <wps:bodyPr rtlCol="0" anchor="ctr"/>
                            </wps:wsp>
                          </wpg:grpSp>
                          <wpg:grpSp>
                            <wpg:cNvPr id="992" name="Group 992"/>
                            <wpg:cNvGrpSpPr/>
                            <wpg:grpSpPr>
                              <a:xfrm>
                                <a:off x="1646034" y="4677727"/>
                                <a:ext cx="318459" cy="368300"/>
                                <a:chOff x="1646034" y="4677727"/>
                                <a:chExt cx="318459" cy="368300"/>
                              </a:xfrm>
                            </wpg:grpSpPr>
                            <wps:wsp>
                              <wps:cNvPr id="993" name="Cube 993"/>
                              <wps:cNvSpPr/>
                              <wps:spPr>
                                <a:xfrm>
                                  <a:off x="1646034"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A8C40C" w14:textId="77777777" w:rsidR="0006099B" w:rsidRDefault="0006099B" w:rsidP="00A2337B">
                                    <w:pPr>
                                      <w:rPr>
                                        <w:rFonts w:eastAsia="Times New Roman" w:cs="Times New Roman"/>
                                      </w:rPr>
                                    </w:pPr>
                                  </w:p>
                                </w:txbxContent>
                              </wps:txbx>
                              <wps:bodyPr rtlCol="0" anchor="ctr"/>
                            </wps:wsp>
                            <wps:wsp>
                              <wps:cNvPr id="994" name="Cube 994"/>
                              <wps:cNvSpPr/>
                              <wps:spPr>
                                <a:xfrm>
                                  <a:off x="1718755"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93248D8" w14:textId="77777777" w:rsidR="0006099B" w:rsidRDefault="0006099B" w:rsidP="00A2337B">
                                    <w:pPr>
                                      <w:rPr>
                                        <w:rFonts w:eastAsia="Times New Roman" w:cs="Times New Roman"/>
                                      </w:rPr>
                                    </w:pPr>
                                  </w:p>
                                </w:txbxContent>
                              </wps:txbx>
                              <wps:bodyPr rtlCol="0" anchor="ctr"/>
                            </wps:wsp>
                            <wps:wsp>
                              <wps:cNvPr id="995" name="Cube 995"/>
                              <wps:cNvSpPr/>
                              <wps:spPr>
                                <a:xfrm>
                                  <a:off x="1791898"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37DC596" w14:textId="77777777" w:rsidR="0006099B" w:rsidRDefault="0006099B" w:rsidP="00A2337B">
                                    <w:pPr>
                                      <w:rPr>
                                        <w:rFonts w:eastAsia="Times New Roman" w:cs="Times New Roman"/>
                                      </w:rPr>
                                    </w:pPr>
                                  </w:p>
                                </w:txbxContent>
                              </wps:txbx>
                              <wps:bodyPr rtlCol="0" anchor="ctr"/>
                            </wps:wsp>
                            <wps:wsp>
                              <wps:cNvPr id="996" name="Cube 996"/>
                              <wps:cNvSpPr/>
                              <wps:spPr>
                                <a:xfrm>
                                  <a:off x="1867083"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435F1BB0" w14:textId="77777777" w:rsidR="0006099B" w:rsidRDefault="0006099B" w:rsidP="00A2337B">
                                    <w:pPr>
                                      <w:rPr>
                                        <w:rFonts w:eastAsia="Times New Roman" w:cs="Times New Roman"/>
                                      </w:rPr>
                                    </w:pPr>
                                  </w:p>
                                </w:txbxContent>
                              </wps:txbx>
                              <wps:bodyPr rtlCol="0" anchor="ctr"/>
                            </wps:wsp>
                          </wpg:grpSp>
                          <wpg:grpSp>
                            <wpg:cNvPr id="997" name="Group 997"/>
                            <wpg:cNvGrpSpPr/>
                            <wpg:grpSpPr>
                              <a:xfrm>
                                <a:off x="1939138" y="4677727"/>
                                <a:ext cx="318459" cy="368300"/>
                                <a:chOff x="1939138" y="4677727"/>
                                <a:chExt cx="318459" cy="368300"/>
                              </a:xfrm>
                            </wpg:grpSpPr>
                            <wps:wsp>
                              <wps:cNvPr id="998" name="Cube 998"/>
                              <wps:cNvSpPr/>
                              <wps:spPr>
                                <a:xfrm>
                                  <a:off x="193913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C226FFA" w14:textId="77777777" w:rsidR="0006099B" w:rsidRDefault="0006099B" w:rsidP="00A2337B">
                                    <w:pPr>
                                      <w:rPr>
                                        <w:rFonts w:eastAsia="Times New Roman" w:cs="Times New Roman"/>
                                      </w:rPr>
                                    </w:pPr>
                                  </w:p>
                                </w:txbxContent>
                              </wps:txbx>
                              <wps:bodyPr rtlCol="0" anchor="ctr"/>
                            </wps:wsp>
                            <wps:wsp>
                              <wps:cNvPr id="999" name="Cube 999"/>
                              <wps:cNvSpPr/>
                              <wps:spPr>
                                <a:xfrm>
                                  <a:off x="201185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45E2934" w14:textId="77777777" w:rsidR="0006099B" w:rsidRDefault="0006099B" w:rsidP="00A2337B">
                                    <w:pPr>
                                      <w:rPr>
                                        <w:rFonts w:eastAsia="Times New Roman" w:cs="Times New Roman"/>
                                      </w:rPr>
                                    </w:pPr>
                                  </w:p>
                                </w:txbxContent>
                              </wps:txbx>
                              <wps:bodyPr rtlCol="0" anchor="ctr"/>
                            </wps:wsp>
                            <wps:wsp>
                              <wps:cNvPr id="1000" name="Cube 1000"/>
                              <wps:cNvSpPr/>
                              <wps:spPr>
                                <a:xfrm>
                                  <a:off x="208500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38341F23" w14:textId="77777777" w:rsidR="0006099B" w:rsidRDefault="0006099B" w:rsidP="00A2337B">
                                    <w:pPr>
                                      <w:rPr>
                                        <w:rFonts w:eastAsia="Times New Roman" w:cs="Times New Roman"/>
                                      </w:rPr>
                                    </w:pPr>
                                  </w:p>
                                </w:txbxContent>
                              </wps:txbx>
                              <wps:bodyPr rtlCol="0" anchor="ctr"/>
                            </wps:wsp>
                            <wps:wsp>
                              <wps:cNvPr id="1001" name="Cube 1001"/>
                              <wps:cNvSpPr/>
                              <wps:spPr>
                                <a:xfrm>
                                  <a:off x="216018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B2E5E1D" w14:textId="77777777" w:rsidR="0006099B" w:rsidRDefault="0006099B" w:rsidP="00A2337B">
                                    <w:pPr>
                                      <w:rPr>
                                        <w:rFonts w:eastAsia="Times New Roman" w:cs="Times New Roman"/>
                                      </w:rPr>
                                    </w:pPr>
                                  </w:p>
                                </w:txbxContent>
                              </wps:txbx>
                              <wps:bodyPr rtlCol="0" anchor="ctr"/>
                            </wps:wsp>
                          </wpg:grpSp>
                          <wpg:grpSp>
                            <wpg:cNvPr id="1002" name="Group 1002"/>
                            <wpg:cNvGrpSpPr/>
                            <wpg:grpSpPr>
                              <a:xfrm>
                                <a:off x="2222998" y="4677727"/>
                                <a:ext cx="318459" cy="368300"/>
                                <a:chOff x="2222998" y="4677727"/>
                                <a:chExt cx="318459" cy="368300"/>
                              </a:xfrm>
                            </wpg:grpSpPr>
                            <wps:wsp>
                              <wps:cNvPr id="1003" name="Cube 1003"/>
                              <wps:cNvSpPr/>
                              <wps:spPr>
                                <a:xfrm>
                                  <a:off x="2222998"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7366031A" w14:textId="77777777" w:rsidR="0006099B" w:rsidRDefault="0006099B" w:rsidP="00A2337B">
                                    <w:pPr>
                                      <w:rPr>
                                        <w:rFonts w:eastAsia="Times New Roman" w:cs="Times New Roman"/>
                                      </w:rPr>
                                    </w:pPr>
                                  </w:p>
                                </w:txbxContent>
                              </wps:txbx>
                              <wps:bodyPr rtlCol="0" anchor="ctr"/>
                            </wps:wsp>
                            <wps:wsp>
                              <wps:cNvPr id="1004" name="Cube 1004"/>
                              <wps:cNvSpPr/>
                              <wps:spPr>
                                <a:xfrm>
                                  <a:off x="2295719"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B6DD46E" w14:textId="77777777" w:rsidR="0006099B" w:rsidRDefault="0006099B" w:rsidP="00A2337B">
                                    <w:pPr>
                                      <w:rPr>
                                        <w:rFonts w:eastAsia="Times New Roman" w:cs="Times New Roman"/>
                                      </w:rPr>
                                    </w:pPr>
                                  </w:p>
                                </w:txbxContent>
                              </wps:txbx>
                              <wps:bodyPr rtlCol="0" anchor="ctr"/>
                            </wps:wsp>
                            <wps:wsp>
                              <wps:cNvPr id="1005" name="Cube 1005"/>
                              <wps:cNvSpPr/>
                              <wps:spPr>
                                <a:xfrm>
                                  <a:off x="2368862"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16232DD6" w14:textId="77777777" w:rsidR="0006099B" w:rsidRDefault="0006099B" w:rsidP="00A2337B">
                                    <w:pPr>
                                      <w:rPr>
                                        <w:rFonts w:eastAsia="Times New Roman" w:cs="Times New Roman"/>
                                      </w:rPr>
                                    </w:pPr>
                                  </w:p>
                                </w:txbxContent>
                              </wps:txbx>
                              <wps:bodyPr rtlCol="0" anchor="ctr"/>
                            </wps:wsp>
                            <wps:wsp>
                              <wps:cNvPr id="1006" name="Cube 1006"/>
                              <wps:cNvSpPr/>
                              <wps:spPr>
                                <a:xfrm>
                                  <a:off x="2444047"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0B180B69" w14:textId="77777777" w:rsidR="0006099B" w:rsidRDefault="0006099B" w:rsidP="00A2337B">
                                    <w:pPr>
                                      <w:rPr>
                                        <w:rFonts w:eastAsia="Times New Roman" w:cs="Times New Roman"/>
                                      </w:rPr>
                                    </w:pPr>
                                  </w:p>
                                </w:txbxContent>
                              </wps:txbx>
                              <wps:bodyPr rtlCol="0" anchor="ctr"/>
                            </wps:wsp>
                          </wpg:grpSp>
                          <wpg:grpSp>
                            <wpg:cNvPr id="1007" name="Group 1007"/>
                            <wpg:cNvGrpSpPr/>
                            <wpg:grpSpPr>
                              <a:xfrm>
                                <a:off x="3331355" y="4677727"/>
                                <a:ext cx="318459" cy="368300"/>
                                <a:chOff x="3331355" y="4677727"/>
                                <a:chExt cx="318459" cy="368300"/>
                              </a:xfrm>
                            </wpg:grpSpPr>
                            <wps:wsp>
                              <wps:cNvPr id="1008" name="Cube 1008"/>
                              <wps:cNvSpPr/>
                              <wps:spPr>
                                <a:xfrm>
                                  <a:off x="3331355" y="4677727"/>
                                  <a:ext cx="97410" cy="368300"/>
                                </a:xfrm>
                                <a:prstGeom prst="cube">
                                  <a:avLst/>
                                </a:prstGeom>
                                <a:solidFill>
                                  <a:schemeClr val="accent6">
                                    <a:lumMod val="20000"/>
                                    <a:lumOff val="8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6A24A90" w14:textId="77777777" w:rsidR="0006099B" w:rsidRDefault="0006099B" w:rsidP="00A2337B">
                                    <w:pPr>
                                      <w:rPr>
                                        <w:rFonts w:eastAsia="Times New Roman" w:cs="Times New Roman"/>
                                      </w:rPr>
                                    </w:pPr>
                                  </w:p>
                                </w:txbxContent>
                              </wps:txbx>
                              <wps:bodyPr rtlCol="0" anchor="ctr"/>
                            </wps:wsp>
                            <wps:wsp>
                              <wps:cNvPr id="1009" name="Cube 1009"/>
                              <wps:cNvSpPr/>
                              <wps:spPr>
                                <a:xfrm>
                                  <a:off x="3404076" y="4677727"/>
                                  <a:ext cx="97410" cy="368300"/>
                                </a:xfrm>
                                <a:prstGeom prst="cube">
                                  <a:avLst/>
                                </a:prstGeom>
                                <a:solidFill>
                                  <a:schemeClr val="accent6">
                                    <a:lumMod val="40000"/>
                                    <a:lumOff val="6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2229F4FC" w14:textId="77777777" w:rsidR="0006099B" w:rsidRDefault="0006099B" w:rsidP="00A2337B">
                                    <w:pPr>
                                      <w:rPr>
                                        <w:rFonts w:eastAsia="Times New Roman" w:cs="Times New Roman"/>
                                      </w:rPr>
                                    </w:pPr>
                                  </w:p>
                                </w:txbxContent>
                              </wps:txbx>
                              <wps:bodyPr rtlCol="0" anchor="ctr"/>
                            </wps:wsp>
                            <wps:wsp>
                              <wps:cNvPr id="1010" name="Cube 1010"/>
                              <wps:cNvSpPr/>
                              <wps:spPr>
                                <a:xfrm>
                                  <a:off x="3477219" y="4677727"/>
                                  <a:ext cx="97410" cy="368300"/>
                                </a:xfrm>
                                <a:prstGeom prst="cube">
                                  <a:avLst/>
                                </a:prstGeom>
                                <a:solidFill>
                                  <a:schemeClr val="accent6">
                                    <a:lumMod val="60000"/>
                                    <a:lumOff val="40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54468E26" w14:textId="77777777" w:rsidR="0006099B" w:rsidRDefault="0006099B" w:rsidP="00A2337B">
                                    <w:pPr>
                                      <w:rPr>
                                        <w:rFonts w:eastAsia="Times New Roman" w:cs="Times New Roman"/>
                                      </w:rPr>
                                    </w:pPr>
                                  </w:p>
                                </w:txbxContent>
                              </wps:txbx>
                              <wps:bodyPr rtlCol="0" anchor="ctr"/>
                            </wps:wsp>
                            <wps:wsp>
                              <wps:cNvPr id="1011" name="Cube 1011"/>
                              <wps:cNvSpPr/>
                              <wps:spPr>
                                <a:xfrm>
                                  <a:off x="3552404" y="4677727"/>
                                  <a:ext cx="97410" cy="368300"/>
                                </a:xfrm>
                                <a:prstGeom prst="cube">
                                  <a:avLst/>
                                </a:prstGeom>
                                <a:solidFill>
                                  <a:schemeClr val="accent6">
                                    <a:lumMod val="75000"/>
                                  </a:schemeClr>
                                </a:soli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14:paraId="68744972" w14:textId="77777777" w:rsidR="0006099B" w:rsidRDefault="0006099B" w:rsidP="00A2337B">
                                    <w:pPr>
                                      <w:rPr>
                                        <w:rFonts w:eastAsia="Times New Roman" w:cs="Times New Roman"/>
                                      </w:rPr>
                                    </w:pPr>
                                  </w:p>
                                </w:txbxContent>
                              </wps:txbx>
                              <wps:bodyPr rtlCol="0" anchor="ctr"/>
                            </wps:wsp>
                          </wpg:grpSp>
                          <wps:wsp>
                            <wps:cNvPr id="1012" name="Straight Connector 1012"/>
                            <wps:cNvCnPr/>
                            <wps:spPr>
                              <a:xfrm>
                                <a:off x="3664066" y="4684354"/>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3" name="Straight Connector 1013"/>
                            <wps:cNvCnPr/>
                            <wps:spPr>
                              <a:xfrm>
                                <a:off x="3649814" y="5015370"/>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4" name="Straight Connector 1014"/>
                            <wps:cNvCnPr/>
                            <wps:spPr>
                              <a:xfrm>
                                <a:off x="3632324" y="5046015"/>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5" name="Straight Connector 1015"/>
                            <wps:cNvCnPr/>
                            <wps:spPr>
                              <a:xfrm>
                                <a:off x="3632324" y="4717943"/>
                                <a:ext cx="488397" cy="12"/>
                              </a:xfrm>
                              <a:prstGeom prst="line">
                                <a:avLst/>
                              </a:prstGeom>
                              <a:ln w="9525">
                                <a:prstDash val="sysDot"/>
                              </a:ln>
                            </wps:spPr>
                            <wps:style>
                              <a:lnRef idx="2">
                                <a:schemeClr val="accent1"/>
                              </a:lnRef>
                              <a:fillRef idx="0">
                                <a:schemeClr val="accent1"/>
                              </a:fillRef>
                              <a:effectRef idx="1">
                                <a:schemeClr val="accent1"/>
                              </a:effectRef>
                              <a:fontRef idx="minor">
                                <a:schemeClr val="tx1"/>
                              </a:fontRef>
                            </wps:style>
                            <wps:bodyPr/>
                          </wps:wsp>
                          <wps:wsp>
                            <wps:cNvPr id="1016" name="Straight Connector 1016"/>
                            <wps:cNvCnPr>
                              <a:endCxn id="4294967295" idx="3"/>
                            </wps:cNvCnPr>
                            <wps:spPr>
                              <a:xfrm>
                                <a:off x="2530346" y="5046003"/>
                                <a:ext cx="837538" cy="24"/>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s:wsp>
                            <wps:cNvPr id="1017" name="Straight Connector 1017"/>
                            <wps:cNvCnPr>
                              <a:endCxn id="4294967295" idx="1"/>
                            </wps:cNvCnPr>
                            <wps:spPr>
                              <a:xfrm flipV="1">
                                <a:off x="2522075" y="4702080"/>
                                <a:ext cx="845809" cy="3139"/>
                              </a:xfrm>
                              <a:prstGeom prst="line">
                                <a:avLst/>
                              </a:prstGeom>
                              <a:ln w="9525">
                                <a:prstDash val="dash"/>
                              </a:ln>
                            </wps:spPr>
                            <wps:style>
                              <a:lnRef idx="2">
                                <a:schemeClr val="accent1"/>
                              </a:lnRef>
                              <a:fillRef idx="0">
                                <a:schemeClr val="accent1"/>
                              </a:fillRef>
                              <a:effectRef idx="1">
                                <a:schemeClr val="accent1"/>
                              </a:effectRef>
                              <a:fontRef idx="minor">
                                <a:schemeClr val="tx1"/>
                              </a:fontRef>
                            </wps:style>
                            <wps:bodyPr/>
                          </wps:wsp>
                        </wpg:grpSp>
                        <wps:wsp>
                          <wps:cNvPr id="1018" name="Text Box 1018"/>
                          <wps:cNvSpPr txBox="1"/>
                          <wps:spPr>
                            <a:xfrm>
                              <a:off x="1005894" y="4277875"/>
                              <a:ext cx="3663315" cy="277495"/>
                            </a:xfrm>
                            <a:prstGeom prst="rect">
                              <a:avLst/>
                            </a:prstGeom>
                            <a:noFill/>
                          </wps:spPr>
                          <wps:txbx>
                            <w:txbxContent>
                              <w:p w14:paraId="3B354CB1"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wps:txbx>
                          <wps:bodyPr wrap="none" rtlCol="0">
                            <a:spAutoFit/>
                          </wps:bodyPr>
                        </wps:wsp>
                        <wps:wsp>
                          <wps:cNvPr id="1019" name="Text Box 1019"/>
                          <wps:cNvSpPr txBox="1"/>
                          <wps:spPr>
                            <a:xfrm>
                              <a:off x="2523807" y="5083647"/>
                              <a:ext cx="629285" cy="277495"/>
                            </a:xfrm>
                            <a:prstGeom prst="rect">
                              <a:avLst/>
                            </a:prstGeom>
                            <a:noFill/>
                          </wps:spPr>
                          <wps:txbx>
                            <w:txbxContent>
                              <w:p w14:paraId="57C3433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wps:txbx>
                          <wps:bodyPr wrap="none" rtlCol="0">
                            <a:spAutoFit/>
                          </wps:bodyPr>
                        </wps:wsp>
                      </wpg:grpSp>
                      <wps:wsp>
                        <wps:cNvPr id="1020" name="Text Box 1020"/>
                        <wps:cNvSpPr txBox="1"/>
                        <wps:spPr>
                          <a:xfrm>
                            <a:off x="1785236" y="5631181"/>
                            <a:ext cx="774065" cy="277495"/>
                          </a:xfrm>
                          <a:prstGeom prst="rect">
                            <a:avLst/>
                          </a:prstGeom>
                          <a:noFill/>
                        </wps:spPr>
                        <wps:txbx>
                          <w:txbxContent>
                            <w:p w14:paraId="1AFEA569"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wps:txbx>
                        <wps:bodyPr wrap="none" rtlCol="0">
                          <a:spAutoFit/>
                        </wps:bodyPr>
                      </wps:wsp>
                      <wps:wsp>
                        <wps:cNvPr id="1021" name="Text Box 1021"/>
                        <wps:cNvSpPr txBox="1"/>
                        <wps:spPr>
                          <a:xfrm>
                            <a:off x="3346828" y="5631181"/>
                            <a:ext cx="772160" cy="277495"/>
                          </a:xfrm>
                          <a:prstGeom prst="rect">
                            <a:avLst/>
                          </a:prstGeom>
                          <a:noFill/>
                        </wps:spPr>
                        <wps:txbx>
                          <w:txbxContent>
                            <w:p w14:paraId="7D9618AF"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wps:txbx>
                        <wps:bodyPr wrap="none" rtlCol="0">
                          <a:spAutoFit/>
                        </wps:bodyPr>
                      </wps:wsp>
                      <wps:wsp>
                        <wps:cNvPr id="1022" name="Text Box 1022"/>
                        <wps:cNvSpPr txBox="1"/>
                        <wps:spPr>
                          <a:xfrm>
                            <a:off x="4804152" y="5631144"/>
                            <a:ext cx="784860" cy="277495"/>
                          </a:xfrm>
                          <a:prstGeom prst="rect">
                            <a:avLst/>
                          </a:prstGeom>
                          <a:noFill/>
                        </wps:spPr>
                        <wps:txbx>
                          <w:txbxContent>
                            <w:p w14:paraId="1C68BCF1"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wps:txbx>
                        <wps:bodyPr wrap="none" rtlCol="0">
                          <a:spAutoFit/>
                        </wps:bodyPr>
                      </wps:wsp>
                      <wps:wsp>
                        <wps:cNvPr id="1023" name="Text Box 1023"/>
                        <wps:cNvSpPr txBox="1"/>
                        <wps:spPr>
                          <a:xfrm>
                            <a:off x="357742" y="5995286"/>
                            <a:ext cx="271145" cy="277495"/>
                          </a:xfrm>
                          <a:prstGeom prst="rect">
                            <a:avLst/>
                          </a:prstGeom>
                          <a:noFill/>
                        </wps:spPr>
                        <wps:txbx>
                          <w:txbxContent>
                            <w:p w14:paraId="20251AB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4" name="Text Box 1024"/>
                        <wps:cNvSpPr txBox="1"/>
                        <wps:spPr>
                          <a:xfrm>
                            <a:off x="1553315" y="3320761"/>
                            <a:ext cx="271145" cy="277495"/>
                          </a:xfrm>
                          <a:prstGeom prst="rect">
                            <a:avLst/>
                          </a:prstGeom>
                          <a:noFill/>
                        </wps:spPr>
                        <wps:txbx>
                          <w:txbxContent>
                            <w:p w14:paraId="0AD6B6A6"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25" name="Text Box 1025"/>
                        <wps:cNvSpPr txBox="1"/>
                        <wps:spPr>
                          <a:xfrm>
                            <a:off x="1735134" y="3175565"/>
                            <a:ext cx="266065" cy="277495"/>
                          </a:xfrm>
                          <a:prstGeom prst="rect">
                            <a:avLst/>
                          </a:prstGeom>
                          <a:noFill/>
                        </wps:spPr>
                        <wps:txbx>
                          <w:txbxContent>
                            <w:p w14:paraId="5D764D3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26" name="Text Box 1026"/>
                        <wps:cNvSpPr txBox="1"/>
                        <wps:spPr>
                          <a:xfrm>
                            <a:off x="1898582" y="3037068"/>
                            <a:ext cx="262890" cy="277495"/>
                          </a:xfrm>
                          <a:prstGeom prst="rect">
                            <a:avLst/>
                          </a:prstGeom>
                          <a:noFill/>
                        </wps:spPr>
                        <wps:txbx>
                          <w:txbxContent>
                            <w:p w14:paraId="64FA6452"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27" name="Text Box 1027"/>
                        <wps:cNvSpPr txBox="1"/>
                        <wps:spPr>
                          <a:xfrm>
                            <a:off x="2053228" y="2923336"/>
                            <a:ext cx="276860" cy="277495"/>
                          </a:xfrm>
                          <a:prstGeom prst="rect">
                            <a:avLst/>
                          </a:prstGeom>
                          <a:noFill/>
                        </wps:spPr>
                        <wps:txbx>
                          <w:txbxContent>
                            <w:p w14:paraId="719CCDD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28" name="Text Box 1028"/>
                        <wps:cNvSpPr txBox="1"/>
                        <wps:spPr>
                          <a:xfrm>
                            <a:off x="2188725" y="2828504"/>
                            <a:ext cx="375339" cy="276999"/>
                          </a:xfrm>
                          <a:prstGeom prst="rect">
                            <a:avLst/>
                          </a:prstGeom>
                          <a:noFill/>
                        </wps:spPr>
                        <wps:txbx>
                          <w:txbxContent>
                            <w:p w14:paraId="37FF2AE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square" rtlCol="0">
                          <a:spAutoFit/>
                        </wps:bodyPr>
                      </wps:wsp>
                      <wps:wsp>
                        <wps:cNvPr id="1029" name="Text Box 1029"/>
                        <wps:cNvSpPr txBox="1"/>
                        <wps:spPr>
                          <a:xfrm>
                            <a:off x="2743375" y="2320948"/>
                            <a:ext cx="271145" cy="277495"/>
                          </a:xfrm>
                          <a:prstGeom prst="rect">
                            <a:avLst/>
                          </a:prstGeom>
                          <a:noFill/>
                        </wps:spPr>
                        <wps:txbx>
                          <w:txbxContent>
                            <w:p w14:paraId="22DF9A4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0" name="Text Box 1030"/>
                        <wps:cNvSpPr txBox="1"/>
                        <wps:spPr>
                          <a:xfrm>
                            <a:off x="3137949" y="1945091"/>
                            <a:ext cx="271145" cy="277495"/>
                          </a:xfrm>
                          <a:prstGeom prst="rect">
                            <a:avLst/>
                          </a:prstGeom>
                          <a:noFill/>
                        </wps:spPr>
                        <wps:txbx>
                          <w:txbxContent>
                            <w:p w14:paraId="73C9FB5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1" name="Text Box 1031"/>
                        <wps:cNvSpPr txBox="1"/>
                        <wps:spPr>
                          <a:xfrm>
                            <a:off x="4062363" y="968515"/>
                            <a:ext cx="262890" cy="277495"/>
                          </a:xfrm>
                          <a:prstGeom prst="rect">
                            <a:avLst/>
                          </a:prstGeom>
                          <a:noFill/>
                        </wps:spPr>
                        <wps:txbx>
                          <w:txbxContent>
                            <w:p w14:paraId="48B54170"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2" name="Text Box 1032"/>
                        <wps:cNvSpPr txBox="1"/>
                        <wps:spPr>
                          <a:xfrm>
                            <a:off x="4214754" y="857682"/>
                            <a:ext cx="276860" cy="277495"/>
                          </a:xfrm>
                          <a:prstGeom prst="rect">
                            <a:avLst/>
                          </a:prstGeom>
                          <a:noFill/>
                        </wps:spPr>
                        <wps:txbx>
                          <w:txbxContent>
                            <w:p w14:paraId="42AAFF4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33" name="Text Box 1033"/>
                        <wps:cNvSpPr txBox="1"/>
                        <wps:spPr>
                          <a:xfrm>
                            <a:off x="3810852" y="1220742"/>
                            <a:ext cx="271145" cy="277495"/>
                          </a:xfrm>
                          <a:prstGeom prst="rect">
                            <a:avLst/>
                          </a:prstGeom>
                          <a:noFill/>
                        </wps:spPr>
                        <wps:txbx>
                          <w:txbxContent>
                            <w:p w14:paraId="59FF9AD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wps:txbx>
                        <wps:bodyPr wrap="none" rtlCol="0">
                          <a:spAutoFit/>
                        </wps:bodyPr>
                      </wps:wsp>
                      <wps:wsp>
                        <wps:cNvPr id="1034" name="Text Box 1034"/>
                        <wps:cNvSpPr txBox="1"/>
                        <wps:spPr>
                          <a:xfrm>
                            <a:off x="3952697" y="1113711"/>
                            <a:ext cx="266065" cy="277495"/>
                          </a:xfrm>
                          <a:prstGeom prst="rect">
                            <a:avLst/>
                          </a:prstGeom>
                          <a:noFill/>
                        </wps:spPr>
                        <wps:txbx>
                          <w:txbxContent>
                            <w:p w14:paraId="0B736A4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none" rtlCol="0">
                          <a:spAutoFit/>
                        </wps:bodyPr>
                      </wps:wsp>
                      <wps:wsp>
                        <wps:cNvPr id="1035" name="Text Box 1035"/>
                        <wps:cNvSpPr txBox="1"/>
                        <wps:spPr>
                          <a:xfrm>
                            <a:off x="2293501" y="2760136"/>
                            <a:ext cx="301091" cy="276999"/>
                          </a:xfrm>
                          <a:prstGeom prst="rect">
                            <a:avLst/>
                          </a:prstGeom>
                          <a:noFill/>
                        </wps:spPr>
                        <wps:txbx>
                          <w:txbxContent>
                            <w:p w14:paraId="6209189E"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6" name="Text Box 1036"/>
                        <wps:cNvSpPr txBox="1"/>
                        <wps:spPr>
                          <a:xfrm>
                            <a:off x="2862440" y="2226102"/>
                            <a:ext cx="301091" cy="276999"/>
                          </a:xfrm>
                          <a:prstGeom prst="rect">
                            <a:avLst/>
                          </a:prstGeom>
                          <a:noFill/>
                        </wps:spPr>
                        <wps:txbx>
                          <w:txbxContent>
                            <w:p w14:paraId="00489EE6"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7" name="Text Box 1037"/>
                        <wps:cNvSpPr txBox="1"/>
                        <wps:spPr>
                          <a:xfrm>
                            <a:off x="3234263" y="1869237"/>
                            <a:ext cx="301091" cy="276999"/>
                          </a:xfrm>
                          <a:prstGeom prst="rect">
                            <a:avLst/>
                          </a:prstGeom>
                          <a:noFill/>
                        </wps:spPr>
                        <wps:txbx>
                          <w:txbxContent>
                            <w:p w14:paraId="32737AA2"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wps:txbx>
                        <wps:bodyPr wrap="square" rtlCol="0">
                          <a:spAutoFit/>
                        </wps:bodyPr>
                      </wps:wsp>
                      <wps:wsp>
                        <wps:cNvPr id="1038" name="Text Box 1038"/>
                        <wps:cNvSpPr txBox="1"/>
                        <wps:spPr>
                          <a:xfrm>
                            <a:off x="2429823" y="2614441"/>
                            <a:ext cx="262890" cy="277495"/>
                          </a:xfrm>
                          <a:prstGeom prst="rect">
                            <a:avLst/>
                          </a:prstGeom>
                          <a:noFill/>
                        </wps:spPr>
                        <wps:txbx>
                          <w:txbxContent>
                            <w:p w14:paraId="5D7449BB"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39" name="Text Box 1039"/>
                        <wps:cNvSpPr txBox="1"/>
                        <wps:spPr>
                          <a:xfrm>
                            <a:off x="3340280" y="1756663"/>
                            <a:ext cx="262890" cy="277495"/>
                          </a:xfrm>
                          <a:prstGeom prst="rect">
                            <a:avLst/>
                          </a:prstGeom>
                          <a:noFill/>
                        </wps:spPr>
                        <wps:txbx>
                          <w:txbxContent>
                            <w:p w14:paraId="3DCDF4E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0" name="Text Box 1040"/>
                        <wps:cNvSpPr txBox="1"/>
                        <wps:spPr>
                          <a:xfrm>
                            <a:off x="2563916" y="2459443"/>
                            <a:ext cx="276860" cy="277495"/>
                          </a:xfrm>
                          <a:prstGeom prst="rect">
                            <a:avLst/>
                          </a:prstGeom>
                          <a:noFill/>
                        </wps:spPr>
                        <wps:txbx>
                          <w:txbxContent>
                            <w:p w14:paraId="167A707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1" name="Text Box 1041"/>
                        <wps:cNvSpPr txBox="1"/>
                        <wps:spPr>
                          <a:xfrm>
                            <a:off x="3041969" y="2062721"/>
                            <a:ext cx="276860" cy="277495"/>
                          </a:xfrm>
                          <a:prstGeom prst="rect">
                            <a:avLst/>
                          </a:prstGeom>
                          <a:noFill/>
                        </wps:spPr>
                        <wps:txbx>
                          <w:txbxContent>
                            <w:p w14:paraId="3675AD8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wps:txbx>
                        <wps:bodyPr wrap="none" rtlCol="0">
                          <a:spAutoFit/>
                        </wps:bodyPr>
                      </wps:wsp>
                      <wps:wsp>
                        <wps:cNvPr id="1042" name="Text Box 1042"/>
                        <wps:cNvSpPr txBox="1"/>
                        <wps:spPr>
                          <a:xfrm>
                            <a:off x="2958485" y="2157050"/>
                            <a:ext cx="262890" cy="277495"/>
                          </a:xfrm>
                          <a:prstGeom prst="rect">
                            <a:avLst/>
                          </a:prstGeom>
                          <a:noFill/>
                        </wps:spPr>
                        <wps:txbx>
                          <w:txbxContent>
                            <w:p w14:paraId="26AA809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wps:txbx>
                        <wps:bodyPr wrap="none" rtlCol="0">
                          <a:spAutoFit/>
                        </wps:bodyPr>
                      </wps:wsp>
                      <wps:wsp>
                        <wps:cNvPr id="1043" name="Text Box 1043"/>
                        <wps:cNvSpPr txBox="1"/>
                        <wps:spPr>
                          <a:xfrm>
                            <a:off x="1051506" y="2948684"/>
                            <a:ext cx="285750" cy="315595"/>
                          </a:xfrm>
                          <a:prstGeom prst="rect">
                            <a:avLst/>
                          </a:prstGeom>
                          <a:noFill/>
                        </wps:spPr>
                        <wps:txbx>
                          <w:txbxContent>
                            <w:p w14:paraId="648B6AE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wps:txbx>
                        <wps:bodyPr wrap="none" rtlCol="0">
                          <a:spAutoFit/>
                        </wps:bodyPr>
                      </wps:wsp>
                      <wps:wsp>
                        <wps:cNvPr id="1044" name="Text Box 1044"/>
                        <wps:cNvSpPr txBox="1"/>
                        <wps:spPr>
                          <a:xfrm>
                            <a:off x="1203898" y="2805502"/>
                            <a:ext cx="285750" cy="315595"/>
                          </a:xfrm>
                          <a:prstGeom prst="rect">
                            <a:avLst/>
                          </a:prstGeom>
                          <a:noFill/>
                        </wps:spPr>
                        <wps:txbx>
                          <w:txbxContent>
                            <w:p w14:paraId="7358BA6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wps:txbx>
                        <wps:bodyPr wrap="none" rtlCol="0">
                          <a:spAutoFit/>
                        </wps:bodyPr>
                      </wps:wsp>
                      <wps:wsp>
                        <wps:cNvPr id="1045" name="Text Box 1045"/>
                        <wps:cNvSpPr txBox="1"/>
                        <wps:spPr>
                          <a:xfrm>
                            <a:off x="1369474" y="2660892"/>
                            <a:ext cx="285750" cy="315595"/>
                          </a:xfrm>
                          <a:prstGeom prst="rect">
                            <a:avLst/>
                          </a:prstGeom>
                          <a:noFill/>
                        </wps:spPr>
                        <wps:txbx>
                          <w:txbxContent>
                            <w:p w14:paraId="7DDC13FB"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wps:txbx>
                        <wps:bodyPr wrap="none" rtlCol="0">
                          <a:spAutoFit/>
                        </wps:bodyPr>
                      </wps:wsp>
                      <wps:wsp>
                        <wps:cNvPr id="1046" name="Text Box 1046"/>
                        <wps:cNvSpPr txBox="1"/>
                        <wps:spPr>
                          <a:xfrm>
                            <a:off x="1547604" y="2531544"/>
                            <a:ext cx="285750" cy="315595"/>
                          </a:xfrm>
                          <a:prstGeom prst="rect">
                            <a:avLst/>
                          </a:prstGeom>
                          <a:noFill/>
                        </wps:spPr>
                        <wps:txbx>
                          <w:txbxContent>
                            <w:p w14:paraId="77BB85DA"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wps:txbx>
                        <wps:bodyPr wrap="none" rtlCol="0">
                          <a:spAutoFit/>
                        </wps:bodyPr>
                      </wps:wsp>
                      <wps:wsp>
                        <wps:cNvPr id="1047" name="Text Box 1047"/>
                        <wps:cNvSpPr txBox="1"/>
                        <wps:spPr>
                          <a:xfrm>
                            <a:off x="2242023" y="1810566"/>
                            <a:ext cx="434340" cy="315595"/>
                          </a:xfrm>
                          <a:prstGeom prst="rect">
                            <a:avLst/>
                          </a:prstGeom>
                          <a:noFill/>
                        </wps:spPr>
                        <wps:txbx>
                          <w:txbxContent>
                            <w:p w14:paraId="6D7F497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wps:txbx>
                        <wps:bodyPr wrap="none" rtlCol="0">
                          <a:spAutoFit/>
                        </wps:bodyPr>
                      </wps:wsp>
                      <wps:wsp>
                        <wps:cNvPr id="1048" name="Text Box 1048"/>
                        <wps:cNvSpPr txBox="1"/>
                        <wps:spPr>
                          <a:xfrm>
                            <a:off x="2878226" y="2487439"/>
                            <a:ext cx="434340" cy="315595"/>
                          </a:xfrm>
                          <a:prstGeom prst="rect">
                            <a:avLst/>
                          </a:prstGeom>
                          <a:noFill/>
                        </wps:spPr>
                        <wps:txbx>
                          <w:txbxContent>
                            <w:p w14:paraId="660B2D1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wps:txbx>
                        <wps:bodyPr wrap="none" rtlCol="0">
                          <a:spAutoFit/>
                        </wps:bodyPr>
                      </wps:wsp>
                      <wps:wsp>
                        <wps:cNvPr id="1049" name="Rectangle 1049"/>
                        <wps:cNvSpPr/>
                        <wps:spPr>
                          <a:xfrm>
                            <a:off x="0" y="0"/>
                            <a:ext cx="6219547" cy="6945784"/>
                          </a:xfrm>
                          <a:prstGeom prst="rect">
                            <a:avLst/>
                          </a:prstGeom>
                          <a:noFill/>
                        </wps:spPr>
                        <wps:style>
                          <a:lnRef idx="1">
                            <a:schemeClr val="accent1"/>
                          </a:lnRef>
                          <a:fillRef idx="3">
                            <a:schemeClr val="accent1"/>
                          </a:fillRef>
                          <a:effectRef idx="2">
                            <a:schemeClr val="accent1"/>
                          </a:effectRef>
                          <a:fontRef idx="minor">
                            <a:schemeClr val="lt1"/>
                          </a:fontRef>
                        </wps:style>
                        <wps:txbx>
                          <w:txbxContent>
                            <w:p w14:paraId="495C0DF8" w14:textId="77777777" w:rsidR="0006099B" w:rsidRDefault="0006099B" w:rsidP="00A2337B">
                              <w:pPr>
                                <w:rPr>
                                  <w:rFonts w:eastAsia="Times New Roman" w:cs="Times New Roman"/>
                                </w:rPr>
                              </w:pPr>
                            </w:p>
                          </w:txbxContent>
                        </wps:txbx>
                        <wps:bodyPr rtlCol="0" anchor="ctr"/>
                      </wps:wsp>
                    </wpg:wgp>
                  </a:graphicData>
                </a:graphic>
              </wp:inline>
            </w:drawing>
          </mc:Choice>
          <mc:Fallback>
            <w:pict>
              <v:group id="_x0000_s1542" style="width:489.75pt;height:546.9pt;mso-position-horizontal-relative:char;mso-position-vertical-relative:line" coordsize="6219548,69457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">
                <v:group id="Group 929" o:spid="_x0000_s1543" style="position:absolute;left:251823;top:267770;width:5967725;height:6460203" coordorigin="251823,267770" coordsize="5967725,64602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nVTaSxQAAANwAAAAPAAAAZHJzL2Rvd25yZXYueG1sRI9Pi8IwFMTvwn6H8Bb2&#10;pmldFK1GEdldPIjgHxBvj+bZFpuX0mTb+u2NIHgcZuY3zHzZmVI0VLvCsoJ4EIEgTq0uOFNwOv72&#10;JyCcR9ZYWiYFd3KwXHz05pho2/KemoPPRICwS1BB7n2VSOnSnAy6ga2Ig3e1tUEfZJ1JXWMb4KaU&#10;wygaS4MFh4UcK1rnlN4O/0bBX4vt6jv+aba36/p+OY52521MSn19dqsZCE+df4df7Y1WMB1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p1U2ksUAAADcAAAA&#10;DwAAAAAAAAAAAAAAAACpAgAAZHJzL2Rvd25yZXYueG1sUEsFBgAAAAAEAAQA+gAAAJsDAAAAAA==&#10;">
                  <v:rect id="Rectangle 930" o:spid="_x0000_s1544" style="position:absolute;left:3192739;top:150446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hzVxAAA&#10;ANwAAAAPAAAAZHJzL2Rvd25yZXYueG1sRI9Na8JAEIbvhf6HZQq91U0tlBpdpcQWrAXBDzwP2TEJ&#10;ZmfD7tak/945CB6Hd95n5pktBteqC4XYeDbwOspAEZfeNlwZOOy/Xz5AxYRssfVMBv4pwmL++DDD&#10;3Pqet3TZpUoJhGOOBuqUulzrWNbkMI58RyzZyQeHScZQaRuwF7hr9TjL3rXDhuVCjR0VNZXn3Z8T&#10;SuT118+m2BwzPhe8Gn77pQvGPD8Nn1NQiYZ0X761V9bA5E3eFxkRAT2/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2Yc1cQAAADcAAAADwAAAAAAAAAAAAAAAACXAgAAZHJzL2Rv&#10;d25yZXYueG1sUEsFBgAAAAAEAAQA9QAAAIgDAAAAAA==&#10;" fillcolor="white [3212]" strokecolor="#4579b8 [3044]">
                    <v:stroke dashstyle="dash"/>
                    <v:shadow on="t" opacity="22937f" mv:blur="40000f" origin=",.5" offset="0,23000emu"/>
                    <v:textbox>
                      <w:txbxContent>
                        <w:p w14:paraId="2813AAF0" w14:textId="77777777" w:rsidR="0006099B" w:rsidRDefault="0006099B" w:rsidP="00A2337B">
                          <w:pPr>
                            <w:rPr>
                              <w:rFonts w:eastAsia="Times New Roman" w:cs="Times New Roman"/>
                            </w:rPr>
                          </w:pPr>
                        </w:p>
                      </w:txbxContent>
                    </v:textbox>
                  </v:rect>
                  <v:rect id="Rectangle 931" o:spid="_x0000_s1545" style="position:absolute;left:3088680;top:163273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r1xQAA&#10;ANwAAAAPAAAAZHJzL2Rvd25yZXYueG1sRI9La8MwEITvgf4HsYVcQiLbhdC6kUMSKOQQyKPNfbG2&#10;trG1Mpbqx7+vCoUch5n5htlsR9OInjpXWVYQryIQxLnVFRcKvj4/lq8gnEfW2FgmBRM52GZPsw2m&#10;2g58pf7mCxEg7FJUUHrfplK6vCSDbmVb4uB9286gD7IrpO5wCHDTyCSK1tJgxWGhxJYOJeX17cco&#10;2J/vu+ZMbeLwMtVucVr01YmUmj+Pu3cQnkb/CP+3j1rB20sMf2fCEZDZ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CvXFAAAA3AAAAA8AAAAAAAAAAAAAAAAAlwIAAGRycy9k&#10;b3ducmV2LnhtbFBLBQYAAAAABAAEAPUAAACJAwAAAAA=&#10;" fillcolor="#fabf8f [1945]" strokecolor="#4579b8 [3044]">
                    <v:shadow on="t" opacity="22937f" mv:blur="40000f" origin=",.5" offset="0,23000emu"/>
                    <v:textbox>
                      <w:txbxContent>
                        <w:p w14:paraId="0894F554" w14:textId="77777777" w:rsidR="0006099B" w:rsidRDefault="0006099B" w:rsidP="00A2337B">
                          <w:pPr>
                            <w:rPr>
                              <w:rFonts w:eastAsia="Times New Roman" w:cs="Times New Roman"/>
                            </w:rPr>
                          </w:pPr>
                        </w:p>
                      </w:txbxContent>
                    </v:textbox>
                  </v:rect>
                  <v:rect id="Rectangle 932" o:spid="_x0000_s1546" style="position:absolute;left:2974380;top:172163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drW1xgAA&#10;ANwAAAAPAAAAZHJzL2Rvd25yZXYueG1sRI9Ba8JAFITvhf6H5Qnemo2xikbXUEoFoVAx8aC3R/aZ&#10;BLNvQ3bV9N93C4Ueh5n5hllng2nFnXrXWFYwiWIQxKXVDVcKjsX2ZQHCeWSNrWVS8E0Oss3z0xpT&#10;bR98oHvuKxEg7FJUUHvfpVK6siaDLrIdcfAutjfog+wrqXt8BLhpZRLHc2mw4bBQY0fvNZXX/GYU&#10;TL8+Zx/7V4wvt/NydnKnws13hVLj0fC2AuFp8P/hv/ZOK1hOE/g9E46A3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zdrW1xgAAANwAAAAPAAAAAAAAAAAAAAAAAJcCAABkcnMv&#10;ZG93bnJldi54bWxQSwUGAAAAAAQABAD1AAAAigMAAAAA&#10;" fillcolor="#fbd4b4 [1305]" strokecolor="#4579b8 [3044]">
                    <v:shadow on="t" opacity="22937f" mv:blur="40000f" origin=",.5" offset="0,23000emu"/>
                    <v:textbox>
                      <w:txbxContent>
                        <w:p w14:paraId="34C3074F" w14:textId="77777777" w:rsidR="0006099B" w:rsidRDefault="0006099B" w:rsidP="00A2337B">
                          <w:pPr>
                            <w:rPr>
                              <w:rFonts w:eastAsia="Times New Roman" w:cs="Times New Roman"/>
                            </w:rPr>
                          </w:pPr>
                        </w:p>
                      </w:txbxContent>
                    </v:textbox>
                  </v:rect>
                  <v:rect id="Rectangle 933" o:spid="_x0000_s1547" style="position:absolute;left:2868688;top:182450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Z5EwwwAA&#10;ANwAAAAPAAAAZHJzL2Rvd25yZXYueG1sRI9Ba8JAFITvgv9heYVeim6spWp0FWkpeLQqeH1kn9nQ&#10;7HshuzVpf71bKHgcZuYbZrXpfa2u1IZK2MBknIEiLsRWXBo4HT9Gc1AhIlushcnADwXYrIeDFeZW&#10;Ov6k6yGWKkE45GjAxdjkWofCkccwloY4eRdpPcYk21LbFrsE97V+zrJX7bHitOCwoTdHxdfh2xvo&#10;wna+dzPhyu/fdXb+fSnlSYx5fOi3S1CR+ngP/7d31sBiOoW/M+kI6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Z5EwwwAAANwAAAAPAAAAAAAAAAAAAAAAAJcCAABkcnMvZG93&#10;bnJldi54bWxQSwUGAAAAAAQABAD1AAAAhwMAAAAA&#10;" fillcolor="#fde9d9 [665]" strokecolor="#4579b8 [3044]">
                    <v:shadow on="t" opacity="22937f" mv:blur="40000f" origin=",.5" offset="0,23000emu"/>
                    <v:textbox>
                      <w:txbxContent>
                        <w:p w14:paraId="3E42FD4A" w14:textId="77777777" w:rsidR="0006099B" w:rsidRDefault="0006099B" w:rsidP="00A2337B">
                          <w:pPr>
                            <w:rPr>
                              <w:rFonts w:eastAsia="Times New Roman" w:cs="Times New Roman"/>
                            </w:rPr>
                          </w:pPr>
                        </w:p>
                      </w:txbxContent>
                    </v:textbox>
                  </v:rect>
                  <v:rect id="Rectangle 934" o:spid="_x0000_s1548" style="position:absolute;left:2777580;top:19170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FlxAAA&#10;ANwAAAAPAAAAZHJzL2Rvd25yZXYueG1sRI9Ba8JAFITvhf6H5RV6q5vUVjRmI0WwSj0ZBa+P7DMJ&#10;Zt8u2VXjv+8KhR6HmfmGyReD6cSVet9aVpCOEhDEldUt1woO+9XbFIQPyBo7y6TgTh4WxfNTjpm2&#10;N97RtQy1iBD2GSpoQnCZlL5qyKAfWUccvZPtDYYo+1rqHm8Rbjr5niQTabDluNCgo2VD1bm8GAXr&#10;U5qi+7l/19v98bJa46cupVPq9WX4moMINIT/8F97oxXMxh/wOBOP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fhZcQAAADcAAAADwAAAAAAAAAAAAAAAACXAgAAZHJzL2Rv&#10;d25yZXYueG1sUEsFBgAAAAAEAAQA9QAAAIgDAAAAAA==&#10;" fillcolor="#e36c0a [2409]" strokecolor="#4579b8 [3044]">
                    <v:shadow on="t" opacity="22937f" mv:blur="40000f" origin=",.5" offset="0,23000emu"/>
                    <v:textbox>
                      <w:txbxContent>
                        <w:p w14:paraId="1AF91E97" w14:textId="77777777" w:rsidR="0006099B" w:rsidRDefault="0006099B" w:rsidP="00A2337B">
                          <w:pPr>
                            <w:rPr>
                              <w:rFonts w:eastAsia="Times New Roman" w:cs="Times New Roman"/>
                            </w:rPr>
                          </w:pPr>
                        </w:p>
                      </w:txbxContent>
                    </v:textbox>
                  </v:rect>
                  <v:rect id="Rectangle 935" o:spid="_x0000_s1549" style="position:absolute;left:2684330;top:2011402;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Qz2xQAA&#10;ANwAAAAPAAAAZHJzL2Rvd25yZXYueG1sRI9Ba8JAFITvBf/D8oReRDemtNjoJsRCoQdBq/b+yD6T&#10;YPZt2N3G+O+7hUKPw8x8w2yK0XRiIOdbywqWiwQEcWV1y7WC8+l9vgLhA7LGzjIpuJOHIp88bDDT&#10;9safNBxDLSKEfYYKmhD6TEpfNWTQL2xPHL2LdQZDlK6W2uEtwk0n0yR5kQZbjgsN9vTWUHU9fhsF&#10;2/1X2e2pTz0e7lc/282GdkdKPU7Hcg0i0Bj+w3/tD63g9ekZ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CVDPbFAAAA3AAAAA8AAAAAAAAAAAAAAAAAlwIAAGRycy9k&#10;b3ducmV2LnhtbFBLBQYAAAAABAAEAPUAAACJAwAAAAA=&#10;" fillcolor="#fabf8f [1945]" strokecolor="#4579b8 [3044]">
                    <v:shadow on="t" opacity="22937f" mv:blur="40000f" origin=",.5" offset="0,23000emu"/>
                    <v:textbox>
                      <w:txbxContent>
                        <w:p w14:paraId="2FA7263E" w14:textId="77777777" w:rsidR="0006099B" w:rsidRDefault="0006099B" w:rsidP="00A2337B">
                          <w:pPr>
                            <w:rPr>
                              <w:rFonts w:eastAsia="Times New Roman" w:cs="Times New Roman"/>
                            </w:rPr>
                          </w:pPr>
                        </w:p>
                      </w:txbxContent>
                    </v:textbox>
                  </v:rect>
                  <v:rect id="Rectangle 936" o:spid="_x0000_s1550" style="position:absolute;left:3986164;top:723003;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dqJxAAA&#10;ANwAAAAPAAAAZHJzL2Rvd25yZXYueG1sRI9Ba8JAFITvBf/D8oTemk1aKjZ1FRFspD2ZCL0+ss8k&#10;NPt2ya4x/nu3UOhxmJlvmNVmMr0YafCdZQVZkoIgrq3uuFFwqvZPSxA+IGvsLZOCG3nYrGcPK8y1&#10;vfKRxjI0IkLY56igDcHlUvq6JYM+sY44emc7GAxRDo3UA14j3PTyOU0X0mDHcaFFR7uW6p/yYhQU&#10;5yxD93n7aL6q78u+wFddSqfU43zavoMINIX/8F/7oBW8vSzg90w8AnJ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fnaicQAAADcAAAADwAAAAAAAAAAAAAAAACXAgAAZHJzL2Rv&#10;d25yZXYueG1sUEsFBgAAAAAEAAQA9QAAAIgDAAAAAA==&#10;" fillcolor="#e36c0a [2409]" strokecolor="#4579b8 [3044]">
                    <v:shadow on="t" opacity="22937f" mv:blur="40000f" origin=",.5" offset="0,23000emu"/>
                    <v:textbox>
                      <w:txbxContent>
                        <w:p w14:paraId="6524FE56" w14:textId="77777777" w:rsidR="0006099B" w:rsidRDefault="0006099B" w:rsidP="00A2337B">
                          <w:pPr>
                            <w:rPr>
                              <w:rFonts w:eastAsia="Times New Roman" w:cs="Times New Roman"/>
                            </w:rPr>
                          </w:pPr>
                        </w:p>
                      </w:txbxContent>
                    </v:textbox>
                  </v:rect>
                  <v:rect id="Rectangle 937" o:spid="_x0000_s1551" style="position:absolute;left:3850692;top:833074;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CzcaxQAA&#10;ANwAAAAPAAAAZHJzL2Rvd25yZXYueG1sRI9Ba8JAFITvBf/D8oReRDem0NroJsRCoQdBq/b+yD6T&#10;YPZt2N3G+O+7hUKPw8x8w2yK0XRiIOdbywqWiwQEcWV1y7WC8+l9vgLhA7LGzjIpuJOHIp88bDDT&#10;9safNBxDLSKEfYYKmhD6TEpfNWTQL2xPHL2LdQZDlK6W2uEtwk0n0yR5lgZbjgsN9vTWUHU9fhsF&#10;2/1X2e2pTz0e7lc/282GdkdKPU7Hcg0i0Bj+w3/tD63g9ekF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8LNxrFAAAA3AAAAA8AAAAAAAAAAAAAAAAAlwIAAGRycy9k&#10;b3ducmV2LnhtbFBLBQYAAAAABAAEAPUAAACJAwAAAAA=&#10;" fillcolor="#fabf8f [1945]" strokecolor="#4579b8 [3044]">
                    <v:shadow on="t" opacity="22937f" mv:blur="40000f" origin=",.5" offset="0,23000emu"/>
                    <v:textbox>
                      <w:txbxContent>
                        <w:p w14:paraId="04E5E1D1" w14:textId="77777777" w:rsidR="0006099B" w:rsidRDefault="0006099B" w:rsidP="00A2337B">
                          <w:pPr>
                            <w:rPr>
                              <w:rFonts w:eastAsia="Times New Roman" w:cs="Times New Roman"/>
                            </w:rPr>
                          </w:pPr>
                        </w:p>
                      </w:txbxContent>
                    </v:textbox>
                  </v:rect>
                  <v:rect id="Rectangle 938" o:spid="_x0000_s1552" style="position:absolute;left:3690713;top:96853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oJfxAAA&#10;ANwAAAAPAAAAZHJzL2Rvd25yZXYueG1sRE9Na8JAEL0L/Q/LFHprNtUaTOomFGlBEComPdjbkB2T&#10;0OxsyK6a/vvuQfD4eN/rYjK9uNDoOssKXqIYBHFtdceNgu/q83kFwnlkjb1lUvBHDor8YbbGTNsr&#10;H+hS+kaEEHYZKmi9HzIpXd2SQRfZgThwJzsa9AGOjdQjXkO46eU8jhNpsOPQ0OJAm5bq3/JsFCy+&#10;dsuP/SvGp/NPujy6Y+WSbaXU0+P0/gbC0+Tv4pt7qxWki7A2nAlHQO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p6CX8QAAADcAAAADwAAAAAAAAAAAAAAAACXAgAAZHJzL2Rv&#10;d25yZXYueG1sUEsFBgAAAAAEAAQA9QAAAIgDAAAAAA==&#10;" fillcolor="#fbd4b4 [1305]" strokecolor="#4579b8 [3044]">
                    <v:shadow on="t" opacity="22937f" mv:blur="40000f" origin=",.5" offset="0,23000emu"/>
                    <v:textbox>
                      <w:txbxContent>
                        <w:p w14:paraId="71A678C2" w14:textId="77777777" w:rsidR="0006099B" w:rsidRDefault="0006099B" w:rsidP="00A2337B">
                          <w:pPr>
                            <w:rPr>
                              <w:rFonts w:eastAsia="Times New Roman" w:cs="Times New Roman"/>
                            </w:rPr>
                          </w:pPr>
                        </w:p>
                      </w:txbxContent>
                    </v:textbox>
                  </v:rect>
                  <v:rect id="Rectangle 939" o:spid="_x0000_s1553" style="position:absolute;left:2614327;top:211236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0ifExQAA&#10;ANwAAAAPAAAAZHJzL2Rvd25yZXYueG1sRI9Pi8IwFMTvC36H8ARvmvoXW40ioiAs7LLWg94ezbMt&#10;Ni+liVq//WZB2OMwM79hluvWVOJBjSstKxgOIhDEmdUl5wpO6b4/B+E8ssbKMil4kYP1qvOxxETb&#10;J//Q4+hzESDsElRQeF8nUrqsIINuYGvi4F1tY9AH2eRSN/gMcFPJURTNpMGSw0KBNW0Lym7Hu1Ew&#10;/vqc7r4nGF3vl3h6dufUzQ6pUr1uu1mA8NT6//C7fdAK4nEMf2fCEZC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SJ8TFAAAA3AAAAA8AAAAAAAAAAAAAAAAAlwIAAGRycy9k&#10;b3ducmV2LnhtbFBLBQYAAAAABAAEAPUAAACJAwAAAAA=&#10;" fillcolor="#fbd4b4 [1305]" strokecolor="#4579b8 [3044]">
                    <v:shadow on="t" opacity="22937f" mv:blur="40000f" origin=",.5" offset="0,23000emu"/>
                    <v:textbox>
                      <w:txbxContent>
                        <w:p w14:paraId="62B83A43" w14:textId="77777777" w:rsidR="0006099B" w:rsidRDefault="0006099B" w:rsidP="00A2337B">
                          <w:pPr>
                            <w:rPr>
                              <w:rFonts w:eastAsia="Times New Roman" w:cs="Times New Roman"/>
                            </w:rPr>
                          </w:pPr>
                        </w:p>
                      </w:txbxContent>
                    </v:textbox>
                  </v:rect>
                  <v:rect id="Rectangle 940" o:spid="_x0000_s1554" style="position:absolute;left:2495783;top:2213966;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3w6wQAA&#10;ANwAAAAPAAAAZHJzL2Rvd25yZXYueG1sRE9Na8JAEL0X/A/LCL0U3SjSanQTpFLo0VrB65Ads8Hs&#10;TMhuTdpf3z0Ueny87105+lbdqQ+NsIHFPANFXIltuDZw/nybrUGFiGyxFSYD3xSgLCYPO8ytDPxB&#10;91OsVQrhkKMBF2OXax0qRx7DXDrixF2l9xgT7GttexxSuG/1MsuetceGU4PDjl4dVbfTlzcwhP36&#10;6F6EG3886Ozys6rlSYx5nI77LahIY/wX/7nfrYHNKs1PZ9IR0MU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LN8OsEAAADcAAAADwAAAAAAAAAAAAAAAACXAgAAZHJzL2Rvd25y&#10;ZXYueG1sUEsFBgAAAAAEAAQA9QAAAIUDAAAAAA==&#10;" fillcolor="#fde9d9 [665]" strokecolor="#4579b8 [3044]">
                    <v:shadow on="t" opacity="22937f" mv:blur="40000f" origin=",.5" offset="0,23000emu"/>
                    <v:textbox>
                      <w:txbxContent>
                        <w:p w14:paraId="27FB431D" w14:textId="77777777" w:rsidR="0006099B" w:rsidRDefault="0006099B" w:rsidP="00A2337B">
                          <w:pPr>
                            <w:rPr>
                              <w:rFonts w:eastAsia="Times New Roman" w:cs="Times New Roman"/>
                            </w:rPr>
                          </w:pPr>
                        </w:p>
                      </w:txbxContent>
                    </v:textbox>
                  </v:rect>
                  <v:rect id="Rectangle 941" o:spid="_x0000_s1555" style="position:absolute;left:2360311;top:2324037;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jGAwwAA&#10;ANwAAAAPAAAAZHJzL2Rvd25yZXYueG1sRI9Pi8IwFMTvC36H8ARva1rRZa1GEcE/7J62Cl4fzbMt&#10;Ni+hiVq/vVkQPA4z8xtmvuxMI27U+tqygnSYgCAurK65VHA8bD6/QfiArLGxTAoe5GG56H3MMdP2&#10;zn90y0MpIoR9hgqqEFwmpS8qMuiH1hFH72xbgyHKtpS6xXuEm0aOkuRLGqw5LlToaF1RccmvRsHu&#10;nKbofh7b8vdwum52ONG5dEoN+t1qBiJQF97hV3uvFUzHKfyfiUdAL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FjGAwwAAANwAAAAPAAAAAAAAAAAAAAAAAJcCAABkcnMvZG93&#10;bnJldi54bWxQSwUGAAAAAAQABAD1AAAAhwMAAAAA&#10;" fillcolor="#e36c0a [2409]" strokecolor="#4579b8 [3044]">
                    <v:shadow on="t" opacity="22937f" mv:blur="40000f" origin=",.5" offset="0,23000emu"/>
                    <v:textbox>
                      <w:txbxContent>
                        <w:p w14:paraId="5A1E57C0" w14:textId="77777777" w:rsidR="0006099B" w:rsidRDefault="0006099B" w:rsidP="00A2337B">
                          <w:pPr>
                            <w:rPr>
                              <w:rFonts w:eastAsia="Times New Roman" w:cs="Times New Roman"/>
                            </w:rPr>
                          </w:pPr>
                        </w:p>
                      </w:txbxContent>
                    </v:textbox>
                  </v:rect>
                  <v:rect id="Rectangle 942" o:spid="_x0000_s1556" style="position:absolute;left:2200332;top:245949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uf/wwAA&#10;ANwAAAAPAAAAZHJzL2Rvd25yZXYueG1sRI9Pi8IwFMTvgt8hPMGLaLpFZK2mRRcED4K7/rk/mmdb&#10;bF5KE2v99mZhYY/DzPyGWWe9qUVHrassK/iYRSCIc6srLhRczrvpJwjnkTXWlknBixxk6XCwxkTb&#10;J/9Qd/KFCBB2CSoovW8SKV1ekkE3sw1x8G62NeiDbAupW3wGuKllHEULabDisFBiQ18l5ffTwyjY&#10;Hq+b+khN7PD7dXeTw6SrDqTUeNRvViA89f4//NfeawXLeQy/Z8IRkO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euf/wwAAANwAAAAPAAAAAAAAAAAAAAAAAJcCAABkcnMvZG93&#10;bnJldi54bWxQSwUGAAAAAAQABAD1AAAAhwMAAAAA&#10;" fillcolor="#fabf8f [1945]" strokecolor="#4579b8 [3044]">
                    <v:shadow on="t" opacity="22937f" mv:blur="40000f" origin=",.5" offset="0,23000emu"/>
                    <v:textbox>
                      <w:txbxContent>
                        <w:p w14:paraId="3BB518D1" w14:textId="77777777" w:rsidR="0006099B" w:rsidRDefault="0006099B" w:rsidP="00A2337B">
                          <w:pPr>
                            <w:rPr>
                              <w:rFonts w:eastAsia="Times New Roman" w:cs="Times New Roman"/>
                            </w:rPr>
                          </w:pPr>
                        </w:p>
                      </w:txbxContent>
                    </v:textbox>
                  </v:rect>
                  <v:rect id="Rectangle 943" o:spid="_x0000_s1557" style="position:absolute;left:2047041;top:260469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GNTxwAA&#10;ANwAAAAPAAAAZHJzL2Rvd25yZXYueG1sRI9Pa8JAFMTvhX6H5RW8mU3rHzS6SikWAoWKiQe9PbLP&#10;JJh9G7KrSb99tyD0OMzMb5j1djCNuFPnassKXqMYBHFhdc2lgmP+OV6AcB5ZY2OZFPyQg+3m+WmN&#10;ibY9H+ie+VIECLsEFVTet4mUrqjIoItsSxy8i+0M+iC7UuoO+wA3jXyL47k0WHNYqLClj4qKa3Yz&#10;CibfX7Pdforx5XZezk7ulLt5mis1ehneVyA8Df4//GinWsFyOoG/M+EIyM0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RDxjU8cAAADcAAAADwAAAAAAAAAAAAAAAACXAgAAZHJz&#10;L2Rvd25yZXYueG1sUEsFBgAAAAAEAAQA9QAAAIsDAAAAAA==&#10;" fillcolor="#fbd4b4 [1305]" strokecolor="#4579b8 [3044]">
                    <v:shadow on="t" opacity="22937f" mv:blur="40000f" origin=",.5" offset="0,23000emu"/>
                    <v:textbox>
                      <w:txbxContent>
                        <w:p w14:paraId="02A83D17" w14:textId="77777777" w:rsidR="0006099B" w:rsidRDefault="0006099B" w:rsidP="00A2337B">
                          <w:pPr>
                            <w:rPr>
                              <w:rFonts w:eastAsia="Times New Roman" w:cs="Times New Roman"/>
                            </w:rPr>
                          </w:pPr>
                        </w:p>
                      </w:txbxContent>
                    </v:textbox>
                  </v:rect>
                  <v:group id="Group 944" o:spid="_x0000_s1558" style="position:absolute;left:1360367;top:2714770;width:1016028;height:883064" coordorigin="1360367,2714770" coordsize="1016028,88306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Ui3ysxgAAANwAAAAPAAAAZHJzL2Rvd25yZXYueG1sRI9Pa8JAFMTvgt9heYK3&#10;uom1YqOriLSlhyCohdLbI/tMgtm3Ibvmz7fvFgoeh5n5DbPZ9aYSLTWutKwgnkUgiDOrS84VfF3e&#10;n1YgnEfWWFkmBQM52G3How0m2nZ8ovbscxEg7BJUUHhfJ1K6rCCDbmZr4uBdbWPQB9nkUjfYBbip&#10;5DyKltJgyWGhwJoOBWW3890o+Oiw2z/Hb216ux6Gn8vL8TuNSanppN+vQXjq/SP83/7UCl4X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SLfKzGAAAA3AAA&#10;AA8AAAAAAAAAAAAAAAAAqQIAAGRycy9kb3ducmV2LnhtbFBLBQYAAAAABAAEAPoAAACcAwAAAAA=&#10;">
                    <v:rect id="Rectangle 945" o:spid="_x0000_s1559" style="position:absolute;left:1927653;top:2714770;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N+iwwAA&#10;ANwAAAAPAAAAZHJzL2Rvd25yZXYueG1sRI9Ba8JAFITvgv9heYVeim4stmp0FWkpeLQqeH1kn9nQ&#10;7HshuzVpf71bKHgcZuYbZrXpfa2u1IZK2MBknIEiLsRWXBo4HT9Gc1AhIlushcnADwXYrIeDFeZW&#10;Ov6k6yGWKkE45GjAxdjkWofCkccwloY4eRdpPcYk21LbFrsE97V+zrJX7bHitOCwoTdHxdfh2xvo&#10;wna+dzPhyu/fdXb+nZbyJMY8PvTbJahIfbyH/9s7a2AxfYG/M+kI6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xN+iwwAAANwAAAAPAAAAAAAAAAAAAAAAAJcCAABkcnMvZG93&#10;bnJldi54bWxQSwUGAAAAAAQABAD1AAAAhwMAAAAA&#10;" fillcolor="#fde9d9 [665]" strokecolor="#4579b8 [3044]">
                      <v:shadow on="t" opacity="22937f" mv:blur="40000f" origin=",.5" offset="0,23000emu"/>
                      <v:textbox>
                        <w:txbxContent>
                          <w:p w14:paraId="21646D2E" w14:textId="77777777" w:rsidR="0006099B" w:rsidRDefault="0006099B" w:rsidP="00A2337B">
                            <w:pPr>
                              <w:rPr>
                                <w:rFonts w:eastAsia="Times New Roman" w:cs="Times New Roman"/>
                              </w:rPr>
                            </w:pPr>
                          </w:p>
                        </w:txbxContent>
                      </v:textbox>
                    </v:rect>
                    <v:rect id="Rectangle 946" o:spid="_x0000_s1560" style="position:absolute;left:1809109;top:2816368;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6n0xAAA&#10;ANwAAAAPAAAAZHJzL2Rvd25yZXYueG1sRI9Ba8JAFITvBf/D8oTemk1KKzZ1FRFspD2ZCL0+ss8k&#10;NPt2ya4x/nu3UOhxmJlvmNVmMr0YafCdZQVZkoIgrq3uuFFwqvZPSxA+IGvsLZOCG3nYrGcPK8y1&#10;vfKRxjI0IkLY56igDcHlUvq6JYM+sY44emc7GAxRDo3UA14j3PTyOU0X0mDHcaFFR7uW6p/yYhQU&#10;5yxD93n7aL6q78u+wFddSqfU43zavoMINIX/8F/7oBW8vSzg90w8AnJ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f+p9MQAAADcAAAADwAAAAAAAAAAAAAAAACXAgAAZHJzL2Rv&#10;d25yZXYueG1sUEsFBgAAAAAEAAQA9QAAAIgDAAAAAA==&#10;" fillcolor="#e36c0a [2409]" strokecolor="#4579b8 [3044]">
                      <v:shadow on="t" opacity="22937f" mv:blur="40000f" origin=",.5" offset="0,23000emu"/>
                      <v:textbox>
                        <w:txbxContent>
                          <w:p w14:paraId="0ABB0121" w14:textId="77777777" w:rsidR="0006099B" w:rsidRDefault="0006099B" w:rsidP="00A2337B">
                            <w:pPr>
                              <w:rPr>
                                <w:rFonts w:eastAsia="Times New Roman" w:cs="Times New Roman"/>
                              </w:rPr>
                            </w:pPr>
                          </w:p>
                        </w:txbxContent>
                      </v:textbox>
                    </v:rect>
                    <v:rect id="Rectangle 947" o:spid="_x0000_s1561" style="position:absolute;left:1673637;top:2926439;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DURnxQAA&#10;ANwAAAAPAAAAZHJzL2Rvd25yZXYueG1sRI9Ba8JAFITvBf/D8oReRDeG0troJsRCoQdBq/b+yD6T&#10;YPZt2N3G+O+7hUKPw8x8w2yK0XRiIOdbywqWiwQEcWV1y7WC8+l9vgLhA7LGzjIpuJOHIp88bDDT&#10;9safNBxDLSKEfYYKmhD6TEpfNWTQL2xPHL2LdQZDlK6W2uEtwk0n0yR5lgZbjgsN9vTWUHU9fhsF&#10;2/1X2e2pTz0e7lc/282GdkdKPU7Hcg0i0Bj+w3/tD63g9ekFfs/EIy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NRGfFAAAA3AAAAA8AAAAAAAAAAAAAAAAAlwIAAGRycy9k&#10;b3ducmV2LnhtbFBLBQYAAAAABAAEAPUAAACJAwAAAAA=&#10;" fillcolor="#fabf8f [1945]" strokecolor="#4579b8 [3044]">
                      <v:shadow on="t" opacity="22937f" mv:blur="40000f" origin=",.5" offset="0,23000emu"/>
                      <v:textbox>
                        <w:txbxContent>
                          <w:p w14:paraId="490E028E" w14:textId="77777777" w:rsidR="0006099B" w:rsidRDefault="0006099B" w:rsidP="00A2337B">
                            <w:pPr>
                              <w:rPr>
                                <w:rFonts w:eastAsia="Times New Roman" w:cs="Times New Roman"/>
                              </w:rPr>
                            </w:pPr>
                          </w:p>
                        </w:txbxContent>
                      </v:textbox>
                    </v:rect>
                    <v:rect id="Rectangle 948" o:spid="_x0000_s1562" style="position:absolute;left:1513658;top:30619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PEiwwAA&#10;ANwAAAAPAAAAZHJzL2Rvd25yZXYueG1sRE9Na8JAEL0L/odlhN50Y6tS02xESguCoNT0YG9DdkxC&#10;s7Mhu4nx37sHwePjfSebwdSip9ZVlhXMZxEI4tzqigsFv9n39B2E88gaa8uk4EYONul4lGCs7ZV/&#10;qD/5QoQQdjEqKL1vYildXpJBN7MNceAutjXoA2wLqVu8hnBTy9coWkmDFYeGEhv6LCn/P3VGwdth&#10;v/w6LjC6dH/r5dmdM7faZUq9TIbtBwhPg3+KH+6dVrBehLXhTDgCMr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mPEiwwAAANwAAAAPAAAAAAAAAAAAAAAAAJcCAABkcnMvZG93&#10;bnJldi54bWxQSwUGAAAAAAQABAD1AAAAhwMAAAAA&#10;" fillcolor="#fbd4b4 [1305]" strokecolor="#4579b8 [3044]">
                      <v:shadow on="t" opacity="22937f" mv:blur="40000f" origin=",.5" offset="0,23000emu"/>
                      <v:textbox>
                        <w:txbxContent>
                          <w:p w14:paraId="39C00C50" w14:textId="77777777" w:rsidR="0006099B" w:rsidRDefault="0006099B" w:rsidP="00A2337B">
                            <w:pPr>
                              <w:rPr>
                                <w:rFonts w:eastAsia="Times New Roman" w:cs="Times New Roman"/>
                              </w:rPr>
                            </w:pPr>
                          </w:p>
                        </w:txbxContent>
                      </v:textbox>
                    </v:rect>
                    <v:rect id="Rectangle 949" o:spid="_x0000_s1563" style="position:absolute;left:1360367;top:320710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dWnwwAA&#10;ANwAAAAPAAAAZHJzL2Rvd25yZXYueG1sRI9Ba8JAFITvBf/D8oReim4sYjV1FVEKHtUWen1kn9nQ&#10;7Hshu5q0v74rCB6HmfmGWa57X6srtaESNjAZZ6CIC7EVlwa+Pj9Gc1AhIlushcnALwVYrwZPS8yt&#10;dHyk6ymWKkE45GjAxdjkWofCkccwloY4eWdpPcYk21LbFrsE97V+zbKZ9lhxWnDY0NZR8XO6eANd&#10;2MwP7k248oedzr7/pqW8iDHPw37zDipSHx/he3tvDSymC7idSUdAr/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idWnwwAAANwAAAAPAAAAAAAAAAAAAAAAAJcCAABkcnMvZG93&#10;bnJldi54bWxQSwUGAAAAAAQABAD1AAAAhwMAAAAA&#10;" fillcolor="#fde9d9 [665]" strokecolor="#4579b8 [3044]">
                      <v:shadow on="t" opacity="22937f" mv:blur="40000f" origin=",.5" offset="0,23000emu"/>
                      <v:textbox>
                        <w:txbxContent>
                          <w:p w14:paraId="35FDCC58" w14:textId="77777777" w:rsidR="0006099B" w:rsidRDefault="0006099B" w:rsidP="00A2337B">
                            <w:pPr>
                              <w:rPr>
                                <w:rFonts w:eastAsia="Times New Roman" w:cs="Times New Roman"/>
                              </w:rPr>
                            </w:pPr>
                          </w:p>
                        </w:txbxContent>
                      </v:textbox>
                    </v:rect>
                  </v:group>
                  <v:rect id="Rectangle 950" o:spid="_x0000_s1564" style="position:absolute;left:3593563;top:1079461;width:448742;height:3907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aurnwQAA&#10;ANwAAAAPAAAAZHJzL2Rvd25yZXYueG1sRE9Na8JAEL0L/Q/LFLyIbipttdFVRCl4tGmh1yE7ZkOz&#10;MyG7mthf3z0IPT7e93o7+EZdqQu1sIGnWQaKuBRbc2Xg6/N9ugQVIrLFRpgM3CjAdvMwWmNupecP&#10;uhaxUimEQ44GXIxtrnUoHXkMM2mJE3eWzmNMsKu07bBP4b7R8yx71R5rTg0OW9o7Kn+KizfQh93y&#10;5BbCtT8ddPb9+1zJRIwZPw67FahIQ/wX391Ha+DtJc1PZ9IR0J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Wrq58EAAADcAAAADwAAAAAAAAAAAAAAAACXAgAAZHJzL2Rvd25y&#10;ZXYueG1sUEsFBgAAAAAEAAQA9QAAAIUDAAAAAA==&#10;" fillcolor="#fde9d9 [665]" strokecolor="#4579b8 [3044]">
                    <v:shadow on="t" opacity="22937f" mv:blur="40000f" origin=",.5" offset="0,23000emu"/>
                    <v:textbox>
                      <w:txbxContent>
                        <w:p w14:paraId="465744B6" w14:textId="77777777" w:rsidR="0006099B" w:rsidRDefault="0006099B" w:rsidP="00A2337B">
                          <w:pPr>
                            <w:rPr>
                              <w:rFonts w:eastAsia="Times New Roman" w:cs="Times New Roman"/>
                            </w:rPr>
                          </w:pPr>
                        </w:p>
                      </w:txbxContent>
                    </v:textbox>
                  </v:rect>
                  <v:shape id="Straight Arrow Connector 951" o:spid="_x0000_s1565" type="#_x0000_t32" style="position:absolute;left:902688;top:544775;width:2915246;height:2517126;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LjH8UAAADcAAAADwAAAGRycy9kb3ducmV2LnhtbESPQWvCQBSE70L/w/IKvekmQqWNriKi&#10;0B6qmKrnZ/aZBLNvY3ar0V/vCgWPw8x8w4wmranEmRpXWlYQ9yIQxJnVJecKNr+L7gcI55E1VpZJ&#10;wZUcTMYvnREm2l54TefU5yJA2CWooPC+TqR0WUEGXc/WxME72MagD7LJpW7wEuCmkv0oGkiDJYeF&#10;AmuaFZQd0z+jgOrv5Wp/Sk/z2+G6i7eotyb7UerttZ0OQXhq/TP83/7SCj7fY3icCUdAju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GLjH8UAAADcAAAADwAAAAAAAAAA&#10;AAAAAAChAgAAZHJzL2Rvd25yZXYueG1sUEsFBgAAAAAEAAQA+QAAAJMDAAAAAA==&#10;" strokecolor="#4f81bd [3204]" strokeweight="1pt">
                    <v:stroke endarrow="open"/>
                    <v:shadow on="t" opacity="24903f" mv:blur="40000f" origin=",.5" offset="0,20000emu"/>
                  </v:shape>
                  <v:shape id="Text Box 952" o:spid="_x0000_s1566" type="#_x0000_t202" style="position:absolute;left:1879640;top:1583134;width:469900;height:276999;rotation:-2791330fd;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nOnxgAA&#10;ANwAAAAPAAAAZHJzL2Rvd25yZXYueG1sRI/BTsMwEETvSPyDtUjcqENoaUnrVghRxA0l9NDj1l6S&#10;qPY6it0m8PUYqRLH0cy80aw2o7PiTH1oPSu4n2QgiLU3LdcKdp/buwWIEJENWs+k4JsCbNbXVyss&#10;jB+4pHMVa5EgHApU0MTYFVIG3ZDDMPEdcfK+fO8wJtnX0vQ4JLizMs+yR+mw5bTQYEcvDeljdXIK&#10;yo/q4Ucfyv3rfDrqw2Dz6mTflLq9GZ+XICKN8T98ab8bBU+zHP7OpCMg1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fnOnxgAAANwAAAAPAAAAAAAAAAAAAAAAAJcCAABkcnMv&#10;ZG93bnJldi54bWxQSwUGAAAAAAQABAD1AAAAigMAAAAA&#10;" filled="f" stroked="f">
                    <v:textbox style="mso-fit-shape-to-text:t">
                      <w:txbxContent>
                        <w:p w14:paraId="50C3D36D"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time</w:t>
                          </w:r>
                        </w:p>
                      </w:txbxContent>
                    </v:textbox>
                  </v:shape>
                  <v:shape id="Text Box 953" o:spid="_x0000_s1567" type="#_x0000_t202" style="position:absolute;left:2296080;top:267770;width:118427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Q+sxAAA&#10;ANwAAAAPAAAAZHJzL2Rvd25yZXYueG1sRI/BbsIwEETvlfgHa5F6AwdaEAQMQrSVuBUCH7CKlzgk&#10;XkexgbRfjysh9TiamTea5bqztbhR60vHCkbDBARx7nTJhYLT8WswA+EDssbaMSn4IQ/rVe9lial2&#10;dz7QLQuFiBD2KSowITSplD43ZNEPXUMcvbNrLYYo20LqFu8Rbms5TpKptFhyXDDY0NZQXmVXq2CW&#10;2O+qmo/33r7/jiZm++E+m4tSr/1uswARqAv/4Wd7pxXMJ2/wdyYeAbl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C0PrMQAAADcAAAADwAAAAAAAAAAAAAAAACXAgAAZHJzL2Rv&#10;d25yZXYueG1sUEsFBgAAAAAEAAQA9QAAAIgDAAAAAA==&#10;" filled="f" stroked="f">
                    <v:textbox style="mso-fit-shape-to-text:t">
                      <w:txbxContent>
                        <w:p w14:paraId="33D1B182"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Series of images</w:t>
                          </w:r>
                        </w:p>
                      </w:txbxContent>
                    </v:textbox>
                  </v:shape>
                  <v:shape id="Text Box 954" o:spid="_x0000_s1568" type="#_x0000_t202" style="position:absolute;left:434277;top:6434834;width:456074;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JfYwwAA&#10;ANwAAAAPAAAAZHJzL2Rvd25yZXYueG1sRI/disIwFITvF3yHcATv1lTRRatRxB/YO3fVBzg0x6a2&#10;OSlN1LpPbwRhL4eZ+YaZL1tbiRs1vnCsYNBPQBBnThecKzgdd58TED4ga6wck4IHeVguOh9zTLW7&#10;8y/dDiEXEcI+RQUmhDqV0meGLPq+q4mjd3aNxRBlk0vd4D3CbSWHSfIlLRYcFwzWtDaUlYerVTBJ&#10;7L4sp8Mfb0d/g7FZb9y2vijV67arGYhAbfgPv9vfWsF0PILXmXg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JfYwwAAANwAAAAPAAAAAAAAAAAAAAAAAJcCAABkcnMvZG93&#10;bnJldi54bWxQSwUGAAAAAAQABAD1AAAAhwMAAAAA&#10;" filled="f" stroked="f">
                    <v:textbox style="mso-fit-shape-to-text:t">
                      <w:txbxContent>
                        <w:p w14:paraId="4CAF8689"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a.h5</w:t>
                          </w:r>
                        </w:p>
                      </w:txbxContent>
                    </v:textbox>
                  </v:shape>
                  <v:shape id="Text Box 955" o:spid="_x0000_s1569" type="#_x0000_t202" style="position:absolute;left:1941349;top:6434834;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DJDxAAA&#10;ANwAAAAPAAAAZHJzL2Rvd25yZXYueG1sRI/dasJAFITvC77DcgTv6kYxRVNXEX+gd1btAxyyp9k0&#10;2bMhu2rs07uC4OUwM98w82Vna3Gh1peOFYyGCQji3OmSCwU/p937FIQPyBprx6TgRh6Wi97bHDPt&#10;rnygyzEUIkLYZ6jAhNBkUvrckEU/dA1x9H5dazFE2RZSt3iNcFvLcZJ8SIslxwWDDa0N5dXxbBVM&#10;E7uvqtn429vJ/yg1643bNn9KDfrd6hNEoC68ws/2l1YwS1N4nIlHQC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IgyQ8QAAADcAAAADwAAAAAAAAAAAAAAAACXAgAAZHJzL2Rv&#10;d25yZXYueG1sUEsFBgAAAAAEAAQA9QAAAIgDAAAAAA==&#10;" filled="f" stroked="f">
                    <v:textbox style="mso-fit-shape-to-text:t">
                      <w:txbxContent>
                        <w:p w14:paraId="2F1294BC"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b.h5</w:t>
                          </w:r>
                        </w:p>
                      </w:txbxContent>
                    </v:textbox>
                  </v:shape>
                  <v:shape id="Text Box 956" o:spid="_x0000_s1570" type="#_x0000_t202" style="position:absolute;left:3480052;top:6450974;width:44743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Wqw0wwAA&#10;ANwAAAAPAAAAZHJzL2Rvd25yZXYueG1sRI/disIwFITvhX2HcBa801RZRatRFl3BO392H+DQHJtu&#10;m5PSRK0+vREEL4eZ+YaZL1tbiQs1vnCsYNBPQBBnThecK/j73fQmIHxA1lg5JgU38rBcfHTmmGp3&#10;5QNdjiEXEcI+RQUmhDqV0meGLPq+q4mjd3KNxRBlk0vd4DXCbSWHSTKWFguOCwZrWhnKyuPZKpgk&#10;dleW0+He26/7YGRWa/dT/yvV/Wy/ZyACteEdfrW3WsF0NIbnmXgE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Wqw0wwAAANwAAAAPAAAAAAAAAAAAAAAAAJcCAABkcnMvZG93&#10;bnJldi54bWxQSwUGAAAAAAQABAD1AAAAhwMAAAAA&#10;" filled="f" stroked="f">
                    <v:textbox style="mso-fit-shape-to-text:t">
                      <w:txbxContent>
                        <w:p w14:paraId="2767218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c.h5</w:t>
                          </w:r>
                        </w:p>
                      </w:txbxContent>
                    </v:textbox>
                  </v:shape>
                  <v:group id="Group 957" o:spid="_x0000_s1571" style="position:absolute;left:251823;top:5908269;width:1440269;height:368324" coordorigin="251823,5908269"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gHQGxgAAANwAAAAPAAAAZHJzL2Rvd25yZXYueG1sRI9Pa8JAFMTvgt9heYK3&#10;uonFaqOriLSlhyCohdLbI/tMgtm3Ibvmz7fvFgoeh5n5DbPZ9aYSLTWutKwgnkUgiDOrS84VfF3e&#10;n1YgnEfWWFkmBQM52G3How0m2nZ8ovbscxEg7BJUUHhfJ1K6rCCDbmZr4uBdbWPQB9nkUjfYBbip&#10;5DyKXqTBksNCgTUdCspu57tR8NFht3+O39r0dj0MP5fF8TuNSanppN+vQXjq/SP83/7UCl4XS/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GAdAbGAAAA3AAA&#10;AA8AAAAAAAAAAAAAAAAAqQIAAGRycy9kb3ducmV2LnhtbFBLBQYAAAAABAAEAPoAAACcAwAAAAA=&#10;">
                    <v:shape id="Cube 958" o:spid="_x0000_s1572" type="#_x0000_t16" style="position:absolute;left:251823;top:5908281;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JynHxAAA&#10;ANwAAAAPAAAAZHJzL2Rvd25yZXYueG1sRE9da8IwFH0X9h/CHextprNzaGcso04QwcGcIL5dmmsb&#10;1tyUJtXu35uHgY+H873IB9uIC3XeOFbwMk5AEJdOG64UHH7WzzMQPiBrbByTgj/ykC8fRgvMtLvy&#10;N132oRIxhH2GCuoQ2kxKX9Zk0Y9dSxy5s+sshgi7SuoOrzHcNnKSJG/SouHYUGNLRU3l7763Cmaf&#10;/evOHL/Wp9PZbNOVSbEpjko9PQ4f7yACDeEu/ndvtIL5NK6NZ+IR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cpx8QAAADcAAAADwAAAAAAAAAAAAAAAACXAgAAZHJzL2Rv&#10;d25yZXYueG1sUEsFBgAAAAAEAAQA9QAAAIgDAAAAAA==&#10;" fillcolor="#fde9d9 [665]" strokecolor="#548dd4 [1951]">
                      <v:shadow on="t" opacity="22937f" mv:blur="40000f" origin=",.5" offset="0,23000emu"/>
                      <v:textbox>
                        <w:txbxContent>
                          <w:p w14:paraId="0377BE6F" w14:textId="77777777" w:rsidR="0006099B" w:rsidRDefault="0006099B" w:rsidP="00A2337B">
                            <w:pPr>
                              <w:rPr>
                                <w:rFonts w:eastAsia="Times New Roman" w:cs="Times New Roman"/>
                              </w:rPr>
                            </w:pPr>
                          </w:p>
                        </w:txbxContent>
                      </v:textbox>
                    </v:shape>
                    <v:line id="Straight Connector 959" o:spid="_x0000_s1573" style="position:absolute;visibility:visible;mso-wrap-style:square" from="1203695,5908269" to="1692092,590828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FkWQ8YAAADcAAAADwAAAGRycy9kb3ducmV2LnhtbESPQWvCQBSE7wX/w/KE3upGQTGpq4hS&#10;EIq2ag/29pp9ZoPZt2l2Nem/7xaEHoeZ+YaZLTpbiRs1vnSsYDhIQBDnTpdcKPg4vjxNQfiArLFy&#10;TAp+yMNi3nuYYaZdy3u6HUIhIoR9hgpMCHUmpc8NWfQDVxNH7+waiyHKppC6wTbCbSVHSTKRFkuO&#10;CwZrWhnKL4erVZC/rb9eWzTf2wrNMB3vTu+nz41Sj/1u+QwiUBf+w/f2RitIxyn8nYlHQM5/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hZFkPGAAAA3AAAAA8AAAAAAAAA&#10;AAAAAAAAoQIAAGRycy9kb3ducmV2LnhtbFBLBQYAAAAABAAEAPkAAACUAwAAAAA=&#10;" strokecolor="#4f81bd [3204]">
                      <v:stroke dashstyle="1 1"/>
                      <v:shadow on="t" opacity="24903f" mv:blur="40000f" origin=",.5" offset="0,20000emu"/>
                    </v:line>
                    <v:line id="Straight Connector 960" o:spid="_x0000_s1574" style="position:absolute;visibility:visible;mso-wrap-style:square" from="1203695,6160199" to="1692092,61602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91Y8MAAADcAAAADwAAAGRycy9kb3ducmV2LnhtbERPy2oCMRTdF/yHcAV3NaNQqaNRRBEE&#10;qa92obvbye1kcHIznaTO+PdmUXB5OO/pvLWluFHtC8cKBv0EBHHmdMG5gq/P9es7CB+QNZaOScGd&#10;PMxnnZcppto1fKTbKeQihrBPUYEJoUql9Jkhi77vKuLI/bjaYoiwzqWusYnhtpTDJBlJiwXHBoMV&#10;LQ1l19OfVZDtV9/bBs3vR4lmMH7bnQ/ny0apXrddTEAEasNT/O/eaAXjUZwfz8Qj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cPdWPDAAAA3AAAAA8AAAAAAAAAAAAA&#10;AAAAoQIAAGRycy9kb3ducmV2LnhtbFBLBQYAAAAABAAEAPkAAACRAwAAAAA=&#10;" strokecolor="#4f81bd [3204]">
                      <v:stroke dashstyle="1 1"/>
                      <v:shadow on="t" opacity="24903f" mv:blur="40000f" origin=",.5" offset="0,20000emu"/>
                    </v:line>
                    <v:line id="Straight Connector 961" o:spid="_x0000_s1575" style="position:absolute;visibility:visible;mso-wrap-style:square" from="1150194,6276581" to="1638591,62765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EPQ+MYAAADcAAAADwAAAGRycy9kb3ducmV2LnhtbESPQWvCQBSE74X+h+UVvNVNBEWjq5SK&#10;IJS21nrQ2zP7mg3Nvo3ZrYn/3i0IHoeZ+YaZLTpbiTM1vnSsIO0nIIhzp0suFOy+V89jED4ga6wc&#10;k4ILeVjMHx9mmGnX8hedt6EQEcI+QwUmhDqT0ueGLPq+q4mj9+MaiyHKppC6wTbCbSUHSTKSFkuO&#10;CwZrejWU/27/rIL8c3l8a9Gc3is06WT4sd/sD2ulek/dyxREoC7cw7f2WiuYjFL4PxOPgJxf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hD0PjGAAAA3AAAAA8AAAAAAAAA&#10;AAAAAAAAoQIAAGRycy9kb3ducmV2LnhtbFBLBQYAAAAABAAEAPkAAACUAwAAAAA=&#10;" strokecolor="#4f81bd [3204]">
                      <v:stroke dashstyle="1 1"/>
                      <v:shadow on="t" opacity="24903f" mv:blur="40000f" origin=",.5" offset="0,20000emu"/>
                    </v:line>
                    <v:line id="Straight Connector 962" o:spid="_x0000_s1576" style="position:absolute;visibility:visible;mso-wrap-style:square" from="1115595,6005659" to="1603992,60056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JFOj8YAAADcAAAADwAAAGRycy9kb3ducmV2LnhtbESPQWvCQBSE70L/w/IK3nSjoNTUVYoi&#10;CKK1aQ/29pp9zYZm38bsauK/dwuFHoeZ+YaZLztbiSs1vnSsYDRMQBDnTpdcKPh43wyeQPiArLFy&#10;TApu5GG5eOjNMdWu5Te6ZqEQEcI+RQUmhDqV0ueGLPqhq4mj9+0aiyHKppC6wTbCbSXHSTKVFkuO&#10;CwZrWhnKf7KLVZC/rr92LZrzvkIzmk0Op+Ppc6tU/7F7eQYRqAv/4b/2ViuYTcfweyYeAbm4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BiRTo/GAAAA3AAAAA8AAAAAAAAA&#10;AAAAAAAAoQIAAGRycy9kb3ducmV2LnhtbFBLBQYAAAAABAAEAPkAAACUAwAAAAA=&#10;" strokecolor="#4f81bd [3204]">
                      <v:stroke dashstyle="1 1"/>
                      <v:shadow on="t" opacity="24903f" mv:blur="40000f" origin=",.5" offset="0,20000emu"/>
                    </v:line>
                  </v:group>
                  <v:group id="Group 963" o:spid="_x0000_s1577" style="position:absolute;left:1780747;top:5908281;width:1440269;height:368324" coordorigin="1780747,5908281"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Q17i4xQAAANwAAAAPAAAAZHJzL2Rvd25yZXYueG1sRI9Bi8IwFITvwv6H8IS9&#10;adoVxa1GEXGXPYigLoi3R/Nsi81LaWJb/70RBI/DzHzDzJedKUVDtSssK4iHEQji1OqCMwX/x5/B&#10;FITzyBpLy6TgTg6Wi4/eHBNtW95Tc/CZCBB2CSrIva8SKV2ak0E3tBVx8C62NuiDrDOpa2wD3JTy&#10;K4om0mDBYSHHitY5pdfDzSj4bbFdjeJNs71e1vfzcbw7bWNS6rPfrWYgPHX+HX61/7SC78k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Ne4uMUAAADcAAAA&#10;DwAAAAAAAAAAAAAAAACpAgAAZHJzL2Rvd25yZXYueG1sUEsFBgAAAAAEAAQA+gAAAJsDAAAAAA==&#10;">
                    <v:shape id="Cube 964" o:spid="_x0000_s1578" type="#_x0000_t16" style="position:absolute;left:1780747;top:5908293;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" fillcolor="#fbd4b4 [1305]" strokecolor="#548dd4 [1951]">
                      <v:shadow on="t" opacity="22937f" mv:blur="40000f" origin=",.5" offset="0,23000emu"/>
                      <v:textbox>
                        <w:txbxContent>
                          <w:p w14:paraId="3342878F" w14:textId="77777777" w:rsidR="0006099B" w:rsidRDefault="0006099B" w:rsidP="00A2337B">
                            <w:pPr>
                              <w:rPr>
                                <w:rFonts w:eastAsia="Times New Roman" w:cs="Times New Roman"/>
                              </w:rPr>
                            </w:pPr>
                          </w:p>
                        </w:txbxContent>
                      </v:textbox>
                    </v:shape>
                    <v:line id="Straight Connector 965" o:spid="_x0000_s1579" style="position:absolute;visibility:visible;mso-wrap-style:square" from="2732619,5908281" to="3221016,590829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jW+8YAAADcAAAADwAAAGRycy9kb3ducmV2LnhtbESPQWvCQBSE74L/YXlCb7qxoNTUVaSl&#10;IIhW0x7s7Zl9ZoPZt2l2Nem/7xYKHoeZ+YaZLztbiRs1vnSsYDxKQBDnTpdcKPj8eBs+gfABWWPl&#10;mBT8kIflot+bY6pdywe6ZaEQEcI+RQUmhDqV0ueGLPqRq4mjd3aNxRBlU0jdYBvhtpKPSTKVFkuO&#10;CwZrejGUX7KrVZC/v542LZrvbYVmPJvsjvvj11qph0G3egYRqAv38H97rRXMphP4OxOPgFz8Ag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d41vvGAAAA3AAAAA8AAAAAAAAA&#10;AAAAAAAAoQIAAGRycy9kb3ducmV2LnhtbFBLBQYAAAAABAAEAPkAAACUAwAAAAA=&#10;" strokecolor="#4f81bd [3204]">
                      <v:stroke dashstyle="1 1"/>
                      <v:shadow on="t" opacity="24903f" mv:blur="40000f" origin=",.5" offset="0,20000emu"/>
                    </v:line>
                    <v:line id="Straight Connector 966" o:spid="_x0000_s1580" style="position:absolute;visibility:visible;mso-wrap-style:square" from="2732619,6160211" to="3221016,616022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6pIjMYAAADcAAAADwAAAGRycy9kb3ducmV2LnhtbESPQWvCQBSE74L/YXlCb7qx0KCpq4il&#10;IEhr1R7s7TX7zAazb9PsatJ/3xWEHoeZ+YaZLTpbiSs1vnSsYDxKQBDnTpdcKPg8vA4nIHxA1lg5&#10;JgW/5GEx7/dmmGnX8o6u+1CICGGfoQITQp1J6XNDFv3I1cTRO7nGYoiyKaRusI1wW8nHJEmlxZLj&#10;gsGaVoby8/5iFeTbl+9Ni+bnrUIznj69Hz+OX2ulHgbd8hlEoC78h+/ttVYwTVO4nYlHQM7/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eqSIzGAAAA3AAAAA8AAAAAAAAA&#10;AAAAAAAAoQIAAGRycy9kb3ducmV2LnhtbFBLBQYAAAAABAAEAPkAAACUAwAAAAA=&#10;" strokecolor="#4f81bd [3204]">
                      <v:stroke dashstyle="1 1"/>
                      <v:shadow on="t" opacity="24903f" mv:blur="40000f" origin=",.5" offset="0,20000emu"/>
                    </v:line>
                    <v:line id="Straight Connector 967" o:spid="_x0000_s1581" style="position:absolute;visibility:visible;mso-wrap-style:square" from="2679118,6276593" to="3167515,62766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ObtF8cAAADcAAAADwAAAGRycy9kb3ducmV2LnhtbESPT2sCMRTE70K/Q3iF3jSroK1bo4gi&#10;CKVa/xzs7XXzulncvKyb1N1++0YoeBxm5jfMZNbaUlyp9oVjBf1eAoI4c7rgXMHxsOq+gPABWWPp&#10;mBT8kofZ9KEzwVS7hnd03YdcRAj7FBWYEKpUSp8Zsuh7riKO3rerLYYo61zqGpsIt6UcJMlIWiw4&#10;LhisaGEoO+9/rIJsu/x6a9Bc3ks0/fFwc/o4fa6Venps568gArXhHv5vr7WC8egZbmfiEZDT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I5u0XxwAAANwAAAAPAAAAAAAA&#10;AAAAAAAAAKECAABkcnMvZG93bnJldi54bWxQSwUGAAAAAAQABAD5AAAAlQMAAAAA&#10;" strokecolor="#4f81bd [3204]">
                      <v:stroke dashstyle="1 1"/>
                      <v:shadow on="t" opacity="24903f" mv:blur="40000f" origin=",.5" offset="0,20000emu"/>
                    </v:line>
                    <v:line id="Straight Connector 968" o:spid="_x0000_s1582" style="position:absolute;visibility:visible;mso-wrap-style:square" from="2644519,6005671" to="3132916,60056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Xl5ZcMAAADcAAAADwAAAGRycy9kb3ducmV2LnhtbERPy2oCMRTdF/yHcAV3NaNQqaNRRBEE&#10;qa92obvbye1kcHIznaTO+PdmUXB5OO/pvLWluFHtC8cKBv0EBHHmdMG5gq/P9es7CB+QNZaOScGd&#10;PMxnnZcppto1fKTbKeQihrBPUYEJoUql9Jkhi77vKuLI/bjaYoiwzqWusYnhtpTDJBlJiwXHBoMV&#10;LQ1l19OfVZDtV9/bBs3vR4lmMH7bnQ/ny0apXrddTEAEasNT/O/eaAXjUVwbz8QjIGc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l5eWXDAAAA3AAAAA8AAAAAAAAAAAAA&#10;AAAAoQIAAGRycy9kb3ducmV2LnhtbFBLBQYAAAAABAAEAPkAAACRAwAAAAA=&#10;" strokecolor="#4f81bd [3204]">
                      <v:stroke dashstyle="1 1"/>
                      <v:shadow on="t" opacity="24903f" mv:blur="40000f" origin=",.5" offset="0,20000emu"/>
                    </v:line>
                  </v:group>
                  <v:group id="Group 969" o:spid="_x0000_s1583" style="position:absolute;left:3347992;top:5908293;width:1440269;height:368324" coordorigin="3347992,5908293"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E/j1LGAAAA3AAA&#10;AA8AAAAAAAAAAAAAAAAAqQIAAGRycy9kb3ducmV2LnhtbFBLBQYAAAAABAAEAPoAAACcAwAAAAA=&#10;">
                    <v:shape id="Cube 970" o:spid="_x0000_s1584" type="#_x0000_t16" style="position:absolute;left:3347992;top:5908305;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34ZwQAA&#10;ANwAAAAPAAAAZHJzL2Rvd25yZXYueG1sRE/dasIwFL4f7B3CGexupjqYW9dUpCDoLgRrH+DQHJvO&#10;5qQkUeuefrkY7PLj+y9Wkx3ElXzoHSuYzzIQxK3TPXcKmuPm5R1EiMgaB8ek4E4BVuXjQ4G5djc+&#10;0LWOnUghHHJUYGIccylDa8himLmROHEn5y3GBH0ntcdbCreDXGTZm7TYc2owOFJlqD3XF6ugahq/&#10;239134E3xv/sXf16okqp56dp/Qki0hT/xX/urVbwsUzz05l0BGT5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pd+GcEAAADcAAAADwAAAAAAAAAAAAAAAACXAgAAZHJzL2Rvd25y&#10;ZXYueG1sUEsFBgAAAAAEAAQA9QAAAIUDAAAAAA==&#10;" fillcolor="#fabf8f [1945]" strokecolor="#548dd4 [1951]">
                      <v:shadow on="t" opacity="22937f" mv:blur="40000f" origin=",.5" offset="0,23000emu"/>
                      <v:textbox>
                        <w:txbxContent>
                          <w:p w14:paraId="1F7DCA2F" w14:textId="77777777" w:rsidR="0006099B" w:rsidRDefault="0006099B" w:rsidP="00A2337B">
                            <w:pPr>
                              <w:rPr>
                                <w:rFonts w:eastAsia="Times New Roman" w:cs="Times New Roman"/>
                              </w:rPr>
                            </w:pPr>
                          </w:p>
                        </w:txbxContent>
                      </v:textbox>
                    </v:shape>
                    <v:line id="Straight Connector 971" o:spid="_x0000_s1585" style="position:absolute;visibility:visible;mso-wrap-style:square" from="4299864,5908293" to="4788261,59083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ZpGJcYAAADcAAAADwAAAGRycy9kb3ducmV2LnhtbESPS2vDMBCE74X+B7GF3mrZgT7iRgkh&#10;oRAIzfuQ3LbW1jK1Vq6lxO6/rwKFHoeZ+YYZTXpbiwu1vnKsIEtSEMSF0xWXCg77t4cXED4ga6wd&#10;k4If8jAZ396MMNeu4y1ddqEUEcI+RwUmhCaX0heGLPrENcTR+3StxRBlW0rdYhfhtpaDNH2SFiuO&#10;CwYbmhkqvnZnq6BYzz+WHZrv9xpNNnxcHTfH00Kp+7t++goiUB/+w3/thVYwfM7geiYeATn+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2aRiXGAAAA3AAAAA8AAAAAAAAA&#10;AAAAAAAAoQIAAGRycy9kb3ducmV2LnhtbFBLBQYAAAAABAAEAPkAAACUAwAAAAA=&#10;" strokecolor="#4f81bd [3204]">
                      <v:stroke dashstyle="1 1"/>
                      <v:shadow on="t" opacity="24903f" mv:blur="40000f" origin=",.5" offset="0,20000emu"/>
                    </v:line>
                    <v:line id="Straight Connector 972" o:spid="_x0000_s1586" style="position:absolute;visibility:visible;mso-wrap-style:square" from="4299864,6160223" to="4788261,6160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UjYUsYAAADcAAAADwAAAGRycy9kb3ducmV2LnhtbESPQWsCMRSE70L/Q3gFb5pVsK1bo4gi&#10;CKK2tgd7e928bhY3L+smuuu/b4RCj8PMfMNMZq0txZVqXzhWMOgnIIgzpwvOFXx+rHovIHxA1lg6&#10;JgU38jCbPnQmmGrX8DtdDyEXEcI+RQUmhCqV0meGLPq+q4ij9+NqiyHKOpe6xibCbSmHSfIkLRYc&#10;FwxWtDCUnQ4XqyDbL783DZrztkQzGI92x7fj11qp7mM7fwURqA3/4b/2WisYPw/hfiYeATn9B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J1I2FLGAAAA3AAAAA8AAAAAAAAA&#10;AAAAAAAAoQIAAGRycy9kb3ducmV2LnhtbFBLBQYAAAAABAAEAPkAAACUAwAAAAA=&#10;" strokecolor="#4f81bd [3204]">
                      <v:stroke dashstyle="1 1"/>
                      <v:shadow on="t" opacity="24903f" mv:blur="40000f" origin=",.5" offset="0,20000emu"/>
                    </v:line>
                    <v:line id="Straight Connector 973" o:spid="_x0000_s1587" style="position:absolute;visibility:visible;mso-wrap-style:square" from="4246363,6276605" to="4734760,62766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gR9yccAAADcAAAADwAAAGRycy9kb3ducmV2LnhtbESPQWvCQBSE74X+h+UVvJmNFaumrlKU&#10;glCqrXrQ22v2NRuafZtmtyb++25B6HGYmW+Y2aKzlThT40vHCgZJCoI4d7rkQsFh/9yfgPABWWPl&#10;mBRcyMNifnszw0y7lt/pvAuFiBD2GSowIdSZlD43ZNEnriaO3qdrLIYom0LqBtsIt5W8T9MHabHk&#10;uGCwpqWh/Gv3YxXk29XHS4vm+7VCM5iONse342mtVO+ue3oEEagL/+Fre60VTMdD+DsTj4C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yBH3JxwAAANwAAAAPAAAAAAAA&#10;AAAAAAAAAKECAABkcnMvZG93bnJldi54bWxQSwUGAAAAAAQABAD5AAAAlQMAAAAA&#10;" strokecolor="#4f81bd [3204]">
                      <v:stroke dashstyle="1 1"/>
                      <v:shadow on="t" opacity="24903f" mv:blur="40000f" origin=",.5" offset="0,20000emu"/>
                    </v:line>
                    <v:line id="Straight Connector 974" o:spid="_x0000_s1588" style="position:absolute;visibility:visible;mso-wrap-style:square" from="4211764,6005683" to="4700161,6005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e3lvccAAADcAAAADwAAAGRycy9kb3ducmV2LnhtbESPQWvCQBSE74X+h+UVvJmNRaumrlKU&#10;glCqrXrQ22v2NRuafZtmtyb++25B6HGYmW+Y2aKzlThT40vHCgZJCoI4d7rkQsFh/9yfgPABWWPl&#10;mBRcyMNifnszw0y7lt/pvAuFiBD2GSowIdSZlD43ZNEnriaO3qdrLIYom0LqBtsIt5W8T9MHabHk&#10;uGCwpqWh/Gv3YxXk29XHS4vm+7VCM5iONse342mtVO+ue3oEEagL/+Fre60VTMdD+DsTj4Cc/w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97eW9xwAAANwAAAAPAAAAAAAA&#10;AAAAAAAAAKECAABkcnMvZG93bnJldi54bWxQSwUGAAAAAAQABAD5AAAAlQMAAAAA&#10;" strokecolor="#4f81bd [3204]">
                      <v:stroke dashstyle="1 1"/>
                      <v:shadow on="t" opacity="24903f" mv:blur="40000f" origin=",.5" offset="0,20000emu"/>
                    </v:line>
                  </v:group>
                  <v:group id="Group 975" o:spid="_x0000_s1589" style="position:absolute;left:4779279;top:5908293;width:1440269;height:368324" coordorigin="4779279,5908293" coordsize="1440269,3683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1qxOKxgAAANwAAAAPAAAAZHJzL2Rvd25yZXYueG1sRI9Pa8JAFMTvgt9heYK3&#10;uonFaqOriLSlhyCohdLbI/tMgtm3Ibvmz7fvFgoeh5n5DbPZ9aYSLTWutKwgnkUgiDOrS84VfF3e&#10;n1YgnEfWWFkmBQM52G3How0m2nZ8ovbscxEg7BJUUHhfJ1K6rCCDbmZr4uBdbWPQB9nkUjfYBbip&#10;5DyKXqTBksNCgTUdCspu57tR8NFht3+O39r0dj0MP5fF8TuNSanppN+vQXjq/SP83/7UCl6X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WrE4rGAAAA3AAA&#10;AA8AAAAAAAAAAAAAAAAAqQIAAGRycy9kb3ducmV2LnhtbFBLBQYAAAAABAAEAPoAAACcAwAAAAA=&#10;">
                    <v:shape id="Cube 976" o:spid="_x0000_s1590" type="#_x0000_t16" style="position:absolute;left:4779279;top:5908305;width:954569;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HSyMxQAA&#10;ANwAAAAPAAAAZHJzL2Rvd25yZXYueG1sRI9BawIxFITvgv8hvII3zbaCtluj2EWletP20ONj87ob&#10;unlZk6hrf31TEDwOM/MNM1t0thFn8sE4VvA4ykAQl04brhR8fqyHzyBCRNbYOCYFVwqwmPd7M8y1&#10;u/CezodYiQThkKOCOsY2lzKUNVkMI9cSJ+/beYsxSV9J7fGS4LaRT1k2kRYNp4UaWypqKn8OJ6ug&#10;+PLj+GY2hT9Wv263WxX7bTBKDR665SuISF28h2/td63gZTqB/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kdLIzFAAAA3AAAAA8AAAAAAAAAAAAAAAAAlwIAAGRycy9k&#10;b3ducmV2LnhtbFBLBQYAAAAABAAEAPUAAACJAwAAAAA=&#10;" fillcolor="#e36c0a [2409]" strokecolor="#548dd4 [1951]">
                      <v:shadow on="t" opacity="22937f" mv:blur="40000f" origin=",.5" offset="0,23000emu"/>
                      <v:textbox>
                        <w:txbxContent>
                          <w:p w14:paraId="2E420911" w14:textId="77777777" w:rsidR="0006099B" w:rsidRDefault="0006099B" w:rsidP="00A2337B">
                            <w:pPr>
                              <w:rPr>
                                <w:rFonts w:eastAsia="Times New Roman" w:cs="Times New Roman"/>
                              </w:rPr>
                            </w:pPr>
                          </w:p>
                        </w:txbxContent>
                      </v:textbox>
                    </v:shape>
                    <v:line id="Straight Connector 977" o:spid="_x0000_s1591" style="position:absolute;visibility:visible;mso-wrap-style:square" from="5731151,5908293" to="6219548,59083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97yscAAADcAAAADwAAAGRycy9kb3ducmV2LnhtbESPT2sCMRTE74V+h/AKvdWsglq3RhFF&#10;EIq1/jnY2+vmdbO4eVk3qbt++0YoeBxm5jfMeNraUlyo9oVjBd1OAoI4c7rgXMFhv3x5BeEDssbS&#10;MSm4kofp5PFhjKl2DW/psgu5iBD2KSowIVSplD4zZNF3XEUcvR9XWwxR1rnUNTYRbkvZS5KBtFhw&#10;XDBY0dxQdtr9WgXZZvH93qA5r0s03VH/4/h5/Fop9fzUzt5ABGrDPfzfXmkFo+EQbmfiEZCTP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NP3vKxwAAANwAAAAPAAAAAAAA&#10;AAAAAAAAAKECAABkcnMvZG93bnJldi54bWxQSwUGAAAAAAQABAD5AAAAlQMAAAAA&#10;" strokecolor="#4f81bd [3204]">
                      <v:stroke dashstyle="1 1"/>
                      <v:shadow on="t" opacity="24903f" mv:blur="40000f" origin=",.5" offset="0,20000emu"/>
                    </v:line>
                    <v:line id="Straight Connector 978" o:spid="_x0000_s1592" style="position:absolute;visibility:visible;mso-wrap-style:square" from="5731151,6160223" to="6219548,61602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DvuMMAAADcAAAADwAAAGRycy9kb3ducmV2LnhtbERPz2vCMBS+C/4P4Q1209TBnK1GGRuC&#10;MJzOedDbs3lris1LbTLb/ffLQfD48f2eLTpbiSs1vnSsYDRMQBDnTpdcKNh/LwcTED4ga6wck4I/&#10;8rCY93szzLRr+Yuuu1CIGMI+QwUmhDqT0ueGLPqhq4kj9+MaiyHCppC6wTaG20o+JclYWiw5Nhis&#10;6c1Qft79WgX55v300aK5rCs0o/T587A9HFdKPT50r1MQgbpwF9/cK60gfYlr45l4BOT8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yg77jDAAAA3AAAAA8AAAAAAAAAAAAA&#10;AAAAoQIAAGRycy9kb3ducmV2LnhtbFBLBQYAAAAABAAEAPkAAACRAwAAAAA=&#10;" strokecolor="#4f81bd [3204]">
                      <v:stroke dashstyle="1 1"/>
                      <v:shadow on="t" opacity="24903f" mv:blur="40000f" origin=",.5" offset="0,20000emu"/>
                    </v:line>
                    <v:line id="Straight Connector 979" o:spid="_x0000_s1593" style="position:absolute;visibility:visible;mso-wrap-style:square" from="5677650,6276605" to="6166047,62766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xKI8cAAADcAAAADwAAAGRycy9kb3ducmV2LnhtbESPQUvDQBSE74L/YXmCN7NJwdbEboNY&#10;hELR1uqh3p7ZZzaYfRuz2yb++65Q8DjMzDfMvBxtK47U+8axgixJQRBXTjdcK3h/e7q5A+EDssbW&#10;MSn4JQ/l4vJijoV2A7/ScRdqESHsC1RgQugKKX1lyKJPXEccvS/XWwxR9rXUPQ4Rbls5SdOptNhw&#10;XDDY0aOh6nt3sAqqzfJzPaD5eW7RZPnty367/1gpdX01PtyDCDSG//C5vdIK8lkOf2fiEZCLE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CT7EojxwAAANwAAAAPAAAAAAAA&#10;AAAAAAAAAKECAABkcnMvZG93bnJldi54bWxQSwUGAAAAAAQABAD5AAAAlQMAAAAA&#10;" strokecolor="#4f81bd [3204]">
                      <v:stroke dashstyle="1 1"/>
                      <v:shadow on="t" opacity="24903f" mv:blur="40000f" origin=",.5" offset="0,20000emu"/>
                    </v:line>
                    <v:line id="Straight Connector 980" o:spid="_x0000_s1594" style="position:absolute;visibility:visible;mso-wrap-style:square" from="5643051,6005683" to="6131448,60056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wOTmcMAAADcAAAADwAAAGRycy9kb3ducmV2LnhtbERPz2vCMBS+C/4P4Qm7aerAodW0iDIQ&#10;xjZ1O+jtrXlris1LbTLb/ffLYeDx4/u9yntbixu1vnKsYDpJQBAXTldcKvj8eB7PQfiArLF2TAp+&#10;yUOeDQcrTLXr+EC3YyhFDGGfogITQpNK6QtDFv3ENcSR+3atxRBhW0rdYhfDbS0fk+RJWqw4Nhhs&#10;aGOouBx/rILiffv10qG5vtZopovZ22l/Ou+Uehj16yWIQH24i//dO61gMY/z45l4BGT2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Dk5nDAAAA3AAAAA8AAAAAAAAAAAAA&#10;AAAAoQIAAGRycy9kb3ducmV2LnhtbFBLBQYAAAAABAAEAPkAAACRAwAAAAA=&#10;" strokecolor="#4f81bd [3204]">
                      <v:stroke dashstyle="1 1"/>
                      <v:shadow on="t" opacity="24903f" mv:blur="40000f" origin=",.5" offset="0,20000emu"/>
                    </v:line>
                  </v:group>
                  <v:shape id="Text Box 981" o:spid="_x0000_s1595" type="#_x0000_t202" style="position:absolute;left:359722;top:5631181;width:779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xgHxAAA&#10;ANwAAAAPAAAAZHJzL2Rvd25yZXYueG1sRI/RasJAFETfhf7DcgXfdBOpJUZXKVrBN1vbD7hkr9mY&#10;7N2QXTX69W6h0MdhZs4wy3VvG3GlzleOFaSTBARx4XTFpYKf7904A+EDssbGMSm4k4f16mWwxFy7&#10;G3/R9RhKESHsc1RgQmhzKX1hyKKfuJY4eifXWQxRdqXUHd4i3DZymiRv0mLFccFgSxtDRX28WAVZ&#10;Yg91PZ9+evv6SGdms3Uf7Vmp0bB/X4AI1If/8F97rxXMsxR+z8QjIF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dMYB8QAAADcAAAADwAAAAAAAAAAAAAAAACXAgAAZHJzL2Rv&#10;d25yZXYueG1sUEsFBgAAAAAEAAQA9QAAAIgDAAAAAA==&#10;" filled="f" stroked="f">
                    <v:textbox style="mso-fit-shape-to-text:t">
                      <w:txbxContent>
                        <w:p w14:paraId="0144D5C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A</w:t>
                          </w:r>
                        </w:p>
                      </w:txbxContent>
                    </v:textbox>
                  </v:shape>
                  <v:shape id="Text Box 982" o:spid="_x0000_s1596" type="#_x0000_t202" style="position:absolute;left:1984689;top:5995286;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YZwxAAA&#10;ANwAAAAPAAAAZHJzL2Rvd25yZXYueG1sRI/RasJAFETfhf7DcgXfdGOoJUZXKVrBN1vbD7hkr9mY&#10;7N2QXTX69W6h0MdhZs4wy3VvG3GlzleOFUwnCQjiwumKSwU/37txBsIHZI2NY1JwJw/r1ctgibl2&#10;N/6i6zGUIkLY56jAhNDmUvrCkEU/cS1x9E6usxii7EqpO7xFuG1kmiRv0mLFccFgSxtDRX28WAVZ&#10;Yg91PU8/vX19TGdms3Uf7Vmp0bB/X4AI1If/8F97rxXMsxR+z8QjIF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QGGcMQAAADcAAAADwAAAAAAAAAAAAAAAACXAgAAZHJzL2Rv&#10;d25yZXYueG1sUEsFBgAAAAAEAAQA9QAAAIgDAAAAAA==&#10;" filled="f" stroked="f">
                    <v:textbox style="mso-fit-shape-to-text:t">
                      <w:txbxContent>
                        <w:p w14:paraId="772D806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983" o:spid="_x0000_s1597" type="#_x0000_t202" style="position:absolute;left:3575305;top:5995286;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SPrxAAA&#10;ANwAAAAPAAAAZHJzL2Rvd25yZXYueG1sRI/NbsIwEITvlfoO1iJxKw4/RSFgUEVB6q38PcAqXuKQ&#10;eB3FLgSeHleq1ONoZr7RLFadrcWVWl86VjAcJCCIc6dLLhScjtu3FIQPyBprx6TgTh5Wy9eXBWba&#10;3XhP10MoRISwz1CBCaHJpPS5IYt+4Bri6J1dazFE2RZSt3iLcFvLUZJMpcWS44LBhtaG8urwYxWk&#10;if2uqtlo5+3kMXw360+3aS5K9XvdxxxEoC78h//aX1rBLB3D75l4BOTy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k0j68QAAADcAAAADwAAAAAAAAAAAAAAAACXAgAAZHJzL2Rv&#10;d25yZXYueG1sUEsFBgAAAAAEAAQA9QAAAIgDAAAAAA==&#10;" filled="f" stroked="f">
                    <v:textbox style="mso-fit-shape-to-text:t">
                      <w:txbxContent>
                        <w:p w14:paraId="7AC77E7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984" o:spid="_x0000_s1598" type="#_x0000_t202" style="position:absolute;left:4972225;top:5999485;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LufxAAA&#10;ANwAAAAPAAAAZHJzL2Rvd25yZXYueG1sRI/RasJAFETfBf9huYJvulG0xNRViq3gmzX2Ay7Z22ya&#10;7N2Q3Wr0691CwcdhZs4w621vG3GhzleOFcymCQjiwumKSwVf5/0kBeEDssbGMSm4kYftZjhYY6bd&#10;lU90yUMpIoR9hgpMCG0mpS8MWfRT1xJH79t1FkOUXSl1h9cIt42cJ8mLtFhxXDDY0s5QUee/VkGa&#10;2GNdr+af3i7us6XZvbuP9kep8ah/ewURqA/P8H/7oBWs0gX8nYlHQG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S7n8QAAADcAAAADwAAAAAAAAAAAAAAAACXAgAAZHJzL2Rv&#10;d25yZXYueG1sUEsFBgAAAAAEAAQA9QAAAIgDAAAAAA==&#10;" filled="f" stroked="f">
                    <v:textbox style="mso-fit-shape-to-text:t">
                      <w:txbxContent>
                        <w:p w14:paraId="5A74689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985" o:spid="_x0000_s1599" type="#_x0000_t202" style="position:absolute;left:4972511;top:6434834;width:463213;height:276999;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B4ExAAA&#10;ANwAAAAPAAAAZHJzL2Rvd25yZXYueG1sRI/RasJAFETfhf7Dcgu+6UbREqOrFGvBt7apH3DJXrMx&#10;2bshu2rq13cFwcdhZs4wq01vG3GhzleOFUzGCQjiwumKSwWH389RCsIHZI2NY1LwRx4265fBCjPt&#10;rvxDlzyUIkLYZ6jAhNBmUvrCkEU/di1x9I6usxii7EqpO7xGuG3kNEnepMWK44LBlraGijo/WwVp&#10;Yr/qejH99nZ2m8zN9sPt2pNSw9f+fQkiUB+e4Ud7rxUs0jncz8Qj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geBMQAAADcAAAADwAAAAAAAAAAAAAAAACXAgAAZHJzL2Rv&#10;d25yZXYueG1sUEsFBgAAAAAEAAQA9QAAAIgDAAAAAA==&#10;" filled="f" stroked="f">
                    <v:textbox style="mso-fit-shape-to-text:t">
                      <w:txbxContent>
                        <w:p w14:paraId="65A8D20B"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d.h5</w:t>
                          </w:r>
                        </w:p>
                      </w:txbxContent>
                    </v:textbox>
                  </v:shape>
                  <v:group id="Group 986" o:spid="_x0000_s1600" style="position:absolute;left:1355055;top:4677727;width:2797408;height:368300" coordorigin="1355055,4677727" coordsize="2797408,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PCs/drGAAAA3AAA&#10;AA8AAAAAAAAAAAAAAAAAqQIAAGRycy9kb3ducmV2LnhtbFBLBQYAAAAABAAEAPoAAACcAwAAAAA=&#10;">
                    <v:group id="Group 987" o:spid="_x0000_s1601" style="position:absolute;left:1355055;top:4677727;width:318459;height:368300" coordorigin="1355055,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f4FhBxgAAANwAAAAPAAAAZHJzL2Rvd25yZXYueG1sRI9Ba8JAFITvgv9heUJv&#10;dROLrY1ZRUSlBylUC8XbI/tMQrJvQ3ZN4r/vFgoeh5n5hknXg6lFR60rLSuIpxEI4szqknMF3+f9&#10;8wKE88gaa8uk4E4O1qvxKMVE256/qDv5XAQIuwQVFN43iZQuK8igm9qGOHhX2xr0Qba51C32AW5q&#10;OYuiV2mw5LBQYEPbgrLqdDMKDj32m5d41x2r6/Z+Oc8/f44xKfU0GTZLEJ4G/wj/tz+0gvfFG/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gWEHGAAAA3AAA&#10;AA8AAAAAAAAAAAAAAAAAqQIAAGRycy9kb3ducmV2LnhtbFBLBQYAAAAABAAEAPoAAACcAwAAAAA=&#10;">
                      <v:shape id="Cube 988" o:spid="_x0000_s1602" type="#_x0000_t16" style="position:absolute;left:13550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RwWAwgAA&#10;ANwAAAAPAAAAZHJzL2Rvd25yZXYueG1sRE/LisIwFN0P+A/hCu7G1AdDrUYRHyADI/gAcXdprm2w&#10;uSlN1Pr3k8XALA/nPVu0thJParxxrGDQT0AQ504bLhScT9vPFIQPyBorx6TgTR4W887HDDPtXnyg&#10;5zEUIoawz1BBGUKdSenzkiz6vquJI3dzjcUQYVNI3eArhttKDpPkS1o0HBtKrGlVUn4/PqyCdPMY&#10;/5jLfnu93sz3aG1GWK0uSvW67XIKIlAb/sV/7p1WMEnj2ngmHgE5/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VHBYDCAAAA3AAAAA8AAAAAAAAAAAAAAAAAlwIAAGRycy9kb3du&#10;cmV2LnhtbFBLBQYAAAAABAAEAPUAAACGAwAAAAA=&#10;" fillcolor="#fde9d9 [665]" strokecolor="#548dd4 [1951]">
                        <v:shadow on="t" opacity="22937f" mv:blur="40000f" origin=",.5" offset="0,23000emu"/>
                        <v:textbox>
                          <w:txbxContent>
                            <w:p w14:paraId="3E6B08A8" w14:textId="77777777" w:rsidR="0006099B" w:rsidRDefault="0006099B" w:rsidP="00A2337B">
                              <w:pPr>
                                <w:rPr>
                                  <w:rFonts w:eastAsia="Times New Roman" w:cs="Times New Roman"/>
                                </w:rPr>
                              </w:pPr>
                            </w:p>
                          </w:txbxContent>
                        </v:textbox>
                      </v:shape>
                      <v:shape id="Cube 989" o:spid="_x0000_s1603" type="#_x0000_t16" style="position:absolute;left:1427776;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oF6xwAA&#10;ANwAAAAPAAAAZHJzL2Rvd25yZXYueG1sRI9Ba8JAFITvBf/D8oReim7aQ6vRVaK0UOzJRMTjI/tM&#10;otm3aXabxH/fLRQ8DjPzDbNcD6YWHbWusqzgeRqBIM6trrhQcMg+JjMQziNrrC2Tghs5WK9GD0uM&#10;te15T13qCxEg7GJUUHrfxFK6vCSDbmob4uCdbWvQB9kWUrfYB7ip5UsUvUqDFYeFEhvalpRf0x+j&#10;YLc9Xp4ub1/X7y479dn7Lrlt0kSpx/GQLEB4Gvw9/N/+1Armszn8nQlHQK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IlqBescAAADcAAAADwAAAAAAAAAAAAAAAACXAgAAZHJz&#10;L2Rvd25yZXYueG1sUEsFBgAAAAAEAAQA9QAAAIsDAAAAAA==&#10;" fillcolor="#fbd4b4 [1305]" strokecolor="#548dd4 [1951]">
                        <v:shadow on="t" opacity="22937f" mv:blur="40000f" origin=",.5" offset="0,23000emu"/>
                        <v:textbox>
                          <w:txbxContent>
                            <w:p w14:paraId="1BFED0BF" w14:textId="77777777" w:rsidR="0006099B" w:rsidRDefault="0006099B" w:rsidP="00A2337B">
                              <w:pPr>
                                <w:rPr>
                                  <w:rFonts w:eastAsia="Times New Roman" w:cs="Times New Roman"/>
                                </w:rPr>
                              </w:pPr>
                            </w:p>
                          </w:txbxContent>
                        </v:textbox>
                      </v:shape>
                      <v:shape id="Cube 990" o:spid="_x0000_s1604" type="#_x0000_t16" style="position:absolute;left:15009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5jjwAAA&#10;ANwAAAAPAAAAZHJzL2Rvd25yZXYueG1sRE/dasIwFL4X9g7hDLzTdBNEO6NIQZheCNY+wKE5Np3N&#10;SUkyrT69uRjs8uP7X20G24kb+dA6VvAxzUAQ10633CiozrvJAkSIyBo7x6TgQQE267fRCnPt7nyi&#10;WxkbkUI45KjAxNjnUobakMUwdT1x4i7OW4wJ+kZqj/cUbjv5mWVzabHl1GCwp8JQfS1/rYKiqvz+&#10;eGh+Au+Mfx5dObtQodT4fdh+gYg0xH/xn/tbK1gu0/x0Jh0BuX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m5jjwAAAANwAAAAPAAAAAAAAAAAAAAAAAJcCAABkcnMvZG93bnJl&#10;di54bWxQSwUGAAAAAAQABAD1AAAAhAMAAAAA&#10;" fillcolor="#fabf8f [1945]" strokecolor="#548dd4 [1951]">
                        <v:shadow on="t" opacity="22937f" mv:blur="40000f" origin=",.5" offset="0,23000emu"/>
                        <v:textbox>
                          <w:txbxContent>
                            <w:p w14:paraId="6828D0FF" w14:textId="77777777" w:rsidR="0006099B" w:rsidRDefault="0006099B" w:rsidP="00A2337B">
                              <w:pPr>
                                <w:rPr>
                                  <w:rFonts w:eastAsia="Times New Roman" w:cs="Times New Roman"/>
                                </w:rPr>
                              </w:pPr>
                            </w:p>
                          </w:txbxContent>
                        </v:textbox>
                      </v:shape>
                      <v:shape id="Cube 991" o:spid="_x0000_s1605" type="#_x0000_t16" style="position:absolute;left:157610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FICxAAA&#10;ANwAAAAPAAAAZHJzL2Rvd25yZXYueG1sRI9BawIxFITvQv9DeAVvmrVCqatR2kVFvWl78PjYPHeD&#10;m5dtEnXtrzeFQo/DzHzDzBadbcSVfDCOFYyGGQji0mnDlYKvz9XgDUSIyBobx6TgTgEW86feDHPt&#10;bryn6yFWIkE45KigjrHNpQxlTRbD0LXEyTs5bzEm6SupPd4S3DbyJctepUXDaaHGloqayvPhYhUU&#10;Rz+OH2Zd+O/qx+12y2K/DUap/nP3PgURqYv/4b/2RiuYTEbweyYdAT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vhSAsQAAADcAAAADwAAAAAAAAAAAAAAAACXAgAAZHJzL2Rv&#10;d25yZXYueG1sUEsFBgAAAAAEAAQA9QAAAIgDAAAAAA==&#10;" fillcolor="#e36c0a [2409]" strokecolor="#548dd4 [1951]">
                        <v:shadow on="t" opacity="22937f" mv:blur="40000f" origin=",.5" offset="0,23000emu"/>
                        <v:textbox>
                          <w:txbxContent>
                            <w:p w14:paraId="2C1FC90D" w14:textId="77777777" w:rsidR="0006099B" w:rsidRDefault="0006099B" w:rsidP="00A2337B">
                              <w:pPr>
                                <w:rPr>
                                  <w:rFonts w:eastAsia="Times New Roman" w:cs="Times New Roman"/>
                                </w:rPr>
                              </w:pPr>
                            </w:p>
                          </w:txbxContent>
                        </v:textbox>
                      </v:shape>
                    </v:group>
                    <v:group id="Group 992" o:spid="_x0000_s1606" style="position:absolute;left:1646034;top:4677727;width:318459;height:368300" coordorigin="1646034,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k5tBMUAAADcAAAA&#10;DwAAAAAAAAAAAAAAAACpAgAAZHJzL2Rvd25yZXYueG1sUEsFBgAAAAAEAAQA+gAAAJsDAAAAAA==&#10;">
                      <v:shape id="Cube 993" o:spid="_x0000_s1607" type="#_x0000_t16" style="position:absolute;left:164603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EsxgAA&#10;ANwAAAAPAAAAZHJzL2Rvd25yZXYueG1sRI9Ba8JAFITvQv/D8grezKZNkZi6SrEKRbBQWwjeHtln&#10;sjT7NmRXTf99VxA8DjPzDTNfDrYVZ+q9cazgKUlBEFdOG64V/HxvJjkIH5A1to5JwR95WC4eRnMs&#10;tLvwF533oRYRwr5ABU0IXSGlrxqy6BPXEUfv6HqLIcq+lrrHS4TbVj6n6VRaNBwXGuxo1VD1uz9Z&#10;Bfn69LIz5efmcDiabfZuMmxXpVLjx+HtFUSgIdzDt/aHVjCbZXA9E4+AXP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gEsxgAAANwAAAAPAAAAAAAAAAAAAAAAAJcCAABkcnMv&#10;ZG93bnJldi54bWxQSwUGAAAAAAQABAD1AAAAigMAAAAA&#10;" fillcolor="#fde9d9 [665]" strokecolor="#548dd4 [1951]">
                        <v:shadow on="t" opacity="22937f" mv:blur="40000f" origin=",.5" offset="0,23000emu"/>
                        <v:textbox>
                          <w:txbxContent>
                            <w:p w14:paraId="34A8C40C" w14:textId="77777777" w:rsidR="0006099B" w:rsidRDefault="0006099B" w:rsidP="00A2337B">
                              <w:pPr>
                                <w:rPr>
                                  <w:rFonts w:eastAsia="Times New Roman" w:cs="Times New Roman"/>
                                </w:rPr>
                              </w:pPr>
                            </w:p>
                          </w:txbxContent>
                        </v:textbox>
                      </v:shape>
                      <v:shape id="Cube 994" o:spid="_x0000_s1608" type="#_x0000_t16" style="position:absolute;left:17187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grg5xwAA&#10;ANwAAAAPAAAAZHJzL2Rvd25yZXYueG1sRI9Ba8JAFITvBf/D8gQvpW6UUmvqKqm0UPRkItLjI/tM&#10;otm3aXabxH/fLRR6HGbmG2a1GUwtOmpdZVnBbBqBIM6trrhQcMzeH55BOI+ssbZMCm7kYLMe3a0w&#10;1rbnA3WpL0SAsItRQel9E0vp8pIMuqltiIN3tq1BH2RbSN1iH+CmlvMoepIGKw4LJTa0LSm/pt9G&#10;wW57utxfFvvrV5d99tnbLrm9polSk/GQvIDwNPj/8F/7QytYLh/h90w4AnL9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SYK4OccAAADcAAAADwAAAAAAAAAAAAAAAACXAgAAZHJz&#10;L2Rvd25yZXYueG1sUEsFBgAAAAAEAAQA9QAAAIsDAAAAAA==&#10;" fillcolor="#fbd4b4 [1305]" strokecolor="#548dd4 [1951]">
                        <v:shadow on="t" opacity="22937f" mv:blur="40000f" origin=",.5" offset="0,23000emu"/>
                        <v:textbox>
                          <w:txbxContent>
                            <w:p w14:paraId="493248D8" w14:textId="77777777" w:rsidR="0006099B" w:rsidRDefault="0006099B" w:rsidP="00A2337B">
                              <w:pPr>
                                <w:rPr>
                                  <w:rFonts w:eastAsia="Times New Roman" w:cs="Times New Roman"/>
                                </w:rPr>
                              </w:pPr>
                            </w:p>
                          </w:txbxContent>
                        </v:textbox>
                      </v:shape>
                      <v:shape id="Cube 995" o:spid="_x0000_s1609" type="#_x0000_t16" style="position:absolute;left:179189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Dt7xAAA&#10;ANwAAAAPAAAAZHJzL2Rvd25yZXYueG1sRI9Ra8IwFIXfBf9DuMLeNHVjMjujSEHYfBCs/QGX5tp0&#10;a25Kkmm3X28Ggo+Hc853OKvNYDtxIR9axwrmswwEce10y42C6rSbvoEIEVlj55gU/FKAzXo8WmGu&#10;3ZWPdCljIxKEQ44KTIx9LmWoDVkMM9cTJ+/svMWYpG+k9nhNcNvJ5yxbSIstpwWDPRWG6u/yxyoo&#10;qsp/HvbNV+Cd8X8HV76cqVDqaTJs30FEGuIjfG9/aAXL5Sv8n0lHQK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w7e8QAAADcAAAADwAAAAAAAAAAAAAAAACXAgAAZHJzL2Rv&#10;d25yZXYueG1sUEsFBgAAAAAEAAQA9QAAAIgDAAAAAA==&#10;" fillcolor="#fabf8f [1945]" strokecolor="#548dd4 [1951]">
                        <v:shadow on="t" opacity="22937f" mv:blur="40000f" origin=",.5" offset="0,23000emu"/>
                        <v:textbox>
                          <w:txbxContent>
                            <w:p w14:paraId="037DC596" w14:textId="77777777" w:rsidR="0006099B" w:rsidRDefault="0006099B" w:rsidP="00A2337B">
                              <w:pPr>
                                <w:rPr>
                                  <w:rFonts w:eastAsia="Times New Roman" w:cs="Times New Roman"/>
                                </w:rPr>
                              </w:pPr>
                            </w:p>
                          </w:txbxContent>
                        </v:textbox>
                      </v:shape>
                      <v:shape id="Cube 996" o:spid="_x0000_s1610" type="#_x0000_t16" style="position:absolute;left:1867083;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Ecp2xQAA&#10;ANwAAAAPAAAAZHJzL2Rvd25yZXYueG1sRI9BawIxFITvgv8hPKE3zdqC1K1R7NKK9ebqocfH5nU3&#10;dPOyTVJd/fVNQfA4zMw3zGLV21acyAfjWMF0koEgrpw2XCs4Ht7HzyBCRNbYOiYFFwqwWg4HC8y1&#10;O/OeTmWsRYJwyFFBE2OXSxmqhiyGieuIk/flvMWYpK+l9nhOcNvKxyybSYuG00KDHRUNVd/lr1VQ&#10;fPqn+Go2hf+pr263eyv2H8Eo9TDq1y8gIvXxHr61t1rBfD6D/zPp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RynbFAAAA3AAAAA8AAAAAAAAAAAAAAAAAlwIAAGRycy9k&#10;b3ducmV2LnhtbFBLBQYAAAAABAAEAPUAAACJAwAAAAA=&#10;" fillcolor="#e36c0a [2409]" strokecolor="#548dd4 [1951]">
                        <v:shadow on="t" opacity="22937f" mv:blur="40000f" origin=",.5" offset="0,23000emu"/>
                        <v:textbox>
                          <w:txbxContent>
                            <w:p w14:paraId="435F1BB0" w14:textId="77777777" w:rsidR="0006099B" w:rsidRDefault="0006099B" w:rsidP="00A2337B">
                              <w:pPr>
                                <w:rPr>
                                  <w:rFonts w:eastAsia="Times New Roman" w:cs="Times New Roman"/>
                                </w:rPr>
                              </w:pPr>
                            </w:p>
                          </w:txbxContent>
                        </v:textbox>
                      </v:shape>
                    </v:group>
                    <v:group id="Group 997" o:spid="_x0000_s1611" style="position:absolute;left:1939138;top:4677727;width:318459;height:368300" coordorigin="1939138,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o5zpzGAAAA3AAA&#10;AA8AAAAAAAAAAAAAAAAAqQIAAGRycy9kb3ducmV2LnhtbFBLBQYAAAAABAAEAPoAAACcAwAAAAA=&#10;">
                      <v:shape id="Cube 998" o:spid="_x0000_s1612" type="#_x0000_t16" style="position:absolute;left:193913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npNdwwAA&#10;ANwAAAAPAAAAZHJzL2Rvd25yZXYueG1sRE9da8IwFH0f7D+EO9jbTJ1j1M60jKowBIW5gfh2aW7b&#10;YHNTmqjdvzcPwh4P53tRjLYTFxq8caxgOklAEFdOG24U/P6sX1IQPiBr7ByTgj/yUOSPDwvMtLvy&#10;N132oRExhH2GCtoQ+kxKX7Vk0U9cTxy52g0WQ4RDI/WA1xhuO/maJO/SouHY0GJPZUvVaX+2CtLV&#10;+W1rDrv18VibzWxpZtiVB6Wen8bPDxCBxvAvvru/tIL5PK6NZ+IRk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npNdwwAAANwAAAAPAAAAAAAAAAAAAAAAAJcCAABkcnMvZG93&#10;bnJldi54bWxQSwUGAAAAAAQABAD1AAAAhwMAAAAA&#10;" fillcolor="#fde9d9 [665]" strokecolor="#548dd4 [1951]">
                        <v:shadow on="t" opacity="22937f" mv:blur="40000f" origin=",.5" offset="0,23000emu"/>
                        <v:textbox>
                          <w:txbxContent>
                            <w:p w14:paraId="0C226FFA" w14:textId="77777777" w:rsidR="0006099B" w:rsidRDefault="0006099B" w:rsidP="00A2337B">
                              <w:pPr>
                                <w:rPr>
                                  <w:rFonts w:eastAsia="Times New Roman" w:cs="Times New Roman"/>
                                </w:rPr>
                              </w:pPr>
                            </w:p>
                          </w:txbxContent>
                        </v:textbox>
                      </v:shape>
                      <v:shape id="Cube 999" o:spid="_x0000_s1613" type="#_x0000_t16" style="position:absolute;left:201185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gxenxwAA&#10;ANwAAAAPAAAAZHJzL2Rvd25yZXYueG1sRI9Ba8JAFITvhf6H5Qm9FN20h7aJrpJKBdFTkyIeH9ln&#10;Es2+TbPbJP77rlDocZiZb5jFajSN6KlztWUFT7MIBHFhdc2lgq98M30D4TyyxsYyKbiSg9Xy/m6B&#10;ibYDf1Kf+VIECLsEFVTet4mUrqjIoJvZljh4J9sZ9EF2pdQdDgFuGvkcRS/SYM1hocKW1hUVl+zH&#10;KNitD+fH8+v+8t3nxyH/2KXX9yxV6mEypnMQnkb/H/5rb7WCOI7hdiYcAbn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p4MXp8cAAADcAAAADwAAAAAAAAAAAAAAAACXAgAAZHJz&#10;L2Rvd25yZXYueG1sUEsFBgAAAAAEAAQA9QAAAIsDAAAAAA==&#10;" fillcolor="#fbd4b4 [1305]" strokecolor="#548dd4 [1951]">
                        <v:shadow on="t" opacity="22937f" mv:blur="40000f" origin=",.5" offset="0,23000emu"/>
                        <v:textbox>
                          <w:txbxContent>
                            <w:p w14:paraId="345E2934" w14:textId="77777777" w:rsidR="0006099B" w:rsidRDefault="0006099B" w:rsidP="00A2337B">
                              <w:pPr>
                                <w:rPr>
                                  <w:rFonts w:eastAsia="Times New Roman" w:cs="Times New Roman"/>
                                </w:rPr>
                              </w:pPr>
                            </w:p>
                          </w:txbxContent>
                        </v:textbox>
                      </v:shape>
                      <v:shape id="Cube 1000" o:spid="_x0000_s1614" type="#_x0000_t16" style="position:absolute;left:2085002;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4WjGxAAA&#10;AN0AAAAPAAAAZHJzL2Rvd25yZXYueG1sRI9BSwMxEIXvgv8hjODNJlYQ2TYtslCwPRRc9wcMm+lm&#10;dTNZkthu/fXOQfA2w3vz3jfr7RxGdaaUh8gWHhcGFHEX3cC9hfZj9/ACKhdkh2NksnClDNvN7c0a&#10;Kxcv/E7npvRKQjhXaMGXMlVa585TwLyIE7Fop5gCFllTr13Ci4SHUS+NedYBB5YGjxPVnrqv5jtY&#10;qNs27Y+H/jPzzqefY2yeTlRbe383v65AFZrLv/nv+s0JvjHCL9/ICHrz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FoxsQAAADdAAAADwAAAAAAAAAAAAAAAACXAgAAZHJzL2Rv&#10;d25yZXYueG1sUEsFBgAAAAAEAAQA9QAAAIgDAAAAAA==&#10;" fillcolor="#fabf8f [1945]" strokecolor="#548dd4 [1951]">
                        <v:shadow on="t" opacity="22937f" mv:blur="40000f" origin=",.5" offset="0,23000emu"/>
                        <v:textbox>
                          <w:txbxContent>
                            <w:p w14:paraId="38341F23" w14:textId="77777777" w:rsidR="0006099B" w:rsidRDefault="0006099B" w:rsidP="00A2337B">
                              <w:pPr>
                                <w:rPr>
                                  <w:rFonts w:eastAsia="Times New Roman" w:cs="Times New Roman"/>
                                </w:rPr>
                              </w:pPr>
                            </w:p>
                          </w:txbxContent>
                        </v:textbox>
                      </v:shape>
                      <v:shape id="Cube 1001" o:spid="_x0000_s1615" type="#_x0000_t16" style="position:absolute;left:2160187;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OwvxwgAA&#10;AN0AAAAPAAAAZHJzL2Rvd25yZXYueG1sRE9NawIxEL0X/A9hBG81sQWR1Sh1aYt60/bQ47AZd0M3&#10;kzVJdfXXNwWht3m8z1mseteKM4VoPWuYjBUI4soby7WGz4+3xxmImJANtp5Jw5UirJaDhwUWxl94&#10;T+dDqkUO4VighialrpAyVg05jGPfEWfu6IPDlGGopQl4yeGulU9KTaVDy7mhwY7Khqrvw4/TUH6F&#10;57S272U41Te/272W+220Wo+G/cscRKI+/Yvv7o3J85WawN83+QS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87C/HCAAAA3QAAAA8AAAAAAAAAAAAAAAAAlwIAAGRycy9kb3du&#10;cmV2LnhtbFBLBQYAAAAABAAEAPUAAACGAwAAAAA=&#10;" fillcolor="#e36c0a [2409]" strokecolor="#548dd4 [1951]">
                        <v:shadow on="t" opacity="22937f" mv:blur="40000f" origin=",.5" offset="0,23000emu"/>
                        <v:textbox>
                          <w:txbxContent>
                            <w:p w14:paraId="5B2E5E1D" w14:textId="77777777" w:rsidR="0006099B" w:rsidRDefault="0006099B" w:rsidP="00A2337B">
                              <w:pPr>
                                <w:rPr>
                                  <w:rFonts w:eastAsia="Times New Roman" w:cs="Times New Roman"/>
                                </w:rPr>
                              </w:pPr>
                            </w:p>
                          </w:txbxContent>
                        </v:textbox>
                      </v:shape>
                    </v:group>
                    <v:group id="Group 1002" o:spid="_x0000_s1616" style="position:absolute;left:2222998;top:4677727;width:318459;height:368300" coordorigin="2222998,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AEUo/DAAAA3QAAAA8A&#10;AAAAAAAAAAAAAAAAqQIAAGRycy9kb3ducmV2LnhtbFBLBQYAAAAABAAEAPoAAACZAwAAAAA=&#10;">
                      <v:shape id="Cube 1003" o:spid="_x0000_s1617" type="#_x0000_t16" style="position:absolute;left:2222998;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Cf3owwAA&#10;AN0AAAAPAAAAZHJzL2Rvd25yZXYueG1sRE9NawIxEL0L/ocwQm+a1JUiq1GKViiChdqCeBs2425w&#10;M1k2Ubf/3ghCb/N4nzNfdq4WV2qD9azhdaRAEBfeWC41/P5shlMQISIbrD2Thj8KsFz0e3PMjb/x&#10;N133sRQphEOOGqoYm1zKUFTkMIx8Q5y4k28dxgTbUpoWbync1XKs1Jt0aDk1VNjQqqLivL84DdOP&#10;y2RnD1+b4/Fkt9naZlivDlq/DLr3GYhIXfwXP92fJs1XKoPHN+kEub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Cf3owwAAAN0AAAAPAAAAAAAAAAAAAAAAAJcCAABkcnMvZG93&#10;bnJldi54bWxQSwUGAAAAAAQABAD1AAAAhwMAAAAA&#10;" fillcolor="#fde9d9 [665]" strokecolor="#548dd4 [1951]">
                        <v:shadow on="t" opacity="22937f" mv:blur="40000f" origin=",.5" offset="0,23000emu"/>
                        <v:textbox>
                          <w:txbxContent>
                            <w:p w14:paraId="7366031A" w14:textId="77777777" w:rsidR="0006099B" w:rsidRDefault="0006099B" w:rsidP="00A2337B">
                              <w:pPr>
                                <w:rPr>
                                  <w:rFonts w:eastAsia="Times New Roman" w:cs="Times New Roman"/>
                                </w:rPr>
                              </w:pPr>
                            </w:p>
                          </w:txbxContent>
                        </v:textbox>
                      </v:shape>
                      <v:shape id="Cube 1004" o:spid="_x0000_s1618" type="#_x0000_t16" style="position:absolute;left:22957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u2IvxQAA&#10;AN0AAAAPAAAAZHJzL2Rvd25yZXYueG1sRE9NS8NAEL0L/odlhF7E7lpEJXZbYmmhtKcmIh6H7Jik&#10;zc7G7DZJ/71bELzN433OfDnaRvTU+dqxhsepAkFcOFNzqeEj3zy8gvAB2WDjmDRcyMNycXszx8S4&#10;gQ/UZ6EUMYR9ghqqENpESl9UZNFPXUscuW/XWQwRdqU0HQ4x3DZyptSztFhzbKiwpVVFxSk7Ww27&#10;1efx/viyP/30+deQr3fp5T1LtZ7cjekbiEBj+Bf/ubcmzlfqCa7fxBPk4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7Yi/FAAAA3QAAAA8AAAAAAAAAAAAAAAAAlwIAAGRycy9k&#10;b3ducmV2LnhtbFBLBQYAAAAABAAEAPUAAACJAwAAAAA=&#10;" fillcolor="#fbd4b4 [1305]" strokecolor="#548dd4 [1951]">
                        <v:shadow on="t" opacity="22937f" mv:blur="40000f" origin=",.5" offset="0,23000emu"/>
                        <v:textbox>
                          <w:txbxContent>
                            <w:p w14:paraId="1B6DD46E" w14:textId="77777777" w:rsidR="0006099B" w:rsidRDefault="0006099B" w:rsidP="00A2337B">
                              <w:pPr>
                                <w:rPr>
                                  <w:rFonts w:eastAsia="Times New Roman" w:cs="Times New Roman"/>
                                </w:rPr>
                              </w:pPr>
                            </w:p>
                          </w:txbxContent>
                        </v:textbox>
                      </v:shape>
                      <v:shape id="Cube 1005" o:spid="_x0000_s1619" type="#_x0000_t16" style="position:absolute;left:2368862;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lstewgAA&#10;AN0AAAAPAAAAZHJzL2Rvd25yZXYueG1sRE/NagIxEL4X+g5hCr3VRIulbI0iC0LrQei6DzBsxs3q&#10;ZrIkUbd9eiMUepuP73cWq9H14kIhdp41TCcKBHHjTcethnq/eXkHEROywd4zafihCKvl48MCC+Ov&#10;/E2XKrUih3AsUINNaSikjI0lh3HiB+LMHXxwmDIMrTQBrznc9XKm1Jt02HFusDhQaak5VWenoazr&#10;8LXbtsfIGxt+d756PVCp9fPTuP4AkWhM/+I/96fJ85Waw/2bfIJc3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y17CAAAA3QAAAA8AAAAAAAAAAAAAAAAAlwIAAGRycy9kb3du&#10;cmV2LnhtbFBLBQYAAAAABAAEAPUAAACGAwAAAAA=&#10;" fillcolor="#fabf8f [1945]" strokecolor="#548dd4 [1951]">
                        <v:shadow on="t" opacity="22937f" mv:blur="40000f" origin=",.5" offset="0,23000emu"/>
                        <v:textbox>
                          <w:txbxContent>
                            <w:p w14:paraId="16232DD6" w14:textId="77777777" w:rsidR="0006099B" w:rsidRDefault="0006099B" w:rsidP="00A2337B">
                              <w:pPr>
                                <w:rPr>
                                  <w:rFonts w:eastAsia="Times New Roman" w:cs="Times New Roman"/>
                                </w:rPr>
                              </w:pPr>
                            </w:p>
                          </w:txbxContent>
                        </v:textbox>
                      </v:shape>
                      <v:shape id="Cube 1006" o:spid="_x0000_s1620" type="#_x0000_t16" style="position:absolute;left:2444047;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0pOFxQAA&#10;AN0AAAAPAAAAZHJzL2Rvd25yZXYueG1sRI9Bb8IwDIXvSPsPkSftBumYNKFCWkHFpo0bbAeOVmPa&#10;iMbpkgwKv36ZhMTN1nvv8/OiHGwnTuSDcazgeZKBIK6dNtwo+P56G89AhIissXNMCi4UoCweRgvM&#10;tTvzlk672IgE4ZCjgjbGPpcy1C1ZDBPXEyft4LzFmFbfSO3xnOC2k9Mse5UWDacLLfZUtVQfd79W&#10;QbX3L3Fl3iv/01zdZrOutp/BKPX0OCznICIN8W6+pT90qp+I8P9NGkEW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DSk4XFAAAA3QAAAA8AAAAAAAAAAAAAAAAAlwIAAGRycy9k&#10;b3ducmV2LnhtbFBLBQYAAAAABAAEAPUAAACJAwAAAAA=&#10;" fillcolor="#e36c0a [2409]" strokecolor="#548dd4 [1951]">
                        <v:shadow on="t" opacity="22937f" mv:blur="40000f" origin=",.5" offset="0,23000emu"/>
                        <v:textbox>
                          <w:txbxContent>
                            <w:p w14:paraId="0B180B69" w14:textId="77777777" w:rsidR="0006099B" w:rsidRDefault="0006099B" w:rsidP="00A2337B">
                              <w:pPr>
                                <w:rPr>
                                  <w:rFonts w:eastAsia="Times New Roman" w:cs="Times New Roman"/>
                                </w:rPr>
                              </w:pPr>
                            </w:p>
                          </w:txbxContent>
                        </v:textbox>
                      </v:shape>
                    </v:group>
                    <v:group id="Group 1007" o:spid="_x0000_s1621" style="position:absolute;left:3331355;top:4677727;width:318459;height:368300" coordorigin="3331355,4677727" coordsize="318459,3683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gc/EXxAAAAN0AAAAP&#10;AAAAAAAAAAAAAAAAAKkCAABkcnMvZG93bnJldi54bWxQSwUGAAAAAAQABAD6AAAAmgMAAAAA&#10;">
                      <v:shape id="Cube 1008" o:spid="_x0000_s1622" type="#_x0000_t16" style="position:absolute;left:3331355;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W+ZxgAA&#10;AN0AAAAPAAAAZHJzL2Rvd25yZXYueG1sRI9BawIxEIXvhf6HMIXeamKVIqtRxFYoQgvagngbNuNu&#10;cDNZNlG3/75zELzN8N68981s0YdGXahLPrKF4cCAIi6j81xZ+P1Zv0xApYzssIlMFv4owWL++DDD&#10;wsUrb+myy5WSEE4FWqhzbgutU1lTwDSILbFox9gFzLJ2lXYdXiU8NPrVmDcd0LM01NjSqqbytDsH&#10;C5OP8/jL77/Xh8PRb0bvfoTNam/t81O/nILK1Oe7+Xb96QTfGMGVb2QEPf8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rW+ZxgAAAN0AAAAPAAAAAAAAAAAAAAAAAJcCAABkcnMv&#10;ZG93bnJldi54bWxQSwUGAAAAAAQABAD1AAAAigMAAAAA&#10;" fillcolor="#fde9d9 [665]" strokecolor="#548dd4 [1951]">
                        <v:shadow on="t" opacity="22937f" mv:blur="40000f" origin=",.5" offset="0,23000emu"/>
                        <v:textbox>
                          <w:txbxContent>
                            <w:p w14:paraId="56A24A90" w14:textId="77777777" w:rsidR="0006099B" w:rsidRDefault="0006099B" w:rsidP="00A2337B">
                              <w:pPr>
                                <w:rPr>
                                  <w:rFonts w:eastAsia="Times New Roman" w:cs="Times New Roman"/>
                                </w:rPr>
                              </w:pPr>
                            </w:p>
                          </w:txbxContent>
                        </v:textbox>
                      </v:shape>
                      <v:shape id="Cube 1009" o:spid="_x0000_s1623" type="#_x0000_t16" style="position:absolute;left:3404076;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s2xxgAA&#10;AN0AAAAPAAAAZHJzL2Rvd25yZXYueG1sRE9La8JAEL4X+h+WKXgpdbce+khdJRUF0ZNJKT0O2WkS&#10;zc6m2TWJ/74rFHqbj+858+VoG9FT52vHGh6nCgRx4UzNpYaPfPPwAsIHZIONY9JwIQ/Lxe3NHBPj&#10;Bj5Qn4VSxBD2CWqoQmgTKX1RkUU/dS1x5L5dZzFE2JXSdDjEcNvImVJP0mLNsaHCllYVFafsbDXs&#10;Vp/H++Pz/vTT519Dvt6ll/cs1XpyN6ZvIAKN4V/8596aOF+pV7h+E0+Qi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Fus2xxgAAAN0AAAAPAAAAAAAAAAAAAAAAAJcCAABkcnMv&#10;ZG93bnJldi54bWxQSwUGAAAAAAQABAD1AAAAigMAAAAA&#10;" fillcolor="#fbd4b4 [1305]" strokecolor="#548dd4 [1951]">
                        <v:shadow on="t" opacity="22937f" mv:blur="40000f" origin=",.5" offset="0,23000emu"/>
                        <v:textbox>
                          <w:txbxContent>
                            <w:p w14:paraId="2229F4FC" w14:textId="77777777" w:rsidR="0006099B" w:rsidRDefault="0006099B" w:rsidP="00A2337B">
                              <w:pPr>
                                <w:rPr>
                                  <w:rFonts w:eastAsia="Times New Roman" w:cs="Times New Roman"/>
                                </w:rPr>
                              </w:pPr>
                            </w:p>
                          </w:txbxContent>
                        </v:textbox>
                      </v:shape>
                      <v:shape id="Cube 1010" o:spid="_x0000_s1624" type="#_x0000_t16" style="position:absolute;left:3477219;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P4bxQAA&#10;AN0AAAAPAAAAZHJzL2Rvd25yZXYueG1sRI9Ba8MwDIXvhf0Ho0FvrdMWxsjqlhEorDsUluUHiFiN&#10;s8VysL0266+vDoPdJN7Te5+2+8kP6kIx9YENrJYFKOI22J47A83nYfEMKmVki0NgMvBLCfa7h9kW&#10;Sxuu/EGXOndKQjiVaMDlPJZap9aRx7QMI7Fo5xA9Zlljp23Eq4T7Qa+L4kl77FkaHI5UOWq/6x9v&#10;oGqaeDy9d1+JDy7eTqHenKkyZv44vb6AyjTlf/Pf9ZsV/GIl/PKNjKB3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4/hvFAAAA3QAAAA8AAAAAAAAAAAAAAAAAlwIAAGRycy9k&#10;b3ducmV2LnhtbFBLBQYAAAAABAAEAPUAAACJAwAAAAA=&#10;" fillcolor="#fabf8f [1945]" strokecolor="#548dd4 [1951]">
                        <v:shadow on="t" opacity="22937f" mv:blur="40000f" origin=",.5" offset="0,23000emu"/>
                        <v:textbox>
                          <w:txbxContent>
                            <w:p w14:paraId="54468E26" w14:textId="77777777" w:rsidR="0006099B" w:rsidRDefault="0006099B" w:rsidP="00A2337B">
                              <w:pPr>
                                <w:rPr>
                                  <w:rFonts w:eastAsia="Times New Roman" w:cs="Times New Roman"/>
                                </w:rPr>
                              </w:pPr>
                            </w:p>
                          </w:txbxContent>
                        </v:textbox>
                      </v:shape>
                      <v:shape id="Cube 1011" o:spid="_x0000_s1625" type="#_x0000_t16" style="position:absolute;left:3552404;top:4677727;width:97410;height:368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4p0swwAA&#10;AN0AAAAPAAAAZHJzL2Rvd25yZXYueG1sRE9LawIxEL4X/A9hhN662a0gZWuUurRSvfk4eBw2093Q&#10;zWRNUt321xuh4G0+vufMFoPtxJl8MI4VFFkOgrh22nCj4LD/eHoBESKyxs4xKfilAIv56GGGpXYX&#10;3tJ5FxuRQjiUqKCNsS+lDHVLFkPmeuLEfTlvMSboG6k9XlK47eRznk+lRcOpocWeqpbq792PVVAd&#10;/SQuzaryp+bPbTbv1XYdjFKP4+HtFUSkId7F/+5PnebnRQG3b9IJcn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4p0swwAAAN0AAAAPAAAAAAAAAAAAAAAAAJcCAABkcnMvZG93&#10;bnJldi54bWxQSwUGAAAAAAQABAD1AAAAhwMAAAAA&#10;" fillcolor="#e36c0a [2409]" strokecolor="#548dd4 [1951]">
                        <v:shadow on="t" opacity="22937f" mv:blur="40000f" origin=",.5" offset="0,23000emu"/>
                        <v:textbox>
                          <w:txbxContent>
                            <w:p w14:paraId="68744972" w14:textId="77777777" w:rsidR="0006099B" w:rsidRDefault="0006099B" w:rsidP="00A2337B">
                              <w:pPr>
                                <w:rPr>
                                  <w:rFonts w:eastAsia="Times New Roman" w:cs="Times New Roman"/>
                                </w:rPr>
                              </w:pPr>
                            </w:p>
                          </w:txbxContent>
                        </v:textbox>
                      </v:shape>
                    </v:group>
                    <v:line id="Straight Connector 1012" o:spid="_x0000_s1626" style="position:absolute;visibility:visible;mso-wrap-style:square" from="3664066,4684354" to="4152463,46843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ti98QAAADdAAAADwAAAGRycy9kb3ducmV2LnhtbERPTWvCQBC9C/6HZYTedBOhRVNXEaUg&#10;lLZqe7C3MTtmg9nZNLs16b/vCoK3ebzPmS06W4kLNb50rCAdJSCIc6dLLhR8fb4MJyB8QNZYOSYF&#10;f+RhMe/3Zphp1/KOLvtQiBjCPkMFJoQ6k9Lnhiz6kauJI3dyjcUQYVNI3WAbw20lx0nyJC2WHBsM&#10;1rQylJ/3v1ZB/rE+vrZoft4qNOn08f2wPXxvlHoYdMtnEIG6cBff3Bsd5yfpGK7fxBPk/B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UO2L3xAAAAN0AAAAPAAAAAAAAAAAA&#10;AAAAAKECAABkcnMvZG93bnJldi54bWxQSwUGAAAAAAQABAD5AAAAkgMAAAAA&#10;" strokecolor="#4f81bd [3204]">
                      <v:stroke dashstyle="1 1"/>
                      <v:shadow on="t" opacity="24903f" mv:blur="40000f" origin=",.5" offset="0,20000emu"/>
                    </v:line>
                    <v:line id="Straight Connector 1013" o:spid="_x0000_s1627" style="position:absolute;visibility:visible;mso-wrap-style:square" from="3649814,5015370" to="4138211,50153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3fHbMUAAADdAAAADwAAAGRycy9kb3ducmV2LnhtbERPTUvDQBC9C/6HZQRvdhOlxcZugihC&#10;Qdpq20N7G7NjNpidjdm1Sf99t1DwNo/3ObNisI04UOdrxwrSUQKCuHS65krBdvN29wjCB2SNjWNS&#10;cCQPRX59NcNMu54/6bAOlYgh7DNUYEJoMyl9aciiH7mWOHLfrrMYIuwqqTvsY7ht5H2STKTFmmOD&#10;wZZeDJU/6z+roFy9fr33aH4XDZp0Ol7uPnb7uVK3N8PzE4hAQ/gXX9xzHecn6QOcv4knyPwE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3fHbMUAAADdAAAADwAAAAAAAAAA&#10;AAAAAAChAgAAZHJzL2Rvd25yZXYueG1sUEsFBgAAAAAEAAQA+QAAAJMDAAAAAA==&#10;" strokecolor="#4f81bd [3204]">
                      <v:stroke dashstyle="1 1"/>
                      <v:shadow on="t" opacity="24903f" mv:blur="40000f" origin=",.5" offset="0,20000emu"/>
                    </v:line>
                    <v:line id="Straight Connector 1014" o:spid="_x0000_s1628" style="position:absolute;visibility:visible;mso-wrap-style:square" from="3632324,5046015" to="4120721,5046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J5fGMUAAADdAAAADwAAAGRycy9kb3ducmV2LnhtbERPTUvDQBC9C/6HZQRvdhOxxcZugihC&#10;Qdpq20N7G7NjNpidjdm1Sf99t1DwNo/3ObNisI04UOdrxwrSUQKCuHS65krBdvN29wjCB2SNjWNS&#10;cCQPRX59NcNMu54/6bAOlYgh7DNUYEJoMyl9aciiH7mWOHLfrrMYIuwqqTvsY7ht5H2STKTFmmOD&#10;wZZeDJU/6z+roFy9fr33aH4XDZp0Ol7uPnb7uVK3N8PzE4hAQ/gXX9xzHecn6QOcv4knyPwE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9J5fGMUAAADdAAAADwAAAAAAAAAA&#10;AAAAAAChAgAAZHJzL2Rvd25yZXYueG1sUEsFBgAAAAAEAAQA+QAAAJMDAAAAAA==&#10;" strokecolor="#4f81bd [3204]">
                      <v:stroke dashstyle="1 1"/>
                      <v:shadow on="t" opacity="24903f" mv:blur="40000f" origin=",.5" offset="0,20000emu"/>
                    </v:line>
                    <v:line id="Straight Connector 1015" o:spid="_x0000_s1629" style="position:absolute;visibility:visible;mso-wrap-style:square" from="3632324,4717943" to="4120721,47179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9L6g8QAAADdAAAADwAAAGRycy9kb3ducmV2LnhtbERPTWvCQBC9C/0PyxR6000KFhtdpSgF&#10;QWqtetDbNDvNhmZn0+xq4r/vCoK3ebzPmcw6W4kzNb50rCAdJCCIc6dLLhTsd+/9EQgfkDVWjknB&#10;hTzMpg+9CWbatfxF520oRAxhn6ECE0KdSelzQxb9wNXEkftxjcUQYVNI3WAbw20ln5PkRVosOTYY&#10;rGluKP/dnqyC/HPxvWrR/H1UaNLX4fqwORyXSj09dm9jEIG6cBff3Esd5yfpEK7fxBPk9B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b0vqDxAAAAN0AAAAPAAAAAAAAAAAA&#10;AAAAAKECAABkcnMvZG93bnJldi54bWxQSwUGAAAAAAQABAD5AAAAkgMAAAAA&#10;" strokecolor="#4f81bd [3204]">
                      <v:stroke dashstyle="1 1"/>
                      <v:shadow on="t" opacity="24903f" mv:blur="40000f" origin=",.5" offset="0,20000emu"/>
                    </v:line>
                    <v:line id="Straight Connector 1016" o:spid="_x0000_s1630" style="position:absolute;visibility:visible;mso-wrap-style:square" from="2530346,5046003" to="3367884,50460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mSNcIAAADdAAAADwAAAGRycy9kb3ducmV2LnhtbERPTYvCMBC9L+x/CLOwtzWtB1mqUXRB&#10;EESWrdXz2IxN3WZSmqj13xtB8DaP9zmTWW8bcaHO144VpIMEBHHpdM2VgmK7/PoG4QOyxsYxKbiR&#10;h9n0/W2CmXZX/qNLHioRQ9hnqMCE0GZS+tKQRT9wLXHkjq6zGCLsKqk7vMZw28hhkoykxZpjg8GW&#10;fgyV//nZKthxvtjnx8WhOJ3TsmCzWe9+N0p9fvTzMYhAfXiJn+6VjvOTdASPb+IJcno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NmSNcIAAADdAAAADwAAAAAAAAAAAAAA&#10;AAChAgAAZHJzL2Rvd25yZXYueG1sUEsFBgAAAAAEAAQA+QAAAJADAAAAAA==&#10;" strokecolor="#4f81bd [3204]">
                      <v:stroke dashstyle="dash"/>
                      <v:shadow on="t" opacity="24903f" mv:blur="40000f" origin=",.5" offset="0,20000emu"/>
                    </v:line>
                    <v:line id="Straight Connector 1017" o:spid="_x0000_s1631" style="position:absolute;flip:y;visibility:visible;mso-wrap-style:square" from="2522075,4702080" to="3367884,47052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5P38QAAADdAAAADwAAAGRycy9kb3ducmV2LnhtbERP22oCMRB9F/yHMIW+abKlaFmNUksL&#10;hVLwUsHHMZnuLt1Mlk10179vBMG3OZzrzJe9q8WZ2lB51pCNFQhi423FhYaf3cfoBUSIyBZrz6Th&#10;QgGWi+Fgjrn1HW/ovI2FSCEcctRQxtjkUgZTksMw9g1x4n596zAm2BbSttilcFfLJ6Um0mHFqaHE&#10;ht5KMn/bk9NgvruvY9btL5v3lXo+HXa4Nn6i9eND/zoDEamPd/HN/WnTfJVN4fpNOkE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z/k/fxAAAAN0AAAAPAAAAAAAAAAAA&#10;AAAAAKECAABkcnMvZG93bnJldi54bWxQSwUGAAAAAAQABAD5AAAAkgMAAAAA&#10;" strokecolor="#4f81bd [3204]">
                      <v:stroke dashstyle="dash"/>
                      <v:shadow on="t" opacity="24903f" mv:blur="40000f" origin=",.5" offset="0,20000emu"/>
                    </v:line>
                  </v:group>
                  <v:shape id="Text Box 1018" o:spid="_x0000_s1632" type="#_x0000_t202" style="position:absolute;left:1005894;top:4277875;width:366331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RYxkxQAA&#10;AN0AAAAPAAAAZHJzL2Rvd25yZXYueG1sRI9BT8MwDIXvSPyHyEjcWNKJTaMsm9AAabeNwQ+wGtOU&#10;Nk7VhK3w6+fDpN1svef3Pi/XY+jUkYbURLZQTAwo4iq6hmsLX5/vDwtQKSM77CKThT9KsF7d3iyx&#10;dPHEH3Q85FpJCKcSLfic+1LrVHkKmCaxJxbtOw4Bs6xDrd2AJwkPnZ4aM9cBG5YGjz1tPFXt4TdY&#10;WJiwa9un6T6Fx/9i5jev8a3/sfb+bnx5BpVpzFfz5XrrBN8UgivfyAh6dQ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1FjGTFAAAA3QAAAA8AAAAAAAAAAAAAAAAAlwIAAGRycy9k&#10;b3ducmV2LnhtbFBLBQYAAAAABAAEAPUAAACJAwAAAAA=&#10;" filled="f" stroked="f">
                    <v:textbox style="mso-fit-shape-to-text:t">
                      <w:txbxContent>
                        <w:p w14:paraId="3B354CB1"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 xml:space="preserve">Virtual Dataset VDS has images </w:t>
                          </w:r>
                          <w:r>
                            <w:rPr>
                              <w:rFonts w:asciiTheme="minorHAnsi" w:hAnsi="Cambria" w:cstheme="minorBidi"/>
                              <w:i/>
                              <w:iCs/>
                              <w:color w:val="000000" w:themeColor="text1"/>
                              <w:kern w:val="24"/>
                              <w:sz w:val="24"/>
                              <w:szCs w:val="24"/>
                            </w:rPr>
                            <w:t>A</w:t>
                          </w:r>
                          <w:r>
                            <w:rPr>
                              <w:rFonts w:asciiTheme="minorHAnsi" w:hAnsi="Cambria" w:cstheme="minorBidi"/>
                              <w:color w:val="000000" w:themeColor="text1"/>
                              <w:kern w:val="24"/>
                              <w:sz w:val="24"/>
                              <w:szCs w:val="24"/>
                            </w:rPr>
                            <w:t xml:space="preserve">, </w:t>
                          </w:r>
                          <w:r>
                            <w:rPr>
                              <w:rFonts w:asciiTheme="minorHAnsi" w:hAnsi="Cambria" w:cstheme="minorBidi"/>
                              <w:i/>
                              <w:iCs/>
                              <w:color w:val="000000" w:themeColor="text1"/>
                              <w:kern w:val="24"/>
                              <w:sz w:val="24"/>
                              <w:szCs w:val="24"/>
                            </w:rPr>
                            <w:t>B, C and D</w:t>
                          </w:r>
                          <w:r>
                            <w:rPr>
                              <w:rFonts w:asciiTheme="minorHAnsi" w:hAnsi="Cambria" w:cstheme="minorBidi"/>
                              <w:color w:val="000000" w:themeColor="text1"/>
                              <w:kern w:val="24"/>
                              <w:sz w:val="24"/>
                              <w:szCs w:val="24"/>
                            </w:rPr>
                            <w:t xml:space="preserve"> interleaved</w:t>
                          </w:r>
                        </w:p>
                      </w:txbxContent>
                    </v:textbox>
                  </v:shape>
                  <v:shape id="Text Box 1019" o:spid="_x0000_s1633" type="#_x0000_t202" style="position:absolute;left:2523807;top:5083647;width:62928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CSn/wgAA&#10;AN0AAAAPAAAAZHJzL2Rvd25yZXYueG1sRE/NagIxEL4XfIcwQm81WdGiq1HEWvBmqz7AsBk3624m&#10;yybVbZ/eFAq9zcf3O8t17xpxoy5UnjVkIwWCuPCm4lLD+fT+MgMRIrLBxjNp+KYA69XgaYm58Xf+&#10;pNsxliKFcMhRg42xzaUMhSWHYeRb4sRdfOcwJtiV0nR4T+GukWOlXqXDilODxZa2lor6+OU0zJQ7&#10;1PV8/BHc5Ceb2u2b37VXrZ+H/WYBIlIf/8V/7r1J81U2h99v0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JKf/CAAAA3QAAAA8AAAAAAAAAAAAAAAAAlwIAAGRycy9kb3du&#10;cmV2LnhtbFBLBQYAAAAABAAEAPUAAACGAwAAAAA=&#10;" filled="f" stroked="f">
                    <v:textbox style="mso-fit-shape-to-text:t">
                      <w:txbxContent>
                        <w:p w14:paraId="57C3433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VDS.h5</w:t>
                          </w:r>
                        </w:p>
                      </w:txbxContent>
                    </v:textbox>
                  </v:shape>
                </v:group>
                <v:shape id="Text Box 1020" o:spid="_x0000_s1634" type="#_x0000_t202" style="position:absolute;left:1785236;top:5631181;width:774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X0rfxQAA&#10;AN0AAAAPAAAAZHJzL2Rvd25yZXYueG1sRI9BT8MwDIXvSPyHyEi7sWQVQ6Msm9Bg0m7A4AdYjWlK&#10;G6dqwtbt1+PDpN1svef3Pi/XY+jUgYbURLYwmxpQxFV0DdcWvr+29wtQKSM77CKThRMlWK9ub5ZY&#10;unjkTzrsc60khFOJFnzOfal1qjwFTNPYE4v2E4eAWdah1m7Ao4SHThfGPOqADUuDx542nqp2/xcs&#10;LEx4b9un4iOFh/Ns7jev8a3/tXZyN748g8o05qv5cr1zgm8K4Zd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fSt/FAAAA3QAAAA8AAAAAAAAAAAAAAAAAlwIAAGRycy9k&#10;b3ducmV2LnhtbFBLBQYAAAAABAAEAPUAAACJAwAAAAA=&#10;" filled="f" stroked="f">
                  <v:textbox style="mso-fit-shape-to-text:t">
                    <w:txbxContent>
                      <w:p w14:paraId="1AFEA569"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B</w:t>
                        </w:r>
                      </w:p>
                    </w:txbxContent>
                  </v:textbox>
                </v:shape>
                <v:shape id="Text Box 1021" o:spid="_x0000_s1635" type="#_x0000_t202" style="position:absolute;left:3346828;top:5631181;width:7721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E+9EwgAA&#10;AN0AAAAPAAAAZHJzL2Rvd25yZXYueG1sRE/dasIwFL4X9g7hCLvTpMUNV40ynIPdbeoe4NAcm9rm&#10;pDSZdnv6RRC8Ox/f71muB9eKM/Wh9qwhmyoQxKU3NVcavg/vkzmIEJENtp5Jwy8FWK8eRkssjL/w&#10;js77WIkUwqFADTbGrpAylJYchqnviBN39L3DmGBfSdPjJYW7VuZKPUuHNacGix1tLJXN/sdpmCv3&#10;2TQv+Vdws7/syW7e/LY7af04Hl4XICIN8S6+uT9Mmq/yDK7fpBP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T70TCAAAA3QAAAA8AAAAAAAAAAAAAAAAAlwIAAGRycy9kb3du&#10;cmV2LnhtbFBLBQYAAAAABAAEAPUAAACGAwAAAAA=&#10;" filled="f" stroked="f">
                  <v:textbox style="mso-fit-shape-to-text:t">
                    <w:txbxContent>
                      <w:p w14:paraId="7D9618AF"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C</w:t>
                        </w:r>
                      </w:p>
                    </w:txbxContent>
                  </v:textbox>
                </v:shape>
                <v:shape id="Text Box 1022" o:spid="_x0000_s1636" type="#_x0000_t202" style="position:absolute;left:4804152;top:5631144;width:784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wXEzwgAA&#10;AN0AAAAPAAAAZHJzL2Rvd25yZXYueG1sRE/bagIxEH0v+A9hBN9q4mKLrkYRq9C31ssHDJtxs+5m&#10;smxS3fbrm0LBtzmc6yzXvWvEjbpQedYwGSsQxIU3FZcazqf98wxEiMgGG8+k4ZsCrFeDpyXmxt/5&#10;QLdjLEUK4ZCjBhtjm0sZCksOw9i3xIm7+M5hTLArpenwnsJdIzOlXqXDilODxZa2lor6+OU0zJT7&#10;qOt59hnc9GfyYrdvftdetR4N+80CRKQ+PsT/7neT5qssg79v0gl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BcTPCAAAA3QAAAA8AAAAAAAAAAAAAAAAAlwIAAGRycy9kb3du&#10;cmV2LnhtbFBLBQYAAAAABAAEAPUAAACGAwAAAAA=&#10;" filled="f" stroked="f">
                  <v:textbox style="mso-fit-shape-to-text:t">
                    <w:txbxContent>
                      <w:p w14:paraId="1C68BCF1"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Dataset D</w:t>
                        </w:r>
                      </w:p>
                    </w:txbxContent>
                  </v:textbox>
                </v:shape>
                <v:shape id="Text Box 1023" o:spid="_x0000_s1637" type="#_x0000_t202" style="position:absolute;left:357742;top:5995286;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dSowwAA&#10;AN0AAAAPAAAAZHJzL2Rvd25yZXYueG1sRE/NagIxEL4XfIcwgreauLaiq1HEtuCtrfoAw2bcrLuZ&#10;LJtUt336Rij0Nh/f76w2vWvElbpQedYwGSsQxIU3FZcaTse3xzmIEJENNp5JwzcF2KwHDyvMjb/x&#10;J10PsRQphEOOGmyMbS5lKCw5DGPfEifu7DuHMcGulKbDWwp3jcyUmkmHFacGiy3tLBX14ctpmCv3&#10;XteL7CO4p5/Js929+Nf2ovVo2G+XICL18V/8596bNF9lU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jdSowwAAAN0AAAAPAAAAAAAAAAAAAAAAAJcCAABkcnMvZG93&#10;bnJldi54bWxQSwUGAAAAAAQABAD1AAAAhwMAAAAA&#10;" filled="f" stroked="f">
                  <v:textbox style="mso-fit-shape-to-text:t">
                    <w:txbxContent>
                      <w:p w14:paraId="20251AB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4" o:spid="_x0000_s1638" type="#_x0000_t202" style="position:absolute;left:1553315;top:332076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EzcwgAA&#10;AN0AAAAPAAAAZHJzL2Rvd25yZXYueG1sRE/NagIxEL4XfIcwgreauFjR1SiiFXrTqg8wbKab7W4m&#10;yybVbZ/eFAq9zcf3O6tN7xpxoy5UnjVMxgoEceFNxaWG6+XwPAcRIrLBxjNp+KYAm/XgaYW58Xd+&#10;p9s5liKFcMhRg42xzaUMhSWHYexb4sR9+M5hTLArpenwnsJdIzOlZtJhxanBYks7S0V9/nIa5sod&#10;63qRnYKb/kxe7G7vX9tPrUfDfrsEEamP/+I/95tJ81U2hd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kTNzCAAAA3QAAAA8AAAAAAAAAAAAAAAAAlwIAAGRycy9kb3du&#10;cmV2LnhtbFBLBQYAAAAABAAEAPUAAACGAwAAAAA=&#10;" filled="f" stroked="f">
                  <v:textbox style="mso-fit-shape-to-text:t">
                    <w:txbxContent>
                      <w:p w14:paraId="0AD6B6A6"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5" o:spid="_x0000_s1639" type="#_x0000_t202" style="position:absolute;left:1735134;top:3175565;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OlHwgAA&#10;AN0AAAAPAAAAZHJzL2Rvd25yZXYueG1sRE/NagIxEL4XfIcwgreauGjR1SiiFXprqz7AsBk3624m&#10;yybVtU/fFAq9zcf3O6tN7xpxoy5UnjVMxgoEceFNxaWG8+nwPAcRIrLBxjNpeFCAzXrwtMLc+Dt/&#10;0u0YS5FCOOSowcbY5lKGwpLDMPYtceIuvnMYE+xKaTq8p3DXyEypF+mw4tRgsaWdpaI+fjkNc+Xe&#10;63qRfQQ3/Z7M7G7vX9ur1qNhv12CiNTHf/Gf+82k+Sqb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0o6UfCAAAA3QAAAA8AAAAAAAAAAAAAAAAAlwIAAGRycy9kb3du&#10;cmV2LnhtbFBLBQYAAAAABAAEAPUAAACGAwAAAAA=&#10;" filled="f" stroked="f">
                  <v:textbox style="mso-fit-shape-to-text:t">
                    <w:txbxContent>
                      <w:p w14:paraId="5D764D3D"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26" o:spid="_x0000_s1640" type="#_x0000_t202" style="position:absolute;left:1898582;top:3037068;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ncwwgAA&#10;AN0AAAAPAAAAZHJzL2Rvd25yZXYueG1sRE/NagIxEL4XfIcwgreauFjR1SiiFXprqz7AsBk3624m&#10;yybVtU/fFAq9zcf3O6tN7xpxoy5UnjVMxgoEceFNxaWG8+nwPAcRIrLBxjNpeFCAzXrwtMLc+Dt/&#10;0u0YS5FCOOSowcbY5lKGwpLDMPYtceIuvnMYE+xKaTq8p3DXyEypmXRYcWqw2NLOUlEfv5yGuXLv&#10;db3IPoKbfk9e7G7vX9ur1qNhv12CiNTHf/Gf+82k+Sqb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6dzDCAAAA3QAAAA8AAAAAAAAAAAAAAAAAlwIAAGRycy9kb3du&#10;cmV2LnhtbFBLBQYAAAAABAAEAPUAAACGAwAAAAA=&#10;" filled="f" stroked="f">
                  <v:textbox style="mso-fit-shape-to-text:t">
                    <w:txbxContent>
                      <w:p w14:paraId="64FA6452"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27" o:spid="_x0000_s1641" type="#_x0000_t202" style="position:absolute;left:2053228;top:2923336;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ttKrwwAA&#10;AN0AAAAPAAAAZHJzL2Rvd25yZXYueG1sRE/NagIxEL4XfIcwgreauNiqq1HEtuCtrfoAw2bcrLuZ&#10;LJtUt336Rij0Nh/f76w2vWvElbpQedYwGSsQxIU3FZcaTse3xzmIEJENNp5JwzcF2KwHDyvMjb/x&#10;J10PsRQphEOOGmyMbS5lKCw5DGPfEifu7DuHMcGulKbDWwp3jcyUepYOK04NFlvaWSrqw5fTMFfu&#10;va4X2Udw05/Jk929+Nf2ovVo2G+XICL18V/8596bNF9l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ttKrwwAAAN0AAAAPAAAAAAAAAAAAAAAAAJcCAABkcnMvZG93&#10;bnJldi54bWxQSwUGAAAAAAQABAD1AAAAhwMAAAAA&#10;" filled="f" stroked="f">
                  <v:textbox style="mso-fit-shape-to-text:t">
                    <w:txbxContent>
                      <w:p w14:paraId="719CCDD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28" o:spid="_x0000_s1642" type="#_x0000_t202" style="position:absolute;left:2188725;top:2828504;width:375339;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VyXzwwAA&#10;AN0AAAAPAAAAZHJzL2Rvd25yZXYueG1sRI9BT8MwDIXvSPyHyEjcWLJJIFSWTdMAaQcujO5uNaap&#10;1jhVY9bu3+MDEjdb7/m9z+vtnHpzobF0mT0sFw4McZNDx62H+uv94RlMEeSAfWbycKUC283tzRqr&#10;kCf+pMtRWqMhXCr0EEWGytrSREpYFnkgVu07jwlF17G1YcRJw1NvV8492YQda0PEgfaRmvPxJ3kQ&#10;CbvltX5L5XCaP16n6JpHrL2/v5t3L2CEZvk3/10fguK7leLqNzqC3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VyXzwwAAAN0AAAAPAAAAAAAAAAAAAAAAAJcCAABkcnMvZG93&#10;bnJldi54bWxQSwUGAAAAAAQABAD1AAAAhwMAAAAA&#10;" filled="f" stroked="f">
                  <v:textbox style="mso-fit-shape-to-text:t">
                    <w:txbxContent>
                      <w:p w14:paraId="37FF2AE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29" o:spid="_x0000_s1643" type="#_x0000_t202" style="position:absolute;left:2743375;top:2320948;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ZeNCwgAA&#10;AN0AAAAPAAAAZHJzL2Rvd25yZXYueG1sRE/NagIxEL4XfIcwQm81cdGiq1HEWvBmqz7AsBk3624m&#10;yybVbZ/eFAq9zcf3O8t17xpxoy5UnjWMRwoEceFNxaWG8+n9ZQYiRGSDjWfS8E0B1qvB0xJz4+/8&#10;SbdjLEUK4ZCjBhtjm0sZCksOw8i3xIm7+M5hTLArpenwnsJdIzOlXqXDilODxZa2lor6+OU0zJQ7&#10;1PU8+whu8jOe2u2b37VXrZ+H/WYBIlIf/8V/7r1J81U2h99v0gl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xl40LCAAAA3QAAAA8AAAAAAAAAAAAAAAAAlwIAAGRycy9kb3du&#10;cmV2LnhtbFBLBQYAAAAABAAEAPUAAACGAwAAAAA=&#10;" filled="f" stroked="f">
                  <v:textbox style="mso-fit-shape-to-text:t">
                    <w:txbxContent>
                      <w:p w14:paraId="22DF9A4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0" o:spid="_x0000_s1644" type="#_x0000_t202" style="position:absolute;left:3137949;top:1945091;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twCxgAA&#10;AN0AAAAPAAAAZHJzL2Rvd25yZXYueG1sRI/NbgIxDITvlXiHyEjcSgL9EV0IqKIg9VZK+wDWxt0s&#10;u3FWmxSWPn19qNSbrRnPfF5thtCqM/WpjmxhNjWgiMvoaq4sfH7sbxegUkZ22EYmC1dKsFmPblZY&#10;uHjhdzofc6UkhFOBFnzOXaF1Kj0FTNPYEYv2FfuAWda+0q7Hi4SHVs+NedQBa5YGjx1tPZXN8TtY&#10;WJjw1jRP80MK9z+zB799ibvuZO1kPDwvQWUa8r/57/rVCb65E37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4htwCxgAAAN0AAAAPAAAAAAAAAAAAAAAAAJcCAABkcnMv&#10;ZG93bnJldi54bWxQSwUGAAAAAAQABAD1AAAAigMAAAAA&#10;" filled="f" stroked="f">
                  <v:textbox style="mso-fit-shape-to-text:t">
                    <w:txbxContent>
                      <w:p w14:paraId="73C9FB5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1" o:spid="_x0000_s1645" type="#_x0000_t202" style="position:absolute;left:4062363;top:968515;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ynmZwwAA&#10;AN0AAAAPAAAAZHJzL2Rvd25yZXYueG1sRE/NagIxEL4XfIcwgrearLaiq1HEtuCtrfoAw2bcrLuZ&#10;LJtUt336Rij0Nh/f76w2vWvElbpQedaQjRUI4sKbiksNp+Pb4xxEiMgGG8+k4ZsCbNaDhxXmxt/4&#10;k66HWIoUwiFHDTbGNpcyFJYchrFviRN39p3DmGBXStPhLYW7Rk6UmkmHFacGiy3tLBX14ctpmCv3&#10;XteLyUdwTz/Zs929+Nf2ovVo2G+XICL18V/8596bNF9N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ynmZwwAAAN0AAAAPAAAAAAAAAAAAAAAAAJcCAABkcnMvZG93&#10;bnJldi54bWxQSwUGAAAAAAQABAD1AAAAhwMAAAAA&#10;" filled="f" stroked="f">
                  <v:textbox style="mso-fit-shape-to-text:t">
                    <w:txbxContent>
                      <w:p w14:paraId="48B54170"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2" o:spid="_x0000_s1646" type="#_x0000_t202" style="position:absolute;left:4214754;top:857682;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OfuwwAA&#10;AN0AAAAPAAAAZHJzL2Rvd25yZXYueG1sRE/NagIxEL4XfIcwgreauLaiq1HEtuCtrfoAw2bcrLuZ&#10;LJtUt336Rij0Nh/f76w2vWvElbpQedYwGSsQxIU3FZcaTse3xzmIEJENNp5JwzcF2KwHDyvMjb/x&#10;J10PsRQphEOOGmyMbS5lKCw5DGPfEifu7DuHMcGulKbDWwp3jcyUmkmHFacGiy3tLBX14ctpmCv3&#10;XteL7CO4p5/Js929+Nf2ovVo2G+XICL18V/8596bNF9NM7h/k0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nGOfuwwAAAN0AAAAPAAAAAAAAAAAAAAAAAJcCAABkcnMvZG93&#10;bnJldi54bWxQSwUGAAAAAAQABAD1AAAAhwMAAAAA&#10;" filled="f" stroked="f">
                  <v:textbox style="mso-fit-shape-to-text:t">
                    <w:txbxContent>
                      <w:p w14:paraId="42AAFF4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33" o:spid="_x0000_s1647" type="#_x0000_t202" style="position:absolute;left:3810852;top:1220742;width:27114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VEJ1wwAA&#10;AN0AAAAPAAAAZHJzL2Rvd25yZXYueG1sRE/bagIxEH0v+A9hhL5p4qVFV6MUW8G3WvUDhs24WXcz&#10;WTapbvv1jSD0bQ7nOst152pxpTaUnjWMhgoEce5NyYWG03E7mIEIEdlg7Zk0/FCA9ar3tMTM+Bt/&#10;0fUQC5FCOGSowcbYZFKG3JLDMPQNceLOvnUYE2wLaVq8pXBXy7FSr9JhyanBYkMbS3l1+HYaZsp9&#10;VtV8vA9u+jt6sZt3/9FctH7ud28LEJG6+C9+uHcmzVeTCdy/SSfI1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VEJ1wwAAAN0AAAAPAAAAAAAAAAAAAAAAAJcCAABkcnMvZG93&#10;bnJldi54bWxQSwUGAAAAAAQABAD1AAAAhwMAAAAA&#10;" filled="f" stroked="f">
                  <v:textbox style="mso-fit-shape-to-text:t">
                    <w:txbxContent>
                      <w:p w14:paraId="59FF9AD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A</w:t>
                        </w:r>
                      </w:p>
                    </w:txbxContent>
                  </v:textbox>
                </v:shape>
                <v:shape id="Text Box 1034" o:spid="_x0000_s1648" type="#_x0000_t202" style="position:absolute;left:3952697;top:1113711;width:266065;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vdoBwwAA&#10;AN0AAAAPAAAAZHJzL2Rvd25yZXYueG1sRE/bagIxEH0v+A9hhL5p4qVFV6MUrdC3WvUDhs24WXcz&#10;WTaprv36piD0bQ7nOst152pxpTaUnjWMhgoEce5NyYWG03E3mIEIEdlg7Zk03CnAetV7WmJm/I2/&#10;6HqIhUghHDLUYGNsMilDbslhGPqGOHFn3zqMCbaFNC3eUrir5VipV+mw5NRgsaGNpbw6fDsNM+U+&#10;q2o+3gc3/Rm92M3WvzcXrZ/73dsCRKQu/osf7g+T5qvJFP6+S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vdoBwwAAAN0AAAAPAAAAAAAAAAAAAAAAAJcCAABkcnMvZG93&#10;bnJldi54bWxQSwUGAAAAAAQABAD1AAAAhwMAAAAA&#10;" filled="f" stroked="f">
                  <v:textbox style="mso-fit-shape-to-text:t">
                    <w:txbxContent>
                      <w:p w14:paraId="0B736A4F"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5" o:spid="_x0000_s1649" type="#_x0000_t202" style="position:absolute;left:2293501;top:2760136;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jxywwQAA&#10;AN0AAAAPAAAAZHJzL2Rvd25yZXYueG1sRE9LawIxEL4L/Q9hhN40scVSVqNIH+Chl+r2PmzGzeJm&#10;smym7vrvm4LgbT6+56y3Y2jVhfrURLawmBtQxFV0DdcWyuPn7BVUEmSHbWSycKUE283DZI2FiwN/&#10;0+UgtcohnAq04EW6QutUeQqY5rEjztwp9gElw77Wrschh4dWPxnzogM2nBs8dvTmqToffoMFEbdb&#10;XMuPkPY/49f74E21xNLax+m4W4ESGuUuvrn3Ls83z0v4/yafoDd/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8csMEAAADdAAAADwAAAAAAAAAAAAAAAACXAgAAZHJzL2Rvd25y&#10;ZXYueG1sUEsFBgAAAAAEAAQA9QAAAIUDAAAAAA==&#10;" filled="f" stroked="f">
                  <v:textbox style="mso-fit-shape-to-text:t">
                    <w:txbxContent>
                      <w:p w14:paraId="6209189E"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6" o:spid="_x0000_s1650" type="#_x0000_t202" style="position:absolute;left:2862440;top:2226102;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YLHwQAA&#10;AN0AAAAPAAAAZHJzL2Rvd25yZXYueG1sRE9NawIxEL0X/A9hCt5qYqUiW6OIreChl+p6HzbTzdLN&#10;ZNlM3fXfm0Kht3m8z1lvx9CqK/WpiWxhPjOgiKvoGq4tlOfD0wpUEmSHbWSycKME283kYY2FiwN/&#10;0vUktcohnAq04EW6QutUeQqYZrEjztxX7ANKhn2tXY9DDg+tfjZmqQM2nBs8drT3VH2ffoIFEbeb&#10;38r3kI6X8eNt8KZ6wdLa6eO4ewUlNMq/+M99dHm+WSzh95t8gt7c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l2Cx8EAAADdAAAADwAAAAAAAAAAAAAAAACXAgAAZHJzL2Rvd25y&#10;ZXYueG1sUEsFBgAAAAAEAAQA9QAAAIUDAAAAAA==&#10;" filled="f" stroked="f">
                  <v:textbox style="mso-fit-shape-to-text:t">
                    <w:txbxContent>
                      <w:p w14:paraId="00489EE6"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7" o:spid="_x0000_s1651" type="#_x0000_t202" style="position:absolute;left:3234263;top:1869237;width:301091;height:27699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SdcwQAA&#10;AN0AAAAPAAAAZHJzL2Rvd25yZXYueG1sRE9NawIxEL0X+h/CFHqriS1tZTWK1BY8eKlu78Nm3Cxu&#10;JstmdNd/3xQK3ubxPmexGkOrLtSnJrKF6cSAIq6ia7i2UB6+nmagkiA7bCOThSslWC3v7xZYuDjw&#10;N132UqscwqlAC16kK7ROlaeAaRI74swdYx9QMuxr7Xoccnho9bMxbzpgw7nBY0cfnqrT/hwsiLj1&#10;9Fp+hrT9GXebwZvqFUtrHx/G9RyU0Cg38b976/J88/IOf9/kE/Ty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ZREnXMEAAADdAAAADwAAAAAAAAAAAAAAAACXAgAAZHJzL2Rvd25y&#10;ZXYueG1sUEsFBgAAAAAEAAQA9QAAAIUDAAAAAA==&#10;" filled="f" stroked="f">
                  <v:textbox style="mso-fit-shape-to-text:t">
                    <w:txbxContent>
                      <w:p w14:paraId="32737AA2"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B</w:t>
                        </w:r>
                      </w:p>
                    </w:txbxContent>
                  </v:textbox>
                </v:shape>
                <v:shape id="Text Box 1038" o:spid="_x0000_s1652" type="#_x0000_t202" style="position:absolute;left:2429823;top:2614441;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8NAExgAA&#10;AN0AAAAPAAAAZHJzL2Rvd25yZXYueG1sRI/NbgIxDITvlXiHyEjcSgL9EV0IqKIg9VZK+wDWxt0s&#10;u3FWmxSWPn19qNSbrRnPfF5thtCqM/WpjmxhNjWgiMvoaq4sfH7sbxegUkZ22EYmC1dKsFmPblZY&#10;uHjhdzofc6UkhFOBFnzOXaF1Kj0FTNPYEYv2FfuAWda+0q7Hi4SHVs+NedQBa5YGjx1tPZXN8TtY&#10;WJjw1jRP80MK9z+zB799ibvuZO1kPDwvQWUa8r/57/rVCb65E1z5Rkb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8NAExgAAAN0AAAAPAAAAAAAAAAAAAAAAAJcCAABkcnMv&#10;ZG93bnJldi54bWxQSwUGAAAAAAQABAD1AAAAigMAAAAA&#10;" filled="f" stroked="f">
                  <v:textbox style="mso-fit-shape-to-text:t">
                    <w:txbxContent>
                      <w:p w14:paraId="5D7449BB"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39" o:spid="_x0000_s1653" type="#_x0000_t202" style="position:absolute;left:3340280;top:1756663;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vHWfwwAA&#10;AN0AAAAPAAAAZHJzL2Rvd25yZXYueG1sRE/NagIxEL4LfYcwQm810daiq1GKtuBNu+0DDJtxs+5m&#10;smyibvv0jVDwNh/f7yzXvWvEhbpQedYwHikQxIU3FZcavr8+nmYgQkQ22HgmDT8UYL16GCwxM/7K&#10;n3TJYylSCIcMNdgY20zKUFhyGEa+JU7c0XcOY4JdKU2H1xTuGjlR6lU6rDg1WGxpY6mo87PTMFNu&#10;X9fzySG4l9/x1G62/r09af047N8WICL18S7+d+9Mmq+e53D7Jp0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vHWfwwAAAN0AAAAPAAAAAAAAAAAAAAAAAJcCAABkcnMvZG93&#10;bnJldi54bWxQSwUGAAAAAAQABAD1AAAAhwMAAAAA&#10;" filled="f" stroked="f">
                  <v:textbox style="mso-fit-shape-to-text:t">
                    <w:txbxContent>
                      <w:p w14:paraId="3DCDF4E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0" o:spid="_x0000_s1654" type="#_x0000_t202" style="position:absolute;left:2563916;top:2459443;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gK9/xQAA&#10;AN0AAAAPAAAAZHJzL2Rvd25yZXYueG1sRI9Bb8IwDIXvk/YfIk/abSQgNkEhoIkxabcNth9gNaYp&#10;bZyqCdDt188HJG623vN7n5frIbTqTH2qI1sYjwwo4jK6misLP9/vTzNQKSM7bCOThV9KsF7d3y2x&#10;cPHCOzrvc6UkhFOBFnzOXaF1Kj0FTKPYEYt2iH3ALGtfadfjRcJDqyfGvOiANUuDx442nspmfwoW&#10;ZiZ8Ns188pXC9G/87DdvcdsdrX18GF4XoDIN+Wa+Xn84wTdT4Zd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CAr3/FAAAA3QAAAA8AAAAAAAAAAAAAAAAAlwIAAGRycy9k&#10;b3ducmV2LnhtbFBLBQYAAAAABAAEAPUAAACJAwAAAAA=&#10;" filled="f" stroked="f">
                  <v:textbox style="mso-fit-shape-to-text:t">
                    <w:txbxContent>
                      <w:p w14:paraId="167A707C"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1" o:spid="_x0000_s1655" type="#_x0000_t202" style="position:absolute;left:3041969;top:2062721;width:27686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zArkwgAA&#10;AN0AAAAPAAAAZHJzL2Rvd25yZXYueG1sRE/NagIxEL4XfIcwgrearFjR1SiiFXrTqg8wbKab7W4m&#10;yybVbZ/eFAq9zcf3O6tN7xpxoy5UnjVkYwWCuPCm4lLD9XJ4noMIEdlg45k0fFOAzXrwtMLc+Du/&#10;0+0cS5FCOOSowcbY5lKGwpLDMPYtceI+fOcwJtiV0nR4T+GukROlZtJhxanBYks7S0V9/nIa5sod&#10;63oxOQU3/cle7G7vX9tPrUfDfrsEEamP/+I/95tJ89U0g9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CuTCAAAA3QAAAA8AAAAAAAAAAAAAAAAAlwIAAGRycy9kb3du&#10;cmV2LnhtbFBLBQYAAAAABAAEAPUAAACGAwAAAAA=&#10;" filled="f" stroked="f">
                  <v:textbox style="mso-fit-shape-to-text:t">
                    <w:txbxContent>
                      <w:p w14:paraId="3675AD8A"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D</w:t>
                        </w:r>
                      </w:p>
                    </w:txbxContent>
                  </v:textbox>
                </v:shape>
                <v:shape id="Text Box 1042" o:spid="_x0000_s1656" type="#_x0000_t202" style="position:absolute;left:2958485;top:2157050;width:262890;height:2774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STwgAA&#10;AN0AAAAPAAAAZHJzL2Rvd25yZXYueG1sRE/NagIxEL4XfIcwgreauFjR1SiiFXrTqg8wbKab7W4m&#10;yybVbZ/eFAq9zcf3O6tN7xpxoy5UnjVMxgoEceFNxaWG6+XwPAcRIrLBxjNp+KYAm/XgaYW58Xd+&#10;p9s5liKFcMhRg42xzaUMhSWHYexb4sR9+M5hTLArpenwnsJdIzOlZtJhxanBYks7S0V9/nIa5sod&#10;63qRnYKb/kxe7G7vX9tPrUfDfrsEEamP/+I/95tJ89U0g99v0gly/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8elJPCAAAA3QAAAA8AAAAAAAAAAAAAAAAAlwIAAGRycy9kb3du&#10;cmV2LnhtbFBLBQYAAAAABAAEAPUAAACGAwAAAAA=&#10;" filled="f" stroked="f">
                  <v:textbox style="mso-fit-shape-to-text:t">
                    <w:txbxContent>
                      <w:p w14:paraId="26AA8094" w14:textId="77777777" w:rsidR="0006099B" w:rsidRDefault="0006099B" w:rsidP="00A2337B">
                        <w:pPr>
                          <w:pStyle w:val="NormalWeb"/>
                          <w:spacing w:before="0" w:beforeAutospacing="0" w:after="0" w:afterAutospacing="0"/>
                        </w:pPr>
                        <w:r>
                          <w:rPr>
                            <w:rFonts w:asciiTheme="minorHAnsi" w:hAnsi="Cambria" w:cstheme="minorBidi"/>
                            <w:i/>
                            <w:iCs/>
                            <w:color w:val="000000" w:themeColor="text1"/>
                            <w:kern w:val="24"/>
                            <w:sz w:val="24"/>
                            <w:szCs w:val="24"/>
                          </w:rPr>
                          <w:t>C</w:t>
                        </w:r>
                      </w:p>
                    </w:txbxContent>
                  </v:textbox>
                </v:shape>
                <v:shape id="Text Box 1043" o:spid="_x0000_s1657" type="#_x0000_t202" style="position:absolute;left:1051506;top:294868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UjEIwwAA&#10;AN0AAAAPAAAAZHJzL2Rvd25yZXYueG1sRE/bagIxEH0v+A9hhL5p4qVFV6MUrdC3WvUDhs24WXcz&#10;WTaprv36piD0bQ7nOst152pxpTaUnjWMhgoEce5NyYWG03E3mIEIEdlg7Zk03CnAetV7WmJm/I2/&#10;6HqIhUghHDLUYGNsMilDbslhGPqGOHFn3zqMCbaFNC3eUrir5VipV+mw5NRgsaGNpbw6fDsNM+U+&#10;q2o+3gc3/Rm92M3WvzcXrZ/73dsCRKQu/osf7g+T5qvpBP6+SSfI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UjEIwwAAAN0AAAAPAAAAAAAAAAAAAAAAAJcCAABkcnMvZG93&#10;bnJldi54bWxQSwUGAAAAAAQABAD1AAAAhwMAAAAA&#10;" filled="f" stroked="f">
                  <v:textbox style="mso-fit-shape-to-text:t">
                    <w:txbxContent>
                      <w:p w14:paraId="648B6AE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w:t>
                        </w:r>
                      </w:p>
                    </w:txbxContent>
                  </v:textbox>
                </v:shape>
                <v:shape id="Text Box 1044" o:spid="_x0000_s1658" type="#_x0000_t202" style="position:absolute;left:1203898;top:2805502;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u6l8wgAA&#10;AN0AAAAPAAAAZHJzL2Rvd25yZXYueG1sRE/NagIxEL4XfIcwgreaKNuiq1FEK/TWVn2AYTNu1t1M&#10;lk2qq0/fFAq9zcf3O8t17xpxpS5UnjVMxgoEceFNxaWG03H/PAMRIrLBxjNpuFOA9WrwtMTc+Bt/&#10;0fUQS5FCOOSowcbY5lKGwpLDMPYtceLOvnMYE+xKaTq8pXDXyKlSr9JhxanBYktbS0V9+HYaZsp9&#10;1PV8+hlc9pi82O3Ov7UXrUfDfrMAEamP/+I/97tJ81WWwe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7qXzCAAAA3QAAAA8AAAAAAAAAAAAAAAAAlwIAAGRycy9kb3du&#10;cmV2LnhtbFBLBQYAAAAABAAEAPUAAACGAwAAAAA=&#10;" filled="f" stroked="f">
                  <v:textbox style="mso-fit-shape-to-text:t">
                    <w:txbxContent>
                      <w:p w14:paraId="7358BA6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2</w:t>
                        </w:r>
                      </w:p>
                    </w:txbxContent>
                  </v:textbox>
                </v:shape>
                <v:shape id="Text Box 1045" o:spid="_x0000_s1659" type="#_x0000_t202" style="position:absolute;left:1369474;top:2660892;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9wznwgAA&#10;AN0AAAAPAAAAZHJzL2Rvd25yZXYueG1sRE/bagIxEH0v+A9hCn2riaJiV6OIVuhbvfQDhs242e5m&#10;smyirv36RhB8m8O5znzZuVpcqA2lZw2DvgJBnHtTcqHh57h9n4IIEdlg7Zk03CjActF7mWNm/JX3&#10;dDnEQqQQDhlqsDE2mZQht+Qw9H1DnLiTbx3GBNtCmhavKdzVcqjURDosOTVYbGhtKa8OZ6dhqtx3&#10;VX0Md8GN/gZju974z+ZX67fXbjUDEamLT/HD/WXSfDUaw/2bdIJ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D3DOfCAAAA3QAAAA8AAAAAAAAAAAAAAAAAlwIAAGRycy9kb3du&#10;cmV2LnhtbFBLBQYAAAAABAAEAPUAAACGAwAAAAA=&#10;" filled="f" stroked="f">
                  <v:textbox style="mso-fit-shape-to-text:t">
                    <w:txbxContent>
                      <w:p w14:paraId="7DDC13FB"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w:t>
                        </w:r>
                      </w:p>
                    </w:txbxContent>
                  </v:textbox>
                </v:shape>
                <v:shape id="Text Box 1046" o:spid="_x0000_s1660" type="#_x0000_t202" style="position:absolute;left:1547604;top:2531544;width:28575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JZKQwgAA&#10;AN0AAAAPAAAAZHJzL2Rvd25yZXYueG1sRE/bagIxEH0v+A9hBN9qoqjoahSxFvrWevmAYTNu1t1M&#10;lk2q2369KRR8m8O5zmrTuVrcqA2lZw2joQJBnHtTcqHhfHp/nYMIEdlg7Zk0/FCAzbr3ssLM+Dsf&#10;6HaMhUghHDLUYGNsMilDbslhGPqGOHEX3zqMCbaFNC3eU7ir5VipmXRYcmqw2NDOUl4dv52GuXKf&#10;VbUYfwU3+R1N7e7N75ur1oN+t12CiNTFp/jf/WHSfDWZwd836QS5f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AlkpDCAAAA3QAAAA8AAAAAAAAAAAAAAAAAlwIAAGRycy9kb3du&#10;cmV2LnhtbFBLBQYAAAAABAAEAPUAAACGAwAAAAA=&#10;" filled="f" stroked="f">
                  <v:textbox style="mso-fit-shape-to-text:t">
                    <w:txbxContent>
                      <w:p w14:paraId="77BB85DA"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4</w:t>
                        </w:r>
                      </w:p>
                    </w:txbxContent>
                  </v:textbox>
                </v:shape>
                <v:shape id="Text Box 1047" o:spid="_x0000_s1661" type="#_x0000_t202" style="position:absolute;left:2242023;top:1810566;width:4343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aTcLwgAA&#10;AN0AAAAPAAAAZHJzL2Rvd25yZXYueG1sRE/NagIxEL4XfIcwQm+aKNrqapRiK3irVR9g2IybdTeT&#10;ZZPqtk/fCEJv8/H9znLduVpcqQ2lZw2joQJBnHtTcqHhdNwOZiBCRDZYeyYNPxRgveo9LTEz/sZf&#10;dD3EQqQQDhlqsDE2mZQht+QwDH1DnLizbx3GBNtCmhZvKdzVcqzUi3RYcmqw2NDGUl4dvp2GmXKf&#10;VTUf74Ob/I6mdvPuP5qL1s/97m0BIlIX/8UP986k+WryCvdv0gly9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9pNwvCAAAA3QAAAA8AAAAAAAAAAAAAAAAAlwIAAGRycy9kb3du&#10;cmV2LnhtbFBLBQYAAAAABAAEAPUAAACGAwAAAAA=&#10;" filled="f" stroked="f">
                  <v:textbox style="mso-fit-shape-to-text:t">
                    <w:txbxContent>
                      <w:p w14:paraId="6D7F4975"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3+4k</w:t>
                        </w:r>
                      </w:p>
                    </w:txbxContent>
                  </v:textbox>
                </v:shape>
                <v:shape id="Text Box 1048" o:spid="_x0000_s1662" type="#_x0000_t202" style="position:absolute;left:2878226;top:2487439;width:434340;height:3155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9qN5xQAA&#10;AN0AAAAPAAAAZHJzL2Rvd25yZXYueG1sRI9Bb8IwDIXvk/YfIk/abSQgNkEhoIkxabcNth9gNaYp&#10;bZyqCdDt188HJG623vN7n5frIbTqTH2qI1sYjwwo4jK6misLP9/vTzNQKSM7bCOThV9KsF7d3y2x&#10;cPHCOzrvc6UkhFOBFnzOXaF1Kj0FTKPYEYt2iH3ALGtfadfjRcJDqyfGvOiANUuDx442nspmfwoW&#10;ZiZ8Ns188pXC9G/87DdvcdsdrX18GF4XoDIN+Wa+Xn84wTdTwZVvZAS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72o3nFAAAA3QAAAA8AAAAAAAAAAAAAAAAAlwIAAGRycy9k&#10;b3ducmV2LnhtbFBLBQYAAAAABAAEAPUAAACJAwAAAAA=&#10;" filled="f" stroked="f">
                  <v:textbox style="mso-fit-shape-to-text:t">
                    <w:txbxContent>
                      <w:p w14:paraId="660B2D16" w14:textId="77777777" w:rsidR="0006099B" w:rsidRDefault="0006099B" w:rsidP="00A2337B">
                        <w:pPr>
                          <w:pStyle w:val="NormalWeb"/>
                          <w:spacing w:before="0" w:beforeAutospacing="0" w:after="0" w:afterAutospacing="0"/>
                        </w:pPr>
                        <w:r>
                          <w:rPr>
                            <w:rFonts w:asciiTheme="minorHAnsi" w:hAnsi="Cambria" w:cstheme="minorBidi"/>
                            <w:color w:val="000000" w:themeColor="text1"/>
                            <w:kern w:val="24"/>
                            <w:sz w:val="24"/>
                            <w:szCs w:val="24"/>
                          </w:rPr>
                          <w:t>t</w:t>
                        </w:r>
                        <w:r>
                          <w:rPr>
                            <w:rFonts w:asciiTheme="minorHAnsi" w:hAnsi="Cambria" w:cstheme="minorBidi"/>
                            <w:color w:val="000000" w:themeColor="text1"/>
                            <w:kern w:val="24"/>
                            <w:position w:val="-6"/>
                            <w:sz w:val="24"/>
                            <w:szCs w:val="24"/>
                            <w:vertAlign w:val="subscript"/>
                          </w:rPr>
                          <w:t>1+4k</w:t>
                        </w:r>
                      </w:p>
                    </w:txbxContent>
                  </v:textbox>
                </v:shape>
                <v:rect id="Rectangle 1049" o:spid="_x0000_s1663" style="position:absolute;width:6219547;height:69457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GFVjwgAA&#10;AN0AAAAPAAAAZHJzL2Rvd25yZXYueG1sRE9NawIxEL0X/A9hhF5Ek4oUuzWKWIQi7UEt0uOwGXcX&#10;N5NlM+r6702h4G0e73Nmi87X6kJtrAJbeBkZUMR5cBUXFn726+EUVBRkh3VgsnCjCIt572mGmQtX&#10;3tJlJ4VKIRwztFCKNJnWMS/JYxyFhjhxx9B6lATbQrsWrync13pszKv2WHFqKLGhVUn5aXf2FmSN&#10;wtOzM2Hz9f2LA3MYfPixtc/9bvkOSqiTh/jf/enSfDN5g79v0gl6f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YVWPCAAAA3QAAAA8AAAAAAAAAAAAAAAAAlwIAAGRycy9kb3du&#10;cmV2LnhtbFBLBQYAAAAABAAEAPUAAACGAwAAAAA=&#10;" filled="f" strokecolor="#4579b8 [3044]">
                  <v:shadow on="t" opacity="22937f" mv:blur="40000f" origin=",.5" offset="0,23000emu"/>
                  <v:textbox>
                    <w:txbxContent>
                      <w:p w14:paraId="495C0DF8" w14:textId="77777777" w:rsidR="0006099B" w:rsidRDefault="0006099B" w:rsidP="00A2337B">
                        <w:pPr>
                          <w:rPr>
                            <w:rFonts w:eastAsia="Times New Roman" w:cs="Times New Roman"/>
                          </w:rPr>
                        </w:pPr>
                      </w:p>
                    </w:txbxContent>
                  </v:textbox>
                </v:rect>
                <w10:anchorlock/>
              </v:group>
            </w:pict>
          </mc:Fallback>
        </mc:AlternateContent>
      </w:r>
    </w:p>
    <w:p w14:paraId="59574130" w14:textId="7C1EC47D" w:rsidR="00395324" w:rsidRPr="00097E6A" w:rsidRDefault="00097E6A" w:rsidP="00097E6A">
      <w:pPr>
        <w:pStyle w:val="Caption"/>
        <w:rPr>
          <w:rFonts w:asciiTheme="majorHAnsi" w:eastAsiaTheme="majorEastAsia" w:hAnsiTheme="majorHAnsi" w:cstheme="majorBidi"/>
          <w:b w:val="0"/>
          <w:bCs w:val="0"/>
          <w:color w:val="auto"/>
          <w:sz w:val="22"/>
          <w:szCs w:val="22"/>
        </w:rPr>
      </w:pPr>
      <w:bookmarkStart w:id="185" w:name="_Ref239685116"/>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r w:rsidR="009D0C9A">
        <w:rPr>
          <w:noProof/>
          <w:color w:val="auto"/>
          <w:sz w:val="22"/>
          <w:szCs w:val="22"/>
        </w:rPr>
        <w:t>5</w:t>
      </w:r>
      <w:r w:rsidRPr="00097E6A">
        <w:rPr>
          <w:color w:val="auto"/>
          <w:sz w:val="22"/>
          <w:szCs w:val="22"/>
        </w:rPr>
        <w:fldChar w:fldCharType="end"/>
      </w:r>
      <w:bookmarkEnd w:id="185"/>
      <w:r w:rsidRPr="00097E6A">
        <w:rPr>
          <w:color w:val="auto"/>
          <w:sz w:val="22"/>
          <w:szCs w:val="22"/>
        </w:rPr>
        <w:t>: Images are interleaved in the virtual dat</w:t>
      </w:r>
      <w:r>
        <w:rPr>
          <w:color w:val="auto"/>
          <w:sz w:val="22"/>
          <w:szCs w:val="22"/>
        </w:rPr>
        <w:t>a</w:t>
      </w:r>
      <w:r w:rsidRPr="00097E6A">
        <w:rPr>
          <w:color w:val="auto"/>
          <w:sz w:val="22"/>
          <w:szCs w:val="22"/>
        </w:rPr>
        <w:t>s</w:t>
      </w:r>
      <w:r>
        <w:rPr>
          <w:color w:val="auto"/>
          <w:sz w:val="22"/>
          <w:szCs w:val="22"/>
        </w:rPr>
        <w:t>e</w:t>
      </w:r>
      <w:r w:rsidRPr="00097E6A">
        <w:rPr>
          <w:color w:val="auto"/>
          <w:sz w:val="22"/>
          <w:szCs w:val="22"/>
        </w:rPr>
        <w:t>t. Each of 3D datasets contains imag</w:t>
      </w:r>
      <w:r>
        <w:rPr>
          <w:color w:val="auto"/>
          <w:sz w:val="22"/>
          <w:szCs w:val="22"/>
        </w:rPr>
        <w:t>es taken at the time steps indexed with the fixed stride and a different offset.</w:t>
      </w:r>
      <w:r w:rsidR="00395324" w:rsidRPr="00097E6A">
        <w:rPr>
          <w:color w:val="auto"/>
          <w:sz w:val="22"/>
          <w:szCs w:val="22"/>
        </w:rPr>
        <w:br w:type="page"/>
      </w:r>
    </w:p>
    <w:p w14:paraId="04002EF0" w14:textId="0B15AB3F" w:rsidR="00CC1E91" w:rsidRDefault="00CC1E91" w:rsidP="002E7285">
      <w:pPr>
        <w:pStyle w:val="Heading2"/>
      </w:pPr>
      <w:r>
        <w:t>NPP aggregation</w:t>
      </w:r>
    </w:p>
    <w:p w14:paraId="4EC538EF" w14:textId="5168BD6C" w:rsidR="00CC1E91" w:rsidRPr="00CC1E91" w:rsidRDefault="00737F0B" w:rsidP="00CC1E91">
      <w:commentRangeStart w:id="186"/>
      <w:r>
        <w:t xml:space="preserve">Temporal aggregation of the NPP data products is </w:t>
      </w:r>
      <w:r w:rsidR="00754518">
        <w:t>similar to the “Eiger” use case except that data is added along of</w:t>
      </w:r>
      <w:r w:rsidR="00572FD7">
        <w:t xml:space="preserve"> the slowest 2D image dimension making VDS </w:t>
      </w:r>
      <w:r w:rsidR="000C49B7">
        <w:t>two-dimensional</w:t>
      </w:r>
      <w:r w:rsidR="00572FD7">
        <w:t>.</w:t>
      </w:r>
      <w:commentRangeEnd w:id="186"/>
      <w:r w:rsidR="00351C0E">
        <w:rPr>
          <w:rStyle w:val="CommentReference"/>
        </w:rPr>
        <w:commentReference w:id="186"/>
      </w:r>
    </w:p>
    <w:p w14:paraId="14575AE2" w14:textId="77777777" w:rsidR="00C136C8" w:rsidRDefault="00C136C8">
      <w:pPr>
        <w:spacing w:after="0"/>
        <w:jc w:val="left"/>
        <w:rPr>
          <w:rFonts w:asciiTheme="majorHAnsi" w:eastAsiaTheme="majorEastAsia" w:hAnsiTheme="majorHAnsi" w:cstheme="majorBidi"/>
          <w:b/>
          <w:bCs/>
          <w:color w:val="000000" w:themeColor="text1"/>
          <w:sz w:val="28"/>
          <w:szCs w:val="28"/>
        </w:rPr>
      </w:pPr>
      <w:commentRangeStart w:id="187"/>
      <w:r>
        <w:br w:type="page"/>
      </w:r>
      <w:commentRangeEnd w:id="187"/>
      <w:r w:rsidR="00351C0E">
        <w:rPr>
          <w:rStyle w:val="CommentReference"/>
        </w:rPr>
        <w:commentReference w:id="187"/>
      </w:r>
    </w:p>
    <w:p w14:paraId="4ED8DD1D" w14:textId="77777777" w:rsidR="00BD7880" w:rsidRDefault="00BD7880" w:rsidP="00BD7880">
      <w:pPr>
        <w:pStyle w:val="Heading1"/>
        <w:rPr>
          <w:ins w:id="188" w:author="Quincey Koziol" w:date="2014-12-06T23:37:00Z"/>
        </w:rPr>
      </w:pPr>
      <w:bookmarkStart w:id="189" w:name="_Ref239695691"/>
      <w:ins w:id="190" w:author="Quincey Koziol" w:date="2014-12-06T23:37:00Z">
        <w:r>
          <w:t>HDF5 Virtual Dataset Requirements</w:t>
        </w:r>
        <w:r w:rsidRPr="006F05BA">
          <w:t xml:space="preserve"> </w:t>
        </w:r>
        <w:r>
          <w:t>and Constraints</w:t>
        </w:r>
      </w:ins>
    </w:p>
    <w:p w14:paraId="70A7936C" w14:textId="682EB782" w:rsidR="00BD7880" w:rsidRDefault="00BD7880" w:rsidP="00BD7880">
      <w:pPr>
        <w:rPr>
          <w:ins w:id="191" w:author="Quincey Koziol" w:date="2014-12-06T23:37:00Z"/>
        </w:rPr>
      </w:pPr>
      <w:ins w:id="192" w:author="Quincey Koziol" w:date="2014-12-06T23:38:00Z">
        <w:r>
          <w:t>Based on the use cases above and some reasonable extrapolations from them, t</w:t>
        </w:r>
      </w:ins>
      <w:ins w:id="193" w:author="Quincey Koziol" w:date="2014-12-06T23:37:00Z">
        <w:r>
          <w:t xml:space="preserve">his section describes requirements and constraints for </w:t>
        </w:r>
      </w:ins>
      <w:ins w:id="194" w:author="Quincey Koziol" w:date="2014-12-06T23:38:00Z">
        <w:r>
          <w:t>virtual datasets</w:t>
        </w:r>
      </w:ins>
      <w:ins w:id="195" w:author="Quincey Koziol" w:date="2014-12-06T23:37:00Z">
        <w:r>
          <w:t>.</w:t>
        </w:r>
      </w:ins>
    </w:p>
    <w:p w14:paraId="67CF9A08" w14:textId="77777777" w:rsidR="00BD7880" w:rsidRDefault="00BD7880" w:rsidP="00BD7880">
      <w:pPr>
        <w:pStyle w:val="Heading2"/>
        <w:rPr>
          <w:ins w:id="196" w:author="Quincey Koziol" w:date="2014-12-06T23:37:00Z"/>
        </w:rPr>
      </w:pPr>
      <w:ins w:id="197" w:author="Quincey Koziol" w:date="2014-12-06T23:37:00Z">
        <w:r>
          <w:t xml:space="preserve">Requirements </w:t>
        </w:r>
      </w:ins>
    </w:p>
    <w:p w14:paraId="2255123B" w14:textId="77777777" w:rsidR="00BD7880" w:rsidRDefault="00BD7880" w:rsidP="00BD7880">
      <w:pPr>
        <w:pStyle w:val="ListParagraph"/>
        <w:numPr>
          <w:ilvl w:val="0"/>
          <w:numId w:val="16"/>
        </w:numPr>
        <w:rPr>
          <w:ins w:id="198" w:author="Quincey Koziol" w:date="2014-12-06T23:37:00Z"/>
        </w:rPr>
      </w:pPr>
      <w:ins w:id="199" w:author="Quincey Koziol" w:date="2014-12-06T23:37:00Z">
        <w:r>
          <w:t xml:space="preserve">There will be no changes to the HDF5 programming model when accessing a VDS. </w:t>
        </w:r>
      </w:ins>
    </w:p>
    <w:p w14:paraId="34A9156F" w14:textId="77777777" w:rsidR="00BD7880" w:rsidRDefault="00BD7880" w:rsidP="00BD7880">
      <w:pPr>
        <w:pStyle w:val="ListParagraph"/>
        <w:numPr>
          <w:ilvl w:val="1"/>
          <w:numId w:val="29"/>
        </w:numPr>
        <w:rPr>
          <w:ins w:id="200" w:author="Quincey Koziol" w:date="2014-12-06T23:37:00Z"/>
        </w:rPr>
      </w:pPr>
      <w:ins w:id="201" w:author="Quincey Koziol" w:date="2014-12-06T23:37:00Z">
        <w:r>
          <w:t xml:space="preserve">Dataset create, write, read, sub-set, query and close operations work for VDS. </w:t>
        </w:r>
      </w:ins>
    </w:p>
    <w:p w14:paraId="55A81F69" w14:textId="77777777" w:rsidR="00BD7880" w:rsidRDefault="00BD7880" w:rsidP="00BD7880">
      <w:pPr>
        <w:pStyle w:val="ListParagraph"/>
        <w:numPr>
          <w:ilvl w:val="1"/>
          <w:numId w:val="29"/>
        </w:numPr>
        <w:rPr>
          <w:ins w:id="202" w:author="Quincey Koziol" w:date="2014-12-06T23:37:00Z"/>
        </w:rPr>
      </w:pPr>
      <w:ins w:id="203" w:author="Quincey Koziol" w:date="2014-12-06T23:37:00Z">
        <w:r>
          <w:t xml:space="preserve">Virtual datasets will have a new storage type: ‘virtual’ (cmp. with the current storage types:  chunked, external, contiguous and compact). </w:t>
        </w:r>
      </w:ins>
    </w:p>
    <w:p w14:paraId="2DC9E20D" w14:textId="77777777" w:rsidR="00BD7880" w:rsidRDefault="00BD7880" w:rsidP="00BD7880">
      <w:pPr>
        <w:pStyle w:val="ListParagraph"/>
        <w:numPr>
          <w:ilvl w:val="0"/>
          <w:numId w:val="16"/>
        </w:numPr>
        <w:rPr>
          <w:ins w:id="204" w:author="Quincey Koziol" w:date="2014-12-06T23:37:00Z"/>
        </w:rPr>
      </w:pPr>
      <w:ins w:id="205" w:author="Quincey Koziol" w:date="2014-12-06T23:37:00Z">
        <w:r>
          <w:t xml:space="preserve">Mapping between source dataset elements and VDS elements is described at VDS creation time, using the HDF5 dataspace selection mechanism, by specifying elements in a source dataset and corresponding elements in the VDS. </w:t>
        </w:r>
      </w:ins>
    </w:p>
    <w:p w14:paraId="34F1DD92" w14:textId="77777777" w:rsidR="00BD7880" w:rsidRDefault="00BD7880" w:rsidP="00BD7880">
      <w:pPr>
        <w:pStyle w:val="ListParagraph"/>
        <w:numPr>
          <w:ilvl w:val="1"/>
          <w:numId w:val="28"/>
        </w:numPr>
        <w:rPr>
          <w:ins w:id="206" w:author="Quincey Koziol" w:date="2014-12-06T23:37:00Z"/>
        </w:rPr>
      </w:pPr>
      <w:ins w:id="207" w:author="Quincey Koziol" w:date="2014-12-06T23:37:00Z">
        <w:r>
          <w:t xml:space="preserve">Current selection mechanism should be extended to allow unlimited hyperslab “count” values to accommodate unbounded selections in source datasets that can be extended/have unlimited dimensions. </w:t>
        </w:r>
      </w:ins>
    </w:p>
    <w:p w14:paraId="3DCE0381" w14:textId="77777777" w:rsidR="00BD7880" w:rsidRDefault="00BD7880" w:rsidP="00BD7880">
      <w:pPr>
        <w:pStyle w:val="ListParagraph"/>
        <w:numPr>
          <w:ilvl w:val="1"/>
          <w:numId w:val="28"/>
        </w:numPr>
        <w:rPr>
          <w:ins w:id="208" w:author="Quincey Koziol" w:date="2014-12-06T23:37:00Z"/>
        </w:rPr>
      </w:pPr>
      <w:ins w:id="209" w:author="Quincey Koziol" w:date="2014-12-06T23:37:00Z">
        <w:r>
          <w:t>There is a query mechanism to discover the mapping for a VDS.</w:t>
        </w:r>
      </w:ins>
    </w:p>
    <w:p w14:paraId="2369410F" w14:textId="77777777" w:rsidR="00BD7880" w:rsidRDefault="00BD7880" w:rsidP="00BD7880">
      <w:pPr>
        <w:pStyle w:val="ListParagraph"/>
        <w:numPr>
          <w:ilvl w:val="0"/>
          <w:numId w:val="16"/>
        </w:numPr>
        <w:rPr>
          <w:ins w:id="210" w:author="Quincey Koziol" w:date="2014-12-06T23:37:00Z"/>
        </w:rPr>
      </w:pPr>
      <w:ins w:id="211" w:author="Quincey Koziol" w:date="2014-12-06T23:37:00Z">
        <w:r>
          <w:t>A source dataset and VDS’s datatypes must be “convertible”, by the current algorithms available within the HDF5 library (which could include user-registered conversion routines).</w:t>
        </w:r>
      </w:ins>
    </w:p>
    <w:p w14:paraId="17F1A415" w14:textId="77777777" w:rsidR="00BD7880" w:rsidRDefault="00BD7880" w:rsidP="00BD7880">
      <w:pPr>
        <w:pStyle w:val="ListParagraph"/>
        <w:numPr>
          <w:ilvl w:val="0"/>
          <w:numId w:val="16"/>
        </w:numPr>
        <w:rPr>
          <w:ins w:id="212" w:author="Quincey Koziol" w:date="2014-12-06T23:37:00Z"/>
        </w:rPr>
      </w:pPr>
      <w:ins w:id="213" w:author="Quincey Koziol" w:date="2014-12-06T23:37:00Z">
        <w:r>
          <w:t>A source dataset may have a different rank and dimension sizes than the VDS.  However, if a source dataset has an unlimited dimension, it must be the slowest-changing dimension and the virtual dataset must be the same rank and have the same dimension as unlimited.</w:t>
        </w:r>
      </w:ins>
    </w:p>
    <w:p w14:paraId="2C3085FB" w14:textId="77777777" w:rsidR="00BD7880" w:rsidRDefault="00BD7880" w:rsidP="00BD7880">
      <w:pPr>
        <w:pStyle w:val="ListParagraph"/>
        <w:numPr>
          <w:ilvl w:val="0"/>
          <w:numId w:val="16"/>
        </w:numPr>
        <w:rPr>
          <w:ins w:id="214" w:author="Quincey Koziol" w:date="2014-12-06T23:37:00Z"/>
        </w:rPr>
      </w:pPr>
      <w:ins w:id="215" w:author="Quincey Koziol" w:date="2014-12-06T23:37:00Z">
        <w:r>
          <w:t>A source dataset may be a VDS itself.</w:t>
        </w:r>
      </w:ins>
    </w:p>
    <w:p w14:paraId="5C90CB8B" w14:textId="77777777" w:rsidR="00BD7880" w:rsidRDefault="00BD7880" w:rsidP="00BD7880">
      <w:pPr>
        <w:pStyle w:val="ListParagraph"/>
        <w:numPr>
          <w:ilvl w:val="0"/>
          <w:numId w:val="16"/>
        </w:numPr>
        <w:rPr>
          <w:ins w:id="216" w:author="Quincey Koziol" w:date="2014-12-06T23:37:00Z"/>
        </w:rPr>
      </w:pPr>
      <w:ins w:id="217" w:author="Quincey Koziol" w:date="2014-12-06T23:37:00Z">
        <w:r>
          <w:t>A VDS may have its own “private” data, i.e., some elements of VDS may not be mapped to source dataset elements and may instead be stored locally to the VDS.</w:t>
        </w:r>
      </w:ins>
    </w:p>
    <w:p w14:paraId="39DD79C6" w14:textId="77777777" w:rsidR="00BD7880" w:rsidRDefault="00BD7880" w:rsidP="00BD7880">
      <w:pPr>
        <w:pStyle w:val="ListParagraph"/>
        <w:numPr>
          <w:ilvl w:val="0"/>
          <w:numId w:val="16"/>
        </w:numPr>
        <w:rPr>
          <w:ins w:id="218" w:author="Quincey Koziol" w:date="2014-12-06T23:37:00Z"/>
        </w:rPr>
      </w:pPr>
      <w:ins w:id="219" w:author="Quincey Koziol" w:date="2014-12-06T23:37:00Z">
        <w:r>
          <w:t>A filter can be applied to VDS “private” data (e.g. to compress it), although this will require that the VDS private data be stored in chunked layout.</w:t>
        </w:r>
      </w:ins>
    </w:p>
    <w:p w14:paraId="00957873" w14:textId="77777777" w:rsidR="00BD7880" w:rsidRDefault="00BD7880" w:rsidP="00BD7880">
      <w:pPr>
        <w:pStyle w:val="ListParagraph"/>
        <w:numPr>
          <w:ilvl w:val="0"/>
          <w:numId w:val="16"/>
        </w:numPr>
        <w:rPr>
          <w:ins w:id="220" w:author="Quincey Koziol" w:date="2014-12-06T23:37:00Z"/>
        </w:rPr>
      </w:pPr>
      <w:ins w:id="221" w:author="Quincey Koziol" w:date="2014-12-06T23:37:00Z">
        <w:r>
          <w:t>There is a mechanism in the HDF5 library to search for source files at run time (similar to external links).</w:t>
        </w:r>
      </w:ins>
    </w:p>
    <w:p w14:paraId="013A8D40" w14:textId="77777777" w:rsidR="00BD7880" w:rsidRDefault="00BD7880" w:rsidP="00BD7880">
      <w:pPr>
        <w:pStyle w:val="ListParagraph"/>
        <w:numPr>
          <w:ilvl w:val="0"/>
          <w:numId w:val="16"/>
        </w:numPr>
        <w:rPr>
          <w:ins w:id="222" w:author="Quincey Koziol" w:date="2014-12-06T23:37:00Z"/>
        </w:rPr>
      </w:pPr>
      <w:ins w:id="223" w:author="Quincey Koziol" w:date="2014-12-06T23:37:00Z">
        <w:r>
          <w:t xml:space="preserve">There is a “printf-like” capability to generate source dataset and file names based on some/all of an element’s coordinates in the VDS, enabling a dynamic mapping of source datasets into a VDS at runtime.  </w:t>
        </w:r>
        <w:commentRangeStart w:id="224"/>
        <w:r>
          <w:t>If a virtual dataset has an unlimited dimension that isn’t the slowest changing dimension, it must use printf-formatting for mapping to source datasets.</w:t>
        </w:r>
        <w:commentRangeEnd w:id="224"/>
        <w:r>
          <w:rPr>
            <w:rStyle w:val="CommentReference"/>
          </w:rPr>
          <w:commentReference w:id="224"/>
        </w:r>
      </w:ins>
    </w:p>
    <w:p w14:paraId="3E498FF1" w14:textId="77777777" w:rsidR="00BD7880" w:rsidRDefault="00BD7880" w:rsidP="00BD7880">
      <w:pPr>
        <w:pStyle w:val="ListParagraph"/>
        <w:numPr>
          <w:ilvl w:val="0"/>
          <w:numId w:val="16"/>
        </w:numPr>
        <w:rPr>
          <w:ins w:id="225" w:author="Quincey Koziol" w:date="2014-12-06T23:37:00Z"/>
        </w:rPr>
      </w:pPr>
      <w:ins w:id="226" w:author="Quincey Koziol" w:date="2014-12-06T23:37:00Z">
        <w:r>
          <w:t>There is a mechanism within the HDF5 library to validate a mapping when a VDS is created (e.g., selections in VDS mapping cannot overlap one another, including unbounded selections).</w:t>
        </w:r>
      </w:ins>
    </w:p>
    <w:p w14:paraId="2723DEAA" w14:textId="77777777" w:rsidR="00BD7880" w:rsidRDefault="00BD7880" w:rsidP="00BD7880">
      <w:pPr>
        <w:pStyle w:val="ListParagraph"/>
        <w:numPr>
          <w:ilvl w:val="0"/>
          <w:numId w:val="16"/>
        </w:numPr>
        <w:rPr>
          <w:ins w:id="227" w:author="Quincey Koziol" w:date="2014-12-06T23:37:00Z"/>
        </w:rPr>
      </w:pPr>
      <w:ins w:id="228" w:author="Quincey Koziol" w:date="2014-12-06T23:37:00Z">
        <w:r>
          <w:t>If there is an element of VDS that does not have a corresponding element in a source dataset or private VDS data, the element is filled with the VDS fill value for I/O operations.</w:t>
        </w:r>
      </w:ins>
    </w:p>
    <w:p w14:paraId="2621DD47" w14:textId="77777777" w:rsidR="00BD7880" w:rsidRDefault="00BD7880" w:rsidP="00BD7880">
      <w:pPr>
        <w:pStyle w:val="ListParagraph"/>
        <w:numPr>
          <w:ilvl w:val="0"/>
          <w:numId w:val="16"/>
        </w:numPr>
        <w:rPr>
          <w:ins w:id="229" w:author="Quincey Koziol" w:date="2014-12-06T23:37:00Z"/>
        </w:rPr>
      </w:pPr>
      <w:commentRangeStart w:id="230"/>
      <w:commentRangeStart w:id="231"/>
      <w:ins w:id="232" w:author="Quincey Koziol" w:date="2014-12-06T23:37:00Z">
        <w:r>
          <w:t>There is a mechanism to override a “source” dataset’s fill value with the VDS fill value, when retrieving data from unallocated portions of a source dataset.</w:t>
        </w:r>
        <w:commentRangeEnd w:id="230"/>
        <w:r>
          <w:rPr>
            <w:rStyle w:val="CommentReference"/>
          </w:rPr>
          <w:commentReference w:id="230"/>
        </w:r>
        <w:commentRangeEnd w:id="231"/>
        <w:r>
          <w:rPr>
            <w:rStyle w:val="CommentReference"/>
          </w:rPr>
          <w:commentReference w:id="231"/>
        </w:r>
      </w:ins>
    </w:p>
    <w:p w14:paraId="7C32A523" w14:textId="77777777" w:rsidR="00BD7880" w:rsidRDefault="00BD7880" w:rsidP="00BD7880">
      <w:pPr>
        <w:pStyle w:val="ListParagraph"/>
        <w:numPr>
          <w:ilvl w:val="0"/>
          <w:numId w:val="16"/>
        </w:numPr>
        <w:rPr>
          <w:ins w:id="233" w:author="Quincey Koziol" w:date="2014-12-06T23:37:00Z"/>
        </w:rPr>
      </w:pPr>
      <w:ins w:id="234" w:author="Quincey Koziol" w:date="2014-12-06T23:37:00Z">
        <w:r>
          <w:t>Source datasets may be written to with the ‘SWMR’ feature, and the virtual dataset may be refreshed to reflect the current size and data of those datasets.</w:t>
        </w:r>
      </w:ins>
    </w:p>
    <w:p w14:paraId="3DF62055" w14:textId="77777777" w:rsidR="00BD7880" w:rsidRDefault="00BD7880" w:rsidP="00BD7880">
      <w:pPr>
        <w:pStyle w:val="Heading2"/>
        <w:rPr>
          <w:ins w:id="235" w:author="Quincey Koziol" w:date="2014-12-06T23:37:00Z"/>
        </w:rPr>
      </w:pPr>
      <w:ins w:id="236" w:author="Quincey Koziol" w:date="2014-12-06T23:37:00Z">
        <w:r>
          <w:t>Constraints and Assumptions</w:t>
        </w:r>
      </w:ins>
    </w:p>
    <w:p w14:paraId="26433705" w14:textId="77777777" w:rsidR="00BD7880" w:rsidRDefault="00BD7880" w:rsidP="00BD7880">
      <w:pPr>
        <w:rPr>
          <w:ins w:id="237" w:author="Quincey Koziol" w:date="2014-12-06T23:37:00Z"/>
        </w:rPr>
      </w:pPr>
      <w:ins w:id="238" w:author="Quincey Koziol" w:date="2014-12-06T23:37:00Z">
        <w:r>
          <w:t>The following constraints and assumption were identified:</w:t>
        </w:r>
      </w:ins>
    </w:p>
    <w:p w14:paraId="7BA281FF" w14:textId="77777777" w:rsidR="00BD7880" w:rsidRDefault="00BD7880" w:rsidP="00BD7880">
      <w:pPr>
        <w:pStyle w:val="ListParagraph"/>
        <w:numPr>
          <w:ilvl w:val="0"/>
          <w:numId w:val="23"/>
        </w:numPr>
        <w:rPr>
          <w:ins w:id="239" w:author="Quincey Koziol" w:date="2014-12-06T23:37:00Z"/>
        </w:rPr>
      </w:pPr>
      <w:ins w:id="240" w:author="Quincey Koziol" w:date="2014-12-06T23:37:00Z">
        <w:r>
          <w:t>There will be no UUIDs to identify source datasets/files (although they could be added, if desired).</w:t>
        </w:r>
      </w:ins>
    </w:p>
    <w:p w14:paraId="246202E8" w14:textId="77777777" w:rsidR="00BD7880" w:rsidRDefault="00BD7880" w:rsidP="00BD7880">
      <w:pPr>
        <w:pStyle w:val="ListParagraph"/>
        <w:numPr>
          <w:ilvl w:val="0"/>
          <w:numId w:val="23"/>
        </w:numPr>
        <w:rPr>
          <w:ins w:id="241" w:author="Quincey Koziol" w:date="2014-12-06T23:37:00Z"/>
        </w:rPr>
      </w:pPr>
      <w:ins w:id="242" w:author="Quincey Koziol" w:date="2014-12-06T23:37:00Z">
        <w:r>
          <w:t>It is a user’s responsibility to maintain consistency of a VDS. If source files are unavailable, the library will report an error or use fill values when doing I/O on the VDS elements mapped to the elements in the missing source files.</w:t>
        </w:r>
      </w:ins>
    </w:p>
    <w:p w14:paraId="5F164E14" w14:textId="77777777" w:rsidR="00BD7880" w:rsidRDefault="00BD7880" w:rsidP="00BD7880">
      <w:pPr>
        <w:pStyle w:val="ListParagraph"/>
        <w:numPr>
          <w:ilvl w:val="0"/>
          <w:numId w:val="23"/>
        </w:numPr>
        <w:rPr>
          <w:ins w:id="243" w:author="Quincey Koziol" w:date="2014-12-06T23:37:00Z"/>
        </w:rPr>
      </w:pPr>
      <w:ins w:id="244" w:author="Quincey Koziol" w:date="2014-12-06T23:37:00Z">
        <w:r>
          <w:t>Since the source datasets may be out-of-sync with one another’s dimension sizes, the VDS needs to present a coherent view of the data in the source datasets (possibly a restating of assumption 2, above).</w:t>
        </w:r>
      </w:ins>
    </w:p>
    <w:p w14:paraId="75BE4043" w14:textId="77777777" w:rsidR="00BD7880" w:rsidRDefault="00BD7880" w:rsidP="00BD7880">
      <w:pPr>
        <w:pStyle w:val="ListParagraph"/>
        <w:numPr>
          <w:ilvl w:val="0"/>
          <w:numId w:val="23"/>
        </w:numPr>
        <w:rPr>
          <w:ins w:id="245" w:author="Quincey Koziol" w:date="2014-12-06T23:37:00Z"/>
        </w:rPr>
      </w:pPr>
      <w:ins w:id="246" w:author="Quincey Koziol" w:date="2014-12-06T23:37:00Z">
        <w:r>
          <w:t>Source datasets can be assumed not to shrink in size.</w:t>
        </w:r>
      </w:ins>
    </w:p>
    <w:p w14:paraId="1EB432DE" w14:textId="77777777" w:rsidR="00BD7880" w:rsidRDefault="00BD7880" w:rsidP="00BD7880">
      <w:pPr>
        <w:pStyle w:val="Heading2"/>
        <w:rPr>
          <w:ins w:id="247" w:author="Quincey Koziol" w:date="2014-12-06T23:37:00Z"/>
        </w:rPr>
      </w:pPr>
      <w:ins w:id="248" w:author="Quincey Koziol" w:date="2014-12-06T23:37:00Z">
        <w:r>
          <w:t>Derived Design Aspects</w:t>
        </w:r>
      </w:ins>
    </w:p>
    <w:p w14:paraId="0210311D" w14:textId="77777777" w:rsidR="00BD7880" w:rsidRDefault="00BD7880" w:rsidP="00BD7880">
      <w:pPr>
        <w:rPr>
          <w:ins w:id="249" w:author="Quincey Koziol" w:date="2014-12-06T23:37:00Z"/>
        </w:rPr>
      </w:pPr>
      <w:ins w:id="250" w:author="Quincey Koziol" w:date="2014-12-06T23:37:00Z">
        <w:r>
          <w:t>The following additional complexities were identified during feature design:</w:t>
        </w:r>
      </w:ins>
    </w:p>
    <w:p w14:paraId="4238DD6F" w14:textId="77777777" w:rsidR="00BD7880" w:rsidRDefault="00BD7880" w:rsidP="00BD7880">
      <w:pPr>
        <w:pStyle w:val="ListParagraph"/>
        <w:numPr>
          <w:ilvl w:val="0"/>
          <w:numId w:val="36"/>
        </w:numPr>
        <w:rPr>
          <w:ins w:id="251" w:author="Quincey Koziol" w:date="2014-12-06T23:37:00Z"/>
        </w:rPr>
      </w:pPr>
      <w:ins w:id="252" w:author="Quincey Koziol" w:date="2014-12-06T23:37:00Z">
        <w:r>
          <w:t>How should the HDF5 library detect ‘gaps’ in the sequence of files/datasets when printf formatting is used to identify source data for a virtual dataset?  (Otherwise, the library could keep looking for the ‘next’ defined file/dataset indefinitely)</w:t>
        </w:r>
      </w:ins>
    </w:p>
    <w:p w14:paraId="1A93B223" w14:textId="77777777" w:rsidR="00BD7880" w:rsidRDefault="00BD7880" w:rsidP="00BD7880">
      <w:pPr>
        <w:pStyle w:val="ListParagraph"/>
        <w:numPr>
          <w:ilvl w:val="0"/>
          <w:numId w:val="37"/>
        </w:numPr>
        <w:rPr>
          <w:ins w:id="253" w:author="Quincey Koziol" w:date="2014-12-06T23:37:00Z"/>
        </w:rPr>
      </w:pPr>
      <w:ins w:id="254" w:author="Quincey Koziol" w:date="2014-12-06T23:37:00Z">
        <w:r>
          <w:t xml:space="preserve">Solution: Add a dataset access property for virtual datasets that specifies the largest ‘gap’ in the sequence of printf formatting to allow, defaulting to something sensible like ‘10’.  This will allow applications to control the behavior, but put some upper limit in by default.  This new property is described in a section below (link: </w:t>
        </w:r>
        <w:r>
          <w:fldChar w:fldCharType="begin"/>
        </w:r>
        <w:r>
          <w:instrText xml:space="preserve"> HYPERLINK  \l "H5Pset_virtual_printf_gap" </w:instrText>
        </w:r>
        <w:r>
          <w:fldChar w:fldCharType="separate"/>
        </w:r>
        <w:r w:rsidRPr="00F433C8">
          <w:rPr>
            <w:rStyle w:val="Hyperlink"/>
          </w:rPr>
          <w:t>H5Pset_virtual_printf_gap</w:t>
        </w:r>
        <w:r>
          <w:fldChar w:fldCharType="end"/>
        </w:r>
        <w:r>
          <w:t>).</w:t>
        </w:r>
      </w:ins>
    </w:p>
    <w:p w14:paraId="2F25A5C8" w14:textId="77777777" w:rsidR="00BD7880" w:rsidRDefault="00BD7880" w:rsidP="00BD7880">
      <w:pPr>
        <w:pStyle w:val="ListParagraph"/>
        <w:numPr>
          <w:ilvl w:val="0"/>
          <w:numId w:val="36"/>
        </w:numPr>
        <w:rPr>
          <w:ins w:id="255" w:author="Quincey Koziol" w:date="2014-12-06T23:37:00Z"/>
        </w:rPr>
      </w:pPr>
      <w:ins w:id="256" w:author="Quincey Koziol" w:date="2014-12-06T23:37:00Z">
        <w:r>
          <w:t>What should the HDF5 library report for the size of a virtual dataset when it has an unlimited dimension(s)?  (Since the underlying source datasets are could be different lengths along that dimension)</w:t>
        </w:r>
      </w:ins>
    </w:p>
    <w:p w14:paraId="5255C4EB" w14:textId="77777777" w:rsidR="00BD7880" w:rsidRDefault="00BD7880" w:rsidP="00BD7880">
      <w:pPr>
        <w:pStyle w:val="ListParagraph"/>
        <w:numPr>
          <w:ilvl w:val="0"/>
          <w:numId w:val="39"/>
        </w:numPr>
        <w:rPr>
          <w:ins w:id="257" w:author="Quincey Koziol" w:date="2014-12-06T23:37:00Z"/>
        </w:rPr>
      </w:pPr>
      <w:ins w:id="258" w:author="Quincey Koziol" w:date="2014-12-06T23:37:00Z">
        <w:r>
          <w:t xml:space="preserve">Solution: Add a dataset access property for virtual datasets that specifies whether to take the largest source dataset dimension or the smallest, defaulting to the largest.  This will allow applications to choose, but default to including all the possible data.  This new property is described in a section below (link: </w:t>
        </w:r>
        <w:r>
          <w:fldChar w:fldCharType="begin"/>
        </w:r>
        <w:r>
          <w:instrText xml:space="preserve"> HYPERLINK  \l "H5Pset_virtual_dataspace_bounds" </w:instrText>
        </w:r>
        <w:r>
          <w:fldChar w:fldCharType="separate"/>
        </w:r>
        <w:r w:rsidRPr="001F73FF">
          <w:rPr>
            <w:rStyle w:val="Hyperlink"/>
          </w:rPr>
          <w:t>H5Pset_virtual_dataspace_bounds</w:t>
        </w:r>
        <w:r>
          <w:fldChar w:fldCharType="end"/>
        </w:r>
        <w:r>
          <w:t>).</w:t>
        </w:r>
      </w:ins>
    </w:p>
    <w:p w14:paraId="3F704E5A" w14:textId="77777777" w:rsidR="00BD7880" w:rsidRDefault="00BD7880" w:rsidP="00BD7880">
      <w:pPr>
        <w:pStyle w:val="ListParagraph"/>
        <w:numPr>
          <w:ilvl w:val="0"/>
          <w:numId w:val="36"/>
        </w:numPr>
        <w:rPr>
          <w:ins w:id="259" w:author="Quincey Koziol" w:date="2014-12-06T23:37:00Z"/>
        </w:rPr>
      </w:pPr>
      <w:ins w:id="260" w:author="Quincey Koziol" w:date="2014-12-06T23:37:00Z">
        <w:r>
          <w:t>How should the HDF5 library handle source and virtual datasets located in different directories?</w:t>
        </w:r>
      </w:ins>
    </w:p>
    <w:p w14:paraId="527AAA83" w14:textId="77777777" w:rsidR="00BD7880" w:rsidRDefault="00BD7880" w:rsidP="00BD7880">
      <w:pPr>
        <w:pStyle w:val="ListParagraph"/>
        <w:numPr>
          <w:ilvl w:val="0"/>
          <w:numId w:val="45"/>
        </w:numPr>
        <w:rPr>
          <w:ins w:id="261" w:author="Quincey Koziol" w:date="2014-12-06T23:37:00Z"/>
        </w:rPr>
      </w:pPr>
      <w:ins w:id="262" w:author="Quincey Koziol" w:date="2014-12-06T23:37:00Z">
        <w:r>
          <w:t>Solution: The HDF5 library should allow for alternate paths to locate source datasets/files to be specified with both an environment variable and a data access property at dataset open time.</w:t>
        </w:r>
        <w:r w:rsidRPr="00300D47">
          <w:t xml:space="preserve"> </w:t>
        </w:r>
        <w:r>
          <w:t xml:space="preserve">This new property is described in a section below (link: </w:t>
        </w:r>
        <w:r>
          <w:fldChar w:fldCharType="begin"/>
        </w:r>
        <w:r>
          <w:instrText xml:space="preserve"> HYPERLINK  \l "H5Pset_virtual_source_path" </w:instrText>
        </w:r>
        <w:r>
          <w:fldChar w:fldCharType="separate"/>
        </w:r>
        <w:r w:rsidRPr="00300D47">
          <w:rPr>
            <w:rStyle w:val="Hyperlink"/>
          </w:rPr>
          <w:t>H5Pset_virtual_source_path</w:t>
        </w:r>
        <w:r>
          <w:fldChar w:fldCharType="end"/>
        </w:r>
        <w:r>
          <w:t>).</w:t>
        </w:r>
      </w:ins>
    </w:p>
    <w:p w14:paraId="75AAEC8C" w14:textId="4B22E27B" w:rsidR="00C136C8" w:rsidRDefault="00C136C8" w:rsidP="007525AC">
      <w:pPr>
        <w:pStyle w:val="Heading1"/>
      </w:pPr>
      <w:r>
        <w:t>Programming model</w:t>
      </w:r>
      <w:bookmarkEnd w:id="189"/>
      <w:r>
        <w:t xml:space="preserve"> </w:t>
      </w:r>
    </w:p>
    <w:p w14:paraId="3941BFE7" w14:textId="5A7CD2E6" w:rsidR="00C136C8" w:rsidRDefault="00C136C8" w:rsidP="00C136C8">
      <w:pPr>
        <w:spacing w:after="0"/>
        <w:jc w:val="left"/>
      </w:pPr>
      <w:r>
        <w:t>This section describes the programming model for creating and accessing HDF5 virtual dataset</w:t>
      </w:r>
      <w:ins w:id="263" w:author="Quincey Koziol" w:date="2014-12-06T23:38:00Z">
        <w:r w:rsidR="00D317A3">
          <w:t>s</w:t>
        </w:r>
      </w:ins>
      <w:del w:id="264" w:author="Quincey Koziol" w:date="2014-12-06T23:39:00Z">
        <w:r w:rsidDel="00D317A3">
          <w:delText xml:space="preserve"> (VDS)</w:delText>
        </w:r>
      </w:del>
      <w:r>
        <w:t xml:space="preserve">. </w:t>
      </w:r>
    </w:p>
    <w:p w14:paraId="2A6BE34D" w14:textId="77777777" w:rsidR="00C136C8" w:rsidRDefault="00C136C8" w:rsidP="00C136C8">
      <w:pPr>
        <w:spacing w:after="0"/>
        <w:jc w:val="left"/>
      </w:pPr>
    </w:p>
    <w:p w14:paraId="07FBC769" w14:textId="7E606A02" w:rsidR="00C136C8" w:rsidRDefault="00C136C8" w:rsidP="00C136C8">
      <w:pPr>
        <w:spacing w:after="0"/>
        <w:jc w:val="left"/>
      </w:pPr>
      <w:r>
        <w:t xml:space="preserve">The model is similar to the programming model for </w:t>
      </w:r>
      <w:r w:rsidR="002919BB">
        <w:t>a</w:t>
      </w:r>
      <w:r>
        <w:t xml:space="preserve"> regular HDF5 dataset and is summarized below.  Please notice an additional step 2.d that is required for creating VDS. The steps 2.a – 2.e are described in detail in the subsections below.</w:t>
      </w:r>
    </w:p>
    <w:p w14:paraId="611DB0BA" w14:textId="77777777" w:rsidR="00C136C8" w:rsidRDefault="00C136C8" w:rsidP="00C136C8">
      <w:pPr>
        <w:spacing w:after="0"/>
        <w:jc w:val="left"/>
      </w:pPr>
    </w:p>
    <w:p w14:paraId="4B11C881" w14:textId="50E8D9ED" w:rsidR="00C136C8" w:rsidRDefault="00C136C8" w:rsidP="00C136C8">
      <w:pPr>
        <w:spacing w:after="0"/>
        <w:jc w:val="left"/>
      </w:pPr>
      <w:r>
        <w:t xml:space="preserve">Programming model for </w:t>
      </w:r>
      <w:ins w:id="265" w:author="Quincey Koziol" w:date="2014-12-07T00:08:00Z">
        <w:r w:rsidR="00E2671B">
          <w:t xml:space="preserve">a </w:t>
        </w:r>
      </w:ins>
      <w:r>
        <w:t>VDS:</w:t>
      </w:r>
    </w:p>
    <w:p w14:paraId="0445DD26" w14:textId="37E46AFA" w:rsidR="00C136C8" w:rsidRDefault="00C136C8" w:rsidP="00C136C8">
      <w:pPr>
        <w:pStyle w:val="ListParagraph"/>
        <w:numPr>
          <w:ilvl w:val="0"/>
          <w:numId w:val="32"/>
        </w:numPr>
        <w:spacing w:after="0"/>
      </w:pPr>
      <w:r>
        <w:t xml:space="preserve">Create datasets that comprise </w:t>
      </w:r>
      <w:ins w:id="266" w:author="Quincey Koziol" w:date="2014-12-07T00:08:00Z">
        <w:r w:rsidR="00E2671B">
          <w:t xml:space="preserve">the </w:t>
        </w:r>
      </w:ins>
      <w:r>
        <w:t>VDS (</w:t>
      </w:r>
      <w:ins w:id="267" w:author="Quincey Koziol" w:date="2014-12-06T23:39:00Z">
        <w:r w:rsidR="00D317A3">
          <w:t xml:space="preserve">the </w:t>
        </w:r>
      </w:ins>
      <w:r>
        <w:t>source datasets) (optional).</w:t>
      </w:r>
    </w:p>
    <w:p w14:paraId="0741BDF2" w14:textId="77777777" w:rsidR="00C136C8" w:rsidRDefault="00C136C8" w:rsidP="00C136C8">
      <w:pPr>
        <w:pStyle w:val="ListParagraph"/>
        <w:numPr>
          <w:ilvl w:val="0"/>
          <w:numId w:val="32"/>
        </w:numPr>
        <w:spacing w:after="0"/>
      </w:pPr>
      <w:r>
        <w:t>Create VDS</w:t>
      </w:r>
    </w:p>
    <w:p w14:paraId="7D45FE8D" w14:textId="542C1D32" w:rsidR="00C136C8" w:rsidRDefault="00C136C8" w:rsidP="00C136C8">
      <w:pPr>
        <w:pStyle w:val="ListParagraph"/>
        <w:numPr>
          <w:ilvl w:val="1"/>
          <w:numId w:val="32"/>
        </w:numPr>
        <w:spacing w:after="0"/>
      </w:pPr>
      <w:r>
        <w:t xml:space="preserve">Define datatype </w:t>
      </w:r>
    </w:p>
    <w:p w14:paraId="01435D64" w14:textId="2BA6004D" w:rsidR="00C136C8" w:rsidRDefault="00C136C8" w:rsidP="00C136C8">
      <w:pPr>
        <w:pStyle w:val="ListParagraph"/>
        <w:numPr>
          <w:ilvl w:val="1"/>
          <w:numId w:val="32"/>
        </w:numPr>
        <w:spacing w:after="0"/>
      </w:pPr>
      <w:r>
        <w:t xml:space="preserve">Define dataspace </w:t>
      </w:r>
    </w:p>
    <w:p w14:paraId="65E66E8E" w14:textId="1EBC4DA9" w:rsidR="002919BB" w:rsidRDefault="002919BB" w:rsidP="002919BB">
      <w:pPr>
        <w:pStyle w:val="ListParagraph"/>
        <w:numPr>
          <w:ilvl w:val="1"/>
          <w:numId w:val="32"/>
        </w:numPr>
        <w:spacing w:after="0"/>
      </w:pPr>
      <w:r>
        <w:t>Define dataset creation property list</w:t>
      </w:r>
    </w:p>
    <w:p w14:paraId="10627210" w14:textId="77777777" w:rsidR="00C136C8" w:rsidRDefault="00C136C8" w:rsidP="00C136C8">
      <w:pPr>
        <w:pStyle w:val="ListParagraph"/>
        <w:numPr>
          <w:ilvl w:val="1"/>
          <w:numId w:val="32"/>
        </w:numPr>
        <w:spacing w:after="0"/>
      </w:pPr>
      <w:r>
        <w:t xml:space="preserve">Map elements from the source datasets to the elements of VDS </w:t>
      </w:r>
    </w:p>
    <w:p w14:paraId="2BBE9426" w14:textId="77777777" w:rsidR="00C136C8" w:rsidRDefault="00C136C8" w:rsidP="00C136C8">
      <w:pPr>
        <w:pStyle w:val="ListParagraph"/>
        <w:numPr>
          <w:ilvl w:val="2"/>
          <w:numId w:val="32"/>
        </w:numPr>
        <w:spacing w:after="0"/>
      </w:pPr>
      <w:r>
        <w:t xml:space="preserve"> Iterate over the source datasets:</w:t>
      </w:r>
    </w:p>
    <w:p w14:paraId="49464DF5" w14:textId="77777777" w:rsidR="00C136C8" w:rsidRDefault="00C136C8" w:rsidP="00C136C8">
      <w:pPr>
        <w:pStyle w:val="ListParagraph"/>
        <w:numPr>
          <w:ilvl w:val="3"/>
          <w:numId w:val="32"/>
        </w:numPr>
        <w:spacing w:after="0"/>
      </w:pPr>
      <w:r>
        <w:t xml:space="preserve">Select elements in the source dataset (source selection) </w:t>
      </w:r>
    </w:p>
    <w:p w14:paraId="29299186" w14:textId="77777777" w:rsidR="00C136C8" w:rsidRDefault="00C136C8" w:rsidP="00C136C8">
      <w:pPr>
        <w:pStyle w:val="ListParagraph"/>
        <w:numPr>
          <w:ilvl w:val="3"/>
          <w:numId w:val="32"/>
        </w:numPr>
        <w:spacing w:after="0"/>
      </w:pPr>
      <w:r>
        <w:t>Select elements in the virtual dataset (destination selection)</w:t>
      </w:r>
    </w:p>
    <w:p w14:paraId="3AC097D9" w14:textId="0FA742DA" w:rsidR="00C136C8" w:rsidRDefault="00C136C8" w:rsidP="00C136C8">
      <w:pPr>
        <w:pStyle w:val="ListParagraph"/>
        <w:numPr>
          <w:ilvl w:val="3"/>
          <w:numId w:val="32"/>
        </w:numPr>
        <w:spacing w:after="0"/>
      </w:pPr>
      <w:r>
        <w:t xml:space="preserve">Map destination selection </w:t>
      </w:r>
      <w:r w:rsidR="00C42A49">
        <w:t xml:space="preserve">and </w:t>
      </w:r>
      <w:r>
        <w:t xml:space="preserve">source selection </w:t>
      </w:r>
      <w:r w:rsidR="002919BB">
        <w:t>with dataset creation property list call</w:t>
      </w:r>
    </w:p>
    <w:p w14:paraId="2FA094A9" w14:textId="77777777" w:rsidR="00C136C8" w:rsidRDefault="00C136C8" w:rsidP="00C136C8">
      <w:pPr>
        <w:pStyle w:val="ListParagraph"/>
        <w:numPr>
          <w:ilvl w:val="2"/>
          <w:numId w:val="32"/>
        </w:numPr>
        <w:spacing w:after="0"/>
      </w:pPr>
      <w:r>
        <w:t>End iteration</w:t>
      </w:r>
    </w:p>
    <w:p w14:paraId="3E73D343" w14:textId="77777777" w:rsidR="00C136C8" w:rsidRDefault="00C136C8" w:rsidP="00C136C8">
      <w:pPr>
        <w:pStyle w:val="ListParagraph"/>
        <w:numPr>
          <w:ilvl w:val="1"/>
          <w:numId w:val="32"/>
        </w:numPr>
        <w:spacing w:after="0"/>
      </w:pPr>
      <w:r>
        <w:t xml:space="preserve">Call </w:t>
      </w:r>
      <w:r w:rsidRPr="00093B51">
        <w:rPr>
          <w:rFonts w:ascii="Consolas" w:hAnsi="Consolas"/>
          <w:sz w:val="22"/>
        </w:rPr>
        <w:t>H5Dcreate</w:t>
      </w:r>
      <w:r>
        <w:t xml:space="preserve"> using properties defined above.</w:t>
      </w:r>
    </w:p>
    <w:p w14:paraId="7C7C9032" w14:textId="77777777" w:rsidR="00C136C8" w:rsidRDefault="00C136C8" w:rsidP="00C136C8">
      <w:pPr>
        <w:pStyle w:val="ListParagraph"/>
        <w:numPr>
          <w:ilvl w:val="0"/>
          <w:numId w:val="32"/>
        </w:numPr>
        <w:spacing w:after="0"/>
      </w:pPr>
      <w:r>
        <w:t>Access VDS as a regular HDF5 dataset.</w:t>
      </w:r>
    </w:p>
    <w:p w14:paraId="51B4CCB8" w14:textId="371259FE" w:rsidR="00C136C8" w:rsidRDefault="002919BB" w:rsidP="00C136C8">
      <w:pPr>
        <w:pStyle w:val="ListParagraph"/>
        <w:numPr>
          <w:ilvl w:val="0"/>
          <w:numId w:val="32"/>
        </w:numPr>
        <w:spacing w:after="0"/>
      </w:pPr>
      <w:r>
        <w:t>Close VDS when finished</w:t>
      </w:r>
      <w:r w:rsidR="00C136C8">
        <w:t>.</w:t>
      </w:r>
    </w:p>
    <w:p w14:paraId="201E80BE" w14:textId="77777777" w:rsidR="00C136C8" w:rsidRDefault="00C136C8" w:rsidP="002E7285">
      <w:pPr>
        <w:pStyle w:val="Heading2"/>
      </w:pPr>
      <w:r>
        <w:t>Create datasets that comprise VDS (optional)</w:t>
      </w:r>
    </w:p>
    <w:p w14:paraId="4D3DC0F4" w14:textId="64ECA5E0" w:rsidR="00C136C8" w:rsidRDefault="00C136C8" w:rsidP="00C136C8">
      <w:r>
        <w:t xml:space="preserve">One should follow </w:t>
      </w:r>
      <w:ins w:id="268" w:author="Quincey Koziol" w:date="2014-12-06T23:40:00Z">
        <w:r w:rsidR="00D317A3">
          <w:t xml:space="preserve">the </w:t>
        </w:r>
      </w:ins>
      <w:r>
        <w:t>current HDF5 data model to create a source dataset if the dataset uses one of the current storage layouts (contiguous, chunked, compact, external) or the programming mo</w:t>
      </w:r>
      <w:r w:rsidR="00A276E8">
        <w:t>del for VDS if a source dataset</w:t>
      </w:r>
      <w:r>
        <w:t xml:space="preserve"> is a virtual dataset. </w:t>
      </w:r>
    </w:p>
    <w:p w14:paraId="552038DD" w14:textId="5B67CA36" w:rsidR="00C136C8" w:rsidRDefault="00C136C8" w:rsidP="00C136C8">
      <w:r>
        <w:t xml:space="preserve">This step is optional. If a dataset, which elements comprise VDS, doesn’t exist, </w:t>
      </w:r>
      <w:r w:rsidR="0096328B">
        <w:t xml:space="preserve">one can specify the behavior by setting a special property: the </w:t>
      </w:r>
      <w:r>
        <w:t xml:space="preserve">fill values </w:t>
      </w:r>
      <w:r w:rsidR="008B4865">
        <w:t>may</w:t>
      </w:r>
      <w:r>
        <w:t xml:space="preserve"> be </w:t>
      </w:r>
      <w:r w:rsidR="008B4865">
        <w:t>use</w:t>
      </w:r>
      <w:r w:rsidR="0096328B">
        <w:t xml:space="preserve">d when performing I/O on VDS or </w:t>
      </w:r>
      <w:r w:rsidR="008B4865">
        <w:t>I/O fails</w:t>
      </w:r>
      <w:r w:rsidR="0096328B">
        <w:t xml:space="preserve"> with appropriate error message</w:t>
      </w:r>
      <w:r w:rsidR="008B4865">
        <w:t xml:space="preserve">. </w:t>
      </w:r>
    </w:p>
    <w:p w14:paraId="50326986" w14:textId="0F70A1B9" w:rsidR="00C136C8" w:rsidRDefault="00C136C8" w:rsidP="002E7285">
      <w:pPr>
        <w:pStyle w:val="Heading2"/>
      </w:pPr>
      <w:r>
        <w:t>Create</w:t>
      </w:r>
      <w:ins w:id="269" w:author="Quincey Koziol" w:date="2014-12-06T23:43:00Z">
        <w:r w:rsidR="006B0BC4">
          <w:t xml:space="preserve"> the</w:t>
        </w:r>
      </w:ins>
      <w:r>
        <w:t xml:space="preserve"> </w:t>
      </w:r>
      <w:del w:id="270" w:author="Quincey Koziol" w:date="2014-12-04T13:54:00Z">
        <w:r w:rsidDel="002E7285">
          <w:delText>VDS</w:delText>
        </w:r>
      </w:del>
      <w:ins w:id="271" w:author="Quincey Koziol" w:date="2014-12-04T13:54:00Z">
        <w:r w:rsidR="002E7285">
          <w:t>Virtual Dataset</w:t>
        </w:r>
      </w:ins>
    </w:p>
    <w:p w14:paraId="7EF14FBA" w14:textId="77777777" w:rsidR="00C136C8" w:rsidRDefault="00C136C8" w:rsidP="00C136C8">
      <w:pPr>
        <w:pStyle w:val="Heading3"/>
      </w:pPr>
      <w:r>
        <w:t>Define datatype</w:t>
      </w:r>
    </w:p>
    <w:p w14:paraId="0A8C9CF7" w14:textId="572382E7" w:rsidR="00C136C8" w:rsidRPr="001122C7" w:rsidRDefault="00C136C8" w:rsidP="00C136C8">
      <w:del w:id="272" w:author="Quincey Koziol" w:date="2014-12-06T23:43:00Z">
        <w:r w:rsidDel="006B0BC4">
          <w:delText xml:space="preserve">VDS </w:delText>
        </w:r>
      </w:del>
      <w:ins w:id="273" w:author="Quincey Koziol" w:date="2014-12-06T23:43:00Z">
        <w:r w:rsidR="006B0BC4">
          <w:t xml:space="preserve">A virtual dataset </w:t>
        </w:r>
      </w:ins>
      <w:r>
        <w:t>may have any datatype, but it should be “compatible” with the datatypes of the source datasets.  Two HDF5 datatypes are called compatible if the HDF5 library can convert an element of one datatype to the element of another datatype; for example, an integer value to a floating point value.</w:t>
      </w:r>
    </w:p>
    <w:p w14:paraId="4F6E7616" w14:textId="77777777" w:rsidR="00C136C8" w:rsidRDefault="00C136C8" w:rsidP="00C136C8">
      <w:pPr>
        <w:pStyle w:val="Heading3"/>
      </w:pPr>
      <w:r>
        <w:t>Define dataspace</w:t>
      </w:r>
    </w:p>
    <w:p w14:paraId="5BB51956" w14:textId="2BFA0840" w:rsidR="00C136C8" w:rsidRDefault="00C136C8" w:rsidP="00C136C8">
      <w:del w:id="274" w:author="Quincey Koziol" w:date="2014-12-06T23:44:00Z">
        <w:r w:rsidDel="006B0BC4">
          <w:delText xml:space="preserve">Dataspace </w:delText>
        </w:r>
      </w:del>
      <w:ins w:id="275" w:author="Quincey Koziol" w:date="2014-12-06T23:44:00Z">
        <w:r w:rsidR="006B0BC4">
          <w:t xml:space="preserve">The dataspace </w:t>
        </w:r>
      </w:ins>
      <w:r>
        <w:t xml:space="preserve">of </w:t>
      </w:r>
      <w:del w:id="276" w:author="Quincey Koziol" w:date="2014-12-06T23:44:00Z">
        <w:r w:rsidDel="006B0BC4">
          <w:delText xml:space="preserve">VDS </w:delText>
        </w:r>
      </w:del>
      <w:ins w:id="277" w:author="Quincey Koziol" w:date="2014-12-06T23:44:00Z">
        <w:r w:rsidR="006B0BC4">
          <w:t xml:space="preserve">a virtual dataset </w:t>
        </w:r>
      </w:ins>
      <w:r>
        <w:t xml:space="preserve">is defined </w:t>
      </w:r>
      <w:ins w:id="278" w:author="Quincey Koziol" w:date="2014-12-06T23:44:00Z">
        <w:r w:rsidR="006B0BC4">
          <w:t xml:space="preserve">in the same way </w:t>
        </w:r>
      </w:ins>
      <w:r>
        <w:t xml:space="preserve">as a dataspace for a regular dataset. </w:t>
      </w:r>
      <w:ins w:id="279" w:author="Quincey Koziol" w:date="2014-12-06T23:45:00Z">
        <w:r w:rsidR="006B0BC4">
          <w:t xml:space="preserve">The </w:t>
        </w:r>
      </w:ins>
      <w:r>
        <w:t>VDS’s rank and dimension sizes do not depend on the dimensionality of the source datasets. One use</w:t>
      </w:r>
      <w:r w:rsidR="000C49B7">
        <w:t>s</w:t>
      </w:r>
      <w:r>
        <w:t xml:space="preserve"> the </w:t>
      </w:r>
      <w:r>
        <w:rPr>
          <w:rFonts w:ascii="Consolas" w:hAnsi="Consolas"/>
          <w:sz w:val="22"/>
        </w:rPr>
        <w:t>H5Screate_simple</w:t>
      </w:r>
      <w:r>
        <w:t xml:space="preserve"> function to describe </w:t>
      </w:r>
      <w:ins w:id="280" w:author="Quincey Koziol" w:date="2014-12-06T23:45:00Z">
        <w:r w:rsidR="006B0BC4">
          <w:t xml:space="preserve">the </w:t>
        </w:r>
      </w:ins>
      <w:r>
        <w:t xml:space="preserve">VDS’s dataspace as shown below. </w:t>
      </w:r>
    </w:p>
    <w:p w14:paraId="4D99CEEF" w14:textId="77777777" w:rsidR="00C136C8" w:rsidRDefault="00C136C8" w:rsidP="00C136C8">
      <w:pPr>
        <w:ind w:firstLine="720"/>
        <w:rPr>
          <w:rFonts w:ascii="Consolas" w:hAnsi="Consolas"/>
          <w:sz w:val="22"/>
        </w:rPr>
      </w:pPr>
      <w:r w:rsidRPr="002C4D15">
        <w:rPr>
          <w:rFonts w:ascii="Consolas" w:hAnsi="Consolas"/>
          <w:sz w:val="22"/>
        </w:rPr>
        <w:t>v</w:t>
      </w:r>
      <w:r>
        <w:rPr>
          <w:rFonts w:ascii="Consolas" w:hAnsi="Consolas"/>
          <w:sz w:val="22"/>
        </w:rPr>
        <w:t>space_id = H5Screate_simple(vRANK, vdims, v</w:t>
      </w:r>
      <w:r w:rsidRPr="002C4D15">
        <w:rPr>
          <w:rFonts w:ascii="Consolas" w:hAnsi="Consolas"/>
          <w:sz w:val="22"/>
        </w:rPr>
        <w:t>maxdims);</w:t>
      </w:r>
    </w:p>
    <w:p w14:paraId="20A486BC" w14:textId="42901172" w:rsidR="00C136C8" w:rsidRPr="00A11E7F" w:rsidRDefault="006B0BC4" w:rsidP="00C136C8">
      <w:ins w:id="281" w:author="Quincey Koziol" w:date="2014-12-06T23:45:00Z">
        <w:r>
          <w:t xml:space="preserve">A </w:t>
        </w:r>
      </w:ins>
      <w:r w:rsidR="00C136C8">
        <w:t>VDS may have fixed or unlimited dimensions.</w:t>
      </w:r>
    </w:p>
    <w:p w14:paraId="5EB28641" w14:textId="77777777" w:rsidR="00A276E8" w:rsidRDefault="00A276E8" w:rsidP="00A276E8">
      <w:pPr>
        <w:pStyle w:val="Heading3"/>
      </w:pPr>
      <w:r>
        <w:t>Define creation property</w:t>
      </w:r>
    </w:p>
    <w:p w14:paraId="01D54C93" w14:textId="56AFC9B9" w:rsidR="00A276E8" w:rsidRDefault="00A276E8" w:rsidP="00A276E8">
      <w:r>
        <w:t xml:space="preserve">To define </w:t>
      </w:r>
      <w:ins w:id="282" w:author="Quincey Koziol" w:date="2014-12-06T23:46:00Z">
        <w:r w:rsidR="006459B2">
          <w:t xml:space="preserve">the </w:t>
        </w:r>
      </w:ins>
      <w:r>
        <w:t>creation property</w:t>
      </w:r>
      <w:ins w:id="283" w:author="Quincey Koziol" w:date="2014-12-06T23:46:00Z">
        <w:r w:rsidR="006459B2">
          <w:t xml:space="preserve"> for a virtual dataset, an application must</w:t>
        </w:r>
      </w:ins>
      <w:r>
        <w:t xml:space="preserve"> use </w:t>
      </w:r>
      <w:ins w:id="284" w:author="Quincey Koziol" w:date="2014-12-06T23:46:00Z">
        <w:r w:rsidR="006459B2">
          <w:t xml:space="preserve">a </w:t>
        </w:r>
      </w:ins>
      <w:r>
        <w:t>new API</w:t>
      </w:r>
      <w:ins w:id="285" w:author="Quincey Koziol" w:date="2014-12-06T23:46:00Z">
        <w:r w:rsidR="006459B2">
          <w:t xml:space="preserve"> routine</w:t>
        </w:r>
      </w:ins>
      <w:r>
        <w:t xml:space="preserve"> to indicate that the dataset will be a virtual dataset as shown below:</w:t>
      </w:r>
    </w:p>
    <w:p w14:paraId="6EE75886" w14:textId="59EEA4B2" w:rsidR="00A276E8" w:rsidRPr="00217F22" w:rsidRDefault="00A276E8" w:rsidP="00A276E8">
      <w:pPr>
        <w:ind w:firstLine="720"/>
        <w:rPr>
          <w:rFonts w:ascii="Consolas" w:hAnsi="Consolas"/>
          <w:sz w:val="22"/>
        </w:rPr>
      </w:pPr>
      <w:r>
        <w:rPr>
          <w:rFonts w:ascii="Consolas" w:hAnsi="Consolas" w:cs="Menlo Regular"/>
          <w:color w:val="000000"/>
          <w:sz w:val="22"/>
        </w:rPr>
        <w:t>dcpl</w:t>
      </w:r>
      <w:r w:rsidRPr="00217F22">
        <w:rPr>
          <w:rFonts w:ascii="Consolas" w:hAnsi="Consolas" w:cs="Menlo Regular"/>
          <w:color w:val="000000"/>
          <w:sz w:val="22"/>
        </w:rPr>
        <w:t>_id = H5Pcreate (H5P_DATASET_CREATE);</w:t>
      </w:r>
    </w:p>
    <w:p w14:paraId="3C3C0491" w14:textId="333138A0" w:rsidR="00A276E8" w:rsidRDefault="00A276E8" w:rsidP="00A276E8">
      <w:pPr>
        <w:rPr>
          <w:rFonts w:ascii="Consolas" w:hAnsi="Consolas"/>
          <w:sz w:val="22"/>
        </w:rPr>
      </w:pPr>
      <w:r>
        <w:rPr>
          <w:rFonts w:ascii="Consolas" w:hAnsi="Consolas"/>
          <w:sz w:val="22"/>
        </w:rPr>
        <w:t xml:space="preserve">      H5Pset_virtual(dcpl_id);</w:t>
      </w:r>
    </w:p>
    <w:p w14:paraId="65881134" w14:textId="4256A654" w:rsidR="00A276E8" w:rsidRPr="00F1622C" w:rsidRDefault="00A276E8" w:rsidP="00A276E8">
      <w:pPr>
        <w:rPr>
          <w:szCs w:val="24"/>
        </w:rPr>
      </w:pPr>
      <w:r w:rsidRPr="00F1622C">
        <w:rPr>
          <w:szCs w:val="24"/>
        </w:rPr>
        <w:t>Other creation properties can be applied</w:t>
      </w:r>
      <w:r>
        <w:rPr>
          <w:szCs w:val="24"/>
        </w:rPr>
        <w:t xml:space="preserve"> if VDS will have its “</w:t>
      </w:r>
      <w:ins w:id="286" w:author="Quincey Koziol" w:date="2014-12-06T23:46:00Z">
        <w:r w:rsidR="006459B2">
          <w:rPr>
            <w:szCs w:val="24"/>
          </w:rPr>
          <w:t>private</w:t>
        </w:r>
      </w:ins>
      <w:del w:id="287" w:author="Quincey Koziol" w:date="2014-12-06T23:46:00Z">
        <w:r w:rsidDel="006459B2">
          <w:rPr>
            <w:szCs w:val="24"/>
          </w:rPr>
          <w:delText>own</w:delText>
        </w:r>
      </w:del>
      <w:r>
        <w:rPr>
          <w:szCs w:val="24"/>
        </w:rPr>
        <w:t>” data. For example, one can use contiguous, chunked, external or compact storage layout for storing VDS data that is not part of the source datasets. One can also apply a desired compression to the VDS</w:t>
      </w:r>
      <w:ins w:id="288" w:author="Quincey Koziol" w:date="2014-12-06T23:46:00Z">
        <w:r w:rsidR="006459B2">
          <w:rPr>
            <w:szCs w:val="24"/>
          </w:rPr>
          <w:t>’s</w:t>
        </w:r>
      </w:ins>
      <w:r>
        <w:rPr>
          <w:szCs w:val="24"/>
        </w:rPr>
        <w:t xml:space="preserve"> “</w:t>
      </w:r>
      <w:del w:id="289" w:author="Quincey Koziol" w:date="2014-12-06T23:46:00Z">
        <w:r w:rsidDel="006459B2">
          <w:rPr>
            <w:szCs w:val="24"/>
          </w:rPr>
          <w:delText>own</w:delText>
        </w:r>
      </w:del>
      <w:ins w:id="290" w:author="Quincey Koziol" w:date="2014-12-06T23:46:00Z">
        <w:r w:rsidR="006459B2">
          <w:rPr>
            <w:szCs w:val="24"/>
          </w:rPr>
          <w:t>private</w:t>
        </w:r>
      </w:ins>
      <w:r>
        <w:rPr>
          <w:szCs w:val="24"/>
        </w:rPr>
        <w:t>” data that is different from compression methods used with the source datasets.</w:t>
      </w:r>
    </w:p>
    <w:p w14:paraId="62D1A0F4" w14:textId="1137CDF1" w:rsidR="00C136C8" w:rsidRDefault="00C136C8" w:rsidP="00C136C8">
      <w:pPr>
        <w:pStyle w:val="Heading3"/>
      </w:pPr>
      <w:r>
        <w:t xml:space="preserve">Map elements from the source datasets to </w:t>
      </w:r>
      <w:ins w:id="291" w:author="Quincey Koziol" w:date="2014-12-06T23:47:00Z">
        <w:r w:rsidR="006459B2">
          <w:t>the virtual dataset</w:t>
        </w:r>
      </w:ins>
      <w:del w:id="292" w:author="Quincey Koziol" w:date="2014-12-06T23:47:00Z">
        <w:r w:rsidDel="006459B2">
          <w:delText>VDS</w:delText>
        </w:r>
      </w:del>
    </w:p>
    <w:p w14:paraId="1F18957F" w14:textId="241A2AF9" w:rsidR="00C136C8" w:rsidRDefault="00C136C8" w:rsidP="00C136C8">
      <w:r>
        <w:t xml:space="preserve">If the source and </w:t>
      </w:r>
      <w:r w:rsidR="00EC70DC">
        <w:t xml:space="preserve">virtual </w:t>
      </w:r>
      <w:r>
        <w:t xml:space="preserve">datasets have fixed size dimensions, one can use </w:t>
      </w:r>
      <w:ins w:id="293" w:author="Quincey Koziol" w:date="2014-12-06T23:47:00Z">
        <w:r w:rsidR="006459B2">
          <w:t>the</w:t>
        </w:r>
        <w:r w:rsidR="006165B2">
          <w:t xml:space="preserve"> current</w:t>
        </w:r>
        <w:r w:rsidR="006459B2">
          <w:t xml:space="preserve"> </w:t>
        </w:r>
      </w:ins>
      <w:r>
        <w:t>HDF5 hyperslab selection mechanism</w:t>
      </w:r>
      <w:ins w:id="294" w:author="Quincey Koziol" w:date="2014-12-06T23:48:00Z">
        <w:r w:rsidR="006165B2">
          <w:t>s</w:t>
        </w:r>
      </w:ins>
      <w:r>
        <w:t xml:space="preserve"> to select elements for </w:t>
      </w:r>
      <w:ins w:id="295" w:author="Quincey Koziol" w:date="2014-12-06T23:47:00Z">
        <w:r w:rsidR="006165B2">
          <w:t xml:space="preserve">the </w:t>
        </w:r>
      </w:ins>
      <w:r>
        <w:t xml:space="preserve">mapping. As in the case of </w:t>
      </w:r>
      <w:del w:id="296" w:author="Quincey Koziol" w:date="2014-12-06T23:48:00Z">
        <w:r w:rsidDel="006165B2">
          <w:delText xml:space="preserve">the </w:delText>
        </w:r>
      </w:del>
      <w:r>
        <w:t xml:space="preserve">partial I/O, the number of elements selected in the source dataset for mapping </w:t>
      </w:r>
      <w:r w:rsidR="00B0143F">
        <w:t>must</w:t>
      </w:r>
      <w:r>
        <w:t xml:space="preserve"> be the same as the elements selected in </w:t>
      </w:r>
      <w:ins w:id="297" w:author="Quincey Koziol" w:date="2014-12-06T23:48:00Z">
        <w:r w:rsidR="006165B2">
          <w:t>the virtual dataset</w:t>
        </w:r>
      </w:ins>
      <w:del w:id="298" w:author="Quincey Koziol" w:date="2014-12-06T23:48:00Z">
        <w:r w:rsidDel="006165B2">
          <w:delText>VDS</w:delText>
        </w:r>
      </w:del>
      <w:r>
        <w:t xml:space="preserve">. </w:t>
      </w:r>
    </w:p>
    <w:p w14:paraId="0D2BEF59" w14:textId="02C324C9" w:rsidR="00C136C8" w:rsidRDefault="00B0143F" w:rsidP="00C136C8">
      <w:r>
        <w:t>The current h</w:t>
      </w:r>
      <w:r w:rsidR="00C136C8">
        <w:t xml:space="preserve">yperslab selection mechanism cannot be used if </w:t>
      </w:r>
      <w:r>
        <w:t xml:space="preserve">the </w:t>
      </w:r>
      <w:r w:rsidR="00C136C8">
        <w:t xml:space="preserve">dimensions </w:t>
      </w:r>
      <w:r>
        <w:t>of</w:t>
      </w:r>
      <w:r w:rsidR="00C136C8">
        <w:t xml:space="preserve"> the source or </w:t>
      </w:r>
      <w:r w:rsidR="00EC70DC">
        <w:t xml:space="preserve">virtual datasets </w:t>
      </w:r>
      <w:r w:rsidR="00C136C8">
        <w:t xml:space="preserve">are unlimited (as in </w:t>
      </w:r>
      <w:ins w:id="299" w:author="Quincey Koziol" w:date="2014-12-06T23:48:00Z">
        <w:r w:rsidR="00BC5842">
          <w:t xml:space="preserve">several of </w:t>
        </w:r>
      </w:ins>
      <w:r w:rsidR="00C136C8">
        <w:t>the use cases described</w:t>
      </w:r>
      <w:ins w:id="300" w:author="Quincey Koziol" w:date="2014-12-06T23:48:00Z">
        <w:r w:rsidR="00BC5842">
          <w:t xml:space="preserve"> above</w:t>
        </w:r>
      </w:ins>
      <w:r w:rsidR="00C136C8">
        <w:t>) or repetition of a more sophisticated pattern is desired.</w:t>
      </w:r>
    </w:p>
    <w:p w14:paraId="6989E460" w14:textId="3FCBA773" w:rsidR="00C136C8" w:rsidRPr="009A01E9" w:rsidRDefault="00C136C8" w:rsidP="00C136C8">
      <w:pPr>
        <w:jc w:val="left"/>
        <w:rPr>
          <w:rFonts w:ascii="Consolas" w:hAnsi="Consolas"/>
          <w:sz w:val="22"/>
        </w:rPr>
      </w:pPr>
      <w:r>
        <w:t>This section introduces a</w:t>
      </w:r>
      <w:r w:rsidR="00F9596E">
        <w:t>n</w:t>
      </w:r>
      <w:r>
        <w:t xml:space="preserve"> “</w:t>
      </w:r>
      <w:r w:rsidR="00F9596E">
        <w:t>unlimited</w:t>
      </w:r>
      <w:r>
        <w:t xml:space="preserve">” selection that overcomes </w:t>
      </w:r>
      <w:r w:rsidR="0054347B">
        <w:t xml:space="preserve">a </w:t>
      </w:r>
      <w:r>
        <w:t xml:space="preserve">limitation of the current selection mechanism: a </w:t>
      </w:r>
      <w:r w:rsidR="001A1701">
        <w:t xml:space="preserve">hyperslab </w:t>
      </w:r>
      <w:r>
        <w:rPr>
          <w:szCs w:val="24"/>
        </w:rPr>
        <w:t xml:space="preserve">pattern can be repeated only </w:t>
      </w:r>
      <w:r w:rsidR="00EE3F2C">
        <w:rPr>
          <w:szCs w:val="24"/>
        </w:rPr>
        <w:t xml:space="preserve">a </w:t>
      </w:r>
      <w:r>
        <w:rPr>
          <w:szCs w:val="24"/>
        </w:rPr>
        <w:t>finite number of times along each dimension (</w:t>
      </w:r>
      <w:r w:rsidR="001A1701">
        <w:t xml:space="preserve">see the </w:t>
      </w:r>
      <w:r w:rsidR="001A1701">
        <w:rPr>
          <w:rFonts w:ascii="Consolas" w:hAnsi="Consolas"/>
          <w:sz w:val="22"/>
        </w:rPr>
        <w:t>count</w:t>
      </w:r>
      <w:r w:rsidR="001A1701">
        <w:t xml:space="preserve"> parameter in the </w:t>
      </w:r>
      <w:r w:rsidR="001A1701" w:rsidRPr="002C4D15">
        <w:rPr>
          <w:rFonts w:ascii="Consolas" w:hAnsi="Consolas"/>
          <w:sz w:val="22"/>
        </w:rPr>
        <w:t>H5Sselect_hyperslab</w:t>
      </w:r>
      <w:r w:rsidR="001A1701">
        <w:rPr>
          <w:rFonts w:ascii="Consolas" w:hAnsi="Consolas"/>
          <w:sz w:val="22"/>
        </w:rPr>
        <w:t xml:space="preserve"> </w:t>
      </w:r>
      <w:r w:rsidR="001A1701" w:rsidRPr="00881F8D">
        <w:rPr>
          <w:szCs w:val="24"/>
        </w:rPr>
        <w:t>function</w:t>
      </w:r>
      <w:r>
        <w:t>).</w:t>
      </w:r>
    </w:p>
    <w:p w14:paraId="6A0B15CF" w14:textId="02E3BD19" w:rsidR="00C136C8" w:rsidRDefault="00F9596E" w:rsidP="000E0ED7">
      <w:pPr>
        <w:pStyle w:val="Heading4"/>
      </w:pPr>
      <w:r>
        <w:t xml:space="preserve">Unlimited </w:t>
      </w:r>
      <w:r w:rsidR="00C136C8">
        <w:t>selection</w:t>
      </w:r>
      <w:r>
        <w:t>s</w:t>
      </w:r>
    </w:p>
    <w:p w14:paraId="4650855C" w14:textId="75DA2525" w:rsidR="00C136C8" w:rsidRDefault="00C136C8" w:rsidP="00C136C8">
      <w:r>
        <w:t>To create a</w:t>
      </w:r>
      <w:r w:rsidR="00F9596E">
        <w:t>n</w:t>
      </w:r>
      <w:r>
        <w:t xml:space="preserve"> </w:t>
      </w:r>
      <w:r w:rsidR="00F9596E">
        <w:t xml:space="preserve">unlimited </w:t>
      </w:r>
      <w:r>
        <w:t>selection one should use the following model:</w:t>
      </w:r>
    </w:p>
    <w:p w14:paraId="1A18E820" w14:textId="7FEC9FB6" w:rsidR="00C136C8" w:rsidRPr="009A01E9" w:rsidRDefault="00385AE8" w:rsidP="00C136C8">
      <w:pPr>
        <w:pStyle w:val="ListParagraph"/>
        <w:numPr>
          <w:ilvl w:val="0"/>
          <w:numId w:val="33"/>
        </w:numPr>
      </w:pPr>
      <w:r>
        <w:t>Define a</w:t>
      </w:r>
      <w:r w:rsidR="00C136C8">
        <w:t xml:space="preserve"> dataspace using the </w:t>
      </w:r>
      <w:r w:rsidR="00C136C8" w:rsidRPr="002C4D15">
        <w:rPr>
          <w:rFonts w:ascii="Consolas" w:hAnsi="Consolas"/>
          <w:sz w:val="22"/>
        </w:rPr>
        <w:t>H5Screate_simple</w:t>
      </w:r>
      <w:r w:rsidR="00C136C8">
        <w:rPr>
          <w:rFonts w:ascii="Consolas" w:hAnsi="Consolas"/>
          <w:sz w:val="22"/>
        </w:rPr>
        <w:t xml:space="preserve"> </w:t>
      </w:r>
      <w:r w:rsidR="00C136C8" w:rsidRPr="00881F8D">
        <w:rPr>
          <w:szCs w:val="24"/>
        </w:rPr>
        <w:t>function</w:t>
      </w:r>
      <w:r w:rsidR="00C136C8">
        <w:rPr>
          <w:szCs w:val="24"/>
        </w:rPr>
        <w:t>.  Two restrictions are applied:</w:t>
      </w:r>
    </w:p>
    <w:p w14:paraId="488DD4F6" w14:textId="1366DE55" w:rsidR="00C136C8" w:rsidRPr="002E7157" w:rsidRDefault="00F9596E" w:rsidP="00C136C8">
      <w:pPr>
        <w:pStyle w:val="ListParagraph"/>
        <w:numPr>
          <w:ilvl w:val="1"/>
          <w:numId w:val="33"/>
        </w:numPr>
      </w:pPr>
      <w:r>
        <w:rPr>
          <w:szCs w:val="24"/>
        </w:rPr>
        <w:t>The r</w:t>
      </w:r>
      <w:r w:rsidR="00C136C8">
        <w:rPr>
          <w:szCs w:val="24"/>
        </w:rPr>
        <w:t xml:space="preserve">ank of the dataspace should be the same as </w:t>
      </w:r>
      <w:r w:rsidR="005A687A">
        <w:rPr>
          <w:szCs w:val="24"/>
        </w:rPr>
        <w:t>the</w:t>
      </w:r>
      <w:r w:rsidR="00C136C8">
        <w:rPr>
          <w:szCs w:val="24"/>
        </w:rPr>
        <w:t xml:space="preserve"> rank of the datas</w:t>
      </w:r>
      <w:r w:rsidR="005A687A">
        <w:rPr>
          <w:szCs w:val="24"/>
        </w:rPr>
        <w:t>et</w:t>
      </w:r>
      <w:r w:rsidR="00C136C8">
        <w:rPr>
          <w:szCs w:val="24"/>
        </w:rPr>
        <w:t xml:space="preserve"> to which the </w:t>
      </w:r>
      <w:r w:rsidR="005A687A">
        <w:rPr>
          <w:szCs w:val="24"/>
        </w:rPr>
        <w:t xml:space="preserve">unlimited </w:t>
      </w:r>
      <w:r w:rsidR="00C136C8">
        <w:rPr>
          <w:szCs w:val="24"/>
        </w:rPr>
        <w:t xml:space="preserve">selection will be applied (see </w:t>
      </w:r>
      <w:ins w:id="301" w:author="Quincey Koziol" w:date="2014-12-06T23:49:00Z">
        <w:r w:rsidR="00BC5842">
          <w:rPr>
            <w:szCs w:val="24"/>
          </w:rPr>
          <w:t xml:space="preserve">the </w:t>
        </w:r>
      </w:ins>
      <w:r w:rsidR="00C136C8" w:rsidRPr="002C4D15">
        <w:rPr>
          <w:rFonts w:ascii="Consolas" w:hAnsi="Consolas"/>
          <w:sz w:val="22"/>
        </w:rPr>
        <w:t>H5</w:t>
      </w:r>
      <w:r w:rsidR="003462F9">
        <w:rPr>
          <w:rFonts w:ascii="Consolas" w:hAnsi="Consolas"/>
          <w:sz w:val="22"/>
        </w:rPr>
        <w:t>Pset_virtual_mapping</w:t>
      </w:r>
      <w:r w:rsidR="00C136C8" w:rsidRPr="002C4D15">
        <w:rPr>
          <w:rFonts w:ascii="Consolas" w:hAnsi="Consolas"/>
          <w:sz w:val="22"/>
        </w:rPr>
        <w:t xml:space="preserve"> </w:t>
      </w:r>
      <w:r w:rsidR="00C136C8">
        <w:rPr>
          <w:szCs w:val="24"/>
        </w:rPr>
        <w:t>function below).</w:t>
      </w:r>
    </w:p>
    <w:p w14:paraId="042FCA32" w14:textId="2821FAAC" w:rsidR="00C136C8" w:rsidRPr="002E7157" w:rsidRDefault="00F9596E" w:rsidP="00C136C8">
      <w:pPr>
        <w:pStyle w:val="ListParagraph"/>
        <w:numPr>
          <w:ilvl w:val="1"/>
          <w:numId w:val="33"/>
        </w:numPr>
      </w:pPr>
      <w:r>
        <w:rPr>
          <w:szCs w:val="24"/>
        </w:rPr>
        <w:t>The m</w:t>
      </w:r>
      <w:r w:rsidR="00C136C8">
        <w:rPr>
          <w:szCs w:val="24"/>
        </w:rPr>
        <w:t xml:space="preserve">aximum dimensions should be </w:t>
      </w:r>
      <w:r>
        <w:rPr>
          <w:szCs w:val="24"/>
        </w:rPr>
        <w:t xml:space="preserve">set to H5S_UNLIMITED in </w:t>
      </w:r>
      <w:r w:rsidR="00C136C8">
        <w:rPr>
          <w:szCs w:val="24"/>
        </w:rPr>
        <w:t>the same</w:t>
      </w:r>
      <w:r>
        <w:rPr>
          <w:szCs w:val="24"/>
        </w:rPr>
        <w:t xml:space="preserve"> dimension</w:t>
      </w:r>
      <w:r w:rsidR="00C136C8">
        <w:rPr>
          <w:szCs w:val="24"/>
        </w:rPr>
        <w:t xml:space="preserve"> as </w:t>
      </w:r>
      <w:r>
        <w:rPr>
          <w:szCs w:val="24"/>
        </w:rPr>
        <w:t>desired for unlimited selections</w:t>
      </w:r>
      <w:r w:rsidR="00CA1DD1">
        <w:rPr>
          <w:szCs w:val="24"/>
        </w:rPr>
        <w:t>:</w:t>
      </w:r>
    </w:p>
    <w:p w14:paraId="47C93C96" w14:textId="7C89BA75" w:rsidR="003462F9" w:rsidRDefault="003462F9" w:rsidP="003462F9">
      <w:pPr>
        <w:pStyle w:val="ListParagraph"/>
        <w:ind w:left="1440"/>
        <w:rPr>
          <w:sz w:val="22"/>
        </w:rPr>
      </w:pPr>
      <w:r>
        <w:rPr>
          <w:rFonts w:ascii="Consolas" w:hAnsi="Consolas"/>
          <w:sz w:val="22"/>
        </w:rPr>
        <w:t xml:space="preserve">hsize_t </w:t>
      </w:r>
      <w:r w:rsidR="00C136C8" w:rsidRPr="002C4D15">
        <w:rPr>
          <w:rFonts w:ascii="Consolas" w:hAnsi="Consolas"/>
          <w:sz w:val="22"/>
        </w:rPr>
        <w:t>dims</w:t>
      </w:r>
      <w:r>
        <w:rPr>
          <w:rFonts w:ascii="Consolas" w:hAnsi="Consolas"/>
          <w:sz w:val="22"/>
        </w:rPr>
        <w:t>[RANK] = {10, 10, 1}</w:t>
      </w:r>
      <w:r w:rsidR="00C136C8" w:rsidRPr="002C4D15">
        <w:rPr>
          <w:rFonts w:ascii="Consolas" w:hAnsi="Consolas"/>
          <w:sz w:val="22"/>
        </w:rPr>
        <w:t>;</w:t>
      </w:r>
      <w:r w:rsidRPr="003462F9">
        <w:rPr>
          <w:sz w:val="22"/>
        </w:rPr>
        <w:t xml:space="preserve"> </w:t>
      </w:r>
    </w:p>
    <w:p w14:paraId="507F3A9E" w14:textId="45F4BB96" w:rsidR="003462F9" w:rsidRDefault="003462F9" w:rsidP="003462F9">
      <w:pPr>
        <w:pStyle w:val="ListParagraph"/>
        <w:ind w:left="1440"/>
        <w:rPr>
          <w:sz w:val="22"/>
        </w:rPr>
      </w:pPr>
      <w:r>
        <w:rPr>
          <w:rFonts w:ascii="Consolas" w:hAnsi="Consolas"/>
          <w:sz w:val="22"/>
        </w:rPr>
        <w:t>hsize_t max_</w:t>
      </w:r>
      <w:r w:rsidRPr="002C4D15">
        <w:rPr>
          <w:rFonts w:ascii="Consolas" w:hAnsi="Consolas"/>
          <w:sz w:val="22"/>
        </w:rPr>
        <w:t>dims</w:t>
      </w:r>
      <w:r>
        <w:rPr>
          <w:rFonts w:ascii="Consolas" w:hAnsi="Consolas"/>
          <w:sz w:val="22"/>
        </w:rPr>
        <w:t>[RANK] = {10, 10, H5S_UNLIMITED}</w:t>
      </w:r>
      <w:r w:rsidRPr="002C4D15">
        <w:rPr>
          <w:rFonts w:ascii="Consolas" w:hAnsi="Consolas"/>
          <w:sz w:val="22"/>
        </w:rPr>
        <w:t>;</w:t>
      </w:r>
      <w:r w:rsidRPr="003462F9">
        <w:rPr>
          <w:sz w:val="22"/>
        </w:rPr>
        <w:t xml:space="preserve"> </w:t>
      </w:r>
    </w:p>
    <w:p w14:paraId="386C9810" w14:textId="7300F249" w:rsidR="00C136C8" w:rsidRPr="002E7157" w:rsidRDefault="003462F9" w:rsidP="003462F9">
      <w:pPr>
        <w:pStyle w:val="ListParagraph"/>
        <w:ind w:left="1440"/>
      </w:pPr>
      <w:r w:rsidRPr="002C4D15">
        <w:rPr>
          <w:rFonts w:ascii="Consolas" w:hAnsi="Consolas"/>
          <w:sz w:val="22"/>
        </w:rPr>
        <w:t xml:space="preserve">space_id = H5Screate_simple(RANK, dims, </w:t>
      </w:r>
      <w:r>
        <w:rPr>
          <w:rFonts w:ascii="Consolas" w:hAnsi="Consolas"/>
          <w:sz w:val="22"/>
        </w:rPr>
        <w:t>max_</w:t>
      </w:r>
      <w:r w:rsidRPr="002C4D15">
        <w:rPr>
          <w:rFonts w:ascii="Consolas" w:hAnsi="Consolas"/>
          <w:sz w:val="22"/>
        </w:rPr>
        <w:t>dims);</w:t>
      </w:r>
    </w:p>
    <w:p w14:paraId="11AAF431" w14:textId="75F1CBDB" w:rsidR="00C136C8" w:rsidRDefault="00C136C8" w:rsidP="00C136C8">
      <w:pPr>
        <w:pStyle w:val="ListParagraph"/>
        <w:numPr>
          <w:ilvl w:val="0"/>
          <w:numId w:val="33"/>
        </w:numPr>
      </w:pPr>
      <w:r>
        <w:t>Select a</w:t>
      </w:r>
      <w:r w:rsidR="003462F9">
        <w:t>n unlimited region</w:t>
      </w:r>
      <w:r>
        <w:t xml:space="preserve"> in the dataspace as shown:</w:t>
      </w:r>
    </w:p>
    <w:p w14:paraId="0046FADE" w14:textId="3CF262F4" w:rsidR="003462F9" w:rsidRDefault="003462F9" w:rsidP="00CD60AB">
      <w:pPr>
        <w:pStyle w:val="ListParagraph"/>
        <w:ind w:left="1440"/>
        <w:rPr>
          <w:sz w:val="22"/>
        </w:rPr>
      </w:pPr>
      <w:r>
        <w:rPr>
          <w:rFonts w:ascii="Consolas" w:hAnsi="Consolas"/>
          <w:sz w:val="22"/>
        </w:rPr>
        <w:t xml:space="preserve">hsize_t </w:t>
      </w:r>
      <w:r w:rsidR="00C136C8" w:rsidRPr="002E7157">
        <w:rPr>
          <w:rFonts w:ascii="Consolas" w:hAnsi="Consolas"/>
          <w:sz w:val="22"/>
        </w:rPr>
        <w:t>start</w:t>
      </w:r>
      <w:r>
        <w:rPr>
          <w:rFonts w:ascii="Consolas" w:hAnsi="Consolas"/>
          <w:sz w:val="22"/>
        </w:rPr>
        <w:t>[RANK] = {0, 0, 0}</w:t>
      </w:r>
      <w:r w:rsidR="00C136C8" w:rsidRPr="002E7157">
        <w:rPr>
          <w:rFonts w:ascii="Consolas" w:hAnsi="Consolas"/>
          <w:sz w:val="22"/>
        </w:rPr>
        <w:t>;</w:t>
      </w:r>
      <w:r w:rsidRPr="003462F9">
        <w:rPr>
          <w:sz w:val="22"/>
        </w:rPr>
        <w:t xml:space="preserve"> </w:t>
      </w:r>
    </w:p>
    <w:p w14:paraId="499863E9" w14:textId="0848092A" w:rsidR="003462F9" w:rsidRDefault="003462F9" w:rsidP="00CD60AB">
      <w:pPr>
        <w:pStyle w:val="ListParagraph"/>
        <w:ind w:left="1440"/>
        <w:rPr>
          <w:rFonts w:ascii="Consolas" w:hAnsi="Consolas"/>
          <w:sz w:val="22"/>
        </w:rPr>
      </w:pPr>
      <w:r>
        <w:rPr>
          <w:rFonts w:ascii="Consolas" w:hAnsi="Consolas"/>
          <w:sz w:val="22"/>
        </w:rPr>
        <w:t>hsize_t stride[RANK] = {0, 0, 1};</w:t>
      </w:r>
    </w:p>
    <w:p w14:paraId="1AAD5FFC" w14:textId="4614250D" w:rsidR="003462F9" w:rsidRDefault="003462F9" w:rsidP="00CD60AB">
      <w:pPr>
        <w:pStyle w:val="ListParagraph"/>
        <w:ind w:left="1440"/>
        <w:rPr>
          <w:rFonts w:ascii="Consolas" w:hAnsi="Consolas"/>
          <w:sz w:val="22"/>
        </w:rPr>
      </w:pPr>
      <w:r>
        <w:rPr>
          <w:rFonts w:ascii="Consolas" w:hAnsi="Consolas"/>
          <w:sz w:val="22"/>
        </w:rPr>
        <w:t>hsize_t block[RANK] = {10, 10, 1};</w:t>
      </w:r>
    </w:p>
    <w:p w14:paraId="594EFB86" w14:textId="3F32C271" w:rsidR="003462F9" w:rsidRDefault="003462F9" w:rsidP="00CD60AB">
      <w:pPr>
        <w:pStyle w:val="ListParagraph"/>
        <w:ind w:left="1440"/>
        <w:rPr>
          <w:sz w:val="22"/>
        </w:rPr>
      </w:pPr>
      <w:r>
        <w:rPr>
          <w:rFonts w:ascii="Consolas" w:hAnsi="Consolas"/>
          <w:sz w:val="22"/>
        </w:rPr>
        <w:t>hsize_t count[RANK] = {1, 1, H5S_UNLIMITED};</w:t>
      </w:r>
    </w:p>
    <w:p w14:paraId="2ADF834F" w14:textId="77777777" w:rsidR="00CA1DD1" w:rsidRDefault="003462F9" w:rsidP="00CD60AB">
      <w:pPr>
        <w:pStyle w:val="ListParagraph"/>
        <w:ind w:left="1440"/>
        <w:rPr>
          <w:rFonts w:ascii="Consolas" w:hAnsi="Consolas"/>
          <w:sz w:val="22"/>
        </w:rPr>
      </w:pPr>
      <w:r w:rsidRPr="002E7157">
        <w:rPr>
          <w:rFonts w:ascii="Consolas" w:hAnsi="Consolas"/>
          <w:sz w:val="22"/>
        </w:rPr>
        <w:t>H5Sselect_</w:t>
      </w:r>
      <w:r>
        <w:rPr>
          <w:rFonts w:ascii="Consolas" w:hAnsi="Consolas"/>
          <w:sz w:val="22"/>
        </w:rPr>
        <w:t>hyperslab</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p>
    <w:p w14:paraId="6666B9C4" w14:textId="5BBD4AAF" w:rsidR="00C136C8" w:rsidRPr="003462F9" w:rsidRDefault="003462F9" w:rsidP="00F11F7D">
      <w:pPr>
        <w:pStyle w:val="ListParagraph"/>
        <w:ind w:left="1440" w:firstLine="720"/>
        <w:rPr>
          <w:rFonts w:ascii="Consolas" w:hAnsi="Consolas"/>
          <w:sz w:val="22"/>
        </w:rPr>
      </w:pPr>
      <w:r w:rsidRPr="002E7157">
        <w:rPr>
          <w:rFonts w:ascii="Consolas" w:hAnsi="Consolas"/>
          <w:sz w:val="22"/>
        </w:rPr>
        <w:t>count);</w:t>
      </w:r>
    </w:p>
    <w:p w14:paraId="35FE1BEE" w14:textId="0838586B" w:rsidR="001B6911" w:rsidRPr="00F11F7D" w:rsidRDefault="00CA1DD1">
      <w:pPr>
        <w:pStyle w:val="ListParagraph"/>
        <w:rPr>
          <w:szCs w:val="24"/>
        </w:rPr>
      </w:pPr>
      <w:r w:rsidRPr="00F11F7D">
        <w:rPr>
          <w:rFonts w:asciiTheme="majorHAnsi" w:hAnsiTheme="majorHAnsi"/>
          <w:szCs w:val="24"/>
        </w:rPr>
        <w:t xml:space="preserve">Setting </w:t>
      </w:r>
      <w:r>
        <w:rPr>
          <w:rFonts w:ascii="Consolas" w:hAnsi="Consolas"/>
          <w:sz w:val="22"/>
        </w:rPr>
        <w:t>count[2]</w:t>
      </w:r>
      <w:del w:id="302" w:author="Quincey Koziol" w:date="2014-12-06T23:50:00Z">
        <w:r w:rsidDel="00BC5842">
          <w:rPr>
            <w:rFonts w:ascii="Consolas" w:hAnsi="Consolas"/>
            <w:sz w:val="22"/>
          </w:rPr>
          <w:delText xml:space="preserve"> </w:delText>
        </w:r>
        <w:r w:rsidRPr="00F11F7D" w:rsidDel="00BC5842">
          <w:rPr>
            <w:rFonts w:asciiTheme="majorHAnsi" w:hAnsiTheme="majorHAnsi"/>
            <w:szCs w:val="24"/>
          </w:rPr>
          <w:delText>t</w:delText>
        </w:r>
      </w:del>
      <w:ins w:id="303" w:author="Quincey Koziol" w:date="2014-12-06T23:50:00Z">
        <w:r w:rsidR="00BC5842">
          <w:rPr>
            <w:rFonts w:asciiTheme="majorHAnsi" w:hAnsiTheme="majorHAnsi"/>
            <w:szCs w:val="24"/>
          </w:rPr>
          <w:t xml:space="preserve"> to </w:t>
        </w:r>
      </w:ins>
      <w:del w:id="304" w:author="Quincey Koziol" w:date="2014-12-06T23:50:00Z">
        <w:r w:rsidRPr="00F11F7D" w:rsidDel="00BC5842">
          <w:rPr>
            <w:rFonts w:asciiTheme="majorHAnsi" w:hAnsiTheme="majorHAnsi"/>
            <w:szCs w:val="24"/>
          </w:rPr>
          <w:delText>o</w:delText>
        </w:r>
        <w:r w:rsidDel="00BC5842">
          <w:rPr>
            <w:rFonts w:ascii="Consolas" w:hAnsi="Consolas"/>
            <w:sz w:val="22"/>
          </w:rPr>
          <w:delText xml:space="preserve"> </w:delText>
        </w:r>
      </w:del>
      <w:r>
        <w:rPr>
          <w:rFonts w:ascii="Consolas" w:hAnsi="Consolas"/>
          <w:sz w:val="22"/>
        </w:rPr>
        <w:t>H5S_UNLIMITED</w:t>
      </w:r>
      <w:del w:id="305" w:author="Quincey Koziol" w:date="2014-12-06T23:50:00Z">
        <w:r w:rsidDel="00BC5842">
          <w:rPr>
            <w:rFonts w:ascii="Consolas" w:hAnsi="Consolas"/>
            <w:sz w:val="22"/>
          </w:rPr>
          <w:delText xml:space="preserve"> </w:delText>
        </w:r>
        <w:r w:rsidRPr="00F11F7D" w:rsidDel="00BC5842">
          <w:rPr>
            <w:rFonts w:ascii="Calibri" w:hAnsi="Calibri"/>
            <w:szCs w:val="24"/>
          </w:rPr>
          <w:delText>i</w:delText>
        </w:r>
      </w:del>
      <w:ins w:id="306" w:author="Quincey Koziol" w:date="2014-12-06T23:50:00Z">
        <w:r w:rsidR="00BC5842">
          <w:rPr>
            <w:rFonts w:ascii="Calibri" w:hAnsi="Calibri"/>
            <w:szCs w:val="24"/>
          </w:rPr>
          <w:t xml:space="preserve"> i</w:t>
        </w:r>
      </w:ins>
      <w:r w:rsidRPr="00F11F7D">
        <w:rPr>
          <w:rFonts w:ascii="Calibri" w:hAnsi="Calibri"/>
          <w:szCs w:val="24"/>
        </w:rPr>
        <w:t>ndicates that the selection is unlimited</w:t>
      </w:r>
      <w:r w:rsidR="00357EE9" w:rsidRPr="00F11F7D">
        <w:rPr>
          <w:rFonts w:ascii="Calibri" w:hAnsi="Calibri"/>
          <w:sz w:val="22"/>
        </w:rPr>
        <w:t>.</w:t>
      </w:r>
      <w:r w:rsidR="00357EE9">
        <w:rPr>
          <w:rFonts w:ascii="Consolas" w:hAnsi="Consolas"/>
          <w:sz w:val="22"/>
        </w:rPr>
        <w:t xml:space="preserve">  </w:t>
      </w:r>
      <w:r w:rsidR="0054347B" w:rsidRPr="00977390">
        <w:rPr>
          <w:szCs w:val="24"/>
        </w:rPr>
        <w:t>Although it is technically feasible to allow more complicated operations between selections</w:t>
      </w:r>
      <w:r w:rsidR="0054347B" w:rsidRPr="00CD60AB">
        <w:rPr>
          <w:szCs w:val="24"/>
        </w:rPr>
        <w:t xml:space="preserve"> that have unlimited </w:t>
      </w:r>
      <w:r w:rsidR="00357EE9" w:rsidRPr="00CD60AB">
        <w:rPr>
          <w:szCs w:val="24"/>
        </w:rPr>
        <w:t>count values</w:t>
      </w:r>
      <w:r w:rsidR="0054347B" w:rsidRPr="00CD60AB">
        <w:rPr>
          <w:szCs w:val="24"/>
        </w:rPr>
        <w:t>, that capability is out of scope for this project</w:t>
      </w:r>
      <w:r w:rsidR="00357EE9" w:rsidRPr="00CD60AB">
        <w:rPr>
          <w:szCs w:val="24"/>
        </w:rPr>
        <w:t xml:space="preserve"> and the </w:t>
      </w:r>
      <w:r w:rsidR="00357EE9" w:rsidRPr="00357EE9">
        <w:rPr>
          <w:rFonts w:ascii="Consolas" w:hAnsi="Consolas"/>
          <w:sz w:val="22"/>
        </w:rPr>
        <w:t>‘op’</w:t>
      </w:r>
      <w:r w:rsidR="00357EE9" w:rsidRPr="00977390">
        <w:rPr>
          <w:szCs w:val="24"/>
        </w:rPr>
        <w:t xml:space="preserve"> parameter to </w:t>
      </w:r>
      <w:r w:rsidR="00357EE9" w:rsidRPr="00357EE9">
        <w:rPr>
          <w:rFonts w:ascii="Consolas" w:hAnsi="Consolas"/>
          <w:sz w:val="22"/>
        </w:rPr>
        <w:t>H5Sselect_hyperslab</w:t>
      </w:r>
      <w:r w:rsidR="00357EE9" w:rsidRPr="00977390">
        <w:rPr>
          <w:szCs w:val="24"/>
        </w:rPr>
        <w:t xml:space="preserve"> must always be </w:t>
      </w:r>
      <w:r w:rsidR="00357EE9" w:rsidRPr="00357EE9">
        <w:rPr>
          <w:rFonts w:ascii="Consolas" w:hAnsi="Consolas"/>
          <w:sz w:val="22"/>
        </w:rPr>
        <w:t>H5S_SELECT_SET</w:t>
      </w:r>
      <w:r w:rsidR="00357EE9" w:rsidRPr="00977390">
        <w:rPr>
          <w:szCs w:val="24"/>
        </w:rPr>
        <w:t xml:space="preserve"> when an unlimited count value is used.</w:t>
      </w:r>
    </w:p>
    <w:p w14:paraId="5F04C052" w14:textId="19F9B761" w:rsidR="00C136C8" w:rsidRDefault="00C136C8" w:rsidP="000E0ED7">
      <w:pPr>
        <w:pStyle w:val="Heading4"/>
      </w:pPr>
      <w:r>
        <w:t xml:space="preserve">Select elements in a source and </w:t>
      </w:r>
      <w:r w:rsidR="00A4084A">
        <w:t xml:space="preserve">virtual dataset </w:t>
      </w:r>
      <w:r>
        <w:t>for mapping</w:t>
      </w:r>
    </w:p>
    <w:p w14:paraId="5452F4A3" w14:textId="32E4AD78" w:rsidR="00C136C8" w:rsidRPr="001F4A00" w:rsidRDefault="00C136C8" w:rsidP="00C136C8">
      <w:r>
        <w:t xml:space="preserve">The selection mechanism described above should be used to select the elements for mapping in both source and </w:t>
      </w:r>
      <w:r w:rsidR="001C5FB0">
        <w:t xml:space="preserve">virtual </w:t>
      </w:r>
      <w:r>
        <w:t>datasets.</w:t>
      </w:r>
      <w:r w:rsidR="00A4084A">
        <w:t xml:space="preserve">  If the mapping requires multiple source files, the selection in a source dataset </w:t>
      </w:r>
      <w:del w:id="307" w:author="Quincey Koziol" w:date="2014-12-06T23:51:00Z">
        <w:r w:rsidR="00A4084A" w:rsidDel="00A61785">
          <w:delText xml:space="preserve">should </w:delText>
        </w:r>
      </w:del>
      <w:ins w:id="308" w:author="Quincey Koziol" w:date="2014-12-06T23:51:00Z">
        <w:r w:rsidR="00A61785">
          <w:t xml:space="preserve">may </w:t>
        </w:r>
      </w:ins>
      <w:r w:rsidR="00A4084A">
        <w:t xml:space="preserve">be a fixed-size selection and the </w:t>
      </w:r>
      <w:r w:rsidR="008E3EE1" w:rsidRPr="00091C0B">
        <w:rPr>
          <w:rFonts w:ascii="Consolas" w:hAnsi="Consolas"/>
          <w:sz w:val="22"/>
        </w:rPr>
        <w:t>printf</w:t>
      </w:r>
      <w:r w:rsidR="00A4084A">
        <w:t xml:space="preserve"> form of mapping</w:t>
      </w:r>
      <w:r w:rsidR="008E3EE1">
        <w:t xml:space="preserve"> should be used (described below).</w:t>
      </w:r>
    </w:p>
    <w:p w14:paraId="0D7FEBCE" w14:textId="77777777" w:rsidR="00C136C8" w:rsidRDefault="00C136C8" w:rsidP="000E0ED7">
      <w:pPr>
        <w:pStyle w:val="Heading4"/>
      </w:pPr>
      <w:r>
        <w:t>Mapping elements</w:t>
      </w:r>
    </w:p>
    <w:p w14:paraId="7F860876" w14:textId="5A1A2D67" w:rsidR="00C136C8" w:rsidRDefault="00C136C8" w:rsidP="00C136C8">
      <w:pPr>
        <w:jc w:val="left"/>
      </w:pPr>
      <w:r>
        <w:t>After selection</w:t>
      </w:r>
      <w:r w:rsidR="002E3A08">
        <w:t>s</w:t>
      </w:r>
      <w:r>
        <w:t xml:space="preserve"> </w:t>
      </w:r>
      <w:r w:rsidR="002E3A08">
        <w:t>are defined</w:t>
      </w:r>
      <w:r>
        <w:t xml:space="preserve"> on the source and </w:t>
      </w:r>
      <w:r w:rsidR="001C5FB0">
        <w:t xml:space="preserve">virtual </w:t>
      </w:r>
      <w:r>
        <w:t>datas</w:t>
      </w:r>
      <w:r w:rsidR="001C5FB0">
        <w:t>et</w:t>
      </w:r>
      <w:r>
        <w:t>s</w:t>
      </w:r>
      <w:r w:rsidR="002E3A08">
        <w:t>,</w:t>
      </w:r>
      <w:r>
        <w:t xml:space="preserve"> the mapping is accomplished by calling the </w:t>
      </w:r>
      <w:r w:rsidRPr="002C4D15">
        <w:rPr>
          <w:rFonts w:ascii="Consolas" w:hAnsi="Consolas"/>
          <w:sz w:val="22"/>
        </w:rPr>
        <w:t>H5Pset_virtual_mapping</w:t>
      </w:r>
      <w:r>
        <w:rPr>
          <w:rFonts w:ascii="Consolas" w:hAnsi="Consolas"/>
          <w:sz w:val="22"/>
        </w:rPr>
        <w:t xml:space="preserve"> </w:t>
      </w:r>
      <w:r>
        <w:t>function:</w:t>
      </w:r>
    </w:p>
    <w:p w14:paraId="53FF93C6" w14:textId="394CB0CB" w:rsidR="00C136C8" w:rsidRDefault="00C136C8" w:rsidP="00C136C8">
      <w:pPr>
        <w:jc w:val="left"/>
        <w:rPr>
          <w:rFonts w:ascii="Consolas" w:hAnsi="Consolas"/>
          <w:sz w:val="22"/>
        </w:rPr>
      </w:pPr>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H5Pset_virtual_mapping</w:t>
      </w:r>
      <w:del w:id="309" w:author="Quincey Koziol" w:date="2014-12-06T23:51:00Z">
        <w:r w:rsidDel="00B8237E">
          <w:rPr>
            <w:rFonts w:ascii="Consolas" w:hAnsi="Consolas"/>
            <w:sz w:val="22"/>
          </w:rPr>
          <w:delText xml:space="preserve"> </w:delText>
        </w:r>
      </w:del>
      <w:r>
        <w:rPr>
          <w:rFonts w:ascii="Consolas" w:hAnsi="Consolas"/>
          <w:sz w:val="22"/>
        </w:rPr>
        <w:t>(dcpl_id, v</w:t>
      </w:r>
      <w:r w:rsidRPr="002C4D15">
        <w:rPr>
          <w:rFonts w:ascii="Consolas" w:hAnsi="Consolas"/>
          <w:sz w:val="22"/>
        </w:rPr>
        <w:t>space_id, src_</w:t>
      </w:r>
      <w:r>
        <w:rPr>
          <w:rFonts w:ascii="Consolas" w:hAnsi="Consolas"/>
          <w:sz w:val="22"/>
        </w:rPr>
        <w:t>file_name, src_dset_name, src</w:t>
      </w:r>
      <w:r w:rsidRPr="002C4D15">
        <w:rPr>
          <w:rFonts w:ascii="Consolas" w:hAnsi="Consolas"/>
          <w:sz w:val="22"/>
        </w:rPr>
        <w:t>_space_id);</w:t>
      </w:r>
    </w:p>
    <w:p w14:paraId="2F7C6937" w14:textId="108A5A06" w:rsidR="00C136C8" w:rsidRDefault="00C136C8" w:rsidP="00C136C8">
      <w:pPr>
        <w:ind w:left="720"/>
        <w:jc w:val="left"/>
        <w:rPr>
          <w:szCs w:val="24"/>
        </w:rPr>
      </w:pPr>
      <w:r w:rsidRPr="00AC5DB5">
        <w:rPr>
          <w:rFonts w:asciiTheme="majorHAnsi" w:hAnsiTheme="majorHAnsi"/>
          <w:i/>
          <w:szCs w:val="24"/>
        </w:rPr>
        <w:t>Parameters: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A331BC" w14:paraId="5AF3D5FA" w14:textId="77777777" w:rsidTr="00A331BC">
        <w:tc>
          <w:tcPr>
            <w:tcW w:w="2088" w:type="dxa"/>
          </w:tcPr>
          <w:p w14:paraId="0845A7CB" w14:textId="403115F2" w:rsidR="00A32A0B" w:rsidRDefault="00A32A0B" w:rsidP="00C136C8">
            <w:pPr>
              <w:jc w:val="left"/>
              <w:rPr>
                <w:i/>
                <w:szCs w:val="24"/>
              </w:rPr>
            </w:pPr>
            <w:r w:rsidRPr="002C4D15">
              <w:rPr>
                <w:rFonts w:ascii="Consolas" w:hAnsi="Consolas"/>
                <w:sz w:val="22"/>
              </w:rPr>
              <w:t>dcpl_id</w:t>
            </w:r>
          </w:p>
        </w:tc>
        <w:tc>
          <w:tcPr>
            <w:tcW w:w="450" w:type="dxa"/>
          </w:tcPr>
          <w:p w14:paraId="7342D442" w14:textId="40CD4F88" w:rsidR="00A32A0B" w:rsidRDefault="00A32A0B" w:rsidP="00C136C8">
            <w:pPr>
              <w:jc w:val="left"/>
              <w:rPr>
                <w:i/>
                <w:szCs w:val="24"/>
              </w:rPr>
            </w:pPr>
            <w:r>
              <w:rPr>
                <w:i/>
                <w:szCs w:val="24"/>
              </w:rPr>
              <w:t>-</w:t>
            </w:r>
          </w:p>
        </w:tc>
        <w:tc>
          <w:tcPr>
            <w:tcW w:w="6894" w:type="dxa"/>
          </w:tcPr>
          <w:p w14:paraId="65D5ED0C" w14:textId="65F42558" w:rsidR="00A32A0B" w:rsidRDefault="00A32A0B" w:rsidP="00CC4280">
            <w:pPr>
              <w:jc w:val="left"/>
              <w:rPr>
                <w:i/>
                <w:szCs w:val="24"/>
              </w:rPr>
            </w:pPr>
            <w:r w:rsidRPr="00A32A0B">
              <w:rPr>
                <w:szCs w:val="24"/>
              </w:rPr>
              <w:t xml:space="preserve">The </w:t>
            </w:r>
            <w:r w:rsidRPr="00EA0967">
              <w:rPr>
                <w:szCs w:val="24"/>
              </w:rPr>
              <w:t xml:space="preserve">dataset creation property </w:t>
            </w:r>
            <w:r>
              <w:rPr>
                <w:szCs w:val="24"/>
              </w:rPr>
              <w:t xml:space="preserve">identifier </w:t>
            </w:r>
            <w:ins w:id="310" w:author="Quincey Koziol" w:date="2014-12-06T23:54:00Z">
              <w:r w:rsidR="00CC4280">
                <w:rPr>
                  <w:szCs w:val="24"/>
                </w:rPr>
                <w:t xml:space="preserve">that will be used </w:t>
              </w:r>
            </w:ins>
            <w:del w:id="311" w:author="Quincey Koziol" w:date="2014-12-06T23:54:00Z">
              <w:r w:rsidRPr="00EA0967" w:rsidDel="00CC4280">
                <w:rPr>
                  <w:szCs w:val="24"/>
                </w:rPr>
                <w:delText xml:space="preserve">for </w:delText>
              </w:r>
            </w:del>
            <w:ins w:id="312" w:author="Quincey Koziol" w:date="2014-12-06T23:54:00Z">
              <w:r w:rsidR="00CC4280">
                <w:rPr>
                  <w:szCs w:val="24"/>
                </w:rPr>
                <w:t>when</w:t>
              </w:r>
              <w:r w:rsidR="00CC4280" w:rsidRPr="00EA0967">
                <w:rPr>
                  <w:szCs w:val="24"/>
                </w:rPr>
                <w:t xml:space="preserve"> </w:t>
              </w:r>
            </w:ins>
            <w:del w:id="313" w:author="Quincey Koziol" w:date="2014-12-06T23:54:00Z">
              <w:r w:rsidRPr="00EA0967" w:rsidDel="00CC4280">
                <w:rPr>
                  <w:szCs w:val="24"/>
                </w:rPr>
                <w:delText>VDS</w:delText>
              </w:r>
            </w:del>
            <w:ins w:id="314" w:author="Quincey Koziol" w:date="2014-12-06T23:54:00Z">
              <w:r w:rsidR="00CC4280">
                <w:rPr>
                  <w:szCs w:val="24"/>
                </w:rPr>
                <w:t>creating the virtual dataset.</w:t>
              </w:r>
            </w:ins>
          </w:p>
        </w:tc>
      </w:tr>
      <w:tr w:rsidR="00A331BC" w14:paraId="1A20AC83" w14:textId="77777777" w:rsidTr="00A331BC">
        <w:tc>
          <w:tcPr>
            <w:tcW w:w="2088" w:type="dxa"/>
          </w:tcPr>
          <w:p w14:paraId="5764B1E2" w14:textId="37F44925" w:rsidR="00A32A0B" w:rsidRDefault="00A32A0B" w:rsidP="00C136C8">
            <w:pPr>
              <w:jc w:val="left"/>
              <w:rPr>
                <w:i/>
                <w:szCs w:val="24"/>
              </w:rPr>
            </w:pPr>
            <w:r>
              <w:rPr>
                <w:rFonts w:ascii="Consolas" w:hAnsi="Consolas"/>
                <w:sz w:val="22"/>
              </w:rPr>
              <w:t>v</w:t>
            </w:r>
            <w:r w:rsidRPr="002C4D15">
              <w:rPr>
                <w:rFonts w:ascii="Consolas" w:hAnsi="Consolas"/>
                <w:sz w:val="22"/>
              </w:rPr>
              <w:t>space_id</w:t>
            </w:r>
          </w:p>
        </w:tc>
        <w:tc>
          <w:tcPr>
            <w:tcW w:w="450" w:type="dxa"/>
          </w:tcPr>
          <w:p w14:paraId="4D0911AE" w14:textId="1F70E7E1" w:rsidR="00A32A0B" w:rsidRDefault="00A32A0B" w:rsidP="00C136C8">
            <w:pPr>
              <w:jc w:val="left"/>
              <w:rPr>
                <w:i/>
                <w:szCs w:val="24"/>
              </w:rPr>
            </w:pPr>
            <w:r>
              <w:rPr>
                <w:i/>
                <w:szCs w:val="24"/>
              </w:rPr>
              <w:t>-</w:t>
            </w:r>
          </w:p>
        </w:tc>
        <w:tc>
          <w:tcPr>
            <w:tcW w:w="6894" w:type="dxa"/>
          </w:tcPr>
          <w:p w14:paraId="6FF80D3C" w14:textId="4E3870D8" w:rsidR="00A32A0B" w:rsidRPr="00A32A0B" w:rsidRDefault="00A32A0B" w:rsidP="00B8237E">
            <w:pPr>
              <w:jc w:val="left"/>
              <w:rPr>
                <w:szCs w:val="24"/>
              </w:rPr>
            </w:pPr>
            <w:r>
              <w:rPr>
                <w:szCs w:val="24"/>
              </w:rPr>
              <w:t xml:space="preserve">The </w:t>
            </w:r>
            <w:r w:rsidR="00A331BC">
              <w:rPr>
                <w:szCs w:val="24"/>
              </w:rPr>
              <w:t xml:space="preserve">dataspace identifier with </w:t>
            </w:r>
            <w:del w:id="315" w:author="Quincey Koziol" w:date="2014-12-06T23:52:00Z">
              <w:r w:rsidR="00A331BC" w:rsidDel="00B8237E">
                <w:rPr>
                  <w:szCs w:val="24"/>
                </w:rPr>
                <w:delText xml:space="preserve">VDS </w:delText>
              </w:r>
            </w:del>
            <w:ins w:id="316" w:author="Quincey Koziol" w:date="2014-12-06T23:52:00Z">
              <w:r w:rsidR="00B8237E">
                <w:rPr>
                  <w:szCs w:val="24"/>
                </w:rPr>
                <w:t xml:space="preserve">the </w:t>
              </w:r>
            </w:ins>
            <w:r>
              <w:rPr>
                <w:szCs w:val="24"/>
              </w:rPr>
              <w:t>selection</w:t>
            </w:r>
            <w:ins w:id="317" w:author="Quincey Koziol" w:date="2014-12-06T23:52:00Z">
              <w:r w:rsidR="00B8237E">
                <w:rPr>
                  <w:szCs w:val="24"/>
                </w:rPr>
                <w:t xml:space="preserve"> within the virtual dataset</w:t>
              </w:r>
            </w:ins>
            <w:r>
              <w:rPr>
                <w:szCs w:val="24"/>
              </w:rPr>
              <w:t xml:space="preserve"> applied</w:t>
            </w:r>
            <w:ins w:id="318" w:author="Quincey Koziol" w:date="2014-12-06T23:54:00Z">
              <w:r w:rsidR="00CC4280">
                <w:rPr>
                  <w:szCs w:val="24"/>
                </w:rPr>
                <w:t>, possibly an unlimited selection.</w:t>
              </w:r>
            </w:ins>
          </w:p>
        </w:tc>
      </w:tr>
      <w:tr w:rsidR="00A331BC" w14:paraId="6206FDFB" w14:textId="77777777" w:rsidTr="00A331BC">
        <w:tc>
          <w:tcPr>
            <w:tcW w:w="2088" w:type="dxa"/>
          </w:tcPr>
          <w:p w14:paraId="7286DEDA" w14:textId="51D06950" w:rsidR="00A32A0B" w:rsidRDefault="00A32A0B" w:rsidP="00C136C8">
            <w:pPr>
              <w:jc w:val="left"/>
              <w:rPr>
                <w:i/>
                <w:szCs w:val="24"/>
              </w:rPr>
            </w:pPr>
            <w:r w:rsidRPr="002C4D15">
              <w:rPr>
                <w:rFonts w:ascii="Consolas" w:hAnsi="Consolas"/>
                <w:sz w:val="22"/>
              </w:rPr>
              <w:t>src_file_name</w:t>
            </w:r>
          </w:p>
        </w:tc>
        <w:tc>
          <w:tcPr>
            <w:tcW w:w="450" w:type="dxa"/>
          </w:tcPr>
          <w:p w14:paraId="3B20330D" w14:textId="497C638D" w:rsidR="00A32A0B" w:rsidRDefault="00A32A0B" w:rsidP="00C136C8">
            <w:pPr>
              <w:jc w:val="left"/>
              <w:rPr>
                <w:i/>
                <w:szCs w:val="24"/>
              </w:rPr>
            </w:pPr>
            <w:r>
              <w:rPr>
                <w:i/>
                <w:szCs w:val="24"/>
              </w:rPr>
              <w:t>-</w:t>
            </w:r>
          </w:p>
        </w:tc>
        <w:tc>
          <w:tcPr>
            <w:tcW w:w="6894" w:type="dxa"/>
          </w:tcPr>
          <w:p w14:paraId="5D535C40" w14:textId="4C13B280" w:rsidR="00A32A0B" w:rsidRDefault="00A32A0B" w:rsidP="00A331BC">
            <w:pPr>
              <w:jc w:val="left"/>
              <w:rPr>
                <w:i/>
                <w:szCs w:val="24"/>
              </w:rPr>
            </w:pPr>
            <w:del w:id="319" w:author="Quincey Koziol" w:date="2014-12-06T23:53:00Z">
              <w:r w:rsidDel="00B8237E">
                <w:rPr>
                  <w:rFonts w:ascii="Consolas" w:hAnsi="Consolas"/>
                  <w:sz w:val="22"/>
                </w:rPr>
                <w:delText>The</w:delText>
              </w:r>
              <w:r w:rsidR="00A331BC" w:rsidDel="00B8237E">
                <w:rPr>
                  <w:rFonts w:ascii="Consolas" w:hAnsi="Consolas"/>
                  <w:sz w:val="22"/>
                </w:rPr>
                <w:delText xml:space="preserve"> name of the</w:delText>
              </w:r>
              <w:r w:rsidDel="00B8237E">
                <w:rPr>
                  <w:rFonts w:ascii="Consolas" w:hAnsi="Consolas"/>
                  <w:sz w:val="22"/>
                </w:rPr>
                <w:delText xml:space="preserve"> </w:delText>
              </w:r>
              <w:r w:rsidRPr="00EA0967" w:rsidDel="00B8237E">
                <w:rPr>
                  <w:szCs w:val="24"/>
                </w:rPr>
                <w:delText>H</w:delText>
              </w:r>
            </w:del>
            <w:ins w:id="320" w:author="Quincey Koziol" w:date="2014-12-06T23:53:00Z">
              <w:r w:rsidR="00B8237E">
                <w:rPr>
                  <w:szCs w:val="24"/>
                </w:rPr>
                <w:t>The name of the H</w:t>
              </w:r>
            </w:ins>
            <w:r w:rsidRPr="00EA0967">
              <w:rPr>
                <w:szCs w:val="24"/>
              </w:rPr>
              <w:t xml:space="preserve">DF5 file where the source dataset is </w:t>
            </w:r>
            <w:r w:rsidR="00A331BC">
              <w:rPr>
                <w:szCs w:val="24"/>
              </w:rPr>
              <w:t>located</w:t>
            </w:r>
            <w:r>
              <w:rPr>
                <w:szCs w:val="24"/>
              </w:rPr>
              <w:t xml:space="preserve">. The file </w:t>
            </w:r>
            <w:r w:rsidR="00A331BC">
              <w:rPr>
                <w:szCs w:val="24"/>
              </w:rPr>
              <w:t>is allowed to no</w:t>
            </w:r>
            <w:r>
              <w:rPr>
                <w:szCs w:val="24"/>
              </w:rPr>
              <w:t>t exist</w:t>
            </w:r>
            <w:r w:rsidR="00A331BC">
              <w:rPr>
                <w:szCs w:val="24"/>
              </w:rPr>
              <w:t xml:space="preserve"> (yet)</w:t>
            </w:r>
            <w:r>
              <w:rPr>
                <w:szCs w:val="24"/>
              </w:rPr>
              <w:t xml:space="preserve">. The name can be specified using </w:t>
            </w:r>
            <w:r w:rsidR="00A331BC">
              <w:rPr>
                <w:szCs w:val="24"/>
              </w:rPr>
              <w:t xml:space="preserve">a </w:t>
            </w:r>
            <w:r>
              <w:rPr>
                <w:szCs w:val="24"/>
              </w:rPr>
              <w:t>C</w:t>
            </w:r>
            <w:r w:rsidR="00A331BC">
              <w:rPr>
                <w:szCs w:val="24"/>
              </w:rPr>
              <w:t>-style</w:t>
            </w:r>
            <w:r>
              <w:rPr>
                <w:szCs w:val="24"/>
              </w:rPr>
              <w:t xml:space="preserve"> </w:t>
            </w:r>
            <w:r w:rsidRPr="00091C0B">
              <w:rPr>
                <w:rFonts w:ascii="Consolas" w:hAnsi="Consolas"/>
                <w:sz w:val="22"/>
              </w:rPr>
              <w:t>printf</w:t>
            </w:r>
            <w:del w:id="321" w:author="Quincey Koziol" w:date="2014-12-06T23:55:00Z">
              <w:r w:rsidRPr="00091C0B" w:rsidDel="00AA459D">
                <w:rPr>
                  <w:rFonts w:ascii="Consolas" w:hAnsi="Consolas"/>
                  <w:sz w:val="22"/>
                </w:rPr>
                <w:delText xml:space="preserve"> </w:delText>
              </w:r>
              <w:r w:rsidDel="00AA459D">
                <w:rPr>
                  <w:szCs w:val="24"/>
                </w:rPr>
                <w:delText>s</w:delText>
              </w:r>
            </w:del>
            <w:ins w:id="322" w:author="Quincey Koziol" w:date="2014-12-06T23:55:00Z">
              <w:r w:rsidR="00AA459D">
                <w:rPr>
                  <w:szCs w:val="24"/>
                </w:rPr>
                <w:t xml:space="preserve"> s</w:t>
              </w:r>
            </w:ins>
            <w:r>
              <w:rPr>
                <w:szCs w:val="24"/>
              </w:rPr>
              <w:t>tatement</w:t>
            </w:r>
            <w:r w:rsidR="00A331BC">
              <w:rPr>
                <w:szCs w:val="24"/>
              </w:rPr>
              <w:t>, as described below</w:t>
            </w:r>
            <w:r>
              <w:rPr>
                <w:szCs w:val="24"/>
              </w:rPr>
              <w:t>.</w:t>
            </w:r>
          </w:p>
        </w:tc>
      </w:tr>
      <w:tr w:rsidR="00A331BC" w14:paraId="1F146277" w14:textId="77777777" w:rsidTr="00A331BC">
        <w:tc>
          <w:tcPr>
            <w:tcW w:w="2088" w:type="dxa"/>
          </w:tcPr>
          <w:p w14:paraId="414A7441" w14:textId="579D3924" w:rsidR="00A32A0B" w:rsidRDefault="00A32A0B" w:rsidP="00C136C8">
            <w:pPr>
              <w:jc w:val="left"/>
              <w:rPr>
                <w:i/>
                <w:szCs w:val="24"/>
              </w:rPr>
            </w:pPr>
            <w:r w:rsidRPr="002C4D15">
              <w:rPr>
                <w:rFonts w:ascii="Consolas" w:hAnsi="Consolas"/>
                <w:sz w:val="22"/>
              </w:rPr>
              <w:t>src_</w:t>
            </w:r>
            <w:r>
              <w:rPr>
                <w:rFonts w:ascii="Consolas" w:hAnsi="Consolas"/>
                <w:sz w:val="22"/>
              </w:rPr>
              <w:t>dset</w:t>
            </w:r>
            <w:r w:rsidRPr="002C4D15">
              <w:rPr>
                <w:rFonts w:ascii="Consolas" w:hAnsi="Consolas"/>
                <w:sz w:val="22"/>
              </w:rPr>
              <w:t>_name</w:t>
            </w:r>
          </w:p>
        </w:tc>
        <w:tc>
          <w:tcPr>
            <w:tcW w:w="450" w:type="dxa"/>
          </w:tcPr>
          <w:p w14:paraId="605AB4EF" w14:textId="4403F6A2" w:rsidR="00A32A0B" w:rsidRDefault="00A32A0B" w:rsidP="00C136C8">
            <w:pPr>
              <w:jc w:val="left"/>
              <w:rPr>
                <w:i/>
                <w:szCs w:val="24"/>
              </w:rPr>
            </w:pPr>
            <w:r>
              <w:rPr>
                <w:i/>
                <w:szCs w:val="24"/>
              </w:rPr>
              <w:t>-</w:t>
            </w:r>
          </w:p>
        </w:tc>
        <w:tc>
          <w:tcPr>
            <w:tcW w:w="6894" w:type="dxa"/>
          </w:tcPr>
          <w:p w14:paraId="12DC0E11" w14:textId="67088DE5" w:rsidR="00A32A0B" w:rsidRDefault="00A32A0B" w:rsidP="00A331BC">
            <w:pPr>
              <w:jc w:val="left"/>
              <w:rPr>
                <w:i/>
                <w:szCs w:val="24"/>
              </w:rPr>
            </w:pPr>
            <w:del w:id="323" w:author="Quincey Koziol" w:date="2014-12-06T23:53:00Z">
              <w:r w:rsidDel="00B8237E">
                <w:rPr>
                  <w:rFonts w:ascii="Consolas" w:hAnsi="Consolas"/>
                  <w:sz w:val="22"/>
                </w:rPr>
                <w:delText xml:space="preserve">The path to the </w:delText>
              </w:r>
              <w:r w:rsidRPr="00EA0967" w:rsidDel="00B8237E">
                <w:rPr>
                  <w:szCs w:val="24"/>
                </w:rPr>
                <w:delText>H</w:delText>
              </w:r>
            </w:del>
            <w:ins w:id="324" w:author="Quincey Koziol" w:date="2014-12-06T23:53:00Z">
              <w:r w:rsidR="00B8237E">
                <w:rPr>
                  <w:szCs w:val="24"/>
                </w:rPr>
                <w:t>The path to the H</w:t>
              </w:r>
            </w:ins>
            <w:r w:rsidRPr="00EA0967">
              <w:rPr>
                <w:szCs w:val="24"/>
              </w:rPr>
              <w:t xml:space="preserve">DF5 </w:t>
            </w:r>
            <w:r>
              <w:rPr>
                <w:szCs w:val="24"/>
              </w:rPr>
              <w:t xml:space="preserve">dataset in the file specified by </w:t>
            </w:r>
            <w:r w:rsidRPr="002C4D15">
              <w:rPr>
                <w:rFonts w:ascii="Consolas" w:hAnsi="Consolas"/>
                <w:sz w:val="22"/>
              </w:rPr>
              <w:t>src_file_name</w:t>
            </w:r>
            <w:r>
              <w:rPr>
                <w:szCs w:val="24"/>
              </w:rPr>
              <w:t xml:space="preserve">. The dataset </w:t>
            </w:r>
            <w:r w:rsidR="00A331BC">
              <w:rPr>
                <w:szCs w:val="24"/>
              </w:rPr>
              <w:t>is allowed to</w:t>
            </w:r>
            <w:r>
              <w:rPr>
                <w:szCs w:val="24"/>
              </w:rPr>
              <w:t xml:space="preserve"> not exist</w:t>
            </w:r>
            <w:r w:rsidR="00A331BC">
              <w:rPr>
                <w:szCs w:val="24"/>
              </w:rPr>
              <w:t xml:space="preserve"> (yet)</w:t>
            </w:r>
            <w:r>
              <w:rPr>
                <w:szCs w:val="24"/>
              </w:rPr>
              <w:t>. The dataset name can be specified using</w:t>
            </w:r>
            <w:r w:rsidR="00A331BC">
              <w:rPr>
                <w:szCs w:val="24"/>
              </w:rPr>
              <w:t xml:space="preserve"> a</w:t>
            </w:r>
            <w:r>
              <w:rPr>
                <w:szCs w:val="24"/>
              </w:rPr>
              <w:t xml:space="preserve"> C</w:t>
            </w:r>
            <w:r w:rsidR="00A331BC">
              <w:rPr>
                <w:szCs w:val="24"/>
              </w:rPr>
              <w:t>-style</w:t>
            </w:r>
            <w:r>
              <w:rPr>
                <w:szCs w:val="24"/>
              </w:rPr>
              <w:t xml:space="preserve"> </w:t>
            </w:r>
            <w:r w:rsidRPr="00091C0B">
              <w:rPr>
                <w:rFonts w:ascii="Consolas" w:hAnsi="Consolas"/>
                <w:sz w:val="22"/>
              </w:rPr>
              <w:t>printf</w:t>
            </w:r>
            <w:del w:id="325" w:author="Quincey Koziol" w:date="2014-12-06T23:54:00Z">
              <w:r w:rsidRPr="00091C0B" w:rsidDel="00CC4280">
                <w:rPr>
                  <w:rFonts w:ascii="Consolas" w:hAnsi="Consolas"/>
                  <w:sz w:val="22"/>
                </w:rPr>
                <w:delText xml:space="preserve"> </w:delText>
              </w:r>
              <w:r w:rsidDel="00CC4280">
                <w:rPr>
                  <w:szCs w:val="24"/>
                </w:rPr>
                <w:delText>s</w:delText>
              </w:r>
            </w:del>
            <w:ins w:id="326" w:author="Quincey Koziol" w:date="2014-12-06T23:54:00Z">
              <w:r w:rsidR="00CC4280">
                <w:rPr>
                  <w:szCs w:val="24"/>
                </w:rPr>
                <w:t xml:space="preserve"> s</w:t>
              </w:r>
            </w:ins>
            <w:r>
              <w:rPr>
                <w:szCs w:val="24"/>
              </w:rPr>
              <w:t>tatement</w:t>
            </w:r>
            <w:r w:rsidR="00A331BC">
              <w:rPr>
                <w:szCs w:val="24"/>
              </w:rPr>
              <w:t>, as described below</w:t>
            </w:r>
            <w:r>
              <w:rPr>
                <w:szCs w:val="24"/>
              </w:rPr>
              <w:t>.</w:t>
            </w:r>
          </w:p>
        </w:tc>
      </w:tr>
      <w:tr w:rsidR="00A331BC" w14:paraId="4C344923" w14:textId="77777777" w:rsidTr="00A331BC">
        <w:tc>
          <w:tcPr>
            <w:tcW w:w="2088" w:type="dxa"/>
          </w:tcPr>
          <w:p w14:paraId="6C124339" w14:textId="664A05CC" w:rsidR="00A32A0B" w:rsidRDefault="00A32A0B" w:rsidP="00C136C8">
            <w:pPr>
              <w:jc w:val="left"/>
              <w:rPr>
                <w:i/>
                <w:szCs w:val="24"/>
              </w:rPr>
            </w:pPr>
            <w:r>
              <w:rPr>
                <w:rFonts w:ascii="Consolas" w:hAnsi="Consolas"/>
                <w:sz w:val="22"/>
              </w:rPr>
              <w:t>src</w:t>
            </w:r>
            <w:r w:rsidRPr="002C4D15">
              <w:rPr>
                <w:rFonts w:ascii="Consolas" w:hAnsi="Consolas"/>
                <w:sz w:val="22"/>
              </w:rPr>
              <w:t>_space_id</w:t>
            </w:r>
          </w:p>
        </w:tc>
        <w:tc>
          <w:tcPr>
            <w:tcW w:w="450" w:type="dxa"/>
          </w:tcPr>
          <w:p w14:paraId="13A9D34D" w14:textId="57B1E3C2" w:rsidR="00A32A0B" w:rsidRDefault="00A32A0B" w:rsidP="00C136C8">
            <w:pPr>
              <w:jc w:val="left"/>
              <w:rPr>
                <w:i/>
                <w:szCs w:val="24"/>
              </w:rPr>
            </w:pPr>
            <w:r>
              <w:rPr>
                <w:i/>
                <w:szCs w:val="24"/>
              </w:rPr>
              <w:t>-</w:t>
            </w:r>
          </w:p>
        </w:tc>
        <w:tc>
          <w:tcPr>
            <w:tcW w:w="6894" w:type="dxa"/>
          </w:tcPr>
          <w:p w14:paraId="751BF288" w14:textId="5DBC6216" w:rsidR="00A32A0B" w:rsidRDefault="00186F50" w:rsidP="00186F50">
            <w:pPr>
              <w:jc w:val="left"/>
              <w:rPr>
                <w:i/>
                <w:szCs w:val="24"/>
              </w:rPr>
            </w:pPr>
            <w:r>
              <w:rPr>
                <w:szCs w:val="24"/>
              </w:rPr>
              <w:t xml:space="preserve">The </w:t>
            </w:r>
            <w:r w:rsidR="00A32A0B">
              <w:rPr>
                <w:szCs w:val="24"/>
              </w:rPr>
              <w:t>source dataset</w:t>
            </w:r>
            <w:r>
              <w:rPr>
                <w:szCs w:val="24"/>
              </w:rPr>
              <w:t>’s dataspace i</w:t>
            </w:r>
            <w:r w:rsidR="00A32A0B">
              <w:rPr>
                <w:szCs w:val="24"/>
              </w:rPr>
              <w:t xml:space="preserve">dentifier with </w:t>
            </w:r>
            <w:r>
              <w:rPr>
                <w:szCs w:val="24"/>
              </w:rPr>
              <w:t xml:space="preserve">a </w:t>
            </w:r>
            <w:r w:rsidR="00A32A0B">
              <w:rPr>
                <w:szCs w:val="24"/>
              </w:rPr>
              <w:t>selection applied</w:t>
            </w:r>
            <w:r>
              <w:rPr>
                <w:szCs w:val="24"/>
              </w:rPr>
              <w:t>, possibly an unlimited selection.</w:t>
            </w:r>
          </w:p>
        </w:tc>
      </w:tr>
    </w:tbl>
    <w:p w14:paraId="52DD4150" w14:textId="26AC43F1" w:rsidR="00C136C8" w:rsidRDefault="00C136C8" w:rsidP="00C136C8">
      <w:pPr>
        <w:ind w:left="720"/>
        <w:jc w:val="left"/>
        <w:rPr>
          <w:szCs w:val="24"/>
        </w:rPr>
      </w:pPr>
      <w:r w:rsidRPr="00AC5DB5">
        <w:rPr>
          <w:i/>
          <w:szCs w:val="24"/>
        </w:rPr>
        <w:t>Returns</w:t>
      </w:r>
      <w:r>
        <w:rPr>
          <w:szCs w:val="24"/>
        </w:rPr>
        <w:t xml:space="preserve">: negative </w:t>
      </w:r>
      <w:r w:rsidR="005E5960">
        <w:rPr>
          <w:szCs w:val="24"/>
        </w:rPr>
        <w:t>on error</w:t>
      </w:r>
      <w:r>
        <w:rPr>
          <w:szCs w:val="24"/>
        </w:rPr>
        <w:t>, and positive on success.</w:t>
      </w:r>
    </w:p>
    <w:p w14:paraId="0E9F2933" w14:textId="7843A3E7" w:rsidR="00C136C8" w:rsidRDefault="00C136C8" w:rsidP="00C136C8">
      <w:r>
        <w:t xml:space="preserve">When a selection with unlimited dimensions is used for the source dataset, the selection in </w:t>
      </w:r>
      <w:r w:rsidR="005E5960">
        <w:t xml:space="preserve">the virtual dataset </w:t>
      </w:r>
      <w:r w:rsidR="00756A19">
        <w:t xml:space="preserve">must </w:t>
      </w:r>
      <w:r>
        <w:t>also be a</w:t>
      </w:r>
      <w:r w:rsidR="005E5960">
        <w:t>n</w:t>
      </w:r>
      <w:r>
        <w:t xml:space="preserve"> </w:t>
      </w:r>
      <w:r w:rsidR="005E5960">
        <w:t xml:space="preserve">unlimited </w:t>
      </w:r>
      <w:r>
        <w:t xml:space="preserve">selection with the same number of unlimited dimensions. </w:t>
      </w:r>
      <w:r w:rsidR="00756A19">
        <w:t xml:space="preserve">If fixed-size selections are used, the </w:t>
      </w:r>
      <w:r>
        <w:t xml:space="preserve">number of elements in the source dataset </w:t>
      </w:r>
      <w:r w:rsidR="00756A19">
        <w:t xml:space="preserve">selection must </w:t>
      </w:r>
      <w:r>
        <w:t xml:space="preserve">be the same as the number of elements in the </w:t>
      </w:r>
      <w:r w:rsidR="00756A19">
        <w:t>virtual dataset selection</w:t>
      </w:r>
      <w:r>
        <w:t xml:space="preserve">. </w:t>
      </w:r>
    </w:p>
    <w:p w14:paraId="72B6425C" w14:textId="6DCC67CE" w:rsidR="00FD7984" w:rsidRDefault="00FD7984" w:rsidP="00C136C8">
      <w:r>
        <w:t xml:space="preserve">C-style </w:t>
      </w:r>
      <w:r w:rsidRPr="00091C0B">
        <w:rPr>
          <w:rFonts w:ascii="Consolas" w:hAnsi="Consolas"/>
          <w:sz w:val="22"/>
        </w:rPr>
        <w:t>printf</w:t>
      </w:r>
      <w:r>
        <w:t xml:space="preserve"> formatting allows a pattern to be specified in the name of a source file or dataset.  </w:t>
      </w:r>
      <w:r w:rsidR="0070257C">
        <w:t>Strings for the file and dataset names are treated as literals, except for the following substitutions:</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540"/>
        <w:gridCol w:w="6804"/>
      </w:tblGrid>
      <w:tr w:rsidR="00F369CC" w14:paraId="3763C549" w14:textId="77777777" w:rsidTr="00F11F7D">
        <w:tc>
          <w:tcPr>
            <w:tcW w:w="1890" w:type="dxa"/>
          </w:tcPr>
          <w:p w14:paraId="07E3EB21" w14:textId="41637841" w:rsidR="0070257C" w:rsidRDefault="0070257C" w:rsidP="00C136C8">
            <w:r>
              <w:t>“%%”</w:t>
            </w:r>
          </w:p>
        </w:tc>
        <w:tc>
          <w:tcPr>
            <w:tcW w:w="540" w:type="dxa"/>
          </w:tcPr>
          <w:p w14:paraId="4DBFF567" w14:textId="721F2A44" w:rsidR="0070257C" w:rsidRDefault="0070257C" w:rsidP="00C136C8">
            <w:r>
              <w:t>-</w:t>
            </w:r>
          </w:p>
        </w:tc>
        <w:tc>
          <w:tcPr>
            <w:tcW w:w="6804" w:type="dxa"/>
          </w:tcPr>
          <w:p w14:paraId="583654E5" w14:textId="2ED8A41A" w:rsidR="0070257C" w:rsidRDefault="0070257C" w:rsidP="00C136C8">
            <w:r>
              <w:t>Replaced with a single ‘%’ character.</w:t>
            </w:r>
          </w:p>
        </w:tc>
      </w:tr>
      <w:tr w:rsidR="00F369CC" w14:paraId="49BC48D2" w14:textId="77777777" w:rsidTr="00F11F7D">
        <w:tc>
          <w:tcPr>
            <w:tcW w:w="1890" w:type="dxa"/>
          </w:tcPr>
          <w:p w14:paraId="0994512C" w14:textId="1E437048" w:rsidR="0070257C" w:rsidRDefault="0070257C">
            <w:r>
              <w:t>“%</w:t>
            </w:r>
            <w:r w:rsidR="003F798A">
              <w:t>&lt;</w:t>
            </w:r>
            <w:r w:rsidR="00725C51" w:rsidRPr="00F11F7D">
              <w:rPr>
                <w:i/>
              </w:rPr>
              <w:t>d</w:t>
            </w:r>
            <w:r w:rsidR="003F798A">
              <w:rPr>
                <w:i/>
              </w:rPr>
              <w:t>&gt;b</w:t>
            </w:r>
            <w:r w:rsidR="00F369CC">
              <w:t>”</w:t>
            </w:r>
          </w:p>
        </w:tc>
        <w:tc>
          <w:tcPr>
            <w:tcW w:w="540" w:type="dxa"/>
          </w:tcPr>
          <w:p w14:paraId="19FABBAF" w14:textId="1D2EC0E7" w:rsidR="0070257C" w:rsidRDefault="00F369CC" w:rsidP="00C136C8">
            <w:r>
              <w:t>-</w:t>
            </w:r>
          </w:p>
        </w:tc>
        <w:tc>
          <w:tcPr>
            <w:tcW w:w="6804" w:type="dxa"/>
          </w:tcPr>
          <w:p w14:paraId="42FEF2FA" w14:textId="26AA3805" w:rsidR="0070257C" w:rsidRDefault="00725C51" w:rsidP="00395D86">
            <w:r>
              <w:t xml:space="preserve">Where </w:t>
            </w:r>
            <w:r w:rsidR="003F798A">
              <w:t>&lt;d&gt;</w:t>
            </w:r>
            <w:r>
              <w:t xml:space="preserve"> is the </w:t>
            </w:r>
            <w:del w:id="327" w:author="Quincey Koziol" w:date="2014-12-06T23:56:00Z">
              <w:r w:rsidDel="00395D86">
                <w:delText xml:space="preserve">VDS </w:delText>
              </w:r>
            </w:del>
            <w:ins w:id="328" w:author="Quincey Koziol" w:date="2014-12-06T23:56:00Z">
              <w:r w:rsidR="00395D86">
                <w:t xml:space="preserve">virtual dataset </w:t>
              </w:r>
            </w:ins>
            <w:r>
              <w:t xml:space="preserve">dimension </w:t>
            </w:r>
            <w:r w:rsidR="00D13E76">
              <w:t>axis (0-based</w:t>
            </w:r>
            <w:r w:rsidR="0010256A">
              <w:t xml:space="preserve">) </w:t>
            </w:r>
            <w:r w:rsidR="003F798A">
              <w:t>and ‘b’ indicates that the block count</w:t>
            </w:r>
            <w:r w:rsidR="00FD20B9">
              <w:t xml:space="preserve"> of the selection</w:t>
            </w:r>
            <w:r w:rsidR="003F798A">
              <w:t xml:space="preserve"> </w:t>
            </w:r>
            <w:r w:rsidR="00FD20B9">
              <w:t>in that dimension shoul</w:t>
            </w:r>
            <w:r w:rsidR="003F798A">
              <w:t>d be used</w:t>
            </w:r>
            <w:r>
              <w:t xml:space="preserve">.    </w:t>
            </w:r>
            <w:r w:rsidR="00282CD9">
              <w:t>The full expression (e.g. “%0</w:t>
            </w:r>
            <w:r w:rsidR="0010256A">
              <w:t>b</w:t>
            </w:r>
            <w:r w:rsidR="00282CD9">
              <w:t>”) is r</w:t>
            </w:r>
            <w:r w:rsidR="00F369CC">
              <w:t xml:space="preserve">eplaced with </w:t>
            </w:r>
            <w:r>
              <w:t>a single numeric value</w:t>
            </w:r>
            <w:r w:rsidR="00F369CC">
              <w:t xml:space="preserve"> </w:t>
            </w:r>
            <w:r w:rsidR="00282CD9">
              <w:t>when the mapping is evaluated at VDS access time.</w:t>
            </w:r>
            <w:r w:rsidR="00FD20B9">
              <w:t xml:space="preserve">  See the examples below for usage.</w:t>
            </w:r>
          </w:p>
        </w:tc>
      </w:tr>
    </w:tbl>
    <w:p w14:paraId="0AFC47DF" w14:textId="1156966D" w:rsidR="00C136C8" w:rsidRDefault="00C136C8" w:rsidP="00C136C8">
      <w:r>
        <w:t>If</w:t>
      </w:r>
      <w:r w:rsidR="005E5960">
        <w:t xml:space="preserve"> the</w:t>
      </w:r>
      <w:r>
        <w:t xml:space="preserve"> </w:t>
      </w:r>
      <w:r>
        <w:rPr>
          <w:rFonts w:ascii="Consolas" w:hAnsi="Consolas"/>
          <w:sz w:val="22"/>
        </w:rPr>
        <w:t>p</w:t>
      </w:r>
      <w:r w:rsidRPr="00B350A3">
        <w:rPr>
          <w:rFonts w:ascii="Consolas" w:hAnsi="Consolas"/>
          <w:sz w:val="22"/>
        </w:rPr>
        <w:t>rintf</w:t>
      </w:r>
      <w:r>
        <w:t xml:space="preserve"> form is used for the source file</w:t>
      </w:r>
      <w:r w:rsidR="00FD7984">
        <w:t xml:space="preserve"> </w:t>
      </w:r>
      <w:r>
        <w:t>or dataset</w:t>
      </w:r>
      <w:r w:rsidR="00FD7984">
        <w:t xml:space="preserve"> names</w:t>
      </w:r>
      <w:r>
        <w:t xml:space="preserve">, </w:t>
      </w:r>
      <w:r w:rsidR="005E5960">
        <w:t xml:space="preserve">the </w:t>
      </w:r>
      <w:r>
        <w:t>selection in the source dataset</w:t>
      </w:r>
      <w:r w:rsidR="00FD7984">
        <w:t>’s</w:t>
      </w:r>
      <w:r>
        <w:t xml:space="preserve"> </w:t>
      </w:r>
      <w:r w:rsidR="002E3A08">
        <w:t xml:space="preserve">dataspace </w:t>
      </w:r>
      <w:r w:rsidR="005E5960">
        <w:t>must be fixed-size</w:t>
      </w:r>
      <w:r>
        <w:t>.</w:t>
      </w:r>
    </w:p>
    <w:p w14:paraId="460B65D9" w14:textId="6C96D8AC" w:rsidR="00626923" w:rsidRDefault="00626923" w:rsidP="00F11F7D">
      <w:pPr>
        <w:pStyle w:val="Heading5"/>
        <w:rPr>
          <w:ins w:id="329" w:author="Quincey Koziol" w:date="2014-12-04T13:46:00Z"/>
        </w:rPr>
      </w:pPr>
      <w:r>
        <w:t>Examples of source and virtual dataset mappings</w:t>
      </w:r>
    </w:p>
    <w:p w14:paraId="2DC377FA" w14:textId="676DB394" w:rsidR="000E0ED7" w:rsidRPr="000E0ED7" w:rsidRDefault="000E0ED7" w:rsidP="00521E47">
      <w:ins w:id="330" w:author="Quincey Koziol" w:date="2014-12-04T13:46:00Z">
        <w:r>
          <w:t>Example code for many source and virtual dataset mappings</w:t>
        </w:r>
      </w:ins>
      <w:ins w:id="331" w:author="Quincey Koziol" w:date="2014-12-04T13:47:00Z">
        <w:r>
          <w:t xml:space="preserve"> is available in Appendix I.</w:t>
        </w:r>
      </w:ins>
    </w:p>
    <w:p w14:paraId="05AC6A7F" w14:textId="4E094E5B" w:rsidR="00626923" w:rsidRPr="00626923" w:rsidDel="002E7285" w:rsidRDefault="00626923">
      <w:pPr>
        <w:pStyle w:val="Heading4"/>
        <w:rPr>
          <w:del w:id="332" w:author="Quincey Koziol" w:date="2014-12-04T13:53:00Z"/>
        </w:rPr>
        <w:pPrChange w:id="333" w:author="Quincey Koziol" w:date="2014-12-04T13:48:00Z">
          <w:pPr/>
        </w:pPrChange>
      </w:pPr>
      <w:moveFromRangeStart w:id="334" w:author="Quincey Koziol" w:date="2014-12-03T15:27:00Z" w:name="move279239748"/>
      <w:moveFrom w:id="335" w:author="Quincey Koziol" w:date="2014-12-03T15:27:00Z">
        <w:del w:id="336" w:author="Quincey Koziol" w:date="2014-12-04T13:53:00Z">
          <w:r w:rsidDel="002E7285">
            <w:delText xml:space="preserve">The following code examples show various combinations of the possible source and virtual dataset mappings, and elaborate on </w:delText>
          </w:r>
          <w:r w:rsidRPr="00091C0B" w:rsidDel="002E7285">
            <w:rPr>
              <w:rFonts w:ascii="Consolas" w:hAnsi="Consolas"/>
              <w:sz w:val="22"/>
            </w:rPr>
            <w:delText>printf</w:delText>
          </w:r>
          <w:r w:rsidDel="002E7285">
            <w:delText xml:space="preserve"> usage.</w:delText>
          </w:r>
        </w:del>
      </w:moveFrom>
    </w:p>
    <w:p w14:paraId="75D3ACE6" w14:textId="461E434B" w:rsidR="00626923" w:rsidDel="002E7285" w:rsidRDefault="00626923">
      <w:pPr>
        <w:pStyle w:val="Heading4"/>
        <w:rPr>
          <w:del w:id="337" w:author="Quincey Koziol" w:date="2014-12-04T13:53:00Z"/>
        </w:rPr>
        <w:pPrChange w:id="338" w:author="Quincey Koziol" w:date="2014-12-04T13:48:00Z">
          <w:pPr>
            <w:pStyle w:val="Heading6"/>
          </w:pPr>
        </w:pPrChange>
      </w:pPr>
      <w:moveFrom w:id="339" w:author="Quincey Koziol" w:date="2014-12-03T15:27:00Z">
        <w:del w:id="340" w:author="Quincey Koziol" w:date="2014-12-04T13:53:00Z">
          <w:r w:rsidDel="002E7285">
            <w:delText>Fixed-size source and fixed-size virtual dataset mapping</w:delText>
          </w:r>
          <w:r w:rsidR="00F4731C" w:rsidDel="002E7285">
            <w:delText>, blocked pattern</w:delText>
          </w:r>
          <w:r w:rsidR="001819A0" w:rsidDel="002E7285">
            <w:delText xml:space="preserve"> in slowest dimension</w:delText>
          </w:r>
          <w:r w:rsidR="00800163" w:rsidDel="002E7285">
            <w:delText xml:space="preserve"> of virtual dataset</w:delText>
          </w:r>
        </w:del>
      </w:moveFrom>
    </w:p>
    <w:p w14:paraId="1CDB950F" w14:textId="76F240BF" w:rsidR="00626923" w:rsidDel="002E7285" w:rsidRDefault="00BE4907">
      <w:pPr>
        <w:pStyle w:val="Heading4"/>
        <w:rPr>
          <w:del w:id="341" w:author="Quincey Koziol" w:date="2014-12-04T13:53:00Z"/>
        </w:rPr>
        <w:pPrChange w:id="342" w:author="Quincey Koziol" w:date="2014-12-04T13:48:00Z">
          <w:pPr/>
        </w:pPrChange>
      </w:pPr>
      <w:moveFrom w:id="343" w:author="Quincey Koziol" w:date="2014-12-03T15:27:00Z">
        <w:del w:id="344" w:author="Quincey Koziol" w:date="2014-12-04T13:53:00Z">
          <w:r w:rsidDel="002E7285">
            <w:delText xml:space="preserve">The figure below shows a </w:delText>
          </w:r>
          <w:r w:rsidR="00F4731C" w:rsidDel="002E7285">
            <w:delText>mapping</w:delText>
          </w:r>
          <w:r w:rsidDel="002E7285">
            <w:delText xml:space="preserve"> of</w:delText>
          </w:r>
          <w:r w:rsidR="00F4731C" w:rsidDel="002E7285">
            <w:delText xml:space="preserve"> two source datasets with fixed-size selections </w:delText>
          </w:r>
          <w:r w:rsidDel="002E7285">
            <w:delText xml:space="preserve">of the entire source dataset </w:delText>
          </w:r>
          <w:r w:rsidR="00F4731C" w:rsidDel="002E7285">
            <w:delText xml:space="preserve">to a </w:delText>
          </w:r>
          <w:r w:rsidR="001819A0" w:rsidDel="002E7285">
            <w:delText>single virtual dataset, with each source dataset occupying a block along the virtual dataset’s slowest changing dimension.</w:delText>
          </w:r>
        </w:del>
      </w:moveFrom>
    </w:p>
    <w:p w14:paraId="3C2CD9DB" w14:textId="46AADD7E" w:rsidR="00186255" w:rsidDel="002E7285" w:rsidRDefault="00186255">
      <w:pPr>
        <w:pStyle w:val="Heading4"/>
        <w:rPr>
          <w:del w:id="345" w:author="Quincey Koziol" w:date="2014-12-04T13:53:00Z"/>
        </w:rPr>
        <w:pPrChange w:id="346" w:author="Quincey Koziol" w:date="2014-12-04T13:53:00Z">
          <w:pPr>
            <w:keepNext/>
          </w:pPr>
        </w:pPrChange>
      </w:pPr>
      <w:moveFrom w:id="347" w:author="Quincey Koziol" w:date="2014-12-03T15:27:00Z">
        <w:del w:id="348" w:author="Quincey Koziol" w:date="2014-12-04T13:53:00Z">
          <w:r w:rsidRPr="002E7285" w:rsidDel="002E7285">
            <w:rPr>
              <w:noProof/>
              <w:rPrChange w:id="349" w:author="Unknown">
                <w:rPr>
                  <w:noProof/>
                </w:rPr>
              </w:rPrChange>
            </w:rPr>
            <w:drawing>
              <wp:inline distT="0" distB="0" distL="0" distR="0" wp14:anchorId="2B9B9C0A" wp14:editId="3C2E2BAE">
                <wp:extent cx="5501005" cy="6485800"/>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FullFixed-BlockedVirtual.png"/>
                        <pic:cNvPicPr/>
                      </pic:nvPicPr>
                      <pic:blipFill>
                        <a:blip r:embed="rId11">
                          <a:extLst>
                            <a:ext uri="{28A0092B-C50C-407E-A947-70E740481C1C}">
                              <a14:useLocalDpi xmlns:a14="http://schemas.microsoft.com/office/drawing/2010/main" val="0"/>
                            </a:ext>
                          </a:extLst>
                        </a:blip>
                        <a:stretch>
                          <a:fillRect/>
                        </a:stretch>
                      </pic:blipFill>
                      <pic:spPr>
                        <a:xfrm>
                          <a:off x="0" y="0"/>
                          <a:ext cx="5501005" cy="6485800"/>
                        </a:xfrm>
                        <a:prstGeom prst="rect">
                          <a:avLst/>
                        </a:prstGeom>
                      </pic:spPr>
                    </pic:pic>
                  </a:graphicData>
                </a:graphic>
              </wp:inline>
            </w:drawing>
          </w:r>
        </w:del>
      </w:moveFrom>
    </w:p>
    <w:p w14:paraId="375D237C" w14:textId="71E6EB63" w:rsidR="00186255" w:rsidRPr="00626923" w:rsidDel="002E7285" w:rsidRDefault="00BE4907">
      <w:pPr>
        <w:pStyle w:val="Heading4"/>
        <w:rPr>
          <w:del w:id="350" w:author="Quincey Koziol" w:date="2014-12-04T13:53:00Z"/>
        </w:rPr>
        <w:pPrChange w:id="351" w:author="Quincey Koziol" w:date="2014-12-04T13:53:00Z">
          <w:pPr>
            <w:pStyle w:val="Caption"/>
          </w:pPr>
        </w:pPrChange>
      </w:pPr>
      <w:moveFrom w:id="352" w:author="Quincey Koziol" w:date="2014-12-03T15:27:00Z">
        <w:del w:id="353"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6</w:delText>
          </w:r>
          <w:r w:rsidRPr="00097E6A" w:rsidDel="002E7285">
            <w:fldChar w:fldCharType="end"/>
          </w:r>
          <w:r w:rsidRPr="00097E6A" w:rsidDel="002E7285">
            <w:delText xml:space="preserve">: </w:delText>
          </w:r>
          <w:r w:rsidDel="002E7285">
            <w:delText xml:space="preserve">Mapping fixed-size selections of two entire source datasets to blocks in slowest changing dimension of virtual dataset. </w:delText>
          </w:r>
        </w:del>
      </w:moveFrom>
    </w:p>
    <w:p w14:paraId="26F7F1CB" w14:textId="5129ADC0" w:rsidR="00BE4907" w:rsidDel="002E7285" w:rsidRDefault="00BE4907">
      <w:pPr>
        <w:pStyle w:val="Heading4"/>
        <w:rPr>
          <w:del w:id="354" w:author="Quincey Koziol" w:date="2014-12-04T13:53:00Z"/>
        </w:rPr>
        <w:pPrChange w:id="355" w:author="Quincey Koziol" w:date="2014-12-04T13:53:00Z">
          <w:pPr/>
        </w:pPrChange>
      </w:pPr>
      <w:moveFrom w:id="356" w:author="Quincey Koziol" w:date="2014-12-03T15:27:00Z">
        <w:del w:id="357" w:author="Quincey Koziol" w:date="2014-12-04T13:53:00Z">
          <w:r w:rsidDel="002E7285">
            <w:delText>The following pseudo-code shows how to create this mapping:</w:delText>
          </w:r>
        </w:del>
      </w:moveFrom>
    </w:p>
    <w:p w14:paraId="0FF3361E" w14:textId="00D13AEE" w:rsidR="00B103B0" w:rsidDel="002E7285" w:rsidRDefault="00AB6781">
      <w:pPr>
        <w:pStyle w:val="Heading4"/>
        <w:rPr>
          <w:del w:id="358" w:author="Quincey Koziol" w:date="2014-12-04T13:53:00Z"/>
        </w:rPr>
        <w:pPrChange w:id="359" w:author="Quincey Koziol" w:date="2014-12-04T13:53:00Z">
          <w:pPr>
            <w:pStyle w:val="ListParagraph"/>
            <w:ind w:left="0"/>
          </w:pPr>
        </w:pPrChange>
      </w:pPr>
      <w:moveFrom w:id="360" w:author="Quincey Koziol" w:date="2014-12-03T15:27:00Z">
        <w:del w:id="361" w:author="Quincey Koziol" w:date="2014-12-04T13:53:00Z">
          <w:r w:rsidDel="002E7285">
            <w:delText>hsize_t src_dims[3</w:delText>
          </w:r>
          <w:r w:rsidR="00B103B0" w:rsidDel="002E7285">
            <w:delText>], vds_dims[3]</w:delText>
          </w:r>
          <w:r w:rsidR="00B103B0" w:rsidRPr="002E7157" w:rsidDel="002E7285">
            <w:delText>;</w:delText>
          </w:r>
          <w:r w:rsidR="00B103B0" w:rsidRPr="003462F9" w:rsidDel="002E7285">
            <w:delText xml:space="preserve"> </w:delText>
          </w:r>
        </w:del>
      </w:moveFrom>
    </w:p>
    <w:p w14:paraId="2C4D6A72" w14:textId="67B7E376" w:rsidR="00BE4907" w:rsidDel="002E7285" w:rsidRDefault="00BE4907">
      <w:pPr>
        <w:pStyle w:val="Heading4"/>
        <w:rPr>
          <w:del w:id="362" w:author="Quincey Koziol" w:date="2014-12-04T13:53:00Z"/>
        </w:rPr>
        <w:pPrChange w:id="363" w:author="Quincey Koziol" w:date="2014-12-04T13:53:00Z">
          <w:pPr>
            <w:pStyle w:val="ListParagraph"/>
            <w:ind w:left="0"/>
          </w:pPr>
        </w:pPrChange>
      </w:pPr>
      <w:moveFrom w:id="364" w:author="Quincey Koziol" w:date="2014-12-03T15:27:00Z">
        <w:del w:id="365" w:author="Quincey Koziol" w:date="2014-12-04T13:53:00Z">
          <w:r w:rsidDel="002E7285">
            <w:delText xml:space="preserve">hsize_t </w:delText>
          </w:r>
          <w:r w:rsidRPr="002E7157" w:rsidDel="002E7285">
            <w:delText>start</w:delText>
          </w:r>
          <w:r w:rsidDel="002E7285">
            <w:delText>[</w:delText>
          </w:r>
          <w:r w:rsidR="00AB6781" w:rsidDel="002E7285">
            <w:delText>3</w:delText>
          </w:r>
          <w:r w:rsidR="00B103B0" w:rsidDel="002E7285">
            <w:delText xml:space="preserve">], </w:delText>
          </w:r>
          <w:r w:rsidDel="002E7285">
            <w:delText>stride[</w:delText>
          </w:r>
          <w:r w:rsidR="00AB6781" w:rsidDel="002E7285">
            <w:delText>3</w:delText>
          </w:r>
          <w:r w:rsidR="00B103B0" w:rsidDel="002E7285">
            <w:delText>],</w:delText>
          </w:r>
          <w:r w:rsidDel="002E7285">
            <w:delText xml:space="preserve"> block[</w:delText>
          </w:r>
          <w:r w:rsidR="00AB6781" w:rsidDel="002E7285">
            <w:delText>3</w:delText>
          </w:r>
          <w:r w:rsidR="00B103B0" w:rsidDel="002E7285">
            <w:delText>],</w:delText>
          </w:r>
          <w:r w:rsidDel="002E7285">
            <w:delText xml:space="preserve"> count[</w:delText>
          </w:r>
          <w:r w:rsidR="00AB6781" w:rsidDel="002E7285">
            <w:delText>3</w:delText>
          </w:r>
          <w:r w:rsidR="00B103B0" w:rsidDel="002E7285">
            <w:delText>]</w:delText>
          </w:r>
          <w:r w:rsidDel="002E7285">
            <w:delText>;</w:delText>
          </w:r>
        </w:del>
      </w:moveFrom>
    </w:p>
    <w:p w14:paraId="21F480A3" w14:textId="5D3AF0C0" w:rsidR="00BE4907" w:rsidDel="002E7285" w:rsidRDefault="00AB6781">
      <w:pPr>
        <w:pStyle w:val="Heading4"/>
        <w:rPr>
          <w:del w:id="366" w:author="Quincey Koziol" w:date="2014-12-04T13:53:00Z"/>
        </w:rPr>
        <w:pPrChange w:id="367" w:author="Quincey Koziol" w:date="2014-12-04T13:53:00Z">
          <w:pPr>
            <w:pStyle w:val="ListParagraph"/>
            <w:ind w:left="0"/>
          </w:pPr>
        </w:pPrChange>
      </w:pPr>
      <w:moveFrom w:id="368" w:author="Quincey Koziol" w:date="2014-12-03T15:27:00Z">
        <w:del w:id="369" w:author="Quincey Koziol" w:date="2014-12-04T13:53:00Z">
          <w:r w:rsidDel="002E7285">
            <w:delText>hid_t src_space_id, v</w:delText>
          </w:r>
          <w:r w:rsidR="00B103B0" w:rsidDel="002E7285">
            <w:delText>ds_</w:delText>
          </w:r>
          <w:r w:rsidDel="002E7285">
            <w:delText>space_id;</w:delText>
          </w:r>
        </w:del>
      </w:moveFrom>
    </w:p>
    <w:p w14:paraId="766E1160" w14:textId="71C21271" w:rsidR="00B103B0" w:rsidDel="002E7285" w:rsidRDefault="00B103B0">
      <w:pPr>
        <w:pStyle w:val="Heading4"/>
        <w:rPr>
          <w:del w:id="370" w:author="Quincey Koziol" w:date="2014-12-04T13:53:00Z"/>
        </w:rPr>
        <w:pPrChange w:id="371" w:author="Quincey Koziol" w:date="2014-12-04T13:53:00Z">
          <w:pPr>
            <w:pStyle w:val="ListParagraph"/>
            <w:ind w:left="0"/>
          </w:pPr>
        </w:pPrChange>
      </w:pPr>
      <w:moveFrom w:id="372" w:author="Quincey Koziol" w:date="2014-12-03T15:27:00Z">
        <w:del w:id="373" w:author="Quincey Koziol" w:date="2014-12-04T13:53:00Z">
          <w:r w:rsidDel="002E7285">
            <w:delText>hid_t dcpl_id;</w:delText>
          </w:r>
        </w:del>
      </w:moveFrom>
    </w:p>
    <w:p w14:paraId="2C0E1800" w14:textId="3D4A683F" w:rsidR="00B103B0" w:rsidDel="002E7285" w:rsidRDefault="00B103B0">
      <w:pPr>
        <w:pStyle w:val="Heading4"/>
        <w:rPr>
          <w:del w:id="374" w:author="Quincey Koziol" w:date="2014-12-04T13:53:00Z"/>
        </w:rPr>
        <w:pPrChange w:id="375" w:author="Quincey Koziol" w:date="2014-12-04T13:53:00Z">
          <w:pPr>
            <w:pStyle w:val="ListParagraph"/>
            <w:ind w:left="0"/>
          </w:pPr>
        </w:pPrChange>
      </w:pPr>
    </w:p>
    <w:p w14:paraId="6B90A652" w14:textId="64E1D8BA" w:rsidR="00B103B0" w:rsidDel="002E7285" w:rsidRDefault="00B103B0">
      <w:pPr>
        <w:pStyle w:val="Heading4"/>
        <w:rPr>
          <w:del w:id="376" w:author="Quincey Koziol" w:date="2014-12-04T13:53:00Z"/>
        </w:rPr>
        <w:pPrChange w:id="377" w:author="Quincey Koziol" w:date="2014-12-04T13:53:00Z">
          <w:pPr>
            <w:pStyle w:val="ListParagraph"/>
            <w:ind w:left="0"/>
          </w:pPr>
        </w:pPrChange>
      </w:pPr>
      <w:moveFrom w:id="378" w:author="Quincey Koziol" w:date="2014-12-03T15:27:00Z">
        <w:del w:id="379" w:author="Quincey Koziol" w:date="2014-12-04T13:53:00Z">
          <w:r w:rsidDel="002E7285">
            <w:delText>/* Create DCPL and set to virtual storage */</w:delText>
          </w:r>
        </w:del>
      </w:moveFrom>
    </w:p>
    <w:p w14:paraId="3C047ABB" w14:textId="51FC4C88" w:rsidR="00B103B0" w:rsidDel="002E7285" w:rsidRDefault="00B103B0">
      <w:pPr>
        <w:pStyle w:val="Heading4"/>
        <w:rPr>
          <w:del w:id="380" w:author="Quincey Koziol" w:date="2014-12-04T13:53:00Z"/>
        </w:rPr>
        <w:pPrChange w:id="381" w:author="Quincey Koziol" w:date="2014-12-04T13:53:00Z">
          <w:pPr>
            <w:pStyle w:val="ListParagraph"/>
            <w:ind w:left="0"/>
          </w:pPr>
        </w:pPrChange>
      </w:pPr>
      <w:moveFrom w:id="382" w:author="Quincey Koziol" w:date="2014-12-03T15:27:00Z">
        <w:del w:id="383" w:author="Quincey Koziol" w:date="2014-12-04T13:53:00Z">
          <w:r w:rsidDel="002E7285">
            <w:delText>dcpl_id = H5Pcreate(</w:delText>
          </w:r>
          <w:r w:rsidRPr="00217F22" w:rsidDel="002E7285">
            <w:delText>H5P_DATASET_CREATE</w:delText>
          </w:r>
          <w:r w:rsidDel="002E7285">
            <w:delText>);</w:delText>
          </w:r>
        </w:del>
      </w:moveFrom>
    </w:p>
    <w:p w14:paraId="5B178F70" w14:textId="3C691A32" w:rsidR="00B103B0" w:rsidDel="002E7285" w:rsidRDefault="00B103B0">
      <w:pPr>
        <w:pStyle w:val="Heading4"/>
        <w:rPr>
          <w:del w:id="384" w:author="Quincey Koziol" w:date="2014-12-04T13:53:00Z"/>
        </w:rPr>
        <w:pPrChange w:id="385" w:author="Quincey Koziol" w:date="2014-12-04T13:53:00Z">
          <w:pPr>
            <w:pStyle w:val="ListParagraph"/>
            <w:ind w:left="0"/>
          </w:pPr>
        </w:pPrChange>
      </w:pPr>
      <w:moveFrom w:id="386" w:author="Quincey Koziol" w:date="2014-12-03T15:27:00Z">
        <w:del w:id="387" w:author="Quincey Koziol" w:date="2014-12-04T13:53:00Z">
          <w:r w:rsidDel="002E7285">
            <w:delText>H5Pset_virtual(dcpl_id);</w:delText>
          </w:r>
        </w:del>
      </w:moveFrom>
    </w:p>
    <w:p w14:paraId="1C982763" w14:textId="271ED17F" w:rsidR="00B103B0" w:rsidDel="002E7285" w:rsidRDefault="00B103B0">
      <w:pPr>
        <w:pStyle w:val="Heading4"/>
        <w:rPr>
          <w:del w:id="388" w:author="Quincey Koziol" w:date="2014-12-04T13:53:00Z"/>
        </w:rPr>
        <w:pPrChange w:id="389" w:author="Quincey Koziol" w:date="2014-12-04T13:53:00Z">
          <w:pPr>
            <w:pStyle w:val="ListParagraph"/>
            <w:ind w:left="0"/>
          </w:pPr>
        </w:pPrChange>
      </w:pPr>
    </w:p>
    <w:p w14:paraId="29F47D10" w14:textId="176441BA" w:rsidR="00B103B0" w:rsidDel="002E7285" w:rsidRDefault="00B103B0">
      <w:pPr>
        <w:pStyle w:val="Heading4"/>
        <w:rPr>
          <w:del w:id="390" w:author="Quincey Koziol" w:date="2014-12-04T13:53:00Z"/>
        </w:rPr>
        <w:pPrChange w:id="391" w:author="Quincey Koziol" w:date="2014-12-04T13:53:00Z">
          <w:pPr>
            <w:pStyle w:val="ListParagraph"/>
            <w:ind w:left="0"/>
          </w:pPr>
        </w:pPrChange>
      </w:pPr>
      <w:moveFrom w:id="392" w:author="Quincey Koziol" w:date="2014-12-03T15:27:00Z">
        <w:del w:id="393" w:author="Quincey Koziol" w:date="2014-12-04T13:53:00Z">
          <w:r w:rsidDel="002E7285">
            <w:delText>/* Create source dataspace and set selection */</w:delText>
          </w:r>
        </w:del>
      </w:moveFrom>
    </w:p>
    <w:p w14:paraId="239740C2" w14:textId="79B304B0" w:rsidR="00B103B0" w:rsidDel="002E7285" w:rsidRDefault="00B103B0">
      <w:pPr>
        <w:pStyle w:val="Heading4"/>
        <w:rPr>
          <w:del w:id="394" w:author="Quincey Koziol" w:date="2014-12-04T13:53:00Z"/>
        </w:rPr>
        <w:pPrChange w:id="395" w:author="Quincey Koziol" w:date="2014-12-04T13:53:00Z">
          <w:pPr>
            <w:pStyle w:val="ListParagraph"/>
            <w:ind w:left="0"/>
          </w:pPr>
        </w:pPrChange>
      </w:pPr>
      <w:moveFrom w:id="396" w:author="Quincey Koziol" w:date="2014-12-03T15:27:00Z">
        <w:del w:id="397" w:author="Quincey Koziol" w:date="2014-12-04T13:53:00Z">
          <w:r w:rsidDel="002E7285">
            <w:delText>src_dims[3] = {/* Z: */ 10, /* Y: */ 10, /* X: */ 10}</w:delText>
          </w:r>
          <w:r w:rsidRPr="002E7157" w:rsidDel="002E7285">
            <w:delText>;</w:delText>
          </w:r>
          <w:r w:rsidRPr="003462F9" w:rsidDel="002E7285">
            <w:delText xml:space="preserve"> </w:delText>
          </w:r>
        </w:del>
      </w:moveFrom>
    </w:p>
    <w:p w14:paraId="4A693625" w14:textId="15F423D9" w:rsidR="00BE4907" w:rsidDel="002E7285" w:rsidRDefault="00AB6781">
      <w:pPr>
        <w:pStyle w:val="Heading4"/>
        <w:rPr>
          <w:del w:id="398" w:author="Quincey Koziol" w:date="2014-12-04T13:53:00Z"/>
        </w:rPr>
        <w:pPrChange w:id="399" w:author="Quincey Koziol" w:date="2014-12-04T13:53:00Z">
          <w:pPr>
            <w:pStyle w:val="ListParagraph"/>
            <w:ind w:left="0"/>
          </w:pPr>
        </w:pPrChange>
      </w:pPr>
      <w:moveFrom w:id="400" w:author="Quincey Koziol" w:date="2014-12-03T15:27:00Z">
        <w:del w:id="401" w:author="Quincey Koziol" w:date="2014-12-04T13:53:00Z">
          <w:r w:rsidDel="002E7285">
            <w:delText>src_sp</w:delText>
          </w:r>
          <w:r w:rsidR="00BE4907" w:rsidDel="002E7285">
            <w:delText>ace</w:delText>
          </w:r>
          <w:r w:rsidDel="002E7285">
            <w:delText xml:space="preserve">_id = </w:delText>
          </w:r>
          <w:r w:rsidR="00BE4907" w:rsidDel="002E7285">
            <w:delText>H5Screate_simple(</w:delText>
          </w:r>
          <w:r w:rsidR="00B103B0" w:rsidDel="002E7285">
            <w:delText>3, src_dims, NULL);</w:delText>
          </w:r>
        </w:del>
      </w:moveFrom>
    </w:p>
    <w:p w14:paraId="64C2F8EA" w14:textId="2CB61E47" w:rsidR="00B103B0" w:rsidDel="002E7285" w:rsidRDefault="00B103B0">
      <w:pPr>
        <w:pStyle w:val="Heading4"/>
        <w:rPr>
          <w:del w:id="402" w:author="Quincey Koziol" w:date="2014-12-04T13:53:00Z"/>
        </w:rPr>
        <w:pPrChange w:id="403" w:author="Quincey Koziol" w:date="2014-12-04T13:53:00Z">
          <w:pPr>
            <w:pStyle w:val="ListParagraph"/>
            <w:ind w:left="0"/>
          </w:pPr>
        </w:pPrChange>
      </w:pPr>
      <w:moveFrom w:id="404" w:author="Quincey Koziol" w:date="2014-12-03T15:27:00Z">
        <w:del w:id="405"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26D424DE" w14:textId="70BEBE74" w:rsidR="00B103B0" w:rsidDel="002E7285" w:rsidRDefault="00B103B0">
      <w:pPr>
        <w:pStyle w:val="Heading4"/>
        <w:rPr>
          <w:del w:id="406" w:author="Quincey Koziol" w:date="2014-12-04T13:53:00Z"/>
        </w:rPr>
        <w:pPrChange w:id="407" w:author="Quincey Koziol" w:date="2014-12-04T13:53:00Z">
          <w:pPr>
            <w:pStyle w:val="ListParagraph"/>
            <w:ind w:left="0"/>
          </w:pPr>
        </w:pPrChange>
      </w:pPr>
      <w:moveFrom w:id="408" w:author="Quincey Koziol" w:date="2014-12-03T15:27:00Z">
        <w:del w:id="409"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339715CA" w14:textId="45DC5372" w:rsidR="00B103B0" w:rsidDel="002E7285" w:rsidRDefault="007D14C7">
      <w:pPr>
        <w:pStyle w:val="Heading4"/>
        <w:rPr>
          <w:del w:id="410" w:author="Quincey Koziol" w:date="2014-12-04T13:53:00Z"/>
        </w:rPr>
        <w:pPrChange w:id="411" w:author="Quincey Koziol" w:date="2014-12-04T13:53:00Z">
          <w:pPr>
            <w:pStyle w:val="ListParagraph"/>
            <w:ind w:left="0"/>
          </w:pPr>
        </w:pPrChange>
      </w:pPr>
      <w:moveFrom w:id="412" w:author="Quincey Koziol" w:date="2014-12-03T15:27:00Z">
        <w:del w:id="413" w:author="Quincey Koziol" w:date="2014-12-04T13:53:00Z">
          <w:r w:rsidDel="002E7285">
            <w:delText>block[3] = {1</w:delText>
          </w:r>
          <w:r w:rsidR="00B103B0" w:rsidDel="002E7285">
            <w:delText>, 10, 10};</w:delText>
          </w:r>
        </w:del>
      </w:moveFrom>
    </w:p>
    <w:p w14:paraId="462BC89D" w14:textId="26A784AE" w:rsidR="00B103B0" w:rsidDel="002E7285" w:rsidRDefault="00B103B0">
      <w:pPr>
        <w:pStyle w:val="Heading4"/>
        <w:rPr>
          <w:del w:id="414" w:author="Quincey Koziol" w:date="2014-12-04T13:53:00Z"/>
        </w:rPr>
        <w:pPrChange w:id="415" w:author="Quincey Koziol" w:date="2014-12-04T13:53:00Z">
          <w:pPr>
            <w:pStyle w:val="ListParagraph"/>
            <w:ind w:left="0"/>
          </w:pPr>
        </w:pPrChange>
      </w:pPr>
      <w:moveFrom w:id="416" w:author="Quincey Koziol" w:date="2014-12-03T15:27:00Z">
        <w:del w:id="417" w:author="Quincey Koziol" w:date="2014-12-04T13:53:00Z">
          <w:r w:rsidDel="002E7285">
            <w:delText>count[3] = {1</w:delText>
          </w:r>
          <w:r w:rsidR="007D14C7" w:rsidDel="002E7285">
            <w:delText>0</w:delText>
          </w:r>
          <w:r w:rsidDel="002E7285">
            <w:delText>, 1, 1};</w:delText>
          </w:r>
        </w:del>
      </w:moveFrom>
    </w:p>
    <w:p w14:paraId="30F95827" w14:textId="79509B0B" w:rsidR="00BE4907" w:rsidDel="002E7285" w:rsidRDefault="00BE4907">
      <w:pPr>
        <w:pStyle w:val="Heading4"/>
        <w:rPr>
          <w:del w:id="418" w:author="Quincey Koziol" w:date="2014-12-04T13:53:00Z"/>
        </w:rPr>
        <w:pPrChange w:id="419" w:author="Quincey Koziol" w:date="2014-12-04T13:53:00Z">
          <w:pPr>
            <w:pStyle w:val="ListParagraph"/>
            <w:ind w:left="0"/>
          </w:pPr>
        </w:pPrChange>
      </w:pPr>
      <w:moveFrom w:id="420" w:author="Quincey Koziol" w:date="2014-12-03T15:27:00Z">
        <w:del w:id="421" w:author="Quincey Koziol" w:date="2014-12-04T13:53:00Z">
          <w:r w:rsidRPr="002E7157" w:rsidDel="002E7285">
            <w:delText>H5Sselect_</w:delText>
          </w:r>
          <w:r w:rsidDel="002E7285">
            <w:delText>hyperslab</w:delText>
          </w:r>
          <w:r w:rsidRPr="002E7157" w:rsidDel="002E7285">
            <w:delText>(</w:delText>
          </w:r>
          <w:r w:rsidR="00B103B0"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68B7A79B" w14:textId="036A5B36" w:rsidR="00BE4907" w:rsidDel="002E7285" w:rsidRDefault="00BE4907">
      <w:pPr>
        <w:pStyle w:val="Heading4"/>
        <w:rPr>
          <w:del w:id="422" w:author="Quincey Koziol" w:date="2014-12-04T13:53:00Z"/>
        </w:rPr>
        <w:pPrChange w:id="423" w:author="Quincey Koziol" w:date="2014-12-04T13:53:00Z">
          <w:pPr>
            <w:pStyle w:val="ListParagraph"/>
            <w:ind w:left="0" w:firstLine="720"/>
          </w:pPr>
        </w:pPrChange>
      </w:pPr>
      <w:moveFrom w:id="424" w:author="Quincey Koziol" w:date="2014-12-03T15:27:00Z">
        <w:del w:id="425" w:author="Quincey Koziol" w:date="2014-12-04T13:53:00Z">
          <w:r w:rsidRPr="002E7157" w:rsidDel="002E7285">
            <w:delText>count);</w:delText>
          </w:r>
        </w:del>
      </w:moveFrom>
    </w:p>
    <w:p w14:paraId="4C6A24DA" w14:textId="2239E64F" w:rsidR="00B103B0" w:rsidRPr="003462F9" w:rsidDel="002E7285" w:rsidRDefault="00B103B0">
      <w:pPr>
        <w:pStyle w:val="Heading4"/>
        <w:rPr>
          <w:del w:id="426" w:author="Quincey Koziol" w:date="2014-12-04T13:53:00Z"/>
        </w:rPr>
        <w:pPrChange w:id="427" w:author="Quincey Koziol" w:date="2014-12-04T13:53:00Z">
          <w:pPr>
            <w:pStyle w:val="ListParagraph"/>
            <w:ind w:left="0" w:firstLine="720"/>
          </w:pPr>
        </w:pPrChange>
      </w:pPr>
    </w:p>
    <w:p w14:paraId="128E23E7" w14:textId="5201EDE5" w:rsidR="00B103B0" w:rsidDel="002E7285" w:rsidRDefault="00B103B0">
      <w:pPr>
        <w:pStyle w:val="Heading4"/>
        <w:rPr>
          <w:del w:id="428" w:author="Quincey Koziol" w:date="2014-12-04T13:53:00Z"/>
        </w:rPr>
        <w:pPrChange w:id="429" w:author="Quincey Koziol" w:date="2014-12-04T13:53:00Z">
          <w:pPr>
            <w:pStyle w:val="ListParagraph"/>
            <w:ind w:left="0"/>
          </w:pPr>
        </w:pPrChange>
      </w:pPr>
      <w:moveFrom w:id="430" w:author="Quincey Koziol" w:date="2014-12-03T15:27:00Z">
        <w:del w:id="431" w:author="Quincey Koziol" w:date="2014-12-04T13:53:00Z">
          <w:r w:rsidDel="002E7285">
            <w:delText>/* Create virtual dataspace and set first selection */</w:delText>
          </w:r>
        </w:del>
      </w:moveFrom>
    </w:p>
    <w:p w14:paraId="5D326806" w14:textId="515B2DC4" w:rsidR="00B103B0" w:rsidDel="002E7285" w:rsidRDefault="00B103B0">
      <w:pPr>
        <w:pStyle w:val="Heading4"/>
        <w:rPr>
          <w:del w:id="432" w:author="Quincey Koziol" w:date="2014-12-04T13:53:00Z"/>
        </w:rPr>
        <w:pPrChange w:id="433" w:author="Quincey Koziol" w:date="2014-12-04T13:53:00Z">
          <w:pPr>
            <w:pStyle w:val="ListParagraph"/>
            <w:ind w:left="0"/>
          </w:pPr>
        </w:pPrChange>
      </w:pPr>
      <w:moveFrom w:id="434" w:author="Quincey Koziol" w:date="2014-12-03T15:27:00Z">
        <w:del w:id="435" w:author="Quincey Koziol" w:date="2014-12-04T13:53:00Z">
          <w:r w:rsidDel="002E7285">
            <w:delText>vds_dims[3] = {/* Z: */ 20, /* Y: */ 10, /* X: */ 10}</w:delText>
          </w:r>
          <w:r w:rsidRPr="002E7157" w:rsidDel="002E7285">
            <w:delText>;</w:delText>
          </w:r>
          <w:r w:rsidRPr="003462F9" w:rsidDel="002E7285">
            <w:delText xml:space="preserve"> </w:delText>
          </w:r>
        </w:del>
      </w:moveFrom>
    </w:p>
    <w:p w14:paraId="1738FCA3" w14:textId="01EF7E91" w:rsidR="00B103B0" w:rsidRPr="00DD2EE9" w:rsidDel="002E7285" w:rsidRDefault="00B103B0">
      <w:pPr>
        <w:pStyle w:val="Heading4"/>
        <w:rPr>
          <w:del w:id="436" w:author="Quincey Koziol" w:date="2014-12-04T13:53:00Z"/>
        </w:rPr>
        <w:pPrChange w:id="437" w:author="Quincey Koziol" w:date="2014-12-04T13:53:00Z">
          <w:pPr>
            <w:pStyle w:val="ListParagraph"/>
            <w:ind w:left="0"/>
          </w:pPr>
        </w:pPrChange>
      </w:pPr>
      <w:moveFrom w:id="438" w:author="Quincey Koziol" w:date="2014-12-03T15:27:00Z">
        <w:del w:id="439" w:author="Quincey Koziol" w:date="2014-12-04T13:53:00Z">
          <w:r w:rsidDel="002E7285">
            <w:delText>vds_space_id = H5Screate_simple(3, vds_dims, NULL);</w:delText>
          </w:r>
        </w:del>
      </w:moveFrom>
    </w:p>
    <w:p w14:paraId="096C4033" w14:textId="1FC8FB47" w:rsidR="00B103B0" w:rsidDel="002E7285" w:rsidRDefault="00B103B0">
      <w:pPr>
        <w:pStyle w:val="Heading4"/>
        <w:rPr>
          <w:del w:id="440" w:author="Quincey Koziol" w:date="2014-12-04T13:53:00Z"/>
        </w:rPr>
        <w:pPrChange w:id="441" w:author="Quincey Koziol" w:date="2014-12-04T13:53:00Z">
          <w:pPr>
            <w:pStyle w:val="ListParagraph"/>
            <w:ind w:left="0"/>
          </w:pPr>
        </w:pPrChange>
      </w:pPr>
      <w:moveFrom w:id="442" w:author="Quincey Koziol" w:date="2014-12-03T15:27:00Z">
        <w:del w:id="443"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18E79D07" w14:textId="414BD1CD" w:rsidR="00B103B0" w:rsidDel="002E7285" w:rsidRDefault="00B103B0">
      <w:pPr>
        <w:pStyle w:val="Heading4"/>
        <w:rPr>
          <w:del w:id="444" w:author="Quincey Koziol" w:date="2014-12-04T13:53:00Z"/>
        </w:rPr>
        <w:pPrChange w:id="445" w:author="Quincey Koziol" w:date="2014-12-04T13:53:00Z">
          <w:pPr>
            <w:pStyle w:val="ListParagraph"/>
            <w:ind w:left="0"/>
          </w:pPr>
        </w:pPrChange>
      </w:pPr>
      <w:moveFrom w:id="446" w:author="Quincey Koziol" w:date="2014-12-03T15:27:00Z">
        <w:del w:id="44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087FC760" w14:textId="6FDDBA38" w:rsidR="00B103B0" w:rsidDel="002E7285" w:rsidRDefault="007D14C7">
      <w:pPr>
        <w:pStyle w:val="Heading4"/>
        <w:rPr>
          <w:del w:id="448" w:author="Quincey Koziol" w:date="2014-12-04T13:53:00Z"/>
        </w:rPr>
        <w:pPrChange w:id="449" w:author="Quincey Koziol" w:date="2014-12-04T13:53:00Z">
          <w:pPr>
            <w:pStyle w:val="ListParagraph"/>
            <w:ind w:left="0"/>
          </w:pPr>
        </w:pPrChange>
      </w:pPr>
      <w:moveFrom w:id="450" w:author="Quincey Koziol" w:date="2014-12-03T15:27:00Z">
        <w:del w:id="451" w:author="Quincey Koziol" w:date="2014-12-04T13:53:00Z">
          <w:r w:rsidDel="002E7285">
            <w:delText>block[3] = {1</w:delText>
          </w:r>
          <w:r w:rsidR="00B103B0" w:rsidDel="002E7285">
            <w:delText>, 10, 10};</w:delText>
          </w:r>
        </w:del>
      </w:moveFrom>
    </w:p>
    <w:p w14:paraId="17606BFE" w14:textId="6A06DC98" w:rsidR="00B103B0" w:rsidDel="002E7285" w:rsidRDefault="00B103B0">
      <w:pPr>
        <w:pStyle w:val="Heading4"/>
        <w:rPr>
          <w:del w:id="452" w:author="Quincey Koziol" w:date="2014-12-04T13:53:00Z"/>
        </w:rPr>
        <w:pPrChange w:id="453" w:author="Quincey Koziol" w:date="2014-12-04T13:53:00Z">
          <w:pPr>
            <w:pStyle w:val="ListParagraph"/>
            <w:ind w:left="0"/>
          </w:pPr>
        </w:pPrChange>
      </w:pPr>
      <w:moveFrom w:id="454" w:author="Quincey Koziol" w:date="2014-12-03T15:27:00Z">
        <w:del w:id="455" w:author="Quincey Koziol" w:date="2014-12-04T13:53:00Z">
          <w:r w:rsidDel="002E7285">
            <w:delText>count[3] = {1</w:delText>
          </w:r>
          <w:r w:rsidR="007D14C7" w:rsidDel="002E7285">
            <w:delText>0</w:delText>
          </w:r>
          <w:r w:rsidDel="002E7285">
            <w:delText>, 1, 1};</w:delText>
          </w:r>
        </w:del>
      </w:moveFrom>
    </w:p>
    <w:p w14:paraId="3E4F0E5B" w14:textId="29968776" w:rsidR="00B103B0" w:rsidDel="002E7285" w:rsidRDefault="00B103B0">
      <w:pPr>
        <w:pStyle w:val="Heading4"/>
        <w:rPr>
          <w:del w:id="456" w:author="Quincey Koziol" w:date="2014-12-04T13:53:00Z"/>
        </w:rPr>
        <w:pPrChange w:id="457" w:author="Quincey Koziol" w:date="2014-12-04T13:53:00Z">
          <w:pPr>
            <w:pStyle w:val="ListParagraph"/>
            <w:ind w:left="0"/>
          </w:pPr>
        </w:pPrChange>
      </w:pPr>
      <w:moveFrom w:id="458" w:author="Quincey Koziol" w:date="2014-12-03T15:27:00Z">
        <w:del w:id="45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9E69704" w14:textId="7D72EDA2" w:rsidR="00B103B0" w:rsidDel="002E7285" w:rsidRDefault="00B103B0">
      <w:pPr>
        <w:pStyle w:val="Heading4"/>
        <w:rPr>
          <w:del w:id="460" w:author="Quincey Koziol" w:date="2014-12-04T13:53:00Z"/>
        </w:rPr>
        <w:pPrChange w:id="461" w:author="Quincey Koziol" w:date="2014-12-04T13:53:00Z">
          <w:pPr>
            <w:pStyle w:val="ListParagraph"/>
            <w:ind w:left="0" w:firstLine="720"/>
          </w:pPr>
        </w:pPrChange>
      </w:pPr>
      <w:moveFrom w:id="462" w:author="Quincey Koziol" w:date="2014-12-03T15:27:00Z">
        <w:del w:id="463" w:author="Quincey Koziol" w:date="2014-12-04T13:53:00Z">
          <w:r w:rsidRPr="002E7157" w:rsidDel="002E7285">
            <w:delText>count);</w:delText>
          </w:r>
        </w:del>
      </w:moveFrom>
    </w:p>
    <w:p w14:paraId="19ADE047" w14:textId="3D1350EB" w:rsidR="00B103B0" w:rsidRPr="003462F9" w:rsidDel="002E7285" w:rsidRDefault="00B103B0">
      <w:pPr>
        <w:pStyle w:val="Heading4"/>
        <w:rPr>
          <w:del w:id="464" w:author="Quincey Koziol" w:date="2014-12-04T13:53:00Z"/>
        </w:rPr>
        <w:pPrChange w:id="465" w:author="Quincey Koziol" w:date="2014-12-04T13:53:00Z">
          <w:pPr>
            <w:pStyle w:val="ListParagraph"/>
            <w:ind w:left="0" w:firstLine="720"/>
          </w:pPr>
        </w:pPrChange>
      </w:pPr>
    </w:p>
    <w:p w14:paraId="69631873" w14:textId="04DA9FD4" w:rsidR="00B103B0" w:rsidDel="002E7285" w:rsidRDefault="00B103B0">
      <w:pPr>
        <w:pStyle w:val="Heading4"/>
        <w:rPr>
          <w:del w:id="466" w:author="Quincey Koziol" w:date="2014-12-04T13:53:00Z"/>
        </w:rPr>
        <w:pPrChange w:id="467" w:author="Quincey Koziol" w:date="2014-12-04T13:53:00Z">
          <w:pPr>
            <w:pStyle w:val="ListParagraph"/>
            <w:ind w:left="0"/>
          </w:pPr>
        </w:pPrChange>
      </w:pPr>
      <w:moveFrom w:id="468" w:author="Quincey Koziol" w:date="2014-12-03T15:27:00Z">
        <w:del w:id="469" w:author="Quincey Koziol" w:date="2014-12-04T13:53:00Z">
          <w:r w:rsidDel="002E7285">
            <w:delText>/* Set mapping between first source dataset and first block in virtual dataset */</w:delText>
          </w:r>
        </w:del>
      </w:moveFrom>
    </w:p>
    <w:p w14:paraId="2C8DC8E2" w14:textId="58E656FD" w:rsidR="00BE4907" w:rsidDel="002E7285" w:rsidRDefault="00B103B0">
      <w:pPr>
        <w:pStyle w:val="Heading4"/>
        <w:rPr>
          <w:del w:id="470" w:author="Quincey Koziol" w:date="2014-12-04T13:53:00Z"/>
        </w:rPr>
        <w:pPrChange w:id="471" w:author="Quincey Koziol" w:date="2014-12-04T13:53:00Z">
          <w:pPr>
            <w:jc w:val="left"/>
          </w:pPr>
        </w:pPrChange>
      </w:pPr>
      <w:moveFrom w:id="472" w:author="Quincey Koziol" w:date="2014-12-03T15:27:00Z">
        <w:del w:id="47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“/A”, src</w:delText>
          </w:r>
          <w:r w:rsidRPr="002C4D15" w:rsidDel="002E7285">
            <w:delText>_space_id);</w:delText>
          </w:r>
        </w:del>
      </w:moveFrom>
    </w:p>
    <w:p w14:paraId="78C4622F" w14:textId="17A41948" w:rsidR="00B103B0" w:rsidDel="002E7285" w:rsidRDefault="00B103B0">
      <w:pPr>
        <w:pStyle w:val="Heading4"/>
        <w:rPr>
          <w:del w:id="474" w:author="Quincey Koziol" w:date="2014-12-04T13:53:00Z"/>
        </w:rPr>
        <w:pPrChange w:id="475" w:author="Quincey Koziol" w:date="2014-12-04T13:53:00Z">
          <w:pPr>
            <w:jc w:val="left"/>
          </w:pPr>
        </w:pPrChange>
      </w:pPr>
    </w:p>
    <w:p w14:paraId="27B4D306" w14:textId="6B5E9A90" w:rsidR="00B103B0" w:rsidDel="002E7285" w:rsidRDefault="00B103B0">
      <w:pPr>
        <w:pStyle w:val="Heading4"/>
        <w:rPr>
          <w:del w:id="476" w:author="Quincey Koziol" w:date="2014-12-04T13:53:00Z"/>
        </w:rPr>
        <w:pPrChange w:id="477" w:author="Quincey Koziol" w:date="2014-12-04T13:53:00Z">
          <w:pPr>
            <w:pStyle w:val="ListParagraph"/>
            <w:ind w:left="0"/>
          </w:pPr>
        </w:pPrChange>
      </w:pPr>
      <w:moveFrom w:id="478" w:author="Quincey Koziol" w:date="2014-12-03T15:27:00Z">
        <w:del w:id="479" w:author="Quincey Koziol" w:date="2014-12-04T13:53:00Z">
          <w:r w:rsidDel="002E7285">
            <w:delText xml:space="preserve">/* </w:delText>
          </w:r>
          <w:r w:rsidR="00800163" w:rsidDel="002E7285">
            <w:delText>S</w:delText>
          </w:r>
          <w:r w:rsidDel="002E7285">
            <w:delText xml:space="preserve">et </w:delText>
          </w:r>
          <w:r w:rsidR="00800163" w:rsidDel="002E7285">
            <w:delText>second</w:delText>
          </w:r>
          <w:r w:rsidDel="002E7285">
            <w:delText xml:space="preserve"> selection</w:delText>
          </w:r>
          <w:r w:rsidR="00800163" w:rsidDel="002E7285">
            <w:delText xml:space="preserve"> in virtual dataset</w:delText>
          </w:r>
          <w:r w:rsidDel="002E7285">
            <w:delText xml:space="preserve"> */</w:delText>
          </w:r>
        </w:del>
      </w:moveFrom>
    </w:p>
    <w:p w14:paraId="36EB3498" w14:textId="29E05649" w:rsidR="00B103B0" w:rsidDel="002E7285" w:rsidRDefault="00B103B0">
      <w:pPr>
        <w:pStyle w:val="Heading4"/>
        <w:rPr>
          <w:del w:id="480" w:author="Quincey Koziol" w:date="2014-12-04T13:53:00Z"/>
        </w:rPr>
        <w:pPrChange w:id="481" w:author="Quincey Koziol" w:date="2014-12-04T13:53:00Z">
          <w:pPr>
            <w:pStyle w:val="ListParagraph"/>
            <w:ind w:left="0"/>
          </w:pPr>
        </w:pPrChange>
      </w:pPr>
      <w:moveFrom w:id="482" w:author="Quincey Koziol" w:date="2014-12-03T15:27:00Z">
        <w:del w:id="483" w:author="Quincey Koziol" w:date="2014-12-04T13:53:00Z">
          <w:r w:rsidRPr="002E7157" w:rsidDel="002E7285">
            <w:delText>start</w:delText>
          </w:r>
          <w:r w:rsidDel="002E7285">
            <w:delText>[3] = {</w:delText>
          </w:r>
          <w:r w:rsidR="00800163" w:rsidDel="002E7285">
            <w:delText>1</w:delText>
          </w:r>
          <w:r w:rsidDel="002E7285">
            <w:delText>0, 0, 0}</w:delText>
          </w:r>
          <w:r w:rsidRPr="002E7157" w:rsidDel="002E7285">
            <w:delText>;</w:delText>
          </w:r>
          <w:r w:rsidRPr="003462F9" w:rsidDel="002E7285">
            <w:delText xml:space="preserve"> </w:delText>
          </w:r>
        </w:del>
      </w:moveFrom>
    </w:p>
    <w:p w14:paraId="784D8BF3" w14:textId="6A33A294" w:rsidR="00B103B0" w:rsidDel="002E7285" w:rsidRDefault="00B103B0">
      <w:pPr>
        <w:pStyle w:val="Heading4"/>
        <w:rPr>
          <w:del w:id="484" w:author="Quincey Koziol" w:date="2014-12-04T13:53:00Z"/>
        </w:rPr>
        <w:pPrChange w:id="485" w:author="Quincey Koziol" w:date="2014-12-04T13:53:00Z">
          <w:pPr>
            <w:pStyle w:val="ListParagraph"/>
            <w:ind w:left="0"/>
          </w:pPr>
        </w:pPrChange>
      </w:pPr>
      <w:moveFrom w:id="486" w:author="Quincey Koziol" w:date="2014-12-03T15:27:00Z">
        <w:del w:id="48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51FED639" w14:textId="11B5D9D3" w:rsidR="00B103B0" w:rsidDel="002E7285" w:rsidRDefault="007D14C7">
      <w:pPr>
        <w:pStyle w:val="Heading4"/>
        <w:rPr>
          <w:del w:id="488" w:author="Quincey Koziol" w:date="2014-12-04T13:53:00Z"/>
        </w:rPr>
        <w:pPrChange w:id="489" w:author="Quincey Koziol" w:date="2014-12-04T13:53:00Z">
          <w:pPr>
            <w:pStyle w:val="ListParagraph"/>
            <w:ind w:left="0"/>
          </w:pPr>
        </w:pPrChange>
      </w:pPr>
      <w:moveFrom w:id="490" w:author="Quincey Koziol" w:date="2014-12-03T15:27:00Z">
        <w:del w:id="491" w:author="Quincey Koziol" w:date="2014-12-04T13:53:00Z">
          <w:r w:rsidDel="002E7285">
            <w:delText>block[3] = {1</w:delText>
          </w:r>
          <w:r w:rsidR="00B103B0" w:rsidDel="002E7285">
            <w:delText>, 10, 10};</w:delText>
          </w:r>
        </w:del>
      </w:moveFrom>
    </w:p>
    <w:p w14:paraId="386D26BE" w14:textId="61DF7CC6" w:rsidR="00B103B0" w:rsidDel="002E7285" w:rsidRDefault="00B103B0">
      <w:pPr>
        <w:pStyle w:val="Heading4"/>
        <w:rPr>
          <w:del w:id="492" w:author="Quincey Koziol" w:date="2014-12-04T13:53:00Z"/>
        </w:rPr>
        <w:pPrChange w:id="493" w:author="Quincey Koziol" w:date="2014-12-04T13:53:00Z">
          <w:pPr>
            <w:pStyle w:val="ListParagraph"/>
            <w:ind w:left="0"/>
          </w:pPr>
        </w:pPrChange>
      </w:pPr>
      <w:moveFrom w:id="494" w:author="Quincey Koziol" w:date="2014-12-03T15:27:00Z">
        <w:del w:id="495" w:author="Quincey Koziol" w:date="2014-12-04T13:53:00Z">
          <w:r w:rsidDel="002E7285">
            <w:delText>count[3] = {1</w:delText>
          </w:r>
          <w:r w:rsidR="007D14C7" w:rsidDel="002E7285">
            <w:delText>0</w:delText>
          </w:r>
          <w:r w:rsidDel="002E7285">
            <w:delText>, 1, 1};</w:delText>
          </w:r>
        </w:del>
      </w:moveFrom>
    </w:p>
    <w:p w14:paraId="4E741F4A" w14:textId="6E2573FE" w:rsidR="00B103B0" w:rsidDel="002E7285" w:rsidRDefault="00B103B0">
      <w:pPr>
        <w:pStyle w:val="Heading4"/>
        <w:rPr>
          <w:del w:id="496" w:author="Quincey Koziol" w:date="2014-12-04T13:53:00Z"/>
        </w:rPr>
        <w:pPrChange w:id="497" w:author="Quincey Koziol" w:date="2014-12-04T13:53:00Z">
          <w:pPr>
            <w:pStyle w:val="ListParagraph"/>
            <w:ind w:left="0"/>
          </w:pPr>
        </w:pPrChange>
      </w:pPr>
      <w:moveFrom w:id="498" w:author="Quincey Koziol" w:date="2014-12-03T15:27:00Z">
        <w:del w:id="49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57E132AC" w14:textId="7AEDA805" w:rsidR="00B103B0" w:rsidDel="002E7285" w:rsidRDefault="00B103B0">
      <w:pPr>
        <w:pStyle w:val="Heading4"/>
        <w:rPr>
          <w:del w:id="500" w:author="Quincey Koziol" w:date="2014-12-04T13:53:00Z"/>
        </w:rPr>
        <w:pPrChange w:id="501" w:author="Quincey Koziol" w:date="2014-12-04T13:53:00Z">
          <w:pPr>
            <w:pStyle w:val="ListParagraph"/>
            <w:ind w:left="0" w:firstLine="720"/>
          </w:pPr>
        </w:pPrChange>
      </w:pPr>
      <w:moveFrom w:id="502" w:author="Quincey Koziol" w:date="2014-12-03T15:27:00Z">
        <w:del w:id="503" w:author="Quincey Koziol" w:date="2014-12-04T13:53:00Z">
          <w:r w:rsidRPr="002E7157" w:rsidDel="002E7285">
            <w:delText>count);</w:delText>
          </w:r>
        </w:del>
      </w:moveFrom>
    </w:p>
    <w:p w14:paraId="1FFF94E6" w14:textId="0A53B49E" w:rsidR="00800163" w:rsidRPr="003462F9" w:rsidDel="002E7285" w:rsidRDefault="00800163">
      <w:pPr>
        <w:pStyle w:val="Heading4"/>
        <w:rPr>
          <w:del w:id="504" w:author="Quincey Koziol" w:date="2014-12-04T13:53:00Z"/>
        </w:rPr>
        <w:pPrChange w:id="505" w:author="Quincey Koziol" w:date="2014-12-04T13:53:00Z">
          <w:pPr>
            <w:pStyle w:val="ListParagraph"/>
            <w:ind w:left="0" w:firstLine="720"/>
          </w:pPr>
        </w:pPrChange>
      </w:pPr>
    </w:p>
    <w:p w14:paraId="2B00079C" w14:textId="3FFDE72E" w:rsidR="00800163" w:rsidDel="002E7285" w:rsidRDefault="00800163">
      <w:pPr>
        <w:pStyle w:val="Heading4"/>
        <w:rPr>
          <w:del w:id="506" w:author="Quincey Koziol" w:date="2014-12-04T13:53:00Z"/>
        </w:rPr>
        <w:pPrChange w:id="507" w:author="Quincey Koziol" w:date="2014-12-04T13:53:00Z">
          <w:pPr>
            <w:pStyle w:val="ListParagraph"/>
            <w:ind w:left="0"/>
          </w:pPr>
        </w:pPrChange>
      </w:pPr>
      <w:moveFrom w:id="508" w:author="Quincey Koziol" w:date="2014-12-03T15:27:00Z">
        <w:del w:id="509" w:author="Quincey Koziol" w:date="2014-12-04T13:53:00Z">
          <w:r w:rsidDel="002E7285">
            <w:delText>/* Set mapping between second source dataset and second block in virtual dataset */</w:delText>
          </w:r>
        </w:del>
      </w:moveFrom>
    </w:p>
    <w:p w14:paraId="3B30AD29" w14:textId="45EDEBEB" w:rsidR="00800163" w:rsidDel="002E7285" w:rsidRDefault="00800163">
      <w:pPr>
        <w:pStyle w:val="Heading4"/>
        <w:rPr>
          <w:del w:id="510" w:author="Quincey Koziol" w:date="2014-12-04T13:53:00Z"/>
        </w:rPr>
        <w:pPrChange w:id="511" w:author="Quincey Koziol" w:date="2014-12-04T13:53:00Z">
          <w:pPr>
            <w:jc w:val="left"/>
          </w:pPr>
        </w:pPrChange>
      </w:pPr>
      <w:moveFrom w:id="512" w:author="Quincey Koziol" w:date="2014-12-03T15:27:00Z">
        <w:del w:id="51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“b.h5”, “/B”, src</w:delText>
          </w:r>
          <w:r w:rsidRPr="002C4D15" w:rsidDel="002E7285">
            <w:delText>_space_id);</w:delText>
          </w:r>
        </w:del>
      </w:moveFrom>
    </w:p>
    <w:p w14:paraId="0B08F98E" w14:textId="53806771" w:rsidR="00DE653E" w:rsidDel="002E7285" w:rsidRDefault="00DE653E">
      <w:pPr>
        <w:pStyle w:val="Heading4"/>
        <w:rPr>
          <w:del w:id="514" w:author="Quincey Koziol" w:date="2014-12-04T13:53:00Z"/>
        </w:rPr>
        <w:pPrChange w:id="515" w:author="Quincey Koziol" w:date="2014-12-04T13:53:00Z">
          <w:pPr>
            <w:pStyle w:val="ListParagraph"/>
            <w:ind w:left="0"/>
          </w:pPr>
        </w:pPrChange>
      </w:pPr>
    </w:p>
    <w:p w14:paraId="5D07B382" w14:textId="18A02011" w:rsidR="00DE653E" w:rsidDel="002E7285" w:rsidRDefault="00DE653E">
      <w:pPr>
        <w:pStyle w:val="Heading4"/>
        <w:rPr>
          <w:del w:id="516" w:author="Quincey Koziol" w:date="2014-12-04T13:53:00Z"/>
        </w:rPr>
        <w:pPrChange w:id="517" w:author="Quincey Koziol" w:date="2014-12-04T13:53:00Z">
          <w:pPr>
            <w:pStyle w:val="ListParagraph"/>
            <w:ind w:left="0"/>
          </w:pPr>
        </w:pPrChange>
      </w:pPr>
      <w:moveFrom w:id="518" w:author="Quincey Koziol" w:date="2014-12-03T15:27:00Z">
        <w:del w:id="519" w:author="Quincey Koziol" w:date="2014-12-04T13:53:00Z">
          <w:r w:rsidDel="002E7285">
            <w:delText>/* Close source dataspace */</w:delText>
          </w:r>
        </w:del>
      </w:moveFrom>
    </w:p>
    <w:p w14:paraId="0B7E6583" w14:textId="23934445" w:rsidR="00DE653E" w:rsidDel="002E7285" w:rsidRDefault="00DE653E">
      <w:pPr>
        <w:pStyle w:val="Heading4"/>
        <w:rPr>
          <w:del w:id="520" w:author="Quincey Koziol" w:date="2014-12-04T13:53:00Z"/>
        </w:rPr>
        <w:pPrChange w:id="521" w:author="Quincey Koziol" w:date="2014-12-04T13:53:00Z">
          <w:pPr>
            <w:jc w:val="left"/>
          </w:pPr>
        </w:pPrChange>
      </w:pPr>
      <w:moveFrom w:id="522" w:author="Quincey Koziol" w:date="2014-12-03T15:27:00Z">
        <w:del w:id="523" w:author="Quincey Koziol" w:date="2014-12-04T13:53:00Z">
          <w:r w:rsidDel="002E7285">
            <w:delText>H5Sclose(src_space_id);</w:delText>
          </w:r>
        </w:del>
      </w:moveFrom>
    </w:p>
    <w:p w14:paraId="0F5AC143" w14:textId="63AECB5A" w:rsidR="00B103B0" w:rsidRPr="00F11F7D" w:rsidDel="002E7285" w:rsidRDefault="00B103B0">
      <w:pPr>
        <w:pStyle w:val="Heading4"/>
        <w:rPr>
          <w:del w:id="524" w:author="Quincey Koziol" w:date="2014-12-04T13:53:00Z"/>
        </w:rPr>
        <w:pPrChange w:id="525" w:author="Quincey Koziol" w:date="2014-12-04T13:53:00Z">
          <w:pPr>
            <w:jc w:val="left"/>
          </w:pPr>
        </w:pPrChange>
      </w:pPr>
    </w:p>
    <w:p w14:paraId="2E65B951" w14:textId="11FE1EFE" w:rsidR="000A3DA1" w:rsidDel="002E7285" w:rsidRDefault="000A3DA1">
      <w:pPr>
        <w:pStyle w:val="Heading4"/>
        <w:rPr>
          <w:del w:id="526" w:author="Quincey Koziol" w:date="2014-12-04T13:53:00Z"/>
        </w:rPr>
        <w:pPrChange w:id="527" w:author="Quincey Koziol" w:date="2014-12-04T13:53:00Z">
          <w:pPr>
            <w:pStyle w:val="Heading6"/>
          </w:pPr>
        </w:pPrChange>
      </w:pPr>
      <w:moveFrom w:id="528" w:author="Quincey Koziol" w:date="2014-12-03T15:27:00Z">
        <w:del w:id="529" w:author="Quincey Koziol" w:date="2014-12-04T13:53:00Z">
          <w:r w:rsidDel="002E7285">
            <w:delText>Fixed-size source and fixed-size virtual dataset mapping, tiled pattern in virtual dataset, partial source dataset selected</w:delText>
          </w:r>
        </w:del>
      </w:moveFrom>
    </w:p>
    <w:p w14:paraId="0F833018" w14:textId="5BC7EE3B" w:rsidR="000A3DA1" w:rsidDel="002E7285" w:rsidRDefault="000A3DA1">
      <w:pPr>
        <w:pStyle w:val="Heading4"/>
        <w:rPr>
          <w:del w:id="530" w:author="Quincey Koziol" w:date="2014-12-04T13:53:00Z"/>
        </w:rPr>
        <w:pPrChange w:id="531" w:author="Quincey Koziol" w:date="2014-12-04T13:53:00Z">
          <w:pPr/>
        </w:pPrChange>
      </w:pPr>
      <w:moveFrom w:id="532" w:author="Quincey Koziol" w:date="2014-12-03T15:27:00Z">
        <w:del w:id="533" w:author="Quincey Koziol" w:date="2014-12-04T13:53:00Z">
          <w:r w:rsidDel="002E7285">
            <w:delText>The figure below shows a mapping of four source datasets with fixed-size selections of a portion of the source dataset to a single virtual dataset, with each source dataset selection occupying a tiled portion of the virtual dataset.</w:delText>
          </w:r>
        </w:del>
      </w:moveFrom>
    </w:p>
    <w:p w14:paraId="5F0D2949" w14:textId="69166145" w:rsidR="00F72C03" w:rsidDel="002E7285" w:rsidRDefault="00E75AC3">
      <w:pPr>
        <w:pStyle w:val="Heading4"/>
        <w:rPr>
          <w:del w:id="534" w:author="Quincey Koziol" w:date="2014-12-04T13:53:00Z"/>
        </w:rPr>
        <w:pPrChange w:id="535" w:author="Quincey Koziol" w:date="2014-12-04T13:53:00Z">
          <w:pPr>
            <w:keepNext/>
          </w:pPr>
        </w:pPrChange>
      </w:pPr>
      <w:moveFrom w:id="536" w:author="Quincey Koziol" w:date="2014-12-03T15:27:00Z">
        <w:del w:id="537" w:author="Quincey Koziol" w:date="2014-12-04T13:53:00Z">
          <w:r w:rsidRPr="002E7285" w:rsidDel="002E7285">
            <w:rPr>
              <w:noProof/>
              <w:rPrChange w:id="538" w:author="Unknown">
                <w:rPr>
                  <w:noProof/>
                </w:rPr>
              </w:rPrChange>
            </w:rPr>
            <w:drawing>
              <wp:inline distT="0" distB="0" distL="0" distR="0" wp14:anchorId="66E9A801" wp14:editId="2D13FF34">
                <wp:extent cx="4470400" cy="72736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BlockedVirtual.png"/>
                        <pic:cNvPicPr/>
                      </pic:nvPicPr>
                      <pic:blipFill>
                        <a:blip r:embed="rId9">
                          <a:extLst>
                            <a:ext uri="{28A0092B-C50C-407E-A947-70E740481C1C}">
                              <a14:useLocalDpi xmlns:a14="http://schemas.microsoft.com/office/drawing/2010/main" val="0"/>
                            </a:ext>
                          </a:extLst>
                        </a:blip>
                        <a:stretch>
                          <a:fillRect/>
                        </a:stretch>
                      </pic:blipFill>
                      <pic:spPr>
                        <a:xfrm>
                          <a:off x="0" y="0"/>
                          <a:ext cx="4470400" cy="7273603"/>
                        </a:xfrm>
                        <a:prstGeom prst="rect">
                          <a:avLst/>
                        </a:prstGeom>
                      </pic:spPr>
                    </pic:pic>
                  </a:graphicData>
                </a:graphic>
              </wp:inline>
            </w:drawing>
          </w:r>
        </w:del>
      </w:moveFrom>
    </w:p>
    <w:p w14:paraId="49B265C3" w14:textId="5CDCE9EE" w:rsidR="00E75AC3" w:rsidDel="002E7285" w:rsidRDefault="00F72C03">
      <w:pPr>
        <w:pStyle w:val="Heading4"/>
        <w:rPr>
          <w:del w:id="539" w:author="Quincey Koziol" w:date="2014-12-04T13:53:00Z"/>
        </w:rPr>
        <w:pPrChange w:id="540" w:author="Quincey Koziol" w:date="2014-12-04T13:53:00Z">
          <w:pPr>
            <w:pStyle w:val="Caption"/>
          </w:pPr>
        </w:pPrChange>
      </w:pPr>
      <w:moveFrom w:id="541" w:author="Quincey Koziol" w:date="2014-12-03T15:27:00Z">
        <w:del w:id="542"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7</w:delText>
          </w:r>
          <w:r w:rsidRPr="00097E6A" w:rsidDel="002E7285">
            <w:fldChar w:fldCharType="end"/>
          </w:r>
          <w:r w:rsidRPr="00097E6A" w:rsidDel="002E7285">
            <w:delText xml:space="preserve">: </w:delText>
          </w:r>
          <w:r w:rsidDel="002E7285">
            <w:delText>Mapping fixed-size partial selections of four source datasets to tiles in virtual dataset.</w:delText>
          </w:r>
        </w:del>
      </w:moveFrom>
    </w:p>
    <w:p w14:paraId="4956E997" w14:textId="07669082" w:rsidR="009F059E" w:rsidDel="002E7285" w:rsidRDefault="009F059E">
      <w:pPr>
        <w:pStyle w:val="Heading4"/>
        <w:rPr>
          <w:del w:id="543" w:author="Quincey Koziol" w:date="2014-12-04T13:53:00Z"/>
        </w:rPr>
        <w:pPrChange w:id="544" w:author="Quincey Koziol" w:date="2014-12-04T13:53:00Z">
          <w:pPr/>
        </w:pPrChange>
      </w:pPr>
      <w:moveFrom w:id="545" w:author="Quincey Koziol" w:date="2014-12-03T15:27:00Z">
        <w:del w:id="546" w:author="Quincey Koziol" w:date="2014-12-04T13:53:00Z">
          <w:r w:rsidDel="002E7285">
            <w:delText>The following pseudo-code shows how to create this mapping:</w:delText>
          </w:r>
        </w:del>
      </w:moveFrom>
    </w:p>
    <w:p w14:paraId="264C229E" w14:textId="0D721834" w:rsidR="009F059E" w:rsidDel="002E7285" w:rsidRDefault="009F059E">
      <w:pPr>
        <w:pStyle w:val="Heading4"/>
        <w:rPr>
          <w:del w:id="547" w:author="Quincey Koziol" w:date="2014-12-04T13:53:00Z"/>
        </w:rPr>
        <w:pPrChange w:id="548" w:author="Quincey Koziol" w:date="2014-12-04T13:53:00Z">
          <w:pPr>
            <w:pStyle w:val="ListParagraph"/>
            <w:ind w:left="0"/>
          </w:pPr>
        </w:pPrChange>
      </w:pPr>
      <w:moveFrom w:id="549" w:author="Quincey Koziol" w:date="2014-12-03T15:27:00Z">
        <w:del w:id="550" w:author="Quincey Koziol" w:date="2014-12-04T13:53:00Z">
          <w:r w:rsidDel="002E7285">
            <w:delText>hsize_t src_dims[3], vds_dims[3]</w:delText>
          </w:r>
          <w:r w:rsidRPr="002E7157" w:rsidDel="002E7285">
            <w:delText>;</w:delText>
          </w:r>
          <w:r w:rsidRPr="003462F9" w:rsidDel="002E7285">
            <w:delText xml:space="preserve"> </w:delText>
          </w:r>
        </w:del>
      </w:moveFrom>
    </w:p>
    <w:p w14:paraId="51D8DC4B" w14:textId="681074B0" w:rsidR="009F059E" w:rsidDel="002E7285" w:rsidRDefault="009F059E">
      <w:pPr>
        <w:pStyle w:val="Heading4"/>
        <w:rPr>
          <w:del w:id="551" w:author="Quincey Koziol" w:date="2014-12-04T13:53:00Z"/>
        </w:rPr>
        <w:pPrChange w:id="552" w:author="Quincey Koziol" w:date="2014-12-04T13:53:00Z">
          <w:pPr>
            <w:pStyle w:val="ListParagraph"/>
            <w:ind w:left="0"/>
          </w:pPr>
        </w:pPrChange>
      </w:pPr>
      <w:moveFrom w:id="553" w:author="Quincey Koziol" w:date="2014-12-03T15:27:00Z">
        <w:del w:id="554" w:author="Quincey Koziol" w:date="2014-12-04T13:53:00Z">
          <w:r w:rsidDel="002E7285">
            <w:delText xml:space="preserve">hsize_t </w:delText>
          </w:r>
          <w:r w:rsidRPr="002E7157" w:rsidDel="002E7285">
            <w:delText>start</w:delText>
          </w:r>
          <w:r w:rsidDel="002E7285">
            <w:delText>[3], stride[3], block[3], count[3];</w:delText>
          </w:r>
        </w:del>
      </w:moveFrom>
    </w:p>
    <w:p w14:paraId="0787FB5F" w14:textId="337A956E" w:rsidR="009F059E" w:rsidDel="002E7285" w:rsidRDefault="009F059E">
      <w:pPr>
        <w:pStyle w:val="Heading4"/>
        <w:rPr>
          <w:del w:id="555" w:author="Quincey Koziol" w:date="2014-12-04T13:53:00Z"/>
        </w:rPr>
        <w:pPrChange w:id="556" w:author="Quincey Koziol" w:date="2014-12-04T13:53:00Z">
          <w:pPr>
            <w:pStyle w:val="ListParagraph"/>
            <w:ind w:left="0"/>
          </w:pPr>
        </w:pPrChange>
      </w:pPr>
      <w:moveFrom w:id="557" w:author="Quincey Koziol" w:date="2014-12-03T15:27:00Z">
        <w:del w:id="558" w:author="Quincey Koziol" w:date="2014-12-04T13:53:00Z">
          <w:r w:rsidDel="002E7285">
            <w:delText>hid_t src_space_id, vds_space_id;</w:delText>
          </w:r>
        </w:del>
      </w:moveFrom>
    </w:p>
    <w:p w14:paraId="06C321FD" w14:textId="62758D63" w:rsidR="009F059E" w:rsidDel="002E7285" w:rsidRDefault="009F059E">
      <w:pPr>
        <w:pStyle w:val="Heading4"/>
        <w:rPr>
          <w:del w:id="559" w:author="Quincey Koziol" w:date="2014-12-04T13:53:00Z"/>
        </w:rPr>
        <w:pPrChange w:id="560" w:author="Quincey Koziol" w:date="2014-12-04T13:53:00Z">
          <w:pPr>
            <w:pStyle w:val="ListParagraph"/>
            <w:ind w:left="0"/>
          </w:pPr>
        </w:pPrChange>
      </w:pPr>
      <w:moveFrom w:id="561" w:author="Quincey Koziol" w:date="2014-12-03T15:27:00Z">
        <w:del w:id="562" w:author="Quincey Koziol" w:date="2014-12-04T13:53:00Z">
          <w:r w:rsidDel="002E7285">
            <w:delText>hid_t dcpl_id;</w:delText>
          </w:r>
        </w:del>
      </w:moveFrom>
    </w:p>
    <w:p w14:paraId="06FB9C6A" w14:textId="52BE0C52" w:rsidR="009F059E" w:rsidDel="002E7285" w:rsidRDefault="009F059E">
      <w:pPr>
        <w:pStyle w:val="Heading4"/>
        <w:rPr>
          <w:del w:id="563" w:author="Quincey Koziol" w:date="2014-12-04T13:53:00Z"/>
        </w:rPr>
        <w:pPrChange w:id="564" w:author="Quincey Koziol" w:date="2014-12-04T13:53:00Z">
          <w:pPr>
            <w:pStyle w:val="ListParagraph"/>
            <w:ind w:left="0"/>
          </w:pPr>
        </w:pPrChange>
      </w:pPr>
    </w:p>
    <w:p w14:paraId="7DAC3624" w14:textId="699A4900" w:rsidR="009F059E" w:rsidDel="002E7285" w:rsidRDefault="009F059E">
      <w:pPr>
        <w:pStyle w:val="Heading4"/>
        <w:rPr>
          <w:del w:id="565" w:author="Quincey Koziol" w:date="2014-12-04T13:53:00Z"/>
        </w:rPr>
        <w:pPrChange w:id="566" w:author="Quincey Koziol" w:date="2014-12-04T13:53:00Z">
          <w:pPr>
            <w:pStyle w:val="ListParagraph"/>
            <w:ind w:left="0"/>
          </w:pPr>
        </w:pPrChange>
      </w:pPr>
      <w:moveFrom w:id="567" w:author="Quincey Koziol" w:date="2014-12-03T15:27:00Z">
        <w:del w:id="568" w:author="Quincey Koziol" w:date="2014-12-04T13:53:00Z">
          <w:r w:rsidDel="002E7285">
            <w:delText>/* Create DCPL and set to virtual storage */</w:delText>
          </w:r>
        </w:del>
      </w:moveFrom>
    </w:p>
    <w:p w14:paraId="52A606A7" w14:textId="5215EA43" w:rsidR="009F059E" w:rsidDel="002E7285" w:rsidRDefault="009F059E">
      <w:pPr>
        <w:pStyle w:val="Heading4"/>
        <w:rPr>
          <w:del w:id="569" w:author="Quincey Koziol" w:date="2014-12-04T13:53:00Z"/>
        </w:rPr>
        <w:pPrChange w:id="570" w:author="Quincey Koziol" w:date="2014-12-04T13:53:00Z">
          <w:pPr>
            <w:pStyle w:val="ListParagraph"/>
            <w:ind w:left="0"/>
          </w:pPr>
        </w:pPrChange>
      </w:pPr>
      <w:moveFrom w:id="571" w:author="Quincey Koziol" w:date="2014-12-03T15:27:00Z">
        <w:del w:id="572" w:author="Quincey Koziol" w:date="2014-12-04T13:53:00Z">
          <w:r w:rsidDel="002E7285">
            <w:delText>dcpl_id = H5Pcreate(</w:delText>
          </w:r>
          <w:r w:rsidRPr="00217F22" w:rsidDel="002E7285">
            <w:delText>H5P_DATASET_CREATE</w:delText>
          </w:r>
          <w:r w:rsidDel="002E7285">
            <w:delText>);</w:delText>
          </w:r>
        </w:del>
      </w:moveFrom>
    </w:p>
    <w:p w14:paraId="465A0D02" w14:textId="0DE5D363" w:rsidR="009F059E" w:rsidDel="002E7285" w:rsidRDefault="009F059E">
      <w:pPr>
        <w:pStyle w:val="Heading4"/>
        <w:rPr>
          <w:del w:id="573" w:author="Quincey Koziol" w:date="2014-12-04T13:53:00Z"/>
        </w:rPr>
        <w:pPrChange w:id="574" w:author="Quincey Koziol" w:date="2014-12-04T13:53:00Z">
          <w:pPr>
            <w:pStyle w:val="ListParagraph"/>
            <w:ind w:left="0"/>
          </w:pPr>
        </w:pPrChange>
      </w:pPr>
      <w:moveFrom w:id="575" w:author="Quincey Koziol" w:date="2014-12-03T15:27:00Z">
        <w:del w:id="576" w:author="Quincey Koziol" w:date="2014-12-04T13:53:00Z">
          <w:r w:rsidDel="002E7285">
            <w:delText>H5Pset_virtual(dcpl_id);</w:delText>
          </w:r>
        </w:del>
      </w:moveFrom>
    </w:p>
    <w:p w14:paraId="07B1E57D" w14:textId="44EB41AD" w:rsidR="009F059E" w:rsidDel="002E7285" w:rsidRDefault="009F059E">
      <w:pPr>
        <w:pStyle w:val="Heading4"/>
        <w:rPr>
          <w:del w:id="577" w:author="Quincey Koziol" w:date="2014-12-04T13:53:00Z"/>
        </w:rPr>
        <w:pPrChange w:id="578" w:author="Quincey Koziol" w:date="2014-12-04T13:53:00Z">
          <w:pPr>
            <w:pStyle w:val="ListParagraph"/>
            <w:ind w:left="0"/>
          </w:pPr>
        </w:pPrChange>
      </w:pPr>
    </w:p>
    <w:p w14:paraId="4EBDA521" w14:textId="0C58FD1B" w:rsidR="009F059E" w:rsidDel="002E7285" w:rsidRDefault="009F059E">
      <w:pPr>
        <w:pStyle w:val="Heading4"/>
        <w:rPr>
          <w:del w:id="579" w:author="Quincey Koziol" w:date="2014-12-04T13:53:00Z"/>
        </w:rPr>
        <w:pPrChange w:id="580" w:author="Quincey Koziol" w:date="2014-12-04T13:53:00Z">
          <w:pPr>
            <w:pStyle w:val="ListParagraph"/>
            <w:ind w:left="0"/>
          </w:pPr>
        </w:pPrChange>
      </w:pPr>
      <w:moveFrom w:id="581" w:author="Quincey Koziol" w:date="2014-12-03T15:27:00Z">
        <w:del w:id="582" w:author="Quincey Koziol" w:date="2014-12-04T13:53:00Z">
          <w:r w:rsidDel="002E7285">
            <w:delText xml:space="preserve">/* Create </w:delText>
          </w:r>
          <w:r w:rsidR="000A3E36" w:rsidDel="002E7285">
            <w:delText xml:space="preserve">first </w:delText>
          </w:r>
          <w:r w:rsidDel="002E7285">
            <w:delText>source dataspace and set selection */</w:delText>
          </w:r>
        </w:del>
      </w:moveFrom>
    </w:p>
    <w:p w14:paraId="5C74D015" w14:textId="748F2512" w:rsidR="009F059E" w:rsidDel="002E7285" w:rsidRDefault="009F059E">
      <w:pPr>
        <w:pStyle w:val="Heading4"/>
        <w:rPr>
          <w:del w:id="583" w:author="Quincey Koziol" w:date="2014-12-04T13:53:00Z"/>
        </w:rPr>
        <w:pPrChange w:id="584" w:author="Quincey Koziol" w:date="2014-12-04T13:53:00Z">
          <w:pPr>
            <w:pStyle w:val="ListParagraph"/>
            <w:ind w:left="0"/>
          </w:pPr>
        </w:pPrChange>
      </w:pPr>
      <w:moveFrom w:id="585" w:author="Quincey Koziol" w:date="2014-12-03T15:27:00Z">
        <w:del w:id="586" w:author="Quincey Koziol" w:date="2014-12-04T13:53:00Z">
          <w:r w:rsidDel="002E7285">
            <w:delText xml:space="preserve">src_dims[3] = {/* Z: */ </w:delText>
          </w:r>
          <w:r w:rsidR="000A3E36" w:rsidDel="002E7285">
            <w:delText>15</w:delText>
          </w:r>
          <w:r w:rsidDel="002E7285">
            <w:delText>, /* Y: */ 10, /* X: */ 10}</w:delText>
          </w:r>
          <w:r w:rsidRPr="002E7157" w:rsidDel="002E7285">
            <w:delText>;</w:delText>
          </w:r>
          <w:r w:rsidRPr="003462F9" w:rsidDel="002E7285">
            <w:delText xml:space="preserve"> </w:delText>
          </w:r>
        </w:del>
      </w:moveFrom>
    </w:p>
    <w:p w14:paraId="085FA174" w14:textId="0FDBDA58" w:rsidR="009F059E" w:rsidDel="002E7285" w:rsidRDefault="009F059E">
      <w:pPr>
        <w:pStyle w:val="Heading4"/>
        <w:rPr>
          <w:del w:id="587" w:author="Quincey Koziol" w:date="2014-12-04T13:53:00Z"/>
        </w:rPr>
        <w:pPrChange w:id="588" w:author="Quincey Koziol" w:date="2014-12-04T13:53:00Z">
          <w:pPr>
            <w:pStyle w:val="ListParagraph"/>
            <w:ind w:left="0"/>
          </w:pPr>
        </w:pPrChange>
      </w:pPr>
      <w:moveFrom w:id="589" w:author="Quincey Koziol" w:date="2014-12-03T15:27:00Z">
        <w:del w:id="590" w:author="Quincey Koziol" w:date="2014-12-04T13:53:00Z">
          <w:r w:rsidDel="002E7285">
            <w:delText>src_space_id = H5Screate_simple(3, src_dims, NULL);</w:delText>
          </w:r>
        </w:del>
      </w:moveFrom>
    </w:p>
    <w:p w14:paraId="57C1A13A" w14:textId="45FED52F" w:rsidR="009F059E" w:rsidDel="002E7285" w:rsidRDefault="009F059E">
      <w:pPr>
        <w:pStyle w:val="Heading4"/>
        <w:rPr>
          <w:del w:id="591" w:author="Quincey Koziol" w:date="2014-12-04T13:53:00Z"/>
        </w:rPr>
        <w:pPrChange w:id="592" w:author="Quincey Koziol" w:date="2014-12-04T13:53:00Z">
          <w:pPr>
            <w:pStyle w:val="ListParagraph"/>
            <w:ind w:left="0"/>
          </w:pPr>
        </w:pPrChange>
      </w:pPr>
      <w:moveFrom w:id="593" w:author="Quincey Koziol" w:date="2014-12-03T15:27:00Z">
        <w:del w:id="594" w:author="Quincey Koziol" w:date="2014-12-04T13:53:00Z">
          <w:r w:rsidRPr="002E7157" w:rsidDel="002E7285">
            <w:delText>start</w:delText>
          </w:r>
          <w:r w:rsidDel="002E7285">
            <w:delText>[3] = {</w:delText>
          </w:r>
          <w:r w:rsidR="000A3E36" w:rsidDel="002E7285">
            <w:delText>5</w:delText>
          </w:r>
          <w:r w:rsidDel="002E7285">
            <w:delText>, 0, 0}</w:delText>
          </w:r>
          <w:r w:rsidRPr="002E7157" w:rsidDel="002E7285">
            <w:delText>;</w:delText>
          </w:r>
          <w:r w:rsidRPr="003462F9" w:rsidDel="002E7285">
            <w:delText xml:space="preserve"> </w:delText>
          </w:r>
        </w:del>
      </w:moveFrom>
    </w:p>
    <w:p w14:paraId="3A530FDA" w14:textId="6A9FC0D4" w:rsidR="009F059E" w:rsidDel="002E7285" w:rsidRDefault="009F059E">
      <w:pPr>
        <w:pStyle w:val="Heading4"/>
        <w:rPr>
          <w:del w:id="595" w:author="Quincey Koziol" w:date="2014-12-04T13:53:00Z"/>
        </w:rPr>
        <w:pPrChange w:id="596" w:author="Quincey Koziol" w:date="2014-12-04T13:53:00Z">
          <w:pPr>
            <w:pStyle w:val="ListParagraph"/>
            <w:ind w:left="0"/>
          </w:pPr>
        </w:pPrChange>
      </w:pPr>
      <w:moveFrom w:id="597" w:author="Quincey Koziol" w:date="2014-12-03T15:27:00Z">
        <w:del w:id="598"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1F93F99C" w14:textId="41A9D4D9" w:rsidR="009F059E" w:rsidDel="002E7285" w:rsidRDefault="009F059E">
      <w:pPr>
        <w:pStyle w:val="Heading4"/>
        <w:rPr>
          <w:del w:id="599" w:author="Quincey Koziol" w:date="2014-12-04T13:53:00Z"/>
        </w:rPr>
        <w:pPrChange w:id="600" w:author="Quincey Koziol" w:date="2014-12-04T13:53:00Z">
          <w:pPr>
            <w:pStyle w:val="ListParagraph"/>
            <w:ind w:left="0"/>
          </w:pPr>
        </w:pPrChange>
      </w:pPr>
      <w:moveFrom w:id="601" w:author="Quincey Koziol" w:date="2014-12-03T15:27:00Z">
        <w:del w:id="602" w:author="Quincey Koziol" w:date="2014-12-04T13:53:00Z">
          <w:r w:rsidDel="002E7285">
            <w:delText>block[3] = {</w:delText>
          </w:r>
          <w:r w:rsidR="007D14C7" w:rsidDel="002E7285">
            <w:delText>1</w:delText>
          </w:r>
          <w:r w:rsidDel="002E7285">
            <w:delText>, 10, 10};</w:delText>
          </w:r>
        </w:del>
      </w:moveFrom>
    </w:p>
    <w:p w14:paraId="0ADBA03B" w14:textId="1204F576" w:rsidR="009F059E" w:rsidDel="002E7285" w:rsidRDefault="009F059E">
      <w:pPr>
        <w:pStyle w:val="Heading4"/>
        <w:rPr>
          <w:del w:id="603" w:author="Quincey Koziol" w:date="2014-12-04T13:53:00Z"/>
        </w:rPr>
        <w:pPrChange w:id="604" w:author="Quincey Koziol" w:date="2014-12-04T13:53:00Z">
          <w:pPr>
            <w:pStyle w:val="ListParagraph"/>
            <w:ind w:left="0"/>
          </w:pPr>
        </w:pPrChange>
      </w:pPr>
      <w:moveFrom w:id="605" w:author="Quincey Koziol" w:date="2014-12-03T15:27:00Z">
        <w:del w:id="606" w:author="Quincey Koziol" w:date="2014-12-04T13:53:00Z">
          <w:r w:rsidDel="002E7285">
            <w:delText>count[3] = {1</w:delText>
          </w:r>
          <w:r w:rsidR="007D14C7" w:rsidDel="002E7285">
            <w:delText>0</w:delText>
          </w:r>
          <w:r w:rsidDel="002E7285">
            <w:delText>, 1, 1};</w:delText>
          </w:r>
        </w:del>
      </w:moveFrom>
    </w:p>
    <w:p w14:paraId="269EA0A5" w14:textId="1073C768" w:rsidR="009F059E" w:rsidDel="002E7285" w:rsidRDefault="009F059E">
      <w:pPr>
        <w:pStyle w:val="Heading4"/>
        <w:rPr>
          <w:del w:id="607" w:author="Quincey Koziol" w:date="2014-12-04T13:53:00Z"/>
        </w:rPr>
        <w:pPrChange w:id="608" w:author="Quincey Koziol" w:date="2014-12-04T13:53:00Z">
          <w:pPr>
            <w:pStyle w:val="ListParagraph"/>
            <w:ind w:left="0"/>
          </w:pPr>
        </w:pPrChange>
      </w:pPr>
      <w:moveFrom w:id="609" w:author="Quincey Koziol" w:date="2014-12-03T15:27:00Z">
        <w:del w:id="610"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2E85B009" w14:textId="03BAE886" w:rsidR="009F059E" w:rsidDel="002E7285" w:rsidRDefault="009F059E">
      <w:pPr>
        <w:pStyle w:val="Heading4"/>
        <w:rPr>
          <w:del w:id="611" w:author="Quincey Koziol" w:date="2014-12-04T13:53:00Z"/>
        </w:rPr>
        <w:pPrChange w:id="612" w:author="Quincey Koziol" w:date="2014-12-04T13:53:00Z">
          <w:pPr>
            <w:pStyle w:val="ListParagraph"/>
            <w:ind w:left="0" w:firstLine="720"/>
          </w:pPr>
        </w:pPrChange>
      </w:pPr>
      <w:moveFrom w:id="613" w:author="Quincey Koziol" w:date="2014-12-03T15:27:00Z">
        <w:del w:id="614" w:author="Quincey Koziol" w:date="2014-12-04T13:53:00Z">
          <w:r w:rsidRPr="002E7157" w:rsidDel="002E7285">
            <w:delText>count);</w:delText>
          </w:r>
        </w:del>
      </w:moveFrom>
    </w:p>
    <w:p w14:paraId="59BF17CB" w14:textId="34771D45" w:rsidR="009F059E" w:rsidRPr="003462F9" w:rsidDel="002E7285" w:rsidRDefault="009F059E">
      <w:pPr>
        <w:pStyle w:val="Heading4"/>
        <w:rPr>
          <w:del w:id="615" w:author="Quincey Koziol" w:date="2014-12-04T13:53:00Z"/>
        </w:rPr>
        <w:pPrChange w:id="616" w:author="Quincey Koziol" w:date="2014-12-04T13:53:00Z">
          <w:pPr>
            <w:pStyle w:val="ListParagraph"/>
            <w:ind w:left="0" w:firstLine="720"/>
          </w:pPr>
        </w:pPrChange>
      </w:pPr>
    </w:p>
    <w:p w14:paraId="1300AE60" w14:textId="26382726" w:rsidR="009F059E" w:rsidDel="002E7285" w:rsidRDefault="009F059E">
      <w:pPr>
        <w:pStyle w:val="Heading4"/>
        <w:rPr>
          <w:del w:id="617" w:author="Quincey Koziol" w:date="2014-12-04T13:53:00Z"/>
        </w:rPr>
        <w:pPrChange w:id="618" w:author="Quincey Koziol" w:date="2014-12-04T13:53:00Z">
          <w:pPr>
            <w:pStyle w:val="ListParagraph"/>
            <w:ind w:left="0"/>
          </w:pPr>
        </w:pPrChange>
      </w:pPr>
      <w:moveFrom w:id="619" w:author="Quincey Koziol" w:date="2014-12-03T15:27:00Z">
        <w:del w:id="620" w:author="Quincey Koziol" w:date="2014-12-04T13:53:00Z">
          <w:r w:rsidDel="002E7285">
            <w:delText>/* Create virtual dataspace and set first selection */</w:delText>
          </w:r>
        </w:del>
      </w:moveFrom>
    </w:p>
    <w:p w14:paraId="1C2E545F" w14:textId="725A10E9" w:rsidR="009F059E" w:rsidDel="002E7285" w:rsidRDefault="009F059E">
      <w:pPr>
        <w:pStyle w:val="Heading4"/>
        <w:rPr>
          <w:del w:id="621" w:author="Quincey Koziol" w:date="2014-12-04T13:53:00Z"/>
        </w:rPr>
        <w:pPrChange w:id="622" w:author="Quincey Koziol" w:date="2014-12-04T13:53:00Z">
          <w:pPr>
            <w:pStyle w:val="ListParagraph"/>
            <w:ind w:left="0"/>
          </w:pPr>
        </w:pPrChange>
      </w:pPr>
      <w:moveFrom w:id="623" w:author="Quincey Koziol" w:date="2014-12-03T15:27:00Z">
        <w:del w:id="624" w:author="Quincey Koziol" w:date="2014-12-04T13:53:00Z">
          <w:r w:rsidDel="002E7285">
            <w:delText xml:space="preserve">vds_dims[3] = {/* Z: */ </w:delText>
          </w:r>
          <w:r w:rsidR="000A3E36" w:rsidDel="002E7285">
            <w:delText>1</w:delText>
          </w:r>
          <w:r w:rsidDel="002E7285">
            <w:delText>0,</w:delText>
          </w:r>
          <w:r w:rsidR="000A3E36" w:rsidDel="002E7285">
            <w:delText xml:space="preserve"> /* Y: */ 2</w:delText>
          </w:r>
          <w:r w:rsidDel="002E7285">
            <w:delText xml:space="preserve">0, /* X: */ </w:delText>
          </w:r>
          <w:r w:rsidR="000A3E36" w:rsidDel="002E7285">
            <w:delText>2</w:delText>
          </w:r>
          <w:r w:rsidDel="002E7285">
            <w:delText>0}</w:delText>
          </w:r>
          <w:r w:rsidRPr="002E7157" w:rsidDel="002E7285">
            <w:delText>;</w:delText>
          </w:r>
          <w:r w:rsidRPr="003462F9" w:rsidDel="002E7285">
            <w:delText xml:space="preserve"> </w:delText>
          </w:r>
        </w:del>
      </w:moveFrom>
    </w:p>
    <w:p w14:paraId="38677C88" w14:textId="4B70EFB0" w:rsidR="009F059E" w:rsidRPr="00DD2EE9" w:rsidDel="002E7285" w:rsidRDefault="009F059E">
      <w:pPr>
        <w:pStyle w:val="Heading4"/>
        <w:rPr>
          <w:del w:id="625" w:author="Quincey Koziol" w:date="2014-12-04T13:53:00Z"/>
        </w:rPr>
        <w:pPrChange w:id="626" w:author="Quincey Koziol" w:date="2014-12-04T13:53:00Z">
          <w:pPr>
            <w:pStyle w:val="ListParagraph"/>
            <w:ind w:left="0"/>
          </w:pPr>
        </w:pPrChange>
      </w:pPr>
      <w:moveFrom w:id="627" w:author="Quincey Koziol" w:date="2014-12-03T15:27:00Z">
        <w:del w:id="628" w:author="Quincey Koziol" w:date="2014-12-04T13:53:00Z">
          <w:r w:rsidDel="002E7285">
            <w:delText>vds_space_id = H5Screate_simple(3, vds_dims, NULL);</w:delText>
          </w:r>
        </w:del>
      </w:moveFrom>
    </w:p>
    <w:p w14:paraId="752133D6" w14:textId="2FD228A3" w:rsidR="009F059E" w:rsidDel="002E7285" w:rsidRDefault="009F059E">
      <w:pPr>
        <w:pStyle w:val="Heading4"/>
        <w:rPr>
          <w:del w:id="629" w:author="Quincey Koziol" w:date="2014-12-04T13:53:00Z"/>
        </w:rPr>
        <w:pPrChange w:id="630" w:author="Quincey Koziol" w:date="2014-12-04T13:53:00Z">
          <w:pPr>
            <w:pStyle w:val="ListParagraph"/>
            <w:ind w:left="0"/>
          </w:pPr>
        </w:pPrChange>
      </w:pPr>
      <w:moveFrom w:id="631" w:author="Quincey Koziol" w:date="2014-12-03T15:27:00Z">
        <w:del w:id="632"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15CE8F0F" w14:textId="2EC2842C" w:rsidR="009F059E" w:rsidDel="002E7285" w:rsidRDefault="009F059E">
      <w:pPr>
        <w:pStyle w:val="Heading4"/>
        <w:rPr>
          <w:del w:id="633" w:author="Quincey Koziol" w:date="2014-12-04T13:53:00Z"/>
        </w:rPr>
        <w:pPrChange w:id="634" w:author="Quincey Koziol" w:date="2014-12-04T13:53:00Z">
          <w:pPr>
            <w:pStyle w:val="ListParagraph"/>
            <w:ind w:left="0"/>
          </w:pPr>
        </w:pPrChange>
      </w:pPr>
      <w:moveFrom w:id="635" w:author="Quincey Koziol" w:date="2014-12-03T15:27:00Z">
        <w:del w:id="636"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3052DEBC" w14:textId="6B159D96" w:rsidR="009F059E" w:rsidDel="002E7285" w:rsidRDefault="009F059E">
      <w:pPr>
        <w:pStyle w:val="Heading4"/>
        <w:rPr>
          <w:del w:id="637" w:author="Quincey Koziol" w:date="2014-12-04T13:53:00Z"/>
        </w:rPr>
        <w:pPrChange w:id="638" w:author="Quincey Koziol" w:date="2014-12-04T13:53:00Z">
          <w:pPr>
            <w:pStyle w:val="ListParagraph"/>
            <w:ind w:left="0"/>
          </w:pPr>
        </w:pPrChange>
      </w:pPr>
      <w:moveFrom w:id="639" w:author="Quincey Koziol" w:date="2014-12-03T15:27:00Z">
        <w:del w:id="640" w:author="Quincey Koziol" w:date="2014-12-04T13:53:00Z">
          <w:r w:rsidDel="002E7285">
            <w:delText>block[3] = {</w:delText>
          </w:r>
          <w:r w:rsidR="007D14C7" w:rsidDel="002E7285">
            <w:delText>1</w:delText>
          </w:r>
          <w:r w:rsidDel="002E7285">
            <w:delText>, 10, 10};</w:delText>
          </w:r>
        </w:del>
      </w:moveFrom>
    </w:p>
    <w:p w14:paraId="7637932F" w14:textId="6A091C21" w:rsidR="009F059E" w:rsidDel="002E7285" w:rsidRDefault="009F059E">
      <w:pPr>
        <w:pStyle w:val="Heading4"/>
        <w:rPr>
          <w:del w:id="641" w:author="Quincey Koziol" w:date="2014-12-04T13:53:00Z"/>
        </w:rPr>
        <w:pPrChange w:id="642" w:author="Quincey Koziol" w:date="2014-12-04T13:53:00Z">
          <w:pPr>
            <w:pStyle w:val="ListParagraph"/>
            <w:ind w:left="0"/>
          </w:pPr>
        </w:pPrChange>
      </w:pPr>
      <w:moveFrom w:id="643" w:author="Quincey Koziol" w:date="2014-12-03T15:27:00Z">
        <w:del w:id="644" w:author="Quincey Koziol" w:date="2014-12-04T13:53:00Z">
          <w:r w:rsidDel="002E7285">
            <w:delText>count[3] = {1</w:delText>
          </w:r>
          <w:r w:rsidR="007D14C7" w:rsidDel="002E7285">
            <w:delText>0</w:delText>
          </w:r>
          <w:r w:rsidDel="002E7285">
            <w:delText>, 1, 1};</w:delText>
          </w:r>
        </w:del>
      </w:moveFrom>
    </w:p>
    <w:p w14:paraId="4D165774" w14:textId="11133099" w:rsidR="009F059E" w:rsidDel="002E7285" w:rsidRDefault="009F059E">
      <w:pPr>
        <w:pStyle w:val="Heading4"/>
        <w:rPr>
          <w:del w:id="645" w:author="Quincey Koziol" w:date="2014-12-04T13:53:00Z"/>
        </w:rPr>
        <w:pPrChange w:id="646" w:author="Quincey Koziol" w:date="2014-12-04T13:53:00Z">
          <w:pPr>
            <w:pStyle w:val="ListParagraph"/>
            <w:ind w:left="0"/>
          </w:pPr>
        </w:pPrChange>
      </w:pPr>
      <w:moveFrom w:id="647" w:author="Quincey Koziol" w:date="2014-12-03T15:27:00Z">
        <w:del w:id="648"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6D25CDD6" w14:textId="248C70EF" w:rsidR="009F059E" w:rsidDel="002E7285" w:rsidRDefault="009F059E">
      <w:pPr>
        <w:pStyle w:val="Heading4"/>
        <w:rPr>
          <w:del w:id="649" w:author="Quincey Koziol" w:date="2014-12-04T13:53:00Z"/>
        </w:rPr>
        <w:pPrChange w:id="650" w:author="Quincey Koziol" w:date="2014-12-04T13:53:00Z">
          <w:pPr>
            <w:pStyle w:val="ListParagraph"/>
            <w:ind w:left="0" w:firstLine="720"/>
          </w:pPr>
        </w:pPrChange>
      </w:pPr>
      <w:moveFrom w:id="651" w:author="Quincey Koziol" w:date="2014-12-03T15:27:00Z">
        <w:del w:id="652" w:author="Quincey Koziol" w:date="2014-12-04T13:53:00Z">
          <w:r w:rsidRPr="002E7157" w:rsidDel="002E7285">
            <w:delText>count);</w:delText>
          </w:r>
        </w:del>
      </w:moveFrom>
    </w:p>
    <w:p w14:paraId="5E567CA2" w14:textId="3AD53580" w:rsidR="009F059E" w:rsidRPr="003462F9" w:rsidDel="002E7285" w:rsidRDefault="009F059E">
      <w:pPr>
        <w:pStyle w:val="Heading4"/>
        <w:rPr>
          <w:del w:id="653" w:author="Quincey Koziol" w:date="2014-12-04T13:53:00Z"/>
        </w:rPr>
        <w:pPrChange w:id="654" w:author="Quincey Koziol" w:date="2014-12-04T13:53:00Z">
          <w:pPr>
            <w:pStyle w:val="ListParagraph"/>
            <w:ind w:left="0" w:firstLine="720"/>
          </w:pPr>
        </w:pPrChange>
      </w:pPr>
    </w:p>
    <w:p w14:paraId="36F8304A" w14:textId="59B11495" w:rsidR="009F059E" w:rsidDel="002E7285" w:rsidRDefault="009F059E">
      <w:pPr>
        <w:pStyle w:val="Heading4"/>
        <w:rPr>
          <w:del w:id="655" w:author="Quincey Koziol" w:date="2014-12-04T13:53:00Z"/>
        </w:rPr>
        <w:pPrChange w:id="656" w:author="Quincey Koziol" w:date="2014-12-04T13:53:00Z">
          <w:pPr>
            <w:pStyle w:val="ListParagraph"/>
            <w:ind w:left="0"/>
          </w:pPr>
        </w:pPrChange>
      </w:pPr>
      <w:moveFrom w:id="657" w:author="Quincey Koziol" w:date="2014-12-03T15:27:00Z">
        <w:del w:id="658" w:author="Quincey Koziol" w:date="2014-12-04T13:53:00Z">
          <w:r w:rsidDel="002E7285">
            <w:delText>/* Set mapping between first source dataset and first block in virtual dataset */</w:delText>
          </w:r>
        </w:del>
      </w:moveFrom>
    </w:p>
    <w:p w14:paraId="6A614DC3" w14:textId="5D214DD1" w:rsidR="009F059E" w:rsidDel="002E7285" w:rsidRDefault="009F059E">
      <w:pPr>
        <w:pStyle w:val="Heading4"/>
        <w:rPr>
          <w:del w:id="659" w:author="Quincey Koziol" w:date="2014-12-04T13:53:00Z"/>
        </w:rPr>
        <w:pPrChange w:id="660" w:author="Quincey Koziol" w:date="2014-12-04T13:53:00Z">
          <w:pPr>
            <w:jc w:val="left"/>
          </w:pPr>
        </w:pPrChange>
      </w:pPr>
      <w:moveFrom w:id="661" w:author="Quincey Koziol" w:date="2014-12-03T15:27:00Z">
        <w:del w:id="662"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“/A”, src</w:delText>
          </w:r>
          <w:r w:rsidRPr="002C4D15" w:rsidDel="002E7285">
            <w:delText>_space_id);</w:delText>
          </w:r>
        </w:del>
      </w:moveFrom>
    </w:p>
    <w:p w14:paraId="0BB431E7" w14:textId="61B3353F" w:rsidR="000A3E36" w:rsidDel="002E7285" w:rsidRDefault="000A3E36">
      <w:pPr>
        <w:pStyle w:val="Heading4"/>
        <w:rPr>
          <w:del w:id="663" w:author="Quincey Koziol" w:date="2014-12-04T13:53:00Z"/>
        </w:rPr>
        <w:pPrChange w:id="664" w:author="Quincey Koziol" w:date="2014-12-04T13:53:00Z">
          <w:pPr>
            <w:pStyle w:val="ListParagraph"/>
            <w:ind w:left="0"/>
          </w:pPr>
        </w:pPrChange>
      </w:pPr>
    </w:p>
    <w:p w14:paraId="5DE337A9" w14:textId="54601EB6" w:rsidR="000A3E36" w:rsidDel="002E7285" w:rsidRDefault="000A3E36">
      <w:pPr>
        <w:pStyle w:val="Heading4"/>
        <w:rPr>
          <w:del w:id="665" w:author="Quincey Koziol" w:date="2014-12-04T13:53:00Z"/>
        </w:rPr>
        <w:pPrChange w:id="666" w:author="Quincey Koziol" w:date="2014-12-04T13:53:00Z">
          <w:pPr>
            <w:pStyle w:val="ListParagraph"/>
            <w:ind w:left="0"/>
          </w:pPr>
        </w:pPrChange>
      </w:pPr>
      <w:moveFrom w:id="667" w:author="Quincey Koziol" w:date="2014-12-03T15:27:00Z">
        <w:del w:id="668" w:author="Quincey Koziol" w:date="2014-12-04T13:53:00Z">
          <w:r w:rsidDel="002E7285">
            <w:delText>/* Close first source dataspace */</w:delText>
          </w:r>
        </w:del>
      </w:moveFrom>
    </w:p>
    <w:p w14:paraId="31F12B99" w14:textId="041943E5" w:rsidR="009F059E" w:rsidDel="002E7285" w:rsidRDefault="000A3E36">
      <w:pPr>
        <w:pStyle w:val="Heading4"/>
        <w:rPr>
          <w:del w:id="669" w:author="Quincey Koziol" w:date="2014-12-04T13:53:00Z"/>
        </w:rPr>
        <w:pPrChange w:id="670" w:author="Quincey Koziol" w:date="2014-12-04T13:53:00Z">
          <w:pPr>
            <w:jc w:val="left"/>
          </w:pPr>
        </w:pPrChange>
      </w:pPr>
      <w:moveFrom w:id="671" w:author="Quincey Koziol" w:date="2014-12-03T15:27:00Z">
        <w:del w:id="672" w:author="Quincey Koziol" w:date="2014-12-04T13:53:00Z">
          <w:r w:rsidDel="002E7285">
            <w:delText>H5Sclose(src_space_id);</w:delText>
          </w:r>
        </w:del>
      </w:moveFrom>
    </w:p>
    <w:p w14:paraId="5CE75041" w14:textId="584E6DE0" w:rsidR="000A3E36" w:rsidDel="002E7285" w:rsidRDefault="000A3E36">
      <w:pPr>
        <w:pStyle w:val="Heading4"/>
        <w:rPr>
          <w:del w:id="673" w:author="Quincey Koziol" w:date="2014-12-04T13:53:00Z"/>
        </w:rPr>
        <w:pPrChange w:id="674" w:author="Quincey Koziol" w:date="2014-12-04T13:53:00Z">
          <w:pPr>
            <w:jc w:val="left"/>
          </w:pPr>
        </w:pPrChange>
      </w:pPr>
    </w:p>
    <w:p w14:paraId="35933AC2" w14:textId="6D734890" w:rsidR="000A3E36" w:rsidDel="002E7285" w:rsidRDefault="000A3E36">
      <w:pPr>
        <w:pStyle w:val="Heading4"/>
        <w:rPr>
          <w:del w:id="675" w:author="Quincey Koziol" w:date="2014-12-04T13:53:00Z"/>
        </w:rPr>
        <w:pPrChange w:id="676" w:author="Quincey Koziol" w:date="2014-12-04T13:53:00Z">
          <w:pPr>
            <w:pStyle w:val="ListParagraph"/>
            <w:ind w:left="0"/>
          </w:pPr>
        </w:pPrChange>
      </w:pPr>
      <w:moveFrom w:id="677" w:author="Quincey Koziol" w:date="2014-12-03T15:27:00Z">
        <w:del w:id="678" w:author="Quincey Koziol" w:date="2014-12-04T13:53:00Z">
          <w:r w:rsidDel="002E7285">
            <w:delText>/* Create second source dataspace and set selection */</w:delText>
          </w:r>
        </w:del>
      </w:moveFrom>
    </w:p>
    <w:p w14:paraId="6C420701" w14:textId="1CC79B3E" w:rsidR="000A3E36" w:rsidDel="002E7285" w:rsidRDefault="000A3E36">
      <w:pPr>
        <w:pStyle w:val="Heading4"/>
        <w:rPr>
          <w:del w:id="679" w:author="Quincey Koziol" w:date="2014-12-04T13:53:00Z"/>
        </w:rPr>
        <w:pPrChange w:id="680" w:author="Quincey Koziol" w:date="2014-12-04T13:53:00Z">
          <w:pPr>
            <w:pStyle w:val="ListParagraph"/>
            <w:ind w:left="0"/>
          </w:pPr>
        </w:pPrChange>
      </w:pPr>
      <w:moveFrom w:id="681" w:author="Quincey Koziol" w:date="2014-12-03T15:27:00Z">
        <w:del w:id="682" w:author="Quincey Koziol" w:date="2014-12-04T13:53:00Z">
          <w:r w:rsidDel="002E7285">
            <w:delText>src_dims[3] = {/* Z: */ 15, /* Y: */ 10, /* X: */ 10}</w:delText>
          </w:r>
          <w:r w:rsidRPr="002E7157" w:rsidDel="002E7285">
            <w:delText>;</w:delText>
          </w:r>
          <w:r w:rsidRPr="003462F9" w:rsidDel="002E7285">
            <w:delText xml:space="preserve"> </w:delText>
          </w:r>
        </w:del>
      </w:moveFrom>
    </w:p>
    <w:p w14:paraId="3C13AC19" w14:textId="6F11D0F8" w:rsidR="000A3E36" w:rsidDel="002E7285" w:rsidRDefault="000A3E36">
      <w:pPr>
        <w:pStyle w:val="Heading4"/>
        <w:rPr>
          <w:del w:id="683" w:author="Quincey Koziol" w:date="2014-12-04T13:53:00Z"/>
        </w:rPr>
        <w:pPrChange w:id="684" w:author="Quincey Koziol" w:date="2014-12-04T13:53:00Z">
          <w:pPr>
            <w:pStyle w:val="ListParagraph"/>
            <w:ind w:left="0"/>
          </w:pPr>
        </w:pPrChange>
      </w:pPr>
      <w:moveFrom w:id="685" w:author="Quincey Koziol" w:date="2014-12-03T15:27:00Z">
        <w:del w:id="686" w:author="Quincey Koziol" w:date="2014-12-04T13:53:00Z">
          <w:r w:rsidDel="002E7285">
            <w:delText>src_space_id = H5Screate_simple(3, src_dims, NULL);</w:delText>
          </w:r>
        </w:del>
      </w:moveFrom>
    </w:p>
    <w:p w14:paraId="06F92B57" w14:textId="6348937A" w:rsidR="00F34E90" w:rsidDel="002E7285" w:rsidRDefault="00F34E90">
      <w:pPr>
        <w:pStyle w:val="Heading4"/>
        <w:rPr>
          <w:del w:id="687" w:author="Quincey Koziol" w:date="2014-12-04T13:53:00Z"/>
        </w:rPr>
        <w:pPrChange w:id="688" w:author="Quincey Koziol" w:date="2014-12-04T13:53:00Z">
          <w:pPr>
            <w:pStyle w:val="ListParagraph"/>
            <w:ind w:left="0"/>
          </w:pPr>
        </w:pPrChange>
      </w:pPr>
      <w:moveFrom w:id="689" w:author="Quincey Koziol" w:date="2014-12-03T15:27:00Z">
        <w:del w:id="690"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20006334" w14:textId="54F1C73D" w:rsidR="00F34E90" w:rsidDel="002E7285" w:rsidRDefault="00F34E90">
      <w:pPr>
        <w:pStyle w:val="Heading4"/>
        <w:rPr>
          <w:del w:id="691" w:author="Quincey Koziol" w:date="2014-12-04T13:53:00Z"/>
        </w:rPr>
        <w:pPrChange w:id="692" w:author="Quincey Koziol" w:date="2014-12-04T13:53:00Z">
          <w:pPr>
            <w:pStyle w:val="ListParagraph"/>
            <w:ind w:left="0"/>
          </w:pPr>
        </w:pPrChange>
      </w:pPr>
      <w:moveFrom w:id="693" w:author="Quincey Koziol" w:date="2014-12-03T15:27:00Z">
        <w:del w:id="694"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49EA7704" w14:textId="65C3DB88" w:rsidR="00F34E90" w:rsidDel="002E7285" w:rsidRDefault="007D14C7">
      <w:pPr>
        <w:pStyle w:val="Heading4"/>
        <w:rPr>
          <w:del w:id="695" w:author="Quincey Koziol" w:date="2014-12-04T13:53:00Z"/>
        </w:rPr>
        <w:pPrChange w:id="696" w:author="Quincey Koziol" w:date="2014-12-04T13:53:00Z">
          <w:pPr>
            <w:pStyle w:val="ListParagraph"/>
            <w:ind w:left="0"/>
          </w:pPr>
        </w:pPrChange>
      </w:pPr>
      <w:moveFrom w:id="697" w:author="Quincey Koziol" w:date="2014-12-03T15:27:00Z">
        <w:del w:id="698" w:author="Quincey Koziol" w:date="2014-12-04T13:53:00Z">
          <w:r w:rsidDel="002E7285">
            <w:delText>block[3] = {1</w:delText>
          </w:r>
          <w:r w:rsidR="00F34E90" w:rsidDel="002E7285">
            <w:delText>, 10, 10};</w:delText>
          </w:r>
        </w:del>
      </w:moveFrom>
    </w:p>
    <w:p w14:paraId="42E4A5FA" w14:textId="1C4AB235" w:rsidR="00F34E90" w:rsidDel="002E7285" w:rsidRDefault="00F34E90">
      <w:pPr>
        <w:pStyle w:val="Heading4"/>
        <w:rPr>
          <w:del w:id="699" w:author="Quincey Koziol" w:date="2014-12-04T13:53:00Z"/>
        </w:rPr>
        <w:pPrChange w:id="700" w:author="Quincey Koziol" w:date="2014-12-04T13:53:00Z">
          <w:pPr>
            <w:pStyle w:val="ListParagraph"/>
            <w:ind w:left="0"/>
          </w:pPr>
        </w:pPrChange>
      </w:pPr>
      <w:moveFrom w:id="701" w:author="Quincey Koziol" w:date="2014-12-03T15:27:00Z">
        <w:del w:id="702" w:author="Quincey Koziol" w:date="2014-12-04T13:53:00Z">
          <w:r w:rsidDel="002E7285">
            <w:delText>count[3] = {1</w:delText>
          </w:r>
          <w:r w:rsidR="007D14C7" w:rsidDel="002E7285">
            <w:delText>0</w:delText>
          </w:r>
          <w:r w:rsidDel="002E7285">
            <w:delText>, 1, 1};</w:delText>
          </w:r>
        </w:del>
      </w:moveFrom>
    </w:p>
    <w:p w14:paraId="58C03346" w14:textId="4AE73951" w:rsidR="00F34E90" w:rsidDel="002E7285" w:rsidRDefault="00F34E90">
      <w:pPr>
        <w:pStyle w:val="Heading4"/>
        <w:rPr>
          <w:del w:id="703" w:author="Quincey Koziol" w:date="2014-12-04T13:53:00Z"/>
        </w:rPr>
        <w:pPrChange w:id="704" w:author="Quincey Koziol" w:date="2014-12-04T13:53:00Z">
          <w:pPr>
            <w:pStyle w:val="ListParagraph"/>
            <w:ind w:left="0"/>
          </w:pPr>
        </w:pPrChange>
      </w:pPr>
      <w:moveFrom w:id="705" w:author="Quincey Koziol" w:date="2014-12-03T15:27:00Z">
        <w:del w:id="706"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607BDAE5" w14:textId="356AC017" w:rsidR="00F34E90" w:rsidDel="002E7285" w:rsidRDefault="00F34E90">
      <w:pPr>
        <w:pStyle w:val="Heading4"/>
        <w:rPr>
          <w:del w:id="707" w:author="Quincey Koziol" w:date="2014-12-04T13:53:00Z"/>
        </w:rPr>
        <w:pPrChange w:id="708" w:author="Quincey Koziol" w:date="2014-12-04T13:53:00Z">
          <w:pPr>
            <w:pStyle w:val="ListParagraph"/>
            <w:ind w:left="0" w:firstLine="720"/>
          </w:pPr>
        </w:pPrChange>
      </w:pPr>
      <w:moveFrom w:id="709" w:author="Quincey Koziol" w:date="2014-12-03T15:27:00Z">
        <w:del w:id="710" w:author="Quincey Koziol" w:date="2014-12-04T13:53:00Z">
          <w:r w:rsidRPr="002E7157" w:rsidDel="002E7285">
            <w:delText>count);</w:delText>
          </w:r>
        </w:del>
      </w:moveFrom>
    </w:p>
    <w:p w14:paraId="66347B54" w14:textId="5B5803E0" w:rsidR="00F34E90" w:rsidDel="002E7285" w:rsidRDefault="00F34E90">
      <w:pPr>
        <w:pStyle w:val="Heading4"/>
        <w:rPr>
          <w:del w:id="711" w:author="Quincey Koziol" w:date="2014-12-04T13:53:00Z"/>
        </w:rPr>
        <w:pPrChange w:id="712" w:author="Quincey Koziol" w:date="2014-12-04T13:53:00Z">
          <w:pPr>
            <w:pStyle w:val="ListParagraph"/>
            <w:ind w:left="0"/>
          </w:pPr>
        </w:pPrChange>
      </w:pPr>
    </w:p>
    <w:p w14:paraId="2AECE901" w14:textId="51BD2044" w:rsidR="00F34E90" w:rsidDel="002E7285" w:rsidRDefault="00F34E90">
      <w:pPr>
        <w:pStyle w:val="Heading4"/>
        <w:rPr>
          <w:del w:id="713" w:author="Quincey Koziol" w:date="2014-12-04T13:53:00Z"/>
        </w:rPr>
        <w:pPrChange w:id="714" w:author="Quincey Koziol" w:date="2014-12-04T13:53:00Z">
          <w:pPr>
            <w:pStyle w:val="ListParagraph"/>
            <w:ind w:left="0"/>
          </w:pPr>
        </w:pPrChange>
      </w:pPr>
      <w:moveFrom w:id="715" w:author="Quincey Koziol" w:date="2014-12-03T15:27:00Z">
        <w:del w:id="716" w:author="Quincey Koziol" w:date="2014-12-04T13:53:00Z">
          <w:r w:rsidDel="002E7285">
            <w:delText>/* Set second selection in virtual dataset */</w:delText>
          </w:r>
        </w:del>
      </w:moveFrom>
    </w:p>
    <w:p w14:paraId="1FB463EA" w14:textId="61577A90" w:rsidR="009F059E" w:rsidDel="002E7285" w:rsidRDefault="009F059E">
      <w:pPr>
        <w:pStyle w:val="Heading4"/>
        <w:rPr>
          <w:del w:id="717" w:author="Quincey Koziol" w:date="2014-12-04T13:53:00Z"/>
        </w:rPr>
        <w:pPrChange w:id="718" w:author="Quincey Koziol" w:date="2014-12-04T13:53:00Z">
          <w:pPr>
            <w:pStyle w:val="ListParagraph"/>
            <w:ind w:left="0"/>
          </w:pPr>
        </w:pPrChange>
      </w:pPr>
      <w:moveFrom w:id="719" w:author="Quincey Koziol" w:date="2014-12-03T15:27:00Z">
        <w:del w:id="720" w:author="Quincey Koziol" w:date="2014-12-04T13:53:00Z">
          <w:r w:rsidRPr="002E7157" w:rsidDel="002E7285">
            <w:delText>start</w:delText>
          </w:r>
          <w:r w:rsidDel="002E7285">
            <w:delText>[3] = {</w:delText>
          </w:r>
          <w:r w:rsidR="00F34E90" w:rsidDel="002E7285">
            <w:delText>0</w:delText>
          </w:r>
          <w:r w:rsidDel="002E7285">
            <w:delText xml:space="preserve">, 0, </w:delText>
          </w:r>
          <w:r w:rsidR="00F34E90" w:rsidDel="002E7285">
            <w:delText>1</w:delText>
          </w:r>
          <w:r w:rsidDel="002E7285">
            <w:delText>0}</w:delText>
          </w:r>
          <w:r w:rsidRPr="002E7157" w:rsidDel="002E7285">
            <w:delText>;</w:delText>
          </w:r>
          <w:r w:rsidRPr="003462F9" w:rsidDel="002E7285">
            <w:delText xml:space="preserve"> </w:delText>
          </w:r>
        </w:del>
      </w:moveFrom>
    </w:p>
    <w:p w14:paraId="6669DC60" w14:textId="0A68F0AD" w:rsidR="009F059E" w:rsidDel="002E7285" w:rsidRDefault="009F059E">
      <w:pPr>
        <w:pStyle w:val="Heading4"/>
        <w:rPr>
          <w:del w:id="721" w:author="Quincey Koziol" w:date="2014-12-04T13:53:00Z"/>
        </w:rPr>
        <w:pPrChange w:id="722" w:author="Quincey Koziol" w:date="2014-12-04T13:53:00Z">
          <w:pPr>
            <w:pStyle w:val="ListParagraph"/>
            <w:ind w:left="0"/>
          </w:pPr>
        </w:pPrChange>
      </w:pPr>
      <w:moveFrom w:id="723" w:author="Quincey Koziol" w:date="2014-12-03T15:27:00Z">
        <w:del w:id="724"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06383CF3" w14:textId="384914C4" w:rsidR="009F059E" w:rsidDel="002E7285" w:rsidRDefault="007D14C7">
      <w:pPr>
        <w:pStyle w:val="Heading4"/>
        <w:rPr>
          <w:del w:id="725" w:author="Quincey Koziol" w:date="2014-12-04T13:53:00Z"/>
        </w:rPr>
        <w:pPrChange w:id="726" w:author="Quincey Koziol" w:date="2014-12-04T13:53:00Z">
          <w:pPr>
            <w:pStyle w:val="ListParagraph"/>
            <w:ind w:left="0"/>
          </w:pPr>
        </w:pPrChange>
      </w:pPr>
      <w:moveFrom w:id="727" w:author="Quincey Koziol" w:date="2014-12-03T15:27:00Z">
        <w:del w:id="728" w:author="Quincey Koziol" w:date="2014-12-04T13:53:00Z">
          <w:r w:rsidDel="002E7285">
            <w:delText>block[3] = {1</w:delText>
          </w:r>
          <w:r w:rsidR="009F059E" w:rsidDel="002E7285">
            <w:delText>, 10, 10};</w:delText>
          </w:r>
        </w:del>
      </w:moveFrom>
    </w:p>
    <w:p w14:paraId="3686E33C" w14:textId="491CDD26" w:rsidR="009F059E" w:rsidDel="002E7285" w:rsidRDefault="009F059E">
      <w:pPr>
        <w:pStyle w:val="Heading4"/>
        <w:rPr>
          <w:del w:id="729" w:author="Quincey Koziol" w:date="2014-12-04T13:53:00Z"/>
        </w:rPr>
        <w:pPrChange w:id="730" w:author="Quincey Koziol" w:date="2014-12-04T13:53:00Z">
          <w:pPr>
            <w:pStyle w:val="ListParagraph"/>
            <w:ind w:left="0"/>
          </w:pPr>
        </w:pPrChange>
      </w:pPr>
      <w:moveFrom w:id="731" w:author="Quincey Koziol" w:date="2014-12-03T15:27:00Z">
        <w:del w:id="732" w:author="Quincey Koziol" w:date="2014-12-04T13:53:00Z">
          <w:r w:rsidDel="002E7285">
            <w:delText>count[3] = {1</w:delText>
          </w:r>
          <w:r w:rsidR="007D14C7" w:rsidDel="002E7285">
            <w:delText>0</w:delText>
          </w:r>
          <w:r w:rsidDel="002E7285">
            <w:delText>, 1, 1};</w:delText>
          </w:r>
        </w:del>
      </w:moveFrom>
    </w:p>
    <w:p w14:paraId="6FC84E09" w14:textId="23C16CD3" w:rsidR="009F059E" w:rsidDel="002E7285" w:rsidRDefault="009F059E">
      <w:pPr>
        <w:pStyle w:val="Heading4"/>
        <w:rPr>
          <w:del w:id="733" w:author="Quincey Koziol" w:date="2014-12-04T13:53:00Z"/>
        </w:rPr>
        <w:pPrChange w:id="734" w:author="Quincey Koziol" w:date="2014-12-04T13:53:00Z">
          <w:pPr>
            <w:pStyle w:val="ListParagraph"/>
            <w:ind w:left="0"/>
          </w:pPr>
        </w:pPrChange>
      </w:pPr>
      <w:moveFrom w:id="735" w:author="Quincey Koziol" w:date="2014-12-03T15:27:00Z">
        <w:del w:id="736"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26695EB" w14:textId="063E4822" w:rsidR="009F059E" w:rsidDel="002E7285" w:rsidRDefault="009F059E">
      <w:pPr>
        <w:pStyle w:val="Heading4"/>
        <w:rPr>
          <w:del w:id="737" w:author="Quincey Koziol" w:date="2014-12-04T13:53:00Z"/>
        </w:rPr>
        <w:pPrChange w:id="738" w:author="Quincey Koziol" w:date="2014-12-04T13:53:00Z">
          <w:pPr>
            <w:pStyle w:val="ListParagraph"/>
            <w:ind w:left="0" w:firstLine="720"/>
          </w:pPr>
        </w:pPrChange>
      </w:pPr>
      <w:moveFrom w:id="739" w:author="Quincey Koziol" w:date="2014-12-03T15:27:00Z">
        <w:del w:id="740" w:author="Quincey Koziol" w:date="2014-12-04T13:53:00Z">
          <w:r w:rsidRPr="002E7157" w:rsidDel="002E7285">
            <w:delText>count);</w:delText>
          </w:r>
        </w:del>
      </w:moveFrom>
    </w:p>
    <w:p w14:paraId="649252E0" w14:textId="1E61EDE9" w:rsidR="009F059E" w:rsidRPr="003462F9" w:rsidDel="002E7285" w:rsidRDefault="009F059E">
      <w:pPr>
        <w:pStyle w:val="Heading4"/>
        <w:rPr>
          <w:del w:id="741" w:author="Quincey Koziol" w:date="2014-12-04T13:53:00Z"/>
        </w:rPr>
        <w:pPrChange w:id="742" w:author="Quincey Koziol" w:date="2014-12-04T13:53:00Z">
          <w:pPr>
            <w:pStyle w:val="ListParagraph"/>
            <w:ind w:left="0" w:firstLine="720"/>
          </w:pPr>
        </w:pPrChange>
      </w:pPr>
    </w:p>
    <w:p w14:paraId="5C825AFA" w14:textId="0931D4F8" w:rsidR="009F059E" w:rsidDel="002E7285" w:rsidRDefault="009F059E">
      <w:pPr>
        <w:pStyle w:val="Heading4"/>
        <w:rPr>
          <w:del w:id="743" w:author="Quincey Koziol" w:date="2014-12-04T13:53:00Z"/>
        </w:rPr>
        <w:pPrChange w:id="744" w:author="Quincey Koziol" w:date="2014-12-04T13:53:00Z">
          <w:pPr>
            <w:pStyle w:val="ListParagraph"/>
            <w:ind w:left="0"/>
          </w:pPr>
        </w:pPrChange>
      </w:pPr>
      <w:moveFrom w:id="745" w:author="Quincey Koziol" w:date="2014-12-03T15:27:00Z">
        <w:del w:id="746" w:author="Quincey Koziol" w:date="2014-12-04T13:53:00Z">
          <w:r w:rsidDel="002E7285">
            <w:delText>/* Set mapping between second source dataset and second block in virtual dataset */</w:delText>
          </w:r>
        </w:del>
      </w:moveFrom>
    </w:p>
    <w:p w14:paraId="0FE90F7A" w14:textId="290029A3" w:rsidR="009F059E" w:rsidDel="002E7285" w:rsidRDefault="009F059E">
      <w:pPr>
        <w:pStyle w:val="Heading4"/>
        <w:rPr>
          <w:del w:id="747" w:author="Quincey Koziol" w:date="2014-12-04T13:53:00Z"/>
        </w:rPr>
        <w:pPrChange w:id="748" w:author="Quincey Koziol" w:date="2014-12-04T13:53:00Z">
          <w:pPr>
            <w:jc w:val="left"/>
          </w:pPr>
        </w:pPrChange>
      </w:pPr>
      <w:moveFrom w:id="749" w:author="Quincey Koziol" w:date="2014-12-03T15:27:00Z">
        <w:del w:id="750"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“b.h5”, “/B”, src</w:delText>
          </w:r>
          <w:r w:rsidRPr="002C4D15" w:rsidDel="002E7285">
            <w:delText>_space_id);</w:delText>
          </w:r>
        </w:del>
      </w:moveFrom>
    </w:p>
    <w:p w14:paraId="6BC5C03E" w14:textId="064A114F" w:rsidR="00F34E90" w:rsidDel="002E7285" w:rsidRDefault="00F34E90">
      <w:pPr>
        <w:pStyle w:val="Heading4"/>
        <w:rPr>
          <w:del w:id="751" w:author="Quincey Koziol" w:date="2014-12-04T13:53:00Z"/>
        </w:rPr>
        <w:pPrChange w:id="752" w:author="Quincey Koziol" w:date="2014-12-04T13:53:00Z">
          <w:pPr>
            <w:pStyle w:val="ListParagraph"/>
            <w:ind w:left="0"/>
          </w:pPr>
        </w:pPrChange>
      </w:pPr>
    </w:p>
    <w:p w14:paraId="1C6CEDBB" w14:textId="64D7CEE6" w:rsidR="00F34E90" w:rsidDel="002E7285" w:rsidRDefault="00F34E90">
      <w:pPr>
        <w:pStyle w:val="Heading4"/>
        <w:rPr>
          <w:del w:id="753" w:author="Quincey Koziol" w:date="2014-12-04T13:53:00Z"/>
        </w:rPr>
        <w:pPrChange w:id="754" w:author="Quincey Koziol" w:date="2014-12-04T13:53:00Z">
          <w:pPr>
            <w:pStyle w:val="ListParagraph"/>
            <w:ind w:left="0"/>
          </w:pPr>
        </w:pPrChange>
      </w:pPr>
      <w:moveFrom w:id="755" w:author="Quincey Koziol" w:date="2014-12-03T15:27:00Z">
        <w:del w:id="756" w:author="Quincey Koziol" w:date="2014-12-04T13:53:00Z">
          <w:r w:rsidDel="002E7285">
            <w:delText>/* Close second source dataspace */</w:delText>
          </w:r>
        </w:del>
      </w:moveFrom>
    </w:p>
    <w:p w14:paraId="19E8E54B" w14:textId="350F9166" w:rsidR="00F34E90" w:rsidDel="002E7285" w:rsidRDefault="00F34E90">
      <w:pPr>
        <w:pStyle w:val="Heading4"/>
        <w:rPr>
          <w:del w:id="757" w:author="Quincey Koziol" w:date="2014-12-04T13:53:00Z"/>
        </w:rPr>
        <w:pPrChange w:id="758" w:author="Quincey Koziol" w:date="2014-12-04T13:53:00Z">
          <w:pPr>
            <w:jc w:val="left"/>
          </w:pPr>
        </w:pPrChange>
      </w:pPr>
      <w:moveFrom w:id="759" w:author="Quincey Koziol" w:date="2014-12-03T15:27:00Z">
        <w:del w:id="760" w:author="Quincey Koziol" w:date="2014-12-04T13:53:00Z">
          <w:r w:rsidDel="002E7285">
            <w:delText>H5Sclose(src_space_id);</w:delText>
          </w:r>
        </w:del>
      </w:moveFrom>
    </w:p>
    <w:p w14:paraId="16B1373B" w14:textId="3149B85E" w:rsidR="00F34E90" w:rsidDel="002E7285" w:rsidRDefault="00F34E90">
      <w:pPr>
        <w:pStyle w:val="Heading4"/>
        <w:rPr>
          <w:del w:id="761" w:author="Quincey Koziol" w:date="2014-12-04T13:53:00Z"/>
        </w:rPr>
        <w:pPrChange w:id="762" w:author="Quincey Koziol" w:date="2014-12-04T13:53:00Z">
          <w:pPr>
            <w:jc w:val="left"/>
          </w:pPr>
        </w:pPrChange>
      </w:pPr>
    </w:p>
    <w:p w14:paraId="27A082C4" w14:textId="59C1F701" w:rsidR="00F34E90" w:rsidDel="002E7285" w:rsidRDefault="00F34E90">
      <w:pPr>
        <w:pStyle w:val="Heading4"/>
        <w:rPr>
          <w:del w:id="763" w:author="Quincey Koziol" w:date="2014-12-04T13:53:00Z"/>
        </w:rPr>
        <w:pPrChange w:id="764" w:author="Quincey Koziol" w:date="2014-12-04T13:53:00Z">
          <w:pPr>
            <w:pStyle w:val="ListParagraph"/>
            <w:ind w:left="0"/>
          </w:pPr>
        </w:pPrChange>
      </w:pPr>
      <w:moveFrom w:id="765" w:author="Quincey Koziol" w:date="2014-12-03T15:27:00Z">
        <w:del w:id="766" w:author="Quincey Koziol" w:date="2014-12-04T13:53:00Z">
          <w:r w:rsidDel="002E7285">
            <w:delText>/* Create third source dataspace and set selection */</w:delText>
          </w:r>
        </w:del>
      </w:moveFrom>
    </w:p>
    <w:p w14:paraId="53C552BF" w14:textId="7EC410C6" w:rsidR="00F34E90" w:rsidDel="002E7285" w:rsidRDefault="00F34E90">
      <w:pPr>
        <w:pStyle w:val="Heading4"/>
        <w:rPr>
          <w:del w:id="767" w:author="Quincey Koziol" w:date="2014-12-04T13:53:00Z"/>
        </w:rPr>
        <w:pPrChange w:id="768" w:author="Quincey Koziol" w:date="2014-12-04T13:53:00Z">
          <w:pPr>
            <w:pStyle w:val="ListParagraph"/>
            <w:ind w:left="0"/>
          </w:pPr>
        </w:pPrChange>
      </w:pPr>
      <w:moveFrom w:id="769" w:author="Quincey Koziol" w:date="2014-12-03T15:27:00Z">
        <w:del w:id="770" w:author="Quincey Koziol" w:date="2014-12-04T13:53:00Z">
          <w:r w:rsidDel="002E7285">
            <w:delText>src_dims[3] = {/* Z: */ 10, /* Y: */ 10, /* X: */ 15}</w:delText>
          </w:r>
          <w:r w:rsidRPr="002E7157" w:rsidDel="002E7285">
            <w:delText>;</w:delText>
          </w:r>
          <w:r w:rsidRPr="003462F9" w:rsidDel="002E7285">
            <w:delText xml:space="preserve"> </w:delText>
          </w:r>
        </w:del>
      </w:moveFrom>
    </w:p>
    <w:p w14:paraId="54045668" w14:textId="6247B164" w:rsidR="00F34E90" w:rsidDel="002E7285" w:rsidRDefault="00F34E90">
      <w:pPr>
        <w:pStyle w:val="Heading4"/>
        <w:rPr>
          <w:del w:id="771" w:author="Quincey Koziol" w:date="2014-12-04T13:53:00Z"/>
        </w:rPr>
        <w:pPrChange w:id="772" w:author="Quincey Koziol" w:date="2014-12-04T13:53:00Z">
          <w:pPr>
            <w:pStyle w:val="ListParagraph"/>
            <w:ind w:left="0"/>
          </w:pPr>
        </w:pPrChange>
      </w:pPr>
      <w:moveFrom w:id="773" w:author="Quincey Koziol" w:date="2014-12-03T15:27:00Z">
        <w:del w:id="774" w:author="Quincey Koziol" w:date="2014-12-04T13:53:00Z">
          <w:r w:rsidDel="002E7285">
            <w:delText>src_space_id = H5Screate_simple(3, src_dims, NULL);</w:delText>
          </w:r>
        </w:del>
      </w:moveFrom>
    </w:p>
    <w:p w14:paraId="4573B8A2" w14:textId="2E61BFBB" w:rsidR="00F34E90" w:rsidDel="002E7285" w:rsidRDefault="00F34E90">
      <w:pPr>
        <w:pStyle w:val="Heading4"/>
        <w:rPr>
          <w:del w:id="775" w:author="Quincey Koziol" w:date="2014-12-04T13:53:00Z"/>
        </w:rPr>
        <w:pPrChange w:id="776" w:author="Quincey Koziol" w:date="2014-12-04T13:53:00Z">
          <w:pPr>
            <w:pStyle w:val="ListParagraph"/>
            <w:ind w:left="0"/>
          </w:pPr>
        </w:pPrChange>
      </w:pPr>
      <w:moveFrom w:id="777" w:author="Quincey Koziol" w:date="2014-12-03T15:27:00Z">
        <w:del w:id="778"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037F0B6D" w14:textId="49ECB3EF" w:rsidR="00F34E90" w:rsidDel="002E7285" w:rsidRDefault="00F34E90">
      <w:pPr>
        <w:pStyle w:val="Heading4"/>
        <w:rPr>
          <w:del w:id="779" w:author="Quincey Koziol" w:date="2014-12-04T13:53:00Z"/>
        </w:rPr>
        <w:pPrChange w:id="780" w:author="Quincey Koziol" w:date="2014-12-04T13:53:00Z">
          <w:pPr>
            <w:pStyle w:val="ListParagraph"/>
            <w:ind w:left="0"/>
          </w:pPr>
        </w:pPrChange>
      </w:pPr>
      <w:moveFrom w:id="781" w:author="Quincey Koziol" w:date="2014-12-03T15:27:00Z">
        <w:del w:id="782"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3BE60FA4" w14:textId="0DD8CF61" w:rsidR="00F34E90" w:rsidDel="002E7285" w:rsidRDefault="00F34E90">
      <w:pPr>
        <w:pStyle w:val="Heading4"/>
        <w:rPr>
          <w:del w:id="783" w:author="Quincey Koziol" w:date="2014-12-04T13:53:00Z"/>
        </w:rPr>
        <w:pPrChange w:id="784" w:author="Quincey Koziol" w:date="2014-12-04T13:53:00Z">
          <w:pPr>
            <w:pStyle w:val="ListParagraph"/>
            <w:ind w:left="0"/>
          </w:pPr>
        </w:pPrChange>
      </w:pPr>
      <w:moveFrom w:id="785" w:author="Quincey Koziol" w:date="2014-12-03T15:27:00Z">
        <w:del w:id="786" w:author="Quincey Koziol" w:date="2014-12-04T13:53:00Z">
          <w:r w:rsidDel="002E7285">
            <w:delText>block[3] = {1, 10, 10};</w:delText>
          </w:r>
        </w:del>
      </w:moveFrom>
    </w:p>
    <w:p w14:paraId="03F2E584" w14:textId="44CE92D7" w:rsidR="00F34E90" w:rsidDel="002E7285" w:rsidRDefault="00F34E90">
      <w:pPr>
        <w:pStyle w:val="Heading4"/>
        <w:rPr>
          <w:del w:id="787" w:author="Quincey Koziol" w:date="2014-12-04T13:53:00Z"/>
        </w:rPr>
        <w:pPrChange w:id="788" w:author="Quincey Koziol" w:date="2014-12-04T13:53:00Z">
          <w:pPr>
            <w:pStyle w:val="ListParagraph"/>
            <w:ind w:left="0"/>
          </w:pPr>
        </w:pPrChange>
      </w:pPr>
      <w:moveFrom w:id="789" w:author="Quincey Koziol" w:date="2014-12-03T15:27:00Z">
        <w:del w:id="790" w:author="Quincey Koziol" w:date="2014-12-04T13:53:00Z">
          <w:r w:rsidDel="002E7285">
            <w:delText>count[3] = {1</w:delText>
          </w:r>
          <w:r w:rsidR="007D14C7" w:rsidDel="002E7285">
            <w:delText>0</w:delText>
          </w:r>
          <w:r w:rsidDel="002E7285">
            <w:delText>, 1, 1};</w:delText>
          </w:r>
        </w:del>
      </w:moveFrom>
    </w:p>
    <w:p w14:paraId="185BB1C0" w14:textId="333248CF" w:rsidR="00F34E90" w:rsidDel="002E7285" w:rsidRDefault="00F34E90">
      <w:pPr>
        <w:pStyle w:val="Heading4"/>
        <w:rPr>
          <w:del w:id="791" w:author="Quincey Koziol" w:date="2014-12-04T13:53:00Z"/>
        </w:rPr>
        <w:pPrChange w:id="792" w:author="Quincey Koziol" w:date="2014-12-04T13:53:00Z">
          <w:pPr>
            <w:pStyle w:val="ListParagraph"/>
            <w:ind w:left="0"/>
          </w:pPr>
        </w:pPrChange>
      </w:pPr>
      <w:moveFrom w:id="793" w:author="Quincey Koziol" w:date="2014-12-03T15:27:00Z">
        <w:del w:id="794"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10BEE074" w14:textId="061143F0" w:rsidR="00F34E90" w:rsidDel="002E7285" w:rsidRDefault="00F34E90">
      <w:pPr>
        <w:pStyle w:val="Heading4"/>
        <w:rPr>
          <w:del w:id="795" w:author="Quincey Koziol" w:date="2014-12-04T13:53:00Z"/>
        </w:rPr>
        <w:pPrChange w:id="796" w:author="Quincey Koziol" w:date="2014-12-04T13:53:00Z">
          <w:pPr>
            <w:pStyle w:val="ListParagraph"/>
            <w:ind w:left="0" w:firstLine="720"/>
          </w:pPr>
        </w:pPrChange>
      </w:pPr>
      <w:moveFrom w:id="797" w:author="Quincey Koziol" w:date="2014-12-03T15:27:00Z">
        <w:del w:id="798" w:author="Quincey Koziol" w:date="2014-12-04T13:53:00Z">
          <w:r w:rsidRPr="002E7157" w:rsidDel="002E7285">
            <w:delText>count);</w:delText>
          </w:r>
        </w:del>
      </w:moveFrom>
    </w:p>
    <w:p w14:paraId="05B5837B" w14:textId="5F680E2D" w:rsidR="00F34E90" w:rsidDel="002E7285" w:rsidRDefault="00F34E90">
      <w:pPr>
        <w:pStyle w:val="Heading4"/>
        <w:rPr>
          <w:del w:id="799" w:author="Quincey Koziol" w:date="2014-12-04T13:53:00Z"/>
        </w:rPr>
        <w:pPrChange w:id="800" w:author="Quincey Koziol" w:date="2014-12-04T13:53:00Z">
          <w:pPr>
            <w:pStyle w:val="ListParagraph"/>
            <w:ind w:left="0"/>
          </w:pPr>
        </w:pPrChange>
      </w:pPr>
    </w:p>
    <w:p w14:paraId="1F81C826" w14:textId="077D7118" w:rsidR="00F34E90" w:rsidDel="002E7285" w:rsidRDefault="00F34E90">
      <w:pPr>
        <w:pStyle w:val="Heading4"/>
        <w:rPr>
          <w:del w:id="801" w:author="Quincey Koziol" w:date="2014-12-04T13:53:00Z"/>
        </w:rPr>
        <w:pPrChange w:id="802" w:author="Quincey Koziol" w:date="2014-12-04T13:53:00Z">
          <w:pPr>
            <w:pStyle w:val="ListParagraph"/>
            <w:ind w:left="0"/>
          </w:pPr>
        </w:pPrChange>
      </w:pPr>
      <w:moveFrom w:id="803" w:author="Quincey Koziol" w:date="2014-12-03T15:27:00Z">
        <w:del w:id="804" w:author="Quincey Koziol" w:date="2014-12-04T13:53:00Z">
          <w:r w:rsidDel="002E7285">
            <w:delText>/* Set third selection in virtual dataset */</w:delText>
          </w:r>
        </w:del>
      </w:moveFrom>
    </w:p>
    <w:p w14:paraId="50E811B3" w14:textId="28C2684B" w:rsidR="00F34E90" w:rsidDel="002E7285" w:rsidRDefault="00F34E90">
      <w:pPr>
        <w:pStyle w:val="Heading4"/>
        <w:rPr>
          <w:del w:id="805" w:author="Quincey Koziol" w:date="2014-12-04T13:53:00Z"/>
        </w:rPr>
        <w:pPrChange w:id="806" w:author="Quincey Koziol" w:date="2014-12-04T13:53:00Z">
          <w:pPr>
            <w:pStyle w:val="ListParagraph"/>
            <w:ind w:left="0"/>
          </w:pPr>
        </w:pPrChange>
      </w:pPr>
      <w:moveFrom w:id="807" w:author="Quincey Koziol" w:date="2014-12-03T15:27:00Z">
        <w:del w:id="808" w:author="Quincey Koziol" w:date="2014-12-04T13:53:00Z">
          <w:r w:rsidRPr="002E7157" w:rsidDel="002E7285">
            <w:delText>start</w:delText>
          </w:r>
          <w:r w:rsidDel="002E7285">
            <w:delText>[3] = {0, 10, 0}</w:delText>
          </w:r>
          <w:r w:rsidRPr="002E7157" w:rsidDel="002E7285">
            <w:delText>;</w:delText>
          </w:r>
          <w:r w:rsidRPr="003462F9" w:rsidDel="002E7285">
            <w:delText xml:space="preserve"> </w:delText>
          </w:r>
        </w:del>
      </w:moveFrom>
    </w:p>
    <w:p w14:paraId="71FBED32" w14:textId="65FFDFD7" w:rsidR="00F34E90" w:rsidDel="002E7285" w:rsidRDefault="00F34E90">
      <w:pPr>
        <w:pStyle w:val="Heading4"/>
        <w:rPr>
          <w:del w:id="809" w:author="Quincey Koziol" w:date="2014-12-04T13:53:00Z"/>
        </w:rPr>
        <w:pPrChange w:id="810" w:author="Quincey Koziol" w:date="2014-12-04T13:53:00Z">
          <w:pPr>
            <w:pStyle w:val="ListParagraph"/>
            <w:ind w:left="0"/>
          </w:pPr>
        </w:pPrChange>
      </w:pPr>
      <w:moveFrom w:id="811" w:author="Quincey Koziol" w:date="2014-12-03T15:27:00Z">
        <w:del w:id="812"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68C789F4" w14:textId="0DD7AD84" w:rsidR="00F34E90" w:rsidDel="002E7285" w:rsidRDefault="007D14C7">
      <w:pPr>
        <w:pStyle w:val="Heading4"/>
        <w:rPr>
          <w:del w:id="813" w:author="Quincey Koziol" w:date="2014-12-04T13:53:00Z"/>
        </w:rPr>
        <w:pPrChange w:id="814" w:author="Quincey Koziol" w:date="2014-12-04T13:53:00Z">
          <w:pPr>
            <w:pStyle w:val="ListParagraph"/>
            <w:ind w:left="0"/>
          </w:pPr>
        </w:pPrChange>
      </w:pPr>
      <w:moveFrom w:id="815" w:author="Quincey Koziol" w:date="2014-12-03T15:27:00Z">
        <w:del w:id="816" w:author="Quincey Koziol" w:date="2014-12-04T13:53:00Z">
          <w:r w:rsidDel="002E7285">
            <w:delText>block[3] = {1</w:delText>
          </w:r>
          <w:r w:rsidR="00F34E90" w:rsidDel="002E7285">
            <w:delText>, 10, 10};</w:delText>
          </w:r>
        </w:del>
      </w:moveFrom>
    </w:p>
    <w:p w14:paraId="4A0439F8" w14:textId="70C4C417" w:rsidR="00F34E90" w:rsidDel="002E7285" w:rsidRDefault="00F34E90">
      <w:pPr>
        <w:pStyle w:val="Heading4"/>
        <w:rPr>
          <w:del w:id="817" w:author="Quincey Koziol" w:date="2014-12-04T13:53:00Z"/>
        </w:rPr>
        <w:pPrChange w:id="818" w:author="Quincey Koziol" w:date="2014-12-04T13:53:00Z">
          <w:pPr>
            <w:pStyle w:val="ListParagraph"/>
            <w:ind w:left="0"/>
          </w:pPr>
        </w:pPrChange>
      </w:pPr>
      <w:moveFrom w:id="819" w:author="Quincey Koziol" w:date="2014-12-03T15:27:00Z">
        <w:del w:id="820" w:author="Quincey Koziol" w:date="2014-12-04T13:53:00Z">
          <w:r w:rsidDel="002E7285">
            <w:delText>count[3] = {1</w:delText>
          </w:r>
          <w:r w:rsidR="007D14C7" w:rsidDel="002E7285">
            <w:delText>0</w:delText>
          </w:r>
          <w:r w:rsidDel="002E7285">
            <w:delText>, 1, 1};</w:delText>
          </w:r>
        </w:del>
      </w:moveFrom>
    </w:p>
    <w:p w14:paraId="1F30C141" w14:textId="331219B6" w:rsidR="00F34E90" w:rsidDel="002E7285" w:rsidRDefault="00F34E90">
      <w:pPr>
        <w:pStyle w:val="Heading4"/>
        <w:rPr>
          <w:del w:id="821" w:author="Quincey Koziol" w:date="2014-12-04T13:53:00Z"/>
        </w:rPr>
        <w:pPrChange w:id="822" w:author="Quincey Koziol" w:date="2014-12-04T13:53:00Z">
          <w:pPr>
            <w:pStyle w:val="ListParagraph"/>
            <w:ind w:left="0"/>
          </w:pPr>
        </w:pPrChange>
      </w:pPr>
      <w:moveFrom w:id="823" w:author="Quincey Koziol" w:date="2014-12-03T15:27:00Z">
        <w:del w:id="824"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2C728C24" w14:textId="089F3CF9" w:rsidR="00F34E90" w:rsidDel="002E7285" w:rsidRDefault="00F34E90">
      <w:pPr>
        <w:pStyle w:val="Heading4"/>
        <w:rPr>
          <w:del w:id="825" w:author="Quincey Koziol" w:date="2014-12-04T13:53:00Z"/>
        </w:rPr>
        <w:pPrChange w:id="826" w:author="Quincey Koziol" w:date="2014-12-04T13:53:00Z">
          <w:pPr>
            <w:pStyle w:val="ListParagraph"/>
            <w:ind w:left="0" w:firstLine="720"/>
          </w:pPr>
        </w:pPrChange>
      </w:pPr>
      <w:moveFrom w:id="827" w:author="Quincey Koziol" w:date="2014-12-03T15:27:00Z">
        <w:del w:id="828" w:author="Quincey Koziol" w:date="2014-12-04T13:53:00Z">
          <w:r w:rsidRPr="002E7157" w:rsidDel="002E7285">
            <w:delText>count);</w:delText>
          </w:r>
        </w:del>
      </w:moveFrom>
    </w:p>
    <w:p w14:paraId="41771D64" w14:textId="5FF2E403" w:rsidR="00F34E90" w:rsidRPr="003462F9" w:rsidDel="002E7285" w:rsidRDefault="00F34E90">
      <w:pPr>
        <w:pStyle w:val="Heading4"/>
        <w:rPr>
          <w:del w:id="829" w:author="Quincey Koziol" w:date="2014-12-04T13:53:00Z"/>
        </w:rPr>
        <w:pPrChange w:id="830" w:author="Quincey Koziol" w:date="2014-12-04T13:53:00Z">
          <w:pPr>
            <w:pStyle w:val="ListParagraph"/>
            <w:ind w:left="0" w:firstLine="720"/>
          </w:pPr>
        </w:pPrChange>
      </w:pPr>
    </w:p>
    <w:p w14:paraId="11AF56C7" w14:textId="723EF99B" w:rsidR="00F34E90" w:rsidDel="002E7285" w:rsidRDefault="00F34E90">
      <w:pPr>
        <w:pStyle w:val="Heading4"/>
        <w:rPr>
          <w:del w:id="831" w:author="Quincey Koziol" w:date="2014-12-04T13:53:00Z"/>
        </w:rPr>
        <w:pPrChange w:id="832" w:author="Quincey Koziol" w:date="2014-12-04T13:53:00Z">
          <w:pPr>
            <w:pStyle w:val="ListParagraph"/>
            <w:ind w:left="0"/>
          </w:pPr>
        </w:pPrChange>
      </w:pPr>
      <w:moveFrom w:id="833" w:author="Quincey Koziol" w:date="2014-12-03T15:27:00Z">
        <w:del w:id="834" w:author="Quincey Koziol" w:date="2014-12-04T13:53:00Z">
          <w:r w:rsidDel="002E7285">
            <w:delText>/* Set mapping between third source dataset and third block in virtual dataset */</w:delText>
          </w:r>
        </w:del>
      </w:moveFrom>
    </w:p>
    <w:p w14:paraId="0EA0D4C8" w14:textId="60AFFB5B" w:rsidR="00F34E90" w:rsidDel="002E7285" w:rsidRDefault="00F34E90">
      <w:pPr>
        <w:pStyle w:val="Heading4"/>
        <w:rPr>
          <w:del w:id="835" w:author="Quincey Koziol" w:date="2014-12-04T13:53:00Z"/>
        </w:rPr>
        <w:pPrChange w:id="836" w:author="Quincey Koziol" w:date="2014-12-04T13:53:00Z">
          <w:pPr>
            <w:jc w:val="left"/>
          </w:pPr>
        </w:pPrChange>
      </w:pPr>
      <w:moveFrom w:id="837" w:author="Quincey Koziol" w:date="2014-12-03T15:27:00Z">
        <w:del w:id="838"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“c.h5”, “/C”, src</w:delText>
          </w:r>
          <w:r w:rsidRPr="002C4D15" w:rsidDel="002E7285">
            <w:delText>_space_id);</w:delText>
          </w:r>
        </w:del>
      </w:moveFrom>
    </w:p>
    <w:p w14:paraId="72AA8DC5" w14:textId="5A4AB8C9" w:rsidR="00893BF3" w:rsidDel="002E7285" w:rsidRDefault="00893BF3">
      <w:pPr>
        <w:pStyle w:val="Heading4"/>
        <w:rPr>
          <w:del w:id="839" w:author="Quincey Koziol" w:date="2014-12-04T13:53:00Z"/>
        </w:rPr>
        <w:pPrChange w:id="840" w:author="Quincey Koziol" w:date="2014-12-04T13:53:00Z">
          <w:pPr>
            <w:pStyle w:val="ListParagraph"/>
            <w:ind w:left="0"/>
          </w:pPr>
        </w:pPrChange>
      </w:pPr>
    </w:p>
    <w:p w14:paraId="6094EED3" w14:textId="314777A8" w:rsidR="00893BF3" w:rsidDel="002E7285" w:rsidRDefault="00893BF3">
      <w:pPr>
        <w:pStyle w:val="Heading4"/>
        <w:rPr>
          <w:del w:id="841" w:author="Quincey Koziol" w:date="2014-12-04T13:53:00Z"/>
        </w:rPr>
        <w:pPrChange w:id="842" w:author="Quincey Koziol" w:date="2014-12-04T13:53:00Z">
          <w:pPr>
            <w:pStyle w:val="ListParagraph"/>
            <w:ind w:left="0"/>
          </w:pPr>
        </w:pPrChange>
      </w:pPr>
      <w:moveFrom w:id="843" w:author="Quincey Koziol" w:date="2014-12-03T15:27:00Z">
        <w:del w:id="844" w:author="Quincey Koziol" w:date="2014-12-04T13:53:00Z">
          <w:r w:rsidDel="002E7285">
            <w:delText>/* Close third source dataspace */</w:delText>
          </w:r>
        </w:del>
      </w:moveFrom>
    </w:p>
    <w:p w14:paraId="4C9B0651" w14:textId="5647C2CF" w:rsidR="00893BF3" w:rsidDel="002E7285" w:rsidRDefault="00893BF3">
      <w:pPr>
        <w:pStyle w:val="Heading4"/>
        <w:rPr>
          <w:del w:id="845" w:author="Quincey Koziol" w:date="2014-12-04T13:53:00Z"/>
        </w:rPr>
        <w:pPrChange w:id="846" w:author="Quincey Koziol" w:date="2014-12-04T13:53:00Z">
          <w:pPr>
            <w:jc w:val="left"/>
          </w:pPr>
        </w:pPrChange>
      </w:pPr>
      <w:moveFrom w:id="847" w:author="Quincey Koziol" w:date="2014-12-03T15:27:00Z">
        <w:del w:id="848" w:author="Quincey Koziol" w:date="2014-12-04T13:53:00Z">
          <w:r w:rsidDel="002E7285">
            <w:delText>H5Sclose(src_space_id);</w:delText>
          </w:r>
        </w:del>
      </w:moveFrom>
    </w:p>
    <w:p w14:paraId="724E4051" w14:textId="1A095EBC" w:rsidR="00893BF3" w:rsidDel="002E7285" w:rsidRDefault="00893BF3">
      <w:pPr>
        <w:pStyle w:val="Heading4"/>
        <w:rPr>
          <w:del w:id="849" w:author="Quincey Koziol" w:date="2014-12-04T13:53:00Z"/>
        </w:rPr>
        <w:pPrChange w:id="850" w:author="Quincey Koziol" w:date="2014-12-04T13:53:00Z">
          <w:pPr>
            <w:jc w:val="left"/>
          </w:pPr>
        </w:pPrChange>
      </w:pPr>
    </w:p>
    <w:p w14:paraId="3F065D09" w14:textId="0B45476B" w:rsidR="00893BF3" w:rsidDel="002E7285" w:rsidRDefault="00893BF3">
      <w:pPr>
        <w:pStyle w:val="Heading4"/>
        <w:rPr>
          <w:del w:id="851" w:author="Quincey Koziol" w:date="2014-12-04T13:53:00Z"/>
        </w:rPr>
        <w:pPrChange w:id="852" w:author="Quincey Koziol" w:date="2014-12-04T13:53:00Z">
          <w:pPr>
            <w:pStyle w:val="ListParagraph"/>
            <w:ind w:left="0"/>
          </w:pPr>
        </w:pPrChange>
      </w:pPr>
      <w:moveFrom w:id="853" w:author="Quincey Koziol" w:date="2014-12-03T15:27:00Z">
        <w:del w:id="854" w:author="Quincey Koziol" w:date="2014-12-04T13:53:00Z">
          <w:r w:rsidDel="002E7285">
            <w:delText>/* Create fourth source dataspace and set selection */</w:delText>
          </w:r>
        </w:del>
      </w:moveFrom>
    </w:p>
    <w:p w14:paraId="722BF49D" w14:textId="16BC362B" w:rsidR="00893BF3" w:rsidDel="002E7285" w:rsidRDefault="00893BF3">
      <w:pPr>
        <w:pStyle w:val="Heading4"/>
        <w:rPr>
          <w:del w:id="855" w:author="Quincey Koziol" w:date="2014-12-04T13:53:00Z"/>
        </w:rPr>
        <w:pPrChange w:id="856" w:author="Quincey Koziol" w:date="2014-12-04T13:53:00Z">
          <w:pPr>
            <w:pStyle w:val="ListParagraph"/>
            <w:ind w:left="0"/>
          </w:pPr>
        </w:pPrChange>
      </w:pPr>
      <w:moveFrom w:id="857" w:author="Quincey Koziol" w:date="2014-12-03T15:27:00Z">
        <w:del w:id="858" w:author="Quincey Koziol" w:date="2014-12-04T13:53:00Z">
          <w:r w:rsidDel="002E7285">
            <w:delText>src_dims[3] = {/* Z: */ 10, /* Y: */ 10, /* X: */ 15}</w:delText>
          </w:r>
          <w:r w:rsidRPr="002E7157" w:rsidDel="002E7285">
            <w:delText>;</w:delText>
          </w:r>
          <w:r w:rsidRPr="003462F9" w:rsidDel="002E7285">
            <w:delText xml:space="preserve"> </w:delText>
          </w:r>
        </w:del>
      </w:moveFrom>
    </w:p>
    <w:p w14:paraId="1B541CC7" w14:textId="5F80AF41" w:rsidR="00893BF3" w:rsidDel="002E7285" w:rsidRDefault="00893BF3">
      <w:pPr>
        <w:pStyle w:val="Heading4"/>
        <w:rPr>
          <w:del w:id="859" w:author="Quincey Koziol" w:date="2014-12-04T13:53:00Z"/>
        </w:rPr>
        <w:pPrChange w:id="860" w:author="Quincey Koziol" w:date="2014-12-04T13:53:00Z">
          <w:pPr>
            <w:pStyle w:val="ListParagraph"/>
            <w:ind w:left="0"/>
          </w:pPr>
        </w:pPrChange>
      </w:pPr>
      <w:moveFrom w:id="861" w:author="Quincey Koziol" w:date="2014-12-03T15:27:00Z">
        <w:del w:id="862" w:author="Quincey Koziol" w:date="2014-12-04T13:53:00Z">
          <w:r w:rsidDel="002E7285">
            <w:delText>src_space_id = H5Screate_simple(3, src_dims, NULL);</w:delText>
          </w:r>
        </w:del>
      </w:moveFrom>
    </w:p>
    <w:p w14:paraId="04E0CDF2" w14:textId="2FFD7EE0" w:rsidR="00893BF3" w:rsidDel="002E7285" w:rsidRDefault="00893BF3">
      <w:pPr>
        <w:pStyle w:val="Heading4"/>
        <w:rPr>
          <w:del w:id="863" w:author="Quincey Koziol" w:date="2014-12-04T13:53:00Z"/>
        </w:rPr>
        <w:pPrChange w:id="864" w:author="Quincey Koziol" w:date="2014-12-04T13:53:00Z">
          <w:pPr>
            <w:pStyle w:val="ListParagraph"/>
            <w:ind w:left="0"/>
          </w:pPr>
        </w:pPrChange>
      </w:pPr>
      <w:moveFrom w:id="865" w:author="Quincey Koziol" w:date="2014-12-03T15:27:00Z">
        <w:del w:id="866" w:author="Quincey Koziol" w:date="2014-12-04T13:53:00Z">
          <w:r w:rsidRPr="002E7157" w:rsidDel="002E7285">
            <w:delText>start</w:delText>
          </w:r>
          <w:r w:rsidDel="002E7285">
            <w:delText xml:space="preserve">[3] = {0, </w:delText>
          </w:r>
          <w:r w:rsidR="00916A57" w:rsidDel="002E7285">
            <w:delText>2</w:delText>
          </w:r>
          <w:r w:rsidDel="002E7285">
            <w:delText>, 0}</w:delText>
          </w:r>
          <w:r w:rsidRPr="002E7157" w:rsidDel="002E7285">
            <w:delText>;</w:delText>
          </w:r>
          <w:r w:rsidRPr="003462F9" w:rsidDel="002E7285">
            <w:delText xml:space="preserve"> </w:delText>
          </w:r>
        </w:del>
      </w:moveFrom>
    </w:p>
    <w:p w14:paraId="3F49739D" w14:textId="62FBBA5F" w:rsidR="00893BF3" w:rsidDel="002E7285" w:rsidRDefault="00893BF3">
      <w:pPr>
        <w:pStyle w:val="Heading4"/>
        <w:rPr>
          <w:del w:id="867" w:author="Quincey Koziol" w:date="2014-12-04T13:53:00Z"/>
        </w:rPr>
        <w:pPrChange w:id="868" w:author="Quincey Koziol" w:date="2014-12-04T13:53:00Z">
          <w:pPr>
            <w:pStyle w:val="ListParagraph"/>
            <w:ind w:left="0"/>
          </w:pPr>
        </w:pPrChange>
      </w:pPr>
      <w:moveFrom w:id="869" w:author="Quincey Koziol" w:date="2014-12-03T15:27:00Z">
        <w:del w:id="870"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7FE5186F" w14:textId="0DDA15A8" w:rsidR="00893BF3" w:rsidDel="002E7285" w:rsidRDefault="00893BF3">
      <w:pPr>
        <w:pStyle w:val="Heading4"/>
        <w:rPr>
          <w:del w:id="871" w:author="Quincey Koziol" w:date="2014-12-04T13:53:00Z"/>
        </w:rPr>
        <w:pPrChange w:id="872" w:author="Quincey Koziol" w:date="2014-12-04T13:53:00Z">
          <w:pPr>
            <w:pStyle w:val="ListParagraph"/>
            <w:ind w:left="0"/>
          </w:pPr>
        </w:pPrChange>
      </w:pPr>
      <w:moveFrom w:id="873" w:author="Quincey Koziol" w:date="2014-12-03T15:27:00Z">
        <w:del w:id="874" w:author="Quincey Koziol" w:date="2014-12-04T13:53:00Z">
          <w:r w:rsidDel="002E7285">
            <w:delText>bloc</w:delText>
          </w:r>
          <w:r w:rsidR="007D14C7" w:rsidDel="002E7285">
            <w:delText>k[3] = {1</w:delText>
          </w:r>
          <w:r w:rsidDel="002E7285">
            <w:delText>, 10, 10};</w:delText>
          </w:r>
        </w:del>
      </w:moveFrom>
    </w:p>
    <w:p w14:paraId="12E768B1" w14:textId="5DAAD378" w:rsidR="00893BF3" w:rsidDel="002E7285" w:rsidRDefault="00893BF3">
      <w:pPr>
        <w:pStyle w:val="Heading4"/>
        <w:rPr>
          <w:del w:id="875" w:author="Quincey Koziol" w:date="2014-12-04T13:53:00Z"/>
        </w:rPr>
        <w:pPrChange w:id="876" w:author="Quincey Koziol" w:date="2014-12-04T13:53:00Z">
          <w:pPr>
            <w:pStyle w:val="ListParagraph"/>
            <w:ind w:left="0"/>
          </w:pPr>
        </w:pPrChange>
      </w:pPr>
      <w:moveFrom w:id="877" w:author="Quincey Koziol" w:date="2014-12-03T15:27:00Z">
        <w:del w:id="878" w:author="Quincey Koziol" w:date="2014-12-04T13:53:00Z">
          <w:r w:rsidDel="002E7285">
            <w:delText>count[3] = {1</w:delText>
          </w:r>
          <w:r w:rsidR="007D14C7" w:rsidDel="002E7285">
            <w:delText>0</w:delText>
          </w:r>
          <w:r w:rsidDel="002E7285">
            <w:delText>, 1, 1};</w:delText>
          </w:r>
        </w:del>
      </w:moveFrom>
    </w:p>
    <w:p w14:paraId="52A80645" w14:textId="3075780A" w:rsidR="00893BF3" w:rsidDel="002E7285" w:rsidRDefault="00893BF3">
      <w:pPr>
        <w:pStyle w:val="Heading4"/>
        <w:rPr>
          <w:del w:id="879" w:author="Quincey Koziol" w:date="2014-12-04T13:53:00Z"/>
        </w:rPr>
        <w:pPrChange w:id="880" w:author="Quincey Koziol" w:date="2014-12-04T13:53:00Z">
          <w:pPr>
            <w:pStyle w:val="ListParagraph"/>
            <w:ind w:left="0"/>
          </w:pPr>
        </w:pPrChange>
      </w:pPr>
      <w:moveFrom w:id="881" w:author="Quincey Koziol" w:date="2014-12-03T15:27:00Z">
        <w:del w:id="882"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13057935" w14:textId="5BFFFBEA" w:rsidR="00893BF3" w:rsidDel="002E7285" w:rsidRDefault="00893BF3">
      <w:pPr>
        <w:pStyle w:val="Heading4"/>
        <w:rPr>
          <w:del w:id="883" w:author="Quincey Koziol" w:date="2014-12-04T13:53:00Z"/>
        </w:rPr>
        <w:pPrChange w:id="884" w:author="Quincey Koziol" w:date="2014-12-04T13:53:00Z">
          <w:pPr>
            <w:pStyle w:val="ListParagraph"/>
            <w:ind w:left="0" w:firstLine="720"/>
          </w:pPr>
        </w:pPrChange>
      </w:pPr>
      <w:moveFrom w:id="885" w:author="Quincey Koziol" w:date="2014-12-03T15:27:00Z">
        <w:del w:id="886" w:author="Quincey Koziol" w:date="2014-12-04T13:53:00Z">
          <w:r w:rsidRPr="002E7157" w:rsidDel="002E7285">
            <w:delText>count);</w:delText>
          </w:r>
        </w:del>
      </w:moveFrom>
    </w:p>
    <w:p w14:paraId="5407AE8F" w14:textId="067032F4" w:rsidR="00893BF3" w:rsidDel="002E7285" w:rsidRDefault="00893BF3">
      <w:pPr>
        <w:pStyle w:val="Heading4"/>
        <w:rPr>
          <w:del w:id="887" w:author="Quincey Koziol" w:date="2014-12-04T13:53:00Z"/>
        </w:rPr>
        <w:pPrChange w:id="888" w:author="Quincey Koziol" w:date="2014-12-04T13:53:00Z">
          <w:pPr>
            <w:pStyle w:val="ListParagraph"/>
            <w:ind w:left="0"/>
          </w:pPr>
        </w:pPrChange>
      </w:pPr>
    </w:p>
    <w:p w14:paraId="45C088A7" w14:textId="554738C4" w:rsidR="00893BF3" w:rsidDel="002E7285" w:rsidRDefault="00893BF3">
      <w:pPr>
        <w:pStyle w:val="Heading4"/>
        <w:rPr>
          <w:del w:id="889" w:author="Quincey Koziol" w:date="2014-12-04T13:53:00Z"/>
        </w:rPr>
        <w:pPrChange w:id="890" w:author="Quincey Koziol" w:date="2014-12-04T13:53:00Z">
          <w:pPr>
            <w:pStyle w:val="ListParagraph"/>
            <w:ind w:left="0"/>
          </w:pPr>
        </w:pPrChange>
      </w:pPr>
      <w:moveFrom w:id="891" w:author="Quincey Koziol" w:date="2014-12-03T15:27:00Z">
        <w:del w:id="892" w:author="Quincey Koziol" w:date="2014-12-04T13:53:00Z">
          <w:r w:rsidDel="002E7285">
            <w:delText>/* Set fourth selection in virtual dataset */</w:delText>
          </w:r>
        </w:del>
      </w:moveFrom>
    </w:p>
    <w:p w14:paraId="06474D4E" w14:textId="2845190E" w:rsidR="00893BF3" w:rsidDel="002E7285" w:rsidRDefault="00893BF3">
      <w:pPr>
        <w:pStyle w:val="Heading4"/>
        <w:rPr>
          <w:del w:id="893" w:author="Quincey Koziol" w:date="2014-12-04T13:53:00Z"/>
        </w:rPr>
        <w:pPrChange w:id="894" w:author="Quincey Koziol" w:date="2014-12-04T13:53:00Z">
          <w:pPr>
            <w:pStyle w:val="ListParagraph"/>
            <w:ind w:left="0"/>
          </w:pPr>
        </w:pPrChange>
      </w:pPr>
      <w:moveFrom w:id="895" w:author="Quincey Koziol" w:date="2014-12-03T15:27:00Z">
        <w:del w:id="896" w:author="Quincey Koziol" w:date="2014-12-04T13:53:00Z">
          <w:r w:rsidRPr="002E7157" w:rsidDel="002E7285">
            <w:delText>start</w:delText>
          </w:r>
          <w:r w:rsidDel="002E7285">
            <w:delText xml:space="preserve">[3] = {0, 10, </w:delText>
          </w:r>
          <w:r w:rsidR="00916A57" w:rsidDel="002E7285">
            <w:delText>1</w:delText>
          </w:r>
          <w:r w:rsidDel="002E7285">
            <w:delText>0}</w:delText>
          </w:r>
          <w:r w:rsidRPr="002E7157" w:rsidDel="002E7285">
            <w:delText>;</w:delText>
          </w:r>
          <w:r w:rsidRPr="003462F9" w:rsidDel="002E7285">
            <w:delText xml:space="preserve"> </w:delText>
          </w:r>
        </w:del>
      </w:moveFrom>
    </w:p>
    <w:p w14:paraId="786D6C9E" w14:textId="3768B1BB" w:rsidR="00893BF3" w:rsidDel="002E7285" w:rsidRDefault="00893BF3">
      <w:pPr>
        <w:pStyle w:val="Heading4"/>
        <w:rPr>
          <w:del w:id="897" w:author="Quincey Koziol" w:date="2014-12-04T13:53:00Z"/>
        </w:rPr>
        <w:pPrChange w:id="898" w:author="Quincey Koziol" w:date="2014-12-04T13:53:00Z">
          <w:pPr>
            <w:pStyle w:val="ListParagraph"/>
            <w:ind w:left="0"/>
          </w:pPr>
        </w:pPrChange>
      </w:pPr>
      <w:moveFrom w:id="899" w:author="Quincey Koziol" w:date="2014-12-03T15:27:00Z">
        <w:del w:id="900"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18ECEDF3" w14:textId="323457E1" w:rsidR="00893BF3" w:rsidDel="002E7285" w:rsidRDefault="007D14C7">
      <w:pPr>
        <w:pStyle w:val="Heading4"/>
        <w:rPr>
          <w:del w:id="901" w:author="Quincey Koziol" w:date="2014-12-04T13:53:00Z"/>
        </w:rPr>
        <w:pPrChange w:id="902" w:author="Quincey Koziol" w:date="2014-12-04T13:53:00Z">
          <w:pPr>
            <w:pStyle w:val="ListParagraph"/>
            <w:ind w:left="0"/>
          </w:pPr>
        </w:pPrChange>
      </w:pPr>
      <w:moveFrom w:id="903" w:author="Quincey Koziol" w:date="2014-12-03T15:27:00Z">
        <w:del w:id="904" w:author="Quincey Koziol" w:date="2014-12-04T13:53:00Z">
          <w:r w:rsidDel="002E7285">
            <w:delText>block[3] = {1</w:delText>
          </w:r>
          <w:r w:rsidR="00893BF3" w:rsidDel="002E7285">
            <w:delText>, 10, 10};</w:delText>
          </w:r>
        </w:del>
      </w:moveFrom>
    </w:p>
    <w:p w14:paraId="54714331" w14:textId="401D7CED" w:rsidR="00893BF3" w:rsidDel="002E7285" w:rsidRDefault="00893BF3">
      <w:pPr>
        <w:pStyle w:val="Heading4"/>
        <w:rPr>
          <w:del w:id="905" w:author="Quincey Koziol" w:date="2014-12-04T13:53:00Z"/>
        </w:rPr>
        <w:pPrChange w:id="906" w:author="Quincey Koziol" w:date="2014-12-04T13:53:00Z">
          <w:pPr>
            <w:pStyle w:val="ListParagraph"/>
            <w:ind w:left="0"/>
          </w:pPr>
        </w:pPrChange>
      </w:pPr>
      <w:moveFrom w:id="907" w:author="Quincey Koziol" w:date="2014-12-03T15:27:00Z">
        <w:del w:id="908" w:author="Quincey Koziol" w:date="2014-12-04T13:53:00Z">
          <w:r w:rsidDel="002E7285">
            <w:delText>count[3] = {1</w:delText>
          </w:r>
          <w:r w:rsidR="007D14C7" w:rsidDel="002E7285">
            <w:delText>0</w:delText>
          </w:r>
          <w:r w:rsidDel="002E7285">
            <w:delText>, 1, 1};</w:delText>
          </w:r>
        </w:del>
      </w:moveFrom>
    </w:p>
    <w:p w14:paraId="182B8652" w14:textId="25CD1B7C" w:rsidR="00893BF3" w:rsidDel="002E7285" w:rsidRDefault="00893BF3">
      <w:pPr>
        <w:pStyle w:val="Heading4"/>
        <w:rPr>
          <w:del w:id="909" w:author="Quincey Koziol" w:date="2014-12-04T13:53:00Z"/>
        </w:rPr>
        <w:pPrChange w:id="910" w:author="Quincey Koziol" w:date="2014-12-04T13:53:00Z">
          <w:pPr>
            <w:pStyle w:val="ListParagraph"/>
            <w:ind w:left="0"/>
          </w:pPr>
        </w:pPrChange>
      </w:pPr>
      <w:moveFrom w:id="911" w:author="Quincey Koziol" w:date="2014-12-03T15:27:00Z">
        <w:del w:id="912"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58CCB142" w14:textId="5F62C516" w:rsidR="00893BF3" w:rsidDel="002E7285" w:rsidRDefault="00893BF3">
      <w:pPr>
        <w:pStyle w:val="Heading4"/>
        <w:rPr>
          <w:del w:id="913" w:author="Quincey Koziol" w:date="2014-12-04T13:53:00Z"/>
        </w:rPr>
        <w:pPrChange w:id="914" w:author="Quincey Koziol" w:date="2014-12-04T13:53:00Z">
          <w:pPr>
            <w:pStyle w:val="ListParagraph"/>
            <w:ind w:left="0" w:firstLine="720"/>
          </w:pPr>
        </w:pPrChange>
      </w:pPr>
      <w:moveFrom w:id="915" w:author="Quincey Koziol" w:date="2014-12-03T15:27:00Z">
        <w:del w:id="916" w:author="Quincey Koziol" w:date="2014-12-04T13:53:00Z">
          <w:r w:rsidRPr="002E7157" w:rsidDel="002E7285">
            <w:delText>count);</w:delText>
          </w:r>
        </w:del>
      </w:moveFrom>
    </w:p>
    <w:p w14:paraId="3FB91707" w14:textId="6B2FB422" w:rsidR="00893BF3" w:rsidRPr="003462F9" w:rsidDel="002E7285" w:rsidRDefault="00893BF3">
      <w:pPr>
        <w:pStyle w:val="Heading4"/>
        <w:rPr>
          <w:del w:id="917" w:author="Quincey Koziol" w:date="2014-12-04T13:53:00Z"/>
        </w:rPr>
        <w:pPrChange w:id="918" w:author="Quincey Koziol" w:date="2014-12-04T13:53:00Z">
          <w:pPr>
            <w:pStyle w:val="ListParagraph"/>
            <w:ind w:left="0" w:firstLine="720"/>
          </w:pPr>
        </w:pPrChange>
      </w:pPr>
    </w:p>
    <w:p w14:paraId="3AB55085" w14:textId="6BCBAE33" w:rsidR="00893BF3" w:rsidDel="002E7285" w:rsidRDefault="00893BF3">
      <w:pPr>
        <w:pStyle w:val="Heading4"/>
        <w:rPr>
          <w:del w:id="919" w:author="Quincey Koziol" w:date="2014-12-04T13:53:00Z"/>
        </w:rPr>
        <w:pPrChange w:id="920" w:author="Quincey Koziol" w:date="2014-12-04T13:53:00Z">
          <w:pPr>
            <w:pStyle w:val="ListParagraph"/>
            <w:ind w:left="0"/>
          </w:pPr>
        </w:pPrChange>
      </w:pPr>
      <w:moveFrom w:id="921" w:author="Quincey Koziol" w:date="2014-12-03T15:27:00Z">
        <w:del w:id="922" w:author="Quincey Koziol" w:date="2014-12-04T13:53:00Z">
          <w:r w:rsidDel="002E7285">
            <w:delText>/* Set mapping between fourth source dataset and fourth block in virtual dataset */</w:delText>
          </w:r>
        </w:del>
      </w:moveFrom>
    </w:p>
    <w:p w14:paraId="58DEC426" w14:textId="5603D2FB" w:rsidR="00893BF3" w:rsidDel="002E7285" w:rsidRDefault="00893BF3">
      <w:pPr>
        <w:pStyle w:val="Heading4"/>
        <w:rPr>
          <w:del w:id="923" w:author="Quincey Koziol" w:date="2014-12-04T13:53:00Z"/>
        </w:rPr>
        <w:pPrChange w:id="924" w:author="Quincey Koziol" w:date="2014-12-04T13:53:00Z">
          <w:pPr>
            <w:jc w:val="left"/>
          </w:pPr>
        </w:pPrChange>
      </w:pPr>
      <w:moveFrom w:id="925" w:author="Quincey Koziol" w:date="2014-12-03T15:27:00Z">
        <w:del w:id="926"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“d.h5”, “/D”, src</w:delText>
          </w:r>
          <w:r w:rsidRPr="002C4D15" w:rsidDel="002E7285">
            <w:delText>_space_id);</w:delText>
          </w:r>
        </w:del>
      </w:moveFrom>
    </w:p>
    <w:p w14:paraId="7B889467" w14:textId="6BC1D8FF" w:rsidR="00DF4957" w:rsidDel="002E7285" w:rsidRDefault="00DF4957">
      <w:pPr>
        <w:pStyle w:val="Heading4"/>
        <w:rPr>
          <w:del w:id="927" w:author="Quincey Koziol" w:date="2014-12-04T13:53:00Z"/>
        </w:rPr>
        <w:pPrChange w:id="928" w:author="Quincey Koziol" w:date="2014-12-04T13:53:00Z">
          <w:pPr>
            <w:pStyle w:val="ListParagraph"/>
            <w:ind w:left="0"/>
          </w:pPr>
        </w:pPrChange>
      </w:pPr>
    </w:p>
    <w:p w14:paraId="045D06B2" w14:textId="6786589B" w:rsidR="00DF4957" w:rsidDel="002E7285" w:rsidRDefault="00DF4957">
      <w:pPr>
        <w:pStyle w:val="Heading4"/>
        <w:rPr>
          <w:del w:id="929" w:author="Quincey Koziol" w:date="2014-12-04T13:53:00Z"/>
        </w:rPr>
        <w:pPrChange w:id="930" w:author="Quincey Koziol" w:date="2014-12-04T13:53:00Z">
          <w:pPr>
            <w:pStyle w:val="ListParagraph"/>
            <w:ind w:left="0"/>
          </w:pPr>
        </w:pPrChange>
      </w:pPr>
      <w:moveFrom w:id="931" w:author="Quincey Koziol" w:date="2014-12-03T15:27:00Z">
        <w:del w:id="932" w:author="Quincey Koziol" w:date="2014-12-04T13:53:00Z">
          <w:r w:rsidDel="002E7285">
            <w:delText>/* Close fourth source dataspace</w:delText>
          </w:r>
          <w:r w:rsidR="00DE653E" w:rsidDel="002E7285">
            <w:delText xml:space="preserve"> </w:delText>
          </w:r>
          <w:r w:rsidDel="002E7285">
            <w:delText>*/</w:delText>
          </w:r>
        </w:del>
      </w:moveFrom>
    </w:p>
    <w:p w14:paraId="7FD6976D" w14:textId="727075C6" w:rsidR="00DF4957" w:rsidDel="002E7285" w:rsidRDefault="00DF4957">
      <w:pPr>
        <w:pStyle w:val="Heading4"/>
        <w:rPr>
          <w:del w:id="933" w:author="Quincey Koziol" w:date="2014-12-04T13:53:00Z"/>
        </w:rPr>
        <w:pPrChange w:id="934" w:author="Quincey Koziol" w:date="2014-12-04T13:53:00Z">
          <w:pPr>
            <w:jc w:val="left"/>
          </w:pPr>
        </w:pPrChange>
      </w:pPr>
      <w:moveFrom w:id="935" w:author="Quincey Koziol" w:date="2014-12-03T15:27:00Z">
        <w:del w:id="936" w:author="Quincey Koziol" w:date="2014-12-04T13:53:00Z">
          <w:r w:rsidDel="002E7285">
            <w:delText>H5Sclose(src_space_id);</w:delText>
          </w:r>
        </w:del>
      </w:moveFrom>
    </w:p>
    <w:p w14:paraId="6897CB65" w14:textId="5F632A82" w:rsidR="00F34E90" w:rsidDel="002E7285" w:rsidRDefault="00F34E90">
      <w:pPr>
        <w:pStyle w:val="Heading4"/>
        <w:rPr>
          <w:del w:id="937" w:author="Quincey Koziol" w:date="2014-12-04T13:53:00Z"/>
        </w:rPr>
        <w:pPrChange w:id="938" w:author="Quincey Koziol" w:date="2014-12-04T13:53:00Z">
          <w:pPr>
            <w:jc w:val="left"/>
          </w:pPr>
        </w:pPrChange>
      </w:pPr>
    </w:p>
    <w:p w14:paraId="5DC993B2" w14:textId="05F6B652" w:rsidR="00322CF9" w:rsidDel="002E7285" w:rsidRDefault="00322CF9">
      <w:pPr>
        <w:pStyle w:val="Heading4"/>
        <w:rPr>
          <w:del w:id="939" w:author="Quincey Koziol" w:date="2014-12-04T13:53:00Z"/>
        </w:rPr>
        <w:pPrChange w:id="940" w:author="Quincey Koziol" w:date="2014-12-04T13:53:00Z">
          <w:pPr>
            <w:pStyle w:val="Heading6"/>
          </w:pPr>
        </w:pPrChange>
      </w:pPr>
      <w:moveFrom w:id="941" w:author="Quincey Koziol" w:date="2014-12-03T15:27:00Z">
        <w:del w:id="942" w:author="Quincey Koziol" w:date="2014-12-04T13:53:00Z">
          <w:r w:rsidDel="002E7285">
            <w:delText>Unlimited-dimension source and unlimited-dimension virtual dataset mapping, tiled pattern in virtual dataset, entire source dataset selected</w:delText>
          </w:r>
        </w:del>
      </w:moveFrom>
    </w:p>
    <w:p w14:paraId="1934039C" w14:textId="4E9A6B91" w:rsidR="00322CF9" w:rsidDel="002E7285" w:rsidRDefault="00322CF9">
      <w:pPr>
        <w:pStyle w:val="Heading4"/>
        <w:rPr>
          <w:del w:id="943" w:author="Quincey Koziol" w:date="2014-12-04T13:53:00Z"/>
        </w:rPr>
        <w:pPrChange w:id="944" w:author="Quincey Koziol" w:date="2014-12-04T13:53:00Z">
          <w:pPr/>
        </w:pPrChange>
      </w:pPr>
      <w:moveFrom w:id="945" w:author="Quincey Koziol" w:date="2014-12-03T15:27:00Z">
        <w:del w:id="946" w:author="Quincey Koziol" w:date="2014-12-04T13:53:00Z">
          <w:r w:rsidDel="002E7285">
            <w:delText>The figure below shows a mapping of four source datasets with unlimited selections of the entire source dataset to a single virtual dataset with unlimited dimensions, with each source dataset selection occupying a tiled portion of the virtual dataset.</w:delText>
          </w:r>
        </w:del>
      </w:moveFrom>
    </w:p>
    <w:p w14:paraId="61953013" w14:textId="2469F1B3" w:rsidR="00971230" w:rsidDel="002E7285" w:rsidRDefault="00971230">
      <w:pPr>
        <w:pStyle w:val="Heading4"/>
        <w:rPr>
          <w:del w:id="947" w:author="Quincey Koziol" w:date="2014-12-04T13:53:00Z"/>
        </w:rPr>
        <w:pPrChange w:id="948" w:author="Quincey Koziol" w:date="2014-12-04T13:53:00Z">
          <w:pPr>
            <w:keepNext/>
          </w:pPr>
        </w:pPrChange>
      </w:pPr>
      <w:moveFrom w:id="949" w:author="Quincey Koziol" w:date="2014-12-03T15:27:00Z">
        <w:del w:id="950" w:author="Quincey Koziol" w:date="2014-12-04T13:53:00Z">
          <w:r w:rsidRPr="002E7285" w:rsidDel="002E7285">
            <w:rPr>
              <w:noProof/>
              <w:rPrChange w:id="951" w:author="Unknown">
                <w:rPr>
                  <w:noProof/>
                </w:rPr>
              </w:rPrChange>
            </w:rPr>
            <w:drawing>
              <wp:inline distT="0" distB="0" distL="0" distR="0" wp14:anchorId="5E44A337" wp14:editId="649C705E">
                <wp:extent cx="5184775" cy="841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ullUnlimited-TiledVirtual.png"/>
                        <pic:cNvPicPr/>
                      </pic:nvPicPr>
                      <pic:blipFill>
                        <a:blip r:embed="rId12">
                          <a:extLst>
                            <a:ext uri="{28A0092B-C50C-407E-A947-70E740481C1C}">
                              <a14:useLocalDpi xmlns:a14="http://schemas.microsoft.com/office/drawing/2010/main" val="0"/>
                            </a:ext>
                          </a:extLst>
                        </a:blip>
                        <a:stretch>
                          <a:fillRect/>
                        </a:stretch>
                      </pic:blipFill>
                      <pic:spPr>
                        <a:xfrm>
                          <a:off x="0" y="0"/>
                          <a:ext cx="5184775" cy="8412480"/>
                        </a:xfrm>
                        <a:prstGeom prst="rect">
                          <a:avLst/>
                        </a:prstGeom>
                      </pic:spPr>
                    </pic:pic>
                  </a:graphicData>
                </a:graphic>
              </wp:inline>
            </w:drawing>
          </w:r>
        </w:del>
      </w:moveFrom>
    </w:p>
    <w:p w14:paraId="2C28E081" w14:textId="7EAA5612" w:rsidR="00322CF9" w:rsidDel="002E7285" w:rsidRDefault="00971230">
      <w:pPr>
        <w:pStyle w:val="Heading4"/>
        <w:rPr>
          <w:del w:id="952" w:author="Quincey Koziol" w:date="2014-12-04T13:53:00Z"/>
        </w:rPr>
        <w:pPrChange w:id="953" w:author="Quincey Koziol" w:date="2014-12-04T13:53:00Z">
          <w:pPr>
            <w:pStyle w:val="Caption"/>
          </w:pPr>
        </w:pPrChange>
      </w:pPr>
      <w:moveFrom w:id="954" w:author="Quincey Koziol" w:date="2014-12-03T15:27:00Z">
        <w:del w:id="955"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8</w:delText>
          </w:r>
          <w:r w:rsidRPr="00097E6A" w:rsidDel="002E7285">
            <w:fldChar w:fldCharType="end"/>
          </w:r>
          <w:r w:rsidRPr="00097E6A" w:rsidDel="002E7285">
            <w:delText xml:space="preserve">: </w:delText>
          </w:r>
          <w:r w:rsidDel="002E7285">
            <w:delText>Mapping unlimited full selections of four source datasets to tiles in virtual dataset with an unlimited dimension.</w:delText>
          </w:r>
        </w:del>
      </w:moveFrom>
    </w:p>
    <w:p w14:paraId="57AF49F2" w14:textId="21905CD0" w:rsidR="00846DC1" w:rsidDel="002E7285" w:rsidRDefault="00846DC1">
      <w:pPr>
        <w:pStyle w:val="Heading4"/>
        <w:rPr>
          <w:del w:id="956" w:author="Quincey Koziol" w:date="2014-12-04T13:53:00Z"/>
        </w:rPr>
        <w:pPrChange w:id="957" w:author="Quincey Koziol" w:date="2014-12-04T13:53:00Z">
          <w:pPr/>
        </w:pPrChange>
      </w:pPr>
      <w:moveFrom w:id="958" w:author="Quincey Koziol" w:date="2014-12-03T15:27:00Z">
        <w:del w:id="959" w:author="Quincey Koziol" w:date="2014-12-04T13:53:00Z">
          <w:r w:rsidDel="002E7285">
            <w:delText>The following pseudo-code shows how to create this mapping:</w:delText>
          </w:r>
        </w:del>
      </w:moveFrom>
    </w:p>
    <w:p w14:paraId="7AB4A6F2" w14:textId="6DAF4960" w:rsidR="00846DC1" w:rsidDel="002E7285" w:rsidRDefault="00846DC1">
      <w:pPr>
        <w:pStyle w:val="Heading4"/>
        <w:rPr>
          <w:del w:id="960" w:author="Quincey Koziol" w:date="2014-12-04T13:53:00Z"/>
        </w:rPr>
        <w:pPrChange w:id="961" w:author="Quincey Koziol" w:date="2014-12-04T13:53:00Z">
          <w:pPr>
            <w:pStyle w:val="ListParagraph"/>
            <w:ind w:left="0"/>
          </w:pPr>
        </w:pPrChange>
      </w:pPr>
      <w:moveFrom w:id="962" w:author="Quincey Koziol" w:date="2014-12-03T15:27:00Z">
        <w:del w:id="963" w:author="Quincey Koziol" w:date="2014-12-04T13:53:00Z">
          <w:r w:rsidDel="002E7285">
            <w:delText>hsize_t src_dims[3], max_src_dims[3], vds_dims[3], max_vds_dims[3]</w:delText>
          </w:r>
          <w:r w:rsidRPr="002E7157" w:rsidDel="002E7285">
            <w:delText>;</w:delText>
          </w:r>
          <w:r w:rsidRPr="003462F9" w:rsidDel="002E7285">
            <w:delText xml:space="preserve"> </w:delText>
          </w:r>
        </w:del>
      </w:moveFrom>
    </w:p>
    <w:p w14:paraId="7F75908A" w14:textId="327C8D1F" w:rsidR="00846DC1" w:rsidDel="002E7285" w:rsidRDefault="00846DC1">
      <w:pPr>
        <w:pStyle w:val="Heading4"/>
        <w:rPr>
          <w:del w:id="964" w:author="Quincey Koziol" w:date="2014-12-04T13:53:00Z"/>
        </w:rPr>
        <w:pPrChange w:id="965" w:author="Quincey Koziol" w:date="2014-12-04T13:53:00Z">
          <w:pPr>
            <w:pStyle w:val="ListParagraph"/>
            <w:ind w:left="0"/>
          </w:pPr>
        </w:pPrChange>
      </w:pPr>
      <w:moveFrom w:id="966" w:author="Quincey Koziol" w:date="2014-12-03T15:27:00Z">
        <w:del w:id="967" w:author="Quincey Koziol" w:date="2014-12-04T13:53:00Z">
          <w:r w:rsidDel="002E7285">
            <w:delText xml:space="preserve">hsize_t </w:delText>
          </w:r>
          <w:r w:rsidRPr="002E7157" w:rsidDel="002E7285">
            <w:delText>start</w:delText>
          </w:r>
          <w:r w:rsidDel="002E7285">
            <w:delText>[3], stride[3], block[3], count[3];</w:delText>
          </w:r>
        </w:del>
      </w:moveFrom>
    </w:p>
    <w:p w14:paraId="5C36FD6F" w14:textId="4FE26064" w:rsidR="00846DC1" w:rsidDel="002E7285" w:rsidRDefault="00846DC1">
      <w:pPr>
        <w:pStyle w:val="Heading4"/>
        <w:rPr>
          <w:del w:id="968" w:author="Quincey Koziol" w:date="2014-12-04T13:53:00Z"/>
        </w:rPr>
        <w:pPrChange w:id="969" w:author="Quincey Koziol" w:date="2014-12-04T13:53:00Z">
          <w:pPr>
            <w:pStyle w:val="ListParagraph"/>
            <w:ind w:left="0"/>
          </w:pPr>
        </w:pPrChange>
      </w:pPr>
      <w:moveFrom w:id="970" w:author="Quincey Koziol" w:date="2014-12-03T15:27:00Z">
        <w:del w:id="971" w:author="Quincey Koziol" w:date="2014-12-04T13:53:00Z">
          <w:r w:rsidDel="002E7285">
            <w:delText>hid_t src_space_id, vds_space_id;</w:delText>
          </w:r>
        </w:del>
      </w:moveFrom>
    </w:p>
    <w:p w14:paraId="44A57C8A" w14:textId="0F18A6BA" w:rsidR="00846DC1" w:rsidDel="002E7285" w:rsidRDefault="00846DC1">
      <w:pPr>
        <w:pStyle w:val="Heading4"/>
        <w:rPr>
          <w:del w:id="972" w:author="Quincey Koziol" w:date="2014-12-04T13:53:00Z"/>
        </w:rPr>
        <w:pPrChange w:id="973" w:author="Quincey Koziol" w:date="2014-12-04T13:53:00Z">
          <w:pPr>
            <w:pStyle w:val="ListParagraph"/>
            <w:ind w:left="0"/>
          </w:pPr>
        </w:pPrChange>
      </w:pPr>
      <w:moveFrom w:id="974" w:author="Quincey Koziol" w:date="2014-12-03T15:27:00Z">
        <w:del w:id="975" w:author="Quincey Koziol" w:date="2014-12-04T13:53:00Z">
          <w:r w:rsidDel="002E7285">
            <w:delText>hid_t dcpl_id;</w:delText>
          </w:r>
        </w:del>
      </w:moveFrom>
    </w:p>
    <w:p w14:paraId="1BA7A595" w14:textId="3FC0F43A" w:rsidR="00846DC1" w:rsidDel="002E7285" w:rsidRDefault="00846DC1">
      <w:pPr>
        <w:pStyle w:val="Heading4"/>
        <w:rPr>
          <w:del w:id="976" w:author="Quincey Koziol" w:date="2014-12-04T13:53:00Z"/>
        </w:rPr>
        <w:pPrChange w:id="977" w:author="Quincey Koziol" w:date="2014-12-04T13:53:00Z">
          <w:pPr>
            <w:pStyle w:val="ListParagraph"/>
            <w:ind w:left="0"/>
          </w:pPr>
        </w:pPrChange>
      </w:pPr>
    </w:p>
    <w:p w14:paraId="09880ABE" w14:textId="34C8FF4E" w:rsidR="00846DC1" w:rsidDel="002E7285" w:rsidRDefault="00846DC1">
      <w:pPr>
        <w:pStyle w:val="Heading4"/>
        <w:rPr>
          <w:del w:id="978" w:author="Quincey Koziol" w:date="2014-12-04T13:53:00Z"/>
        </w:rPr>
        <w:pPrChange w:id="979" w:author="Quincey Koziol" w:date="2014-12-04T13:53:00Z">
          <w:pPr>
            <w:pStyle w:val="ListParagraph"/>
            <w:ind w:left="0"/>
          </w:pPr>
        </w:pPrChange>
      </w:pPr>
      <w:moveFrom w:id="980" w:author="Quincey Koziol" w:date="2014-12-03T15:27:00Z">
        <w:del w:id="981" w:author="Quincey Koziol" w:date="2014-12-04T13:53:00Z">
          <w:r w:rsidDel="002E7285">
            <w:delText>/* Create DCPL and set to virtual storage */</w:delText>
          </w:r>
        </w:del>
      </w:moveFrom>
    </w:p>
    <w:p w14:paraId="4310C4AF" w14:textId="2C7EE9F6" w:rsidR="00846DC1" w:rsidDel="002E7285" w:rsidRDefault="00846DC1">
      <w:pPr>
        <w:pStyle w:val="Heading4"/>
        <w:rPr>
          <w:del w:id="982" w:author="Quincey Koziol" w:date="2014-12-04T13:53:00Z"/>
        </w:rPr>
        <w:pPrChange w:id="983" w:author="Quincey Koziol" w:date="2014-12-04T13:53:00Z">
          <w:pPr>
            <w:pStyle w:val="ListParagraph"/>
            <w:ind w:left="0"/>
          </w:pPr>
        </w:pPrChange>
      </w:pPr>
      <w:moveFrom w:id="984" w:author="Quincey Koziol" w:date="2014-12-03T15:27:00Z">
        <w:del w:id="985" w:author="Quincey Koziol" w:date="2014-12-04T13:53:00Z">
          <w:r w:rsidDel="002E7285">
            <w:delText>dcpl_id = H5Pcreate(</w:delText>
          </w:r>
          <w:r w:rsidRPr="00217F22" w:rsidDel="002E7285">
            <w:delText>H5P_DATASET_CREATE</w:delText>
          </w:r>
          <w:r w:rsidDel="002E7285">
            <w:delText>);</w:delText>
          </w:r>
        </w:del>
      </w:moveFrom>
    </w:p>
    <w:p w14:paraId="7556471C" w14:textId="524F1916" w:rsidR="00846DC1" w:rsidDel="002E7285" w:rsidRDefault="00846DC1">
      <w:pPr>
        <w:pStyle w:val="Heading4"/>
        <w:rPr>
          <w:del w:id="986" w:author="Quincey Koziol" w:date="2014-12-04T13:53:00Z"/>
        </w:rPr>
        <w:pPrChange w:id="987" w:author="Quincey Koziol" w:date="2014-12-04T13:53:00Z">
          <w:pPr>
            <w:pStyle w:val="ListParagraph"/>
            <w:ind w:left="0"/>
          </w:pPr>
        </w:pPrChange>
      </w:pPr>
      <w:moveFrom w:id="988" w:author="Quincey Koziol" w:date="2014-12-03T15:27:00Z">
        <w:del w:id="989" w:author="Quincey Koziol" w:date="2014-12-04T13:53:00Z">
          <w:r w:rsidDel="002E7285">
            <w:delText>H5Pset_virtual(dcpl_id);</w:delText>
          </w:r>
        </w:del>
      </w:moveFrom>
    </w:p>
    <w:p w14:paraId="09F2FFB3" w14:textId="3F823B22" w:rsidR="00846DC1" w:rsidDel="002E7285" w:rsidRDefault="00846DC1">
      <w:pPr>
        <w:pStyle w:val="Heading4"/>
        <w:rPr>
          <w:del w:id="990" w:author="Quincey Koziol" w:date="2014-12-04T13:53:00Z"/>
        </w:rPr>
        <w:pPrChange w:id="991" w:author="Quincey Koziol" w:date="2014-12-04T13:53:00Z">
          <w:pPr>
            <w:pStyle w:val="ListParagraph"/>
            <w:ind w:left="0"/>
          </w:pPr>
        </w:pPrChange>
      </w:pPr>
    </w:p>
    <w:p w14:paraId="4A4839B0" w14:textId="1F88A6AD" w:rsidR="00846DC1" w:rsidDel="002E7285" w:rsidRDefault="00846DC1">
      <w:pPr>
        <w:pStyle w:val="Heading4"/>
        <w:rPr>
          <w:del w:id="992" w:author="Quincey Koziol" w:date="2014-12-04T13:53:00Z"/>
        </w:rPr>
        <w:pPrChange w:id="993" w:author="Quincey Koziol" w:date="2014-12-04T13:53:00Z">
          <w:pPr>
            <w:pStyle w:val="ListParagraph"/>
            <w:ind w:left="0"/>
          </w:pPr>
        </w:pPrChange>
      </w:pPr>
      <w:moveFrom w:id="994" w:author="Quincey Koziol" w:date="2014-12-03T15:27:00Z">
        <w:del w:id="995" w:author="Quincey Koziol" w:date="2014-12-04T13:53:00Z">
          <w:r w:rsidDel="002E7285">
            <w:delText>/* Create unlimited source dataspace and set selection */</w:delText>
          </w:r>
        </w:del>
      </w:moveFrom>
    </w:p>
    <w:p w14:paraId="4FD9EF9A" w14:textId="26C4D41A" w:rsidR="00846DC1" w:rsidDel="002E7285" w:rsidRDefault="00846DC1">
      <w:pPr>
        <w:pStyle w:val="Heading4"/>
        <w:rPr>
          <w:del w:id="996" w:author="Quincey Koziol" w:date="2014-12-04T13:53:00Z"/>
        </w:rPr>
        <w:pPrChange w:id="997" w:author="Quincey Koziol" w:date="2014-12-04T13:53:00Z">
          <w:pPr>
            <w:pStyle w:val="ListParagraph"/>
            <w:ind w:left="0"/>
          </w:pPr>
        </w:pPrChange>
      </w:pPr>
      <w:moveFrom w:id="998" w:author="Quincey Koziol" w:date="2014-12-03T15:27:00Z">
        <w:del w:id="999" w:author="Quincey Koziol" w:date="2014-12-04T13:53:00Z">
          <w:r w:rsidDel="002E7285">
            <w:delText>src_dims[3] = {/* Z: */ 10, /* Y: */ 10, /* X: */ 10}</w:delText>
          </w:r>
          <w:r w:rsidRPr="002E7157" w:rsidDel="002E7285">
            <w:delText>;</w:delText>
          </w:r>
          <w:r w:rsidRPr="003462F9" w:rsidDel="002E7285">
            <w:delText xml:space="preserve"> </w:delText>
          </w:r>
        </w:del>
      </w:moveFrom>
    </w:p>
    <w:p w14:paraId="0A54B6AE" w14:textId="2D7E6B14" w:rsidR="00846DC1" w:rsidDel="002E7285" w:rsidRDefault="00846DC1">
      <w:pPr>
        <w:pStyle w:val="Heading4"/>
        <w:rPr>
          <w:del w:id="1000" w:author="Quincey Koziol" w:date="2014-12-04T13:53:00Z"/>
        </w:rPr>
        <w:pPrChange w:id="1001" w:author="Quincey Koziol" w:date="2014-12-04T13:53:00Z">
          <w:pPr>
            <w:pStyle w:val="ListParagraph"/>
            <w:ind w:left="0"/>
          </w:pPr>
        </w:pPrChange>
      </w:pPr>
      <w:moveFrom w:id="1002" w:author="Quincey Koziol" w:date="2014-12-03T15:27:00Z">
        <w:del w:id="1003" w:author="Quincey Koziol" w:date="2014-12-04T13:53:00Z">
          <w:r w:rsidDel="002E7285">
            <w:delText>max_src_dims[3] = {/* Z: */ H5S_UNLIMITED, /* Y: */ 10, /* X: */ 10}</w:delText>
          </w:r>
          <w:r w:rsidRPr="002E7157" w:rsidDel="002E7285">
            <w:delText>;</w:delText>
          </w:r>
          <w:r w:rsidRPr="003462F9" w:rsidDel="002E7285">
            <w:delText xml:space="preserve"> </w:delText>
          </w:r>
        </w:del>
      </w:moveFrom>
    </w:p>
    <w:p w14:paraId="76C9B88A" w14:textId="40C0C350" w:rsidR="00846DC1" w:rsidDel="002E7285" w:rsidRDefault="00846DC1">
      <w:pPr>
        <w:pStyle w:val="Heading4"/>
        <w:rPr>
          <w:del w:id="1004" w:author="Quincey Koziol" w:date="2014-12-04T13:53:00Z"/>
        </w:rPr>
        <w:pPrChange w:id="1005" w:author="Quincey Koziol" w:date="2014-12-04T13:53:00Z">
          <w:pPr>
            <w:pStyle w:val="ListParagraph"/>
            <w:ind w:left="0"/>
          </w:pPr>
        </w:pPrChange>
      </w:pPr>
      <w:moveFrom w:id="1006" w:author="Quincey Koziol" w:date="2014-12-03T15:27:00Z">
        <w:del w:id="1007" w:author="Quincey Koziol" w:date="2014-12-04T13:53:00Z">
          <w:r w:rsidDel="002E7285">
            <w:delText>src_space_id = H5Screate_simple(3, src_dims, max_src_dims);</w:delText>
          </w:r>
        </w:del>
      </w:moveFrom>
    </w:p>
    <w:p w14:paraId="33B97EEB" w14:textId="0B878FD7" w:rsidR="00846DC1" w:rsidDel="002E7285" w:rsidRDefault="00846DC1">
      <w:pPr>
        <w:pStyle w:val="Heading4"/>
        <w:rPr>
          <w:del w:id="1008" w:author="Quincey Koziol" w:date="2014-12-04T13:53:00Z"/>
        </w:rPr>
        <w:pPrChange w:id="1009" w:author="Quincey Koziol" w:date="2014-12-04T13:53:00Z">
          <w:pPr>
            <w:pStyle w:val="ListParagraph"/>
            <w:ind w:left="0"/>
          </w:pPr>
        </w:pPrChange>
      </w:pPr>
      <w:moveFrom w:id="1010" w:author="Quincey Koziol" w:date="2014-12-03T15:27:00Z">
        <w:del w:id="1011" w:author="Quincey Koziol" w:date="2014-12-04T13:53:00Z">
          <w:r w:rsidRPr="002E7157" w:rsidDel="002E7285">
            <w:delText>start</w:delText>
          </w:r>
          <w:r w:rsidDel="002E7285">
            <w:delText>[3] = {</w:delText>
          </w:r>
          <w:r w:rsidR="004156FC" w:rsidDel="002E7285">
            <w:delText>0</w:delText>
          </w:r>
          <w:r w:rsidDel="002E7285">
            <w:delText>, 0, 0}</w:delText>
          </w:r>
          <w:r w:rsidRPr="002E7157" w:rsidDel="002E7285">
            <w:delText>;</w:delText>
          </w:r>
          <w:r w:rsidRPr="003462F9" w:rsidDel="002E7285">
            <w:delText xml:space="preserve"> </w:delText>
          </w:r>
        </w:del>
      </w:moveFrom>
    </w:p>
    <w:p w14:paraId="6E46CFB7" w14:textId="74B0EEEF" w:rsidR="00846DC1" w:rsidDel="002E7285" w:rsidRDefault="00846DC1">
      <w:pPr>
        <w:pStyle w:val="Heading4"/>
        <w:rPr>
          <w:del w:id="1012" w:author="Quincey Koziol" w:date="2014-12-04T13:53:00Z"/>
        </w:rPr>
        <w:pPrChange w:id="1013" w:author="Quincey Koziol" w:date="2014-12-04T13:53:00Z">
          <w:pPr>
            <w:pStyle w:val="ListParagraph"/>
            <w:ind w:left="0"/>
          </w:pPr>
        </w:pPrChange>
      </w:pPr>
      <w:moveFrom w:id="1014" w:author="Quincey Koziol" w:date="2014-12-03T15:27:00Z">
        <w:del w:id="1015"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2D9B9139" w14:textId="2E7FEB46" w:rsidR="00846DC1" w:rsidDel="002E7285" w:rsidRDefault="00846DC1">
      <w:pPr>
        <w:pStyle w:val="Heading4"/>
        <w:rPr>
          <w:del w:id="1016" w:author="Quincey Koziol" w:date="2014-12-04T13:53:00Z"/>
        </w:rPr>
        <w:pPrChange w:id="1017" w:author="Quincey Koziol" w:date="2014-12-04T13:53:00Z">
          <w:pPr>
            <w:pStyle w:val="ListParagraph"/>
            <w:ind w:left="0"/>
          </w:pPr>
        </w:pPrChange>
      </w:pPr>
      <w:moveFrom w:id="1018" w:author="Quincey Koziol" w:date="2014-12-03T15:27:00Z">
        <w:del w:id="1019" w:author="Quincey Koziol" w:date="2014-12-04T13:53:00Z">
          <w:r w:rsidDel="002E7285">
            <w:delText>block[3] = {</w:delText>
          </w:r>
          <w:r w:rsidR="007D14C7" w:rsidDel="002E7285">
            <w:delText>1</w:delText>
          </w:r>
          <w:r w:rsidDel="002E7285">
            <w:delText>, 10, 10};</w:delText>
          </w:r>
        </w:del>
      </w:moveFrom>
    </w:p>
    <w:p w14:paraId="441F075B" w14:textId="56F02713" w:rsidR="00846DC1" w:rsidDel="002E7285" w:rsidRDefault="00846DC1">
      <w:pPr>
        <w:pStyle w:val="Heading4"/>
        <w:rPr>
          <w:del w:id="1020" w:author="Quincey Koziol" w:date="2014-12-04T13:53:00Z"/>
        </w:rPr>
        <w:pPrChange w:id="1021" w:author="Quincey Koziol" w:date="2014-12-04T13:53:00Z">
          <w:pPr>
            <w:pStyle w:val="ListParagraph"/>
            <w:ind w:left="0"/>
          </w:pPr>
        </w:pPrChange>
      </w:pPr>
      <w:moveFrom w:id="1022" w:author="Quincey Koziol" w:date="2014-12-03T15:27:00Z">
        <w:del w:id="1023" w:author="Quincey Koziol" w:date="2014-12-04T13:53:00Z">
          <w:r w:rsidDel="002E7285">
            <w:delText>count[3] = {</w:delText>
          </w:r>
          <w:r w:rsidR="007D14C7" w:rsidDel="002E7285">
            <w:delText>H5S_UNLIMITED</w:delText>
          </w:r>
          <w:r w:rsidDel="002E7285">
            <w:delText>, 1, 1};</w:delText>
          </w:r>
        </w:del>
      </w:moveFrom>
    </w:p>
    <w:p w14:paraId="756A0B1E" w14:textId="36A479F6" w:rsidR="00846DC1" w:rsidDel="002E7285" w:rsidRDefault="00846DC1">
      <w:pPr>
        <w:pStyle w:val="Heading4"/>
        <w:rPr>
          <w:del w:id="1024" w:author="Quincey Koziol" w:date="2014-12-04T13:53:00Z"/>
        </w:rPr>
        <w:pPrChange w:id="1025" w:author="Quincey Koziol" w:date="2014-12-04T13:53:00Z">
          <w:pPr>
            <w:pStyle w:val="ListParagraph"/>
            <w:ind w:left="0"/>
          </w:pPr>
        </w:pPrChange>
      </w:pPr>
      <w:moveFrom w:id="1026" w:author="Quincey Koziol" w:date="2014-12-03T15:27:00Z">
        <w:del w:id="1027"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00396EAB" w14:textId="7528A891" w:rsidR="00846DC1" w:rsidDel="002E7285" w:rsidRDefault="00846DC1">
      <w:pPr>
        <w:pStyle w:val="Heading4"/>
        <w:rPr>
          <w:del w:id="1028" w:author="Quincey Koziol" w:date="2014-12-04T13:53:00Z"/>
        </w:rPr>
        <w:pPrChange w:id="1029" w:author="Quincey Koziol" w:date="2014-12-04T13:53:00Z">
          <w:pPr>
            <w:pStyle w:val="ListParagraph"/>
            <w:ind w:left="0" w:firstLine="720"/>
          </w:pPr>
        </w:pPrChange>
      </w:pPr>
      <w:moveFrom w:id="1030" w:author="Quincey Koziol" w:date="2014-12-03T15:27:00Z">
        <w:del w:id="1031" w:author="Quincey Koziol" w:date="2014-12-04T13:53:00Z">
          <w:r w:rsidRPr="002E7157" w:rsidDel="002E7285">
            <w:delText>count);</w:delText>
          </w:r>
        </w:del>
      </w:moveFrom>
    </w:p>
    <w:p w14:paraId="365757D6" w14:textId="33D7B2B2" w:rsidR="00846DC1" w:rsidRPr="003462F9" w:rsidDel="002E7285" w:rsidRDefault="00846DC1">
      <w:pPr>
        <w:pStyle w:val="Heading4"/>
        <w:rPr>
          <w:del w:id="1032" w:author="Quincey Koziol" w:date="2014-12-04T13:53:00Z"/>
        </w:rPr>
        <w:pPrChange w:id="1033" w:author="Quincey Koziol" w:date="2014-12-04T13:53:00Z">
          <w:pPr>
            <w:pStyle w:val="ListParagraph"/>
            <w:ind w:left="0" w:firstLine="720"/>
          </w:pPr>
        </w:pPrChange>
      </w:pPr>
    </w:p>
    <w:p w14:paraId="4FD16BAF" w14:textId="14953406" w:rsidR="00846DC1" w:rsidDel="002E7285" w:rsidRDefault="00846DC1">
      <w:pPr>
        <w:pStyle w:val="Heading4"/>
        <w:rPr>
          <w:del w:id="1034" w:author="Quincey Koziol" w:date="2014-12-04T13:53:00Z"/>
        </w:rPr>
        <w:pPrChange w:id="1035" w:author="Quincey Koziol" w:date="2014-12-04T13:53:00Z">
          <w:pPr>
            <w:pStyle w:val="ListParagraph"/>
            <w:ind w:left="0"/>
          </w:pPr>
        </w:pPrChange>
      </w:pPr>
      <w:moveFrom w:id="1036" w:author="Quincey Koziol" w:date="2014-12-03T15:27:00Z">
        <w:del w:id="1037" w:author="Quincey Koziol" w:date="2014-12-04T13:53:00Z">
          <w:r w:rsidDel="002E7285">
            <w:delText>/* Create virtual dataspace and set first selection */</w:delText>
          </w:r>
        </w:del>
      </w:moveFrom>
    </w:p>
    <w:p w14:paraId="301CF09E" w14:textId="0A9DA22C" w:rsidR="00846DC1" w:rsidDel="002E7285" w:rsidRDefault="00846DC1">
      <w:pPr>
        <w:pStyle w:val="Heading4"/>
        <w:rPr>
          <w:del w:id="1038" w:author="Quincey Koziol" w:date="2014-12-04T13:53:00Z"/>
        </w:rPr>
        <w:pPrChange w:id="1039" w:author="Quincey Koziol" w:date="2014-12-04T13:53:00Z">
          <w:pPr>
            <w:pStyle w:val="ListParagraph"/>
            <w:ind w:left="0"/>
          </w:pPr>
        </w:pPrChange>
      </w:pPr>
      <w:moveFrom w:id="1040" w:author="Quincey Koziol" w:date="2014-12-03T15:27:00Z">
        <w:del w:id="1041" w:author="Quincey Koziol" w:date="2014-12-04T13:53:00Z">
          <w:r w:rsidDel="002E7285">
            <w:delText>vds_dims[3] = {/* Z: */ 10, /* Y: */ 20, /* X: */ 20}</w:delText>
          </w:r>
          <w:r w:rsidRPr="002E7157" w:rsidDel="002E7285">
            <w:delText>;</w:delText>
          </w:r>
          <w:r w:rsidRPr="003462F9" w:rsidDel="002E7285">
            <w:delText xml:space="preserve"> </w:delText>
          </w:r>
        </w:del>
      </w:moveFrom>
    </w:p>
    <w:p w14:paraId="579AE0D1" w14:textId="215DD91E" w:rsidR="007D14C7" w:rsidDel="002E7285" w:rsidRDefault="007D14C7">
      <w:pPr>
        <w:pStyle w:val="Heading4"/>
        <w:rPr>
          <w:del w:id="1042" w:author="Quincey Koziol" w:date="2014-12-04T13:53:00Z"/>
        </w:rPr>
        <w:pPrChange w:id="1043" w:author="Quincey Koziol" w:date="2014-12-04T13:53:00Z">
          <w:pPr>
            <w:pStyle w:val="ListParagraph"/>
            <w:ind w:left="0"/>
          </w:pPr>
        </w:pPrChange>
      </w:pPr>
      <w:moveFrom w:id="1044" w:author="Quincey Koziol" w:date="2014-12-03T15:27:00Z">
        <w:del w:id="1045" w:author="Quincey Koziol" w:date="2014-12-04T13:53:00Z">
          <w:r w:rsidDel="002E7285">
            <w:delText>max_vds_dims[3] = {/* Z: */ H5S_UNLIMITED, /* Y: */ 20, /* X: */ 20}</w:delText>
          </w:r>
          <w:r w:rsidRPr="002E7157" w:rsidDel="002E7285">
            <w:delText>;</w:delText>
          </w:r>
          <w:r w:rsidRPr="003462F9" w:rsidDel="002E7285">
            <w:delText xml:space="preserve"> </w:delText>
          </w:r>
        </w:del>
      </w:moveFrom>
    </w:p>
    <w:p w14:paraId="6147A148" w14:textId="3777BB51" w:rsidR="00846DC1" w:rsidRPr="00DD2EE9" w:rsidDel="002E7285" w:rsidRDefault="00846DC1">
      <w:pPr>
        <w:pStyle w:val="Heading4"/>
        <w:rPr>
          <w:del w:id="1046" w:author="Quincey Koziol" w:date="2014-12-04T13:53:00Z"/>
        </w:rPr>
        <w:pPrChange w:id="1047" w:author="Quincey Koziol" w:date="2014-12-04T13:53:00Z">
          <w:pPr>
            <w:pStyle w:val="ListParagraph"/>
            <w:ind w:left="0"/>
          </w:pPr>
        </w:pPrChange>
      </w:pPr>
      <w:moveFrom w:id="1048" w:author="Quincey Koziol" w:date="2014-12-03T15:27:00Z">
        <w:del w:id="1049" w:author="Quincey Koziol" w:date="2014-12-04T13:53:00Z">
          <w:r w:rsidDel="002E7285">
            <w:delText xml:space="preserve">vds_space_id = H5Screate_simple(3, vds_dims, </w:delText>
          </w:r>
          <w:r w:rsidR="007D14C7" w:rsidDel="002E7285">
            <w:delText>max_vds_dims</w:delText>
          </w:r>
          <w:r w:rsidDel="002E7285">
            <w:delText>);</w:delText>
          </w:r>
        </w:del>
      </w:moveFrom>
    </w:p>
    <w:p w14:paraId="140336BA" w14:textId="52F98D3A" w:rsidR="00846DC1" w:rsidDel="002E7285" w:rsidRDefault="00846DC1">
      <w:pPr>
        <w:pStyle w:val="Heading4"/>
        <w:rPr>
          <w:del w:id="1050" w:author="Quincey Koziol" w:date="2014-12-04T13:53:00Z"/>
        </w:rPr>
        <w:pPrChange w:id="1051" w:author="Quincey Koziol" w:date="2014-12-04T13:53:00Z">
          <w:pPr>
            <w:pStyle w:val="ListParagraph"/>
            <w:ind w:left="0"/>
          </w:pPr>
        </w:pPrChange>
      </w:pPr>
      <w:moveFrom w:id="1052" w:author="Quincey Koziol" w:date="2014-12-03T15:27:00Z">
        <w:del w:id="1053"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5A5742CE" w14:textId="49ADC5E7" w:rsidR="00846DC1" w:rsidDel="002E7285" w:rsidRDefault="00846DC1">
      <w:pPr>
        <w:pStyle w:val="Heading4"/>
        <w:rPr>
          <w:del w:id="1054" w:author="Quincey Koziol" w:date="2014-12-04T13:53:00Z"/>
        </w:rPr>
        <w:pPrChange w:id="1055" w:author="Quincey Koziol" w:date="2014-12-04T13:53:00Z">
          <w:pPr>
            <w:pStyle w:val="ListParagraph"/>
            <w:ind w:left="0"/>
          </w:pPr>
        </w:pPrChange>
      </w:pPr>
      <w:moveFrom w:id="1056" w:author="Quincey Koziol" w:date="2014-12-03T15:27:00Z">
        <w:del w:id="105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60AAAC61" w14:textId="25641360" w:rsidR="00846DC1" w:rsidDel="002E7285" w:rsidRDefault="007D14C7">
      <w:pPr>
        <w:pStyle w:val="Heading4"/>
        <w:rPr>
          <w:del w:id="1058" w:author="Quincey Koziol" w:date="2014-12-04T13:53:00Z"/>
        </w:rPr>
        <w:pPrChange w:id="1059" w:author="Quincey Koziol" w:date="2014-12-04T13:53:00Z">
          <w:pPr>
            <w:pStyle w:val="ListParagraph"/>
            <w:ind w:left="0"/>
          </w:pPr>
        </w:pPrChange>
      </w:pPr>
      <w:moveFrom w:id="1060" w:author="Quincey Koziol" w:date="2014-12-03T15:27:00Z">
        <w:del w:id="1061" w:author="Quincey Koziol" w:date="2014-12-04T13:53:00Z">
          <w:r w:rsidDel="002E7285">
            <w:delText>block[3] = {1</w:delText>
          </w:r>
          <w:r w:rsidR="00846DC1" w:rsidDel="002E7285">
            <w:delText>, 10, 10};</w:delText>
          </w:r>
        </w:del>
      </w:moveFrom>
    </w:p>
    <w:p w14:paraId="0EA3F363" w14:textId="6041225B" w:rsidR="00846DC1" w:rsidDel="002E7285" w:rsidRDefault="007D14C7">
      <w:pPr>
        <w:pStyle w:val="Heading4"/>
        <w:rPr>
          <w:del w:id="1062" w:author="Quincey Koziol" w:date="2014-12-04T13:53:00Z"/>
        </w:rPr>
        <w:pPrChange w:id="1063" w:author="Quincey Koziol" w:date="2014-12-04T13:53:00Z">
          <w:pPr>
            <w:pStyle w:val="ListParagraph"/>
            <w:ind w:left="0"/>
          </w:pPr>
        </w:pPrChange>
      </w:pPr>
      <w:moveFrom w:id="1064" w:author="Quincey Koziol" w:date="2014-12-03T15:27:00Z">
        <w:del w:id="1065" w:author="Quincey Koziol" w:date="2014-12-04T13:53:00Z">
          <w:r w:rsidDel="002E7285">
            <w:delText>count[3] = {H5S_UNLIMITED</w:delText>
          </w:r>
          <w:r w:rsidR="00846DC1" w:rsidDel="002E7285">
            <w:delText>, 1, 1};</w:delText>
          </w:r>
        </w:del>
      </w:moveFrom>
    </w:p>
    <w:p w14:paraId="42BCD0E4" w14:textId="1A22B00F" w:rsidR="00846DC1" w:rsidDel="002E7285" w:rsidRDefault="00846DC1">
      <w:pPr>
        <w:pStyle w:val="Heading4"/>
        <w:rPr>
          <w:del w:id="1066" w:author="Quincey Koziol" w:date="2014-12-04T13:53:00Z"/>
        </w:rPr>
        <w:pPrChange w:id="1067" w:author="Quincey Koziol" w:date="2014-12-04T13:53:00Z">
          <w:pPr>
            <w:pStyle w:val="ListParagraph"/>
            <w:ind w:left="0"/>
          </w:pPr>
        </w:pPrChange>
      </w:pPr>
      <w:moveFrom w:id="1068" w:author="Quincey Koziol" w:date="2014-12-03T15:27:00Z">
        <w:del w:id="106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60A68FF2" w14:textId="1BCCEC35" w:rsidR="00846DC1" w:rsidDel="002E7285" w:rsidRDefault="00846DC1">
      <w:pPr>
        <w:pStyle w:val="Heading4"/>
        <w:rPr>
          <w:del w:id="1070" w:author="Quincey Koziol" w:date="2014-12-04T13:53:00Z"/>
        </w:rPr>
        <w:pPrChange w:id="1071" w:author="Quincey Koziol" w:date="2014-12-04T13:53:00Z">
          <w:pPr>
            <w:pStyle w:val="ListParagraph"/>
            <w:ind w:left="0" w:firstLine="720"/>
          </w:pPr>
        </w:pPrChange>
      </w:pPr>
      <w:moveFrom w:id="1072" w:author="Quincey Koziol" w:date="2014-12-03T15:27:00Z">
        <w:del w:id="1073" w:author="Quincey Koziol" w:date="2014-12-04T13:53:00Z">
          <w:r w:rsidRPr="002E7157" w:rsidDel="002E7285">
            <w:delText>count);</w:delText>
          </w:r>
        </w:del>
      </w:moveFrom>
    </w:p>
    <w:p w14:paraId="70ED1DF0" w14:textId="1F8E71E4" w:rsidR="00846DC1" w:rsidRPr="003462F9" w:rsidDel="002E7285" w:rsidRDefault="00846DC1">
      <w:pPr>
        <w:pStyle w:val="Heading4"/>
        <w:rPr>
          <w:del w:id="1074" w:author="Quincey Koziol" w:date="2014-12-04T13:53:00Z"/>
        </w:rPr>
        <w:pPrChange w:id="1075" w:author="Quincey Koziol" w:date="2014-12-04T13:53:00Z">
          <w:pPr>
            <w:pStyle w:val="ListParagraph"/>
            <w:ind w:left="0" w:firstLine="720"/>
          </w:pPr>
        </w:pPrChange>
      </w:pPr>
    </w:p>
    <w:p w14:paraId="53A27706" w14:textId="318A47A9" w:rsidR="00846DC1" w:rsidDel="002E7285" w:rsidRDefault="00846DC1">
      <w:pPr>
        <w:pStyle w:val="Heading4"/>
        <w:rPr>
          <w:del w:id="1076" w:author="Quincey Koziol" w:date="2014-12-04T13:53:00Z"/>
        </w:rPr>
        <w:pPrChange w:id="1077" w:author="Quincey Koziol" w:date="2014-12-04T13:53:00Z">
          <w:pPr>
            <w:pStyle w:val="ListParagraph"/>
            <w:ind w:left="0"/>
          </w:pPr>
        </w:pPrChange>
      </w:pPr>
      <w:moveFrom w:id="1078" w:author="Quincey Koziol" w:date="2014-12-03T15:27:00Z">
        <w:del w:id="1079" w:author="Quincey Koziol" w:date="2014-12-04T13:53:00Z">
          <w:r w:rsidDel="002E7285">
            <w:delText>/* Set mapping between first source dataset and first block in virtual dataset */</w:delText>
          </w:r>
        </w:del>
      </w:moveFrom>
    </w:p>
    <w:p w14:paraId="1ABCFE51" w14:textId="0AF980DB" w:rsidR="00846DC1" w:rsidDel="002E7285" w:rsidRDefault="00846DC1">
      <w:pPr>
        <w:pStyle w:val="Heading4"/>
        <w:rPr>
          <w:del w:id="1080" w:author="Quincey Koziol" w:date="2014-12-04T13:53:00Z"/>
        </w:rPr>
        <w:pPrChange w:id="1081" w:author="Quincey Koziol" w:date="2014-12-04T13:53:00Z">
          <w:pPr>
            <w:jc w:val="left"/>
          </w:pPr>
        </w:pPrChange>
      </w:pPr>
      <w:moveFrom w:id="1082" w:author="Quincey Koziol" w:date="2014-12-03T15:27:00Z">
        <w:del w:id="108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“/A”, src</w:delText>
          </w:r>
          <w:r w:rsidRPr="002C4D15" w:rsidDel="002E7285">
            <w:delText>_space_id);</w:delText>
          </w:r>
        </w:del>
      </w:moveFrom>
    </w:p>
    <w:p w14:paraId="5F753ACC" w14:textId="20D11705" w:rsidR="00846DC1" w:rsidDel="002E7285" w:rsidRDefault="00846DC1">
      <w:pPr>
        <w:pStyle w:val="Heading4"/>
        <w:rPr>
          <w:del w:id="1084" w:author="Quincey Koziol" w:date="2014-12-04T13:53:00Z"/>
        </w:rPr>
        <w:pPrChange w:id="1085" w:author="Quincey Koziol" w:date="2014-12-04T13:53:00Z">
          <w:pPr>
            <w:pStyle w:val="ListParagraph"/>
            <w:ind w:left="0"/>
          </w:pPr>
        </w:pPrChange>
      </w:pPr>
    </w:p>
    <w:p w14:paraId="204F6E12" w14:textId="3B636BB3" w:rsidR="00846DC1" w:rsidDel="002E7285" w:rsidRDefault="00846DC1">
      <w:pPr>
        <w:pStyle w:val="Heading4"/>
        <w:rPr>
          <w:del w:id="1086" w:author="Quincey Koziol" w:date="2014-12-04T13:53:00Z"/>
        </w:rPr>
        <w:pPrChange w:id="1087" w:author="Quincey Koziol" w:date="2014-12-04T13:53:00Z">
          <w:pPr>
            <w:pStyle w:val="ListParagraph"/>
            <w:ind w:left="0"/>
          </w:pPr>
        </w:pPrChange>
      </w:pPr>
      <w:moveFrom w:id="1088" w:author="Quincey Koziol" w:date="2014-12-03T15:27:00Z">
        <w:del w:id="1089" w:author="Quincey Koziol" w:date="2014-12-04T13:53:00Z">
          <w:r w:rsidDel="002E7285">
            <w:delText>/* Set second selection in virtual dataset */</w:delText>
          </w:r>
        </w:del>
      </w:moveFrom>
    </w:p>
    <w:p w14:paraId="223E7558" w14:textId="4E1BE594" w:rsidR="00846DC1" w:rsidDel="002E7285" w:rsidRDefault="00846DC1">
      <w:pPr>
        <w:pStyle w:val="Heading4"/>
        <w:rPr>
          <w:del w:id="1090" w:author="Quincey Koziol" w:date="2014-12-04T13:53:00Z"/>
        </w:rPr>
        <w:pPrChange w:id="1091" w:author="Quincey Koziol" w:date="2014-12-04T13:53:00Z">
          <w:pPr>
            <w:pStyle w:val="ListParagraph"/>
            <w:ind w:left="0"/>
          </w:pPr>
        </w:pPrChange>
      </w:pPr>
      <w:moveFrom w:id="1092" w:author="Quincey Koziol" w:date="2014-12-03T15:27:00Z">
        <w:del w:id="1093" w:author="Quincey Koziol" w:date="2014-12-04T13:53:00Z">
          <w:r w:rsidRPr="002E7157" w:rsidDel="002E7285">
            <w:delText>start</w:delText>
          </w:r>
          <w:r w:rsidDel="002E7285">
            <w:delText>[3] = {0, 0, 10}</w:delText>
          </w:r>
          <w:r w:rsidRPr="002E7157" w:rsidDel="002E7285">
            <w:delText>;</w:delText>
          </w:r>
          <w:r w:rsidRPr="003462F9" w:rsidDel="002E7285">
            <w:delText xml:space="preserve"> </w:delText>
          </w:r>
        </w:del>
      </w:moveFrom>
    </w:p>
    <w:p w14:paraId="51286B69" w14:textId="4142E032" w:rsidR="00846DC1" w:rsidDel="002E7285" w:rsidRDefault="00846DC1">
      <w:pPr>
        <w:pStyle w:val="Heading4"/>
        <w:rPr>
          <w:del w:id="1094" w:author="Quincey Koziol" w:date="2014-12-04T13:53:00Z"/>
        </w:rPr>
        <w:pPrChange w:id="1095" w:author="Quincey Koziol" w:date="2014-12-04T13:53:00Z">
          <w:pPr>
            <w:pStyle w:val="ListParagraph"/>
            <w:ind w:left="0"/>
          </w:pPr>
        </w:pPrChange>
      </w:pPr>
      <w:moveFrom w:id="1096" w:author="Quincey Koziol" w:date="2014-12-03T15:27:00Z">
        <w:del w:id="109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16AD8F10" w14:textId="74562A37" w:rsidR="00846DC1" w:rsidDel="002E7285" w:rsidRDefault="00846DC1">
      <w:pPr>
        <w:pStyle w:val="Heading4"/>
        <w:rPr>
          <w:del w:id="1098" w:author="Quincey Koziol" w:date="2014-12-04T13:53:00Z"/>
        </w:rPr>
        <w:pPrChange w:id="1099" w:author="Quincey Koziol" w:date="2014-12-04T13:53:00Z">
          <w:pPr>
            <w:pStyle w:val="ListParagraph"/>
            <w:ind w:left="0"/>
          </w:pPr>
        </w:pPrChange>
      </w:pPr>
      <w:moveFrom w:id="1100" w:author="Quincey Koziol" w:date="2014-12-03T15:27:00Z">
        <w:del w:id="1101" w:author="Quincey Koziol" w:date="2014-12-04T13:53:00Z">
          <w:r w:rsidDel="002E7285">
            <w:delText>block[3] = {</w:delText>
          </w:r>
          <w:r w:rsidR="00D91257" w:rsidDel="002E7285">
            <w:delText>1</w:delText>
          </w:r>
          <w:r w:rsidDel="002E7285">
            <w:delText>, 10, 10};</w:delText>
          </w:r>
        </w:del>
      </w:moveFrom>
    </w:p>
    <w:p w14:paraId="1B560C37" w14:textId="6601A0D7" w:rsidR="00846DC1" w:rsidDel="002E7285" w:rsidRDefault="00846DC1">
      <w:pPr>
        <w:pStyle w:val="Heading4"/>
        <w:rPr>
          <w:del w:id="1102" w:author="Quincey Koziol" w:date="2014-12-04T13:53:00Z"/>
        </w:rPr>
        <w:pPrChange w:id="1103" w:author="Quincey Koziol" w:date="2014-12-04T13:53:00Z">
          <w:pPr>
            <w:pStyle w:val="ListParagraph"/>
            <w:ind w:left="0"/>
          </w:pPr>
        </w:pPrChange>
      </w:pPr>
      <w:moveFrom w:id="1104" w:author="Quincey Koziol" w:date="2014-12-03T15:27:00Z">
        <w:del w:id="1105" w:author="Quincey Koziol" w:date="2014-12-04T13:53:00Z">
          <w:r w:rsidDel="002E7285">
            <w:delText>count[3] = {</w:delText>
          </w:r>
          <w:r w:rsidR="00D91257" w:rsidDel="002E7285">
            <w:delText>H5S_UNLIMITED</w:delText>
          </w:r>
          <w:r w:rsidDel="002E7285">
            <w:delText>, 1, 1};</w:delText>
          </w:r>
        </w:del>
      </w:moveFrom>
    </w:p>
    <w:p w14:paraId="4F1F64AF" w14:textId="002007C1" w:rsidR="00846DC1" w:rsidDel="002E7285" w:rsidRDefault="00846DC1">
      <w:pPr>
        <w:pStyle w:val="Heading4"/>
        <w:rPr>
          <w:del w:id="1106" w:author="Quincey Koziol" w:date="2014-12-04T13:53:00Z"/>
        </w:rPr>
        <w:pPrChange w:id="1107" w:author="Quincey Koziol" w:date="2014-12-04T13:53:00Z">
          <w:pPr>
            <w:pStyle w:val="ListParagraph"/>
            <w:ind w:left="0"/>
          </w:pPr>
        </w:pPrChange>
      </w:pPr>
      <w:moveFrom w:id="1108" w:author="Quincey Koziol" w:date="2014-12-03T15:27:00Z">
        <w:del w:id="110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02666B17" w14:textId="1C246BF0" w:rsidR="00846DC1" w:rsidDel="002E7285" w:rsidRDefault="00846DC1">
      <w:pPr>
        <w:pStyle w:val="Heading4"/>
        <w:rPr>
          <w:del w:id="1110" w:author="Quincey Koziol" w:date="2014-12-04T13:53:00Z"/>
        </w:rPr>
        <w:pPrChange w:id="1111" w:author="Quincey Koziol" w:date="2014-12-04T13:53:00Z">
          <w:pPr>
            <w:pStyle w:val="ListParagraph"/>
            <w:ind w:left="0" w:firstLine="720"/>
          </w:pPr>
        </w:pPrChange>
      </w:pPr>
      <w:moveFrom w:id="1112" w:author="Quincey Koziol" w:date="2014-12-03T15:27:00Z">
        <w:del w:id="1113" w:author="Quincey Koziol" w:date="2014-12-04T13:53:00Z">
          <w:r w:rsidRPr="002E7157" w:rsidDel="002E7285">
            <w:delText>count);</w:delText>
          </w:r>
        </w:del>
      </w:moveFrom>
    </w:p>
    <w:p w14:paraId="2E26F8D8" w14:textId="3C4DA89C" w:rsidR="00846DC1" w:rsidRPr="003462F9" w:rsidDel="002E7285" w:rsidRDefault="00846DC1">
      <w:pPr>
        <w:pStyle w:val="Heading4"/>
        <w:rPr>
          <w:del w:id="1114" w:author="Quincey Koziol" w:date="2014-12-04T13:53:00Z"/>
        </w:rPr>
        <w:pPrChange w:id="1115" w:author="Quincey Koziol" w:date="2014-12-04T13:53:00Z">
          <w:pPr>
            <w:pStyle w:val="ListParagraph"/>
            <w:ind w:left="0" w:firstLine="720"/>
          </w:pPr>
        </w:pPrChange>
      </w:pPr>
    </w:p>
    <w:p w14:paraId="282545BF" w14:textId="58791FA9" w:rsidR="00846DC1" w:rsidDel="002E7285" w:rsidRDefault="00846DC1">
      <w:pPr>
        <w:pStyle w:val="Heading4"/>
        <w:rPr>
          <w:del w:id="1116" w:author="Quincey Koziol" w:date="2014-12-04T13:53:00Z"/>
        </w:rPr>
        <w:pPrChange w:id="1117" w:author="Quincey Koziol" w:date="2014-12-04T13:53:00Z">
          <w:pPr>
            <w:pStyle w:val="ListParagraph"/>
            <w:ind w:left="0"/>
          </w:pPr>
        </w:pPrChange>
      </w:pPr>
      <w:moveFrom w:id="1118" w:author="Quincey Koziol" w:date="2014-12-03T15:27:00Z">
        <w:del w:id="1119" w:author="Quincey Koziol" w:date="2014-12-04T13:53:00Z">
          <w:r w:rsidDel="002E7285">
            <w:delText>/* Set mapping between second source dataset and second block in virtual dataset */</w:delText>
          </w:r>
        </w:del>
      </w:moveFrom>
    </w:p>
    <w:p w14:paraId="38F1819C" w14:textId="071E5D08" w:rsidR="00846DC1" w:rsidDel="002E7285" w:rsidRDefault="00846DC1">
      <w:pPr>
        <w:pStyle w:val="Heading4"/>
        <w:rPr>
          <w:del w:id="1120" w:author="Quincey Koziol" w:date="2014-12-04T13:53:00Z"/>
        </w:rPr>
        <w:pPrChange w:id="1121" w:author="Quincey Koziol" w:date="2014-12-04T13:53:00Z">
          <w:pPr>
            <w:jc w:val="left"/>
          </w:pPr>
        </w:pPrChange>
      </w:pPr>
      <w:moveFrom w:id="1122" w:author="Quincey Koziol" w:date="2014-12-03T15:27:00Z">
        <w:del w:id="112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“b.h5”, “/B”, src</w:delText>
          </w:r>
          <w:r w:rsidRPr="002C4D15" w:rsidDel="002E7285">
            <w:delText>_space_id);</w:delText>
          </w:r>
        </w:del>
      </w:moveFrom>
    </w:p>
    <w:p w14:paraId="2406139E" w14:textId="32E3B71A" w:rsidR="00846DC1" w:rsidDel="002E7285" w:rsidRDefault="00846DC1">
      <w:pPr>
        <w:pStyle w:val="Heading4"/>
        <w:rPr>
          <w:del w:id="1124" w:author="Quincey Koziol" w:date="2014-12-04T13:53:00Z"/>
        </w:rPr>
        <w:pPrChange w:id="1125" w:author="Quincey Koziol" w:date="2014-12-04T13:53:00Z">
          <w:pPr>
            <w:pStyle w:val="ListParagraph"/>
            <w:ind w:left="0"/>
          </w:pPr>
        </w:pPrChange>
      </w:pPr>
    </w:p>
    <w:p w14:paraId="0C7E4DDD" w14:textId="05873590" w:rsidR="00846DC1" w:rsidDel="002E7285" w:rsidRDefault="00846DC1">
      <w:pPr>
        <w:pStyle w:val="Heading4"/>
        <w:rPr>
          <w:del w:id="1126" w:author="Quincey Koziol" w:date="2014-12-04T13:53:00Z"/>
        </w:rPr>
        <w:pPrChange w:id="1127" w:author="Quincey Koziol" w:date="2014-12-04T13:53:00Z">
          <w:pPr>
            <w:pStyle w:val="ListParagraph"/>
            <w:ind w:left="0"/>
          </w:pPr>
        </w:pPrChange>
      </w:pPr>
      <w:moveFrom w:id="1128" w:author="Quincey Koziol" w:date="2014-12-03T15:27:00Z">
        <w:del w:id="1129" w:author="Quincey Koziol" w:date="2014-12-04T13:53:00Z">
          <w:r w:rsidDel="002E7285">
            <w:delText>/* Set third selection in virtual dataset */</w:delText>
          </w:r>
        </w:del>
      </w:moveFrom>
    </w:p>
    <w:p w14:paraId="647DCD9B" w14:textId="600B6186" w:rsidR="00846DC1" w:rsidDel="002E7285" w:rsidRDefault="00846DC1">
      <w:pPr>
        <w:pStyle w:val="Heading4"/>
        <w:rPr>
          <w:del w:id="1130" w:author="Quincey Koziol" w:date="2014-12-04T13:53:00Z"/>
        </w:rPr>
        <w:pPrChange w:id="1131" w:author="Quincey Koziol" w:date="2014-12-04T13:53:00Z">
          <w:pPr>
            <w:pStyle w:val="ListParagraph"/>
            <w:ind w:left="0"/>
          </w:pPr>
        </w:pPrChange>
      </w:pPr>
      <w:moveFrom w:id="1132" w:author="Quincey Koziol" w:date="2014-12-03T15:27:00Z">
        <w:del w:id="1133" w:author="Quincey Koziol" w:date="2014-12-04T13:53:00Z">
          <w:r w:rsidRPr="002E7157" w:rsidDel="002E7285">
            <w:delText>start</w:delText>
          </w:r>
          <w:r w:rsidDel="002E7285">
            <w:delText>[3] = {0, 10, 0}</w:delText>
          </w:r>
          <w:r w:rsidRPr="002E7157" w:rsidDel="002E7285">
            <w:delText>;</w:delText>
          </w:r>
          <w:r w:rsidRPr="003462F9" w:rsidDel="002E7285">
            <w:delText xml:space="preserve"> </w:delText>
          </w:r>
        </w:del>
      </w:moveFrom>
    </w:p>
    <w:p w14:paraId="4945A799" w14:textId="74834230" w:rsidR="00846DC1" w:rsidDel="002E7285" w:rsidRDefault="00846DC1">
      <w:pPr>
        <w:pStyle w:val="Heading4"/>
        <w:rPr>
          <w:del w:id="1134" w:author="Quincey Koziol" w:date="2014-12-04T13:53:00Z"/>
        </w:rPr>
        <w:pPrChange w:id="1135" w:author="Quincey Koziol" w:date="2014-12-04T13:53:00Z">
          <w:pPr>
            <w:pStyle w:val="ListParagraph"/>
            <w:ind w:left="0"/>
          </w:pPr>
        </w:pPrChange>
      </w:pPr>
      <w:moveFrom w:id="1136" w:author="Quincey Koziol" w:date="2014-12-03T15:27:00Z">
        <w:del w:id="113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103B6ED4" w14:textId="13268C90" w:rsidR="00846DC1" w:rsidDel="002E7285" w:rsidRDefault="00846DC1">
      <w:pPr>
        <w:pStyle w:val="Heading4"/>
        <w:rPr>
          <w:del w:id="1138" w:author="Quincey Koziol" w:date="2014-12-04T13:53:00Z"/>
        </w:rPr>
        <w:pPrChange w:id="1139" w:author="Quincey Koziol" w:date="2014-12-04T13:53:00Z">
          <w:pPr>
            <w:pStyle w:val="ListParagraph"/>
            <w:ind w:left="0"/>
          </w:pPr>
        </w:pPrChange>
      </w:pPr>
      <w:moveFrom w:id="1140" w:author="Quincey Koziol" w:date="2014-12-03T15:27:00Z">
        <w:del w:id="1141" w:author="Quincey Koziol" w:date="2014-12-04T13:53:00Z">
          <w:r w:rsidDel="002E7285">
            <w:delText>block[3] = {</w:delText>
          </w:r>
          <w:r w:rsidR="00D91257" w:rsidDel="002E7285">
            <w:delText>1</w:delText>
          </w:r>
          <w:r w:rsidDel="002E7285">
            <w:delText>, 10, 10};</w:delText>
          </w:r>
        </w:del>
      </w:moveFrom>
    </w:p>
    <w:p w14:paraId="5317711D" w14:textId="63885D5E" w:rsidR="00846DC1" w:rsidDel="002E7285" w:rsidRDefault="00846DC1">
      <w:pPr>
        <w:pStyle w:val="Heading4"/>
        <w:rPr>
          <w:del w:id="1142" w:author="Quincey Koziol" w:date="2014-12-04T13:53:00Z"/>
        </w:rPr>
        <w:pPrChange w:id="1143" w:author="Quincey Koziol" w:date="2014-12-04T13:53:00Z">
          <w:pPr>
            <w:pStyle w:val="ListParagraph"/>
            <w:ind w:left="0"/>
          </w:pPr>
        </w:pPrChange>
      </w:pPr>
      <w:moveFrom w:id="1144" w:author="Quincey Koziol" w:date="2014-12-03T15:27:00Z">
        <w:del w:id="1145" w:author="Quincey Koziol" w:date="2014-12-04T13:53:00Z">
          <w:r w:rsidDel="002E7285">
            <w:delText>count[3] = {</w:delText>
          </w:r>
          <w:r w:rsidR="00D91257" w:rsidDel="002E7285">
            <w:delText>H5S_UNLIMITED</w:delText>
          </w:r>
          <w:r w:rsidDel="002E7285">
            <w:delText>, 1, 1};</w:delText>
          </w:r>
        </w:del>
      </w:moveFrom>
    </w:p>
    <w:p w14:paraId="455B44EB" w14:textId="6546B352" w:rsidR="00846DC1" w:rsidDel="002E7285" w:rsidRDefault="00846DC1">
      <w:pPr>
        <w:pStyle w:val="Heading4"/>
        <w:rPr>
          <w:del w:id="1146" w:author="Quincey Koziol" w:date="2014-12-04T13:53:00Z"/>
        </w:rPr>
        <w:pPrChange w:id="1147" w:author="Quincey Koziol" w:date="2014-12-04T13:53:00Z">
          <w:pPr>
            <w:pStyle w:val="ListParagraph"/>
            <w:ind w:left="0"/>
          </w:pPr>
        </w:pPrChange>
      </w:pPr>
      <w:moveFrom w:id="1148" w:author="Quincey Koziol" w:date="2014-12-03T15:27:00Z">
        <w:del w:id="114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596FCDFA" w14:textId="76E4FD53" w:rsidR="00846DC1" w:rsidDel="002E7285" w:rsidRDefault="00846DC1">
      <w:pPr>
        <w:pStyle w:val="Heading4"/>
        <w:rPr>
          <w:del w:id="1150" w:author="Quincey Koziol" w:date="2014-12-04T13:53:00Z"/>
        </w:rPr>
        <w:pPrChange w:id="1151" w:author="Quincey Koziol" w:date="2014-12-04T13:53:00Z">
          <w:pPr>
            <w:pStyle w:val="ListParagraph"/>
            <w:ind w:left="0" w:firstLine="720"/>
          </w:pPr>
        </w:pPrChange>
      </w:pPr>
      <w:moveFrom w:id="1152" w:author="Quincey Koziol" w:date="2014-12-03T15:27:00Z">
        <w:del w:id="1153" w:author="Quincey Koziol" w:date="2014-12-04T13:53:00Z">
          <w:r w:rsidRPr="002E7157" w:rsidDel="002E7285">
            <w:delText>count);</w:delText>
          </w:r>
        </w:del>
      </w:moveFrom>
    </w:p>
    <w:p w14:paraId="313DCB29" w14:textId="49D743ED" w:rsidR="00846DC1" w:rsidRPr="003462F9" w:rsidDel="002E7285" w:rsidRDefault="00846DC1">
      <w:pPr>
        <w:pStyle w:val="Heading4"/>
        <w:rPr>
          <w:del w:id="1154" w:author="Quincey Koziol" w:date="2014-12-04T13:53:00Z"/>
        </w:rPr>
        <w:pPrChange w:id="1155" w:author="Quincey Koziol" w:date="2014-12-04T13:53:00Z">
          <w:pPr>
            <w:pStyle w:val="ListParagraph"/>
            <w:ind w:left="0" w:firstLine="720"/>
          </w:pPr>
        </w:pPrChange>
      </w:pPr>
    </w:p>
    <w:p w14:paraId="2AA7A77B" w14:textId="0C1F7778" w:rsidR="00846DC1" w:rsidDel="002E7285" w:rsidRDefault="00846DC1">
      <w:pPr>
        <w:pStyle w:val="Heading4"/>
        <w:rPr>
          <w:del w:id="1156" w:author="Quincey Koziol" w:date="2014-12-04T13:53:00Z"/>
        </w:rPr>
        <w:pPrChange w:id="1157" w:author="Quincey Koziol" w:date="2014-12-04T13:53:00Z">
          <w:pPr>
            <w:pStyle w:val="ListParagraph"/>
            <w:ind w:left="0"/>
          </w:pPr>
        </w:pPrChange>
      </w:pPr>
      <w:moveFrom w:id="1158" w:author="Quincey Koziol" w:date="2014-12-03T15:27:00Z">
        <w:del w:id="1159" w:author="Quincey Koziol" w:date="2014-12-04T13:53:00Z">
          <w:r w:rsidDel="002E7285">
            <w:delText>/* Set mapping between third source dataset and third block in virtual dataset */</w:delText>
          </w:r>
        </w:del>
      </w:moveFrom>
    </w:p>
    <w:p w14:paraId="7CD0ED60" w14:textId="3AC8B166" w:rsidR="00846DC1" w:rsidDel="002E7285" w:rsidRDefault="00846DC1">
      <w:pPr>
        <w:pStyle w:val="Heading4"/>
        <w:rPr>
          <w:del w:id="1160" w:author="Quincey Koziol" w:date="2014-12-04T13:53:00Z"/>
        </w:rPr>
        <w:pPrChange w:id="1161" w:author="Quincey Koziol" w:date="2014-12-04T13:53:00Z">
          <w:pPr>
            <w:jc w:val="left"/>
          </w:pPr>
        </w:pPrChange>
      </w:pPr>
      <w:moveFrom w:id="1162" w:author="Quincey Koziol" w:date="2014-12-03T15:27:00Z">
        <w:del w:id="116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“c.h5”, “/C”, src</w:delText>
          </w:r>
          <w:r w:rsidRPr="002C4D15" w:rsidDel="002E7285">
            <w:delText>_space_id);</w:delText>
          </w:r>
        </w:del>
      </w:moveFrom>
    </w:p>
    <w:p w14:paraId="762F77F4" w14:textId="404A73F1" w:rsidR="00846DC1" w:rsidDel="002E7285" w:rsidRDefault="00846DC1">
      <w:pPr>
        <w:pStyle w:val="Heading4"/>
        <w:rPr>
          <w:del w:id="1164" w:author="Quincey Koziol" w:date="2014-12-04T13:53:00Z"/>
        </w:rPr>
        <w:pPrChange w:id="1165" w:author="Quincey Koziol" w:date="2014-12-04T13:53:00Z">
          <w:pPr>
            <w:pStyle w:val="ListParagraph"/>
            <w:ind w:left="0"/>
          </w:pPr>
        </w:pPrChange>
      </w:pPr>
    </w:p>
    <w:p w14:paraId="7CFA704B" w14:textId="7C97CEC4" w:rsidR="00846DC1" w:rsidDel="002E7285" w:rsidRDefault="00846DC1">
      <w:pPr>
        <w:pStyle w:val="Heading4"/>
        <w:rPr>
          <w:del w:id="1166" w:author="Quincey Koziol" w:date="2014-12-04T13:53:00Z"/>
        </w:rPr>
        <w:pPrChange w:id="1167" w:author="Quincey Koziol" w:date="2014-12-04T13:53:00Z">
          <w:pPr>
            <w:pStyle w:val="ListParagraph"/>
            <w:ind w:left="0"/>
          </w:pPr>
        </w:pPrChange>
      </w:pPr>
      <w:moveFrom w:id="1168" w:author="Quincey Koziol" w:date="2014-12-03T15:27:00Z">
        <w:del w:id="1169" w:author="Quincey Koziol" w:date="2014-12-04T13:53:00Z">
          <w:r w:rsidDel="002E7285">
            <w:delText>/* Set fourth selection in virtual dataset */</w:delText>
          </w:r>
        </w:del>
      </w:moveFrom>
    </w:p>
    <w:p w14:paraId="2EB2DCAA" w14:textId="0531FE7F" w:rsidR="00846DC1" w:rsidDel="002E7285" w:rsidRDefault="00846DC1">
      <w:pPr>
        <w:pStyle w:val="Heading4"/>
        <w:rPr>
          <w:del w:id="1170" w:author="Quincey Koziol" w:date="2014-12-04T13:53:00Z"/>
        </w:rPr>
        <w:pPrChange w:id="1171" w:author="Quincey Koziol" w:date="2014-12-04T13:53:00Z">
          <w:pPr>
            <w:pStyle w:val="ListParagraph"/>
            <w:ind w:left="0"/>
          </w:pPr>
        </w:pPrChange>
      </w:pPr>
      <w:moveFrom w:id="1172" w:author="Quincey Koziol" w:date="2014-12-03T15:27:00Z">
        <w:del w:id="1173" w:author="Quincey Koziol" w:date="2014-12-04T13:53:00Z">
          <w:r w:rsidRPr="002E7157" w:rsidDel="002E7285">
            <w:delText>start</w:delText>
          </w:r>
          <w:r w:rsidDel="002E7285">
            <w:delText>[3] = {0, 10, 10}</w:delText>
          </w:r>
          <w:r w:rsidRPr="002E7157" w:rsidDel="002E7285">
            <w:delText>;</w:delText>
          </w:r>
          <w:r w:rsidRPr="003462F9" w:rsidDel="002E7285">
            <w:delText xml:space="preserve"> </w:delText>
          </w:r>
        </w:del>
      </w:moveFrom>
    </w:p>
    <w:p w14:paraId="1EC8437F" w14:textId="2C139C34" w:rsidR="00846DC1" w:rsidDel="002E7285" w:rsidRDefault="00846DC1">
      <w:pPr>
        <w:pStyle w:val="Heading4"/>
        <w:rPr>
          <w:del w:id="1174" w:author="Quincey Koziol" w:date="2014-12-04T13:53:00Z"/>
        </w:rPr>
        <w:pPrChange w:id="1175" w:author="Quincey Koziol" w:date="2014-12-04T13:53:00Z">
          <w:pPr>
            <w:pStyle w:val="ListParagraph"/>
            <w:ind w:left="0"/>
          </w:pPr>
        </w:pPrChange>
      </w:pPr>
      <w:moveFrom w:id="1176" w:author="Quincey Koziol" w:date="2014-12-03T15:27:00Z">
        <w:del w:id="1177"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03D21B88" w14:textId="44DD1E55" w:rsidR="00846DC1" w:rsidDel="002E7285" w:rsidRDefault="00846DC1">
      <w:pPr>
        <w:pStyle w:val="Heading4"/>
        <w:rPr>
          <w:del w:id="1178" w:author="Quincey Koziol" w:date="2014-12-04T13:53:00Z"/>
        </w:rPr>
        <w:pPrChange w:id="1179" w:author="Quincey Koziol" w:date="2014-12-04T13:53:00Z">
          <w:pPr>
            <w:pStyle w:val="ListParagraph"/>
            <w:ind w:left="0"/>
          </w:pPr>
        </w:pPrChange>
      </w:pPr>
      <w:moveFrom w:id="1180" w:author="Quincey Koziol" w:date="2014-12-03T15:27:00Z">
        <w:del w:id="1181" w:author="Quincey Koziol" w:date="2014-12-04T13:53:00Z">
          <w:r w:rsidDel="002E7285">
            <w:delText>block[3] = {</w:delText>
          </w:r>
          <w:r w:rsidR="00D91257" w:rsidDel="002E7285">
            <w:delText>1</w:delText>
          </w:r>
          <w:r w:rsidDel="002E7285">
            <w:delText>, 10, 10};</w:delText>
          </w:r>
        </w:del>
      </w:moveFrom>
    </w:p>
    <w:p w14:paraId="2E76F352" w14:textId="3A850CBE" w:rsidR="00846DC1" w:rsidDel="002E7285" w:rsidRDefault="00846DC1">
      <w:pPr>
        <w:pStyle w:val="Heading4"/>
        <w:rPr>
          <w:del w:id="1182" w:author="Quincey Koziol" w:date="2014-12-04T13:53:00Z"/>
        </w:rPr>
        <w:pPrChange w:id="1183" w:author="Quincey Koziol" w:date="2014-12-04T13:53:00Z">
          <w:pPr>
            <w:pStyle w:val="ListParagraph"/>
            <w:ind w:left="0"/>
          </w:pPr>
        </w:pPrChange>
      </w:pPr>
      <w:moveFrom w:id="1184" w:author="Quincey Koziol" w:date="2014-12-03T15:27:00Z">
        <w:del w:id="1185" w:author="Quincey Koziol" w:date="2014-12-04T13:53:00Z">
          <w:r w:rsidDel="002E7285">
            <w:delText>count[3] = {</w:delText>
          </w:r>
          <w:r w:rsidR="00D91257" w:rsidDel="002E7285">
            <w:delText>H5S_UNLIMITED</w:delText>
          </w:r>
          <w:r w:rsidDel="002E7285">
            <w:delText>, 1, 1};</w:delText>
          </w:r>
        </w:del>
      </w:moveFrom>
    </w:p>
    <w:p w14:paraId="24614C22" w14:textId="1C404691" w:rsidR="00846DC1" w:rsidDel="002E7285" w:rsidRDefault="00846DC1">
      <w:pPr>
        <w:pStyle w:val="Heading4"/>
        <w:rPr>
          <w:del w:id="1186" w:author="Quincey Koziol" w:date="2014-12-04T13:53:00Z"/>
        </w:rPr>
        <w:pPrChange w:id="1187" w:author="Quincey Koziol" w:date="2014-12-04T13:53:00Z">
          <w:pPr>
            <w:pStyle w:val="ListParagraph"/>
            <w:ind w:left="0"/>
          </w:pPr>
        </w:pPrChange>
      </w:pPr>
      <w:moveFrom w:id="1188" w:author="Quincey Koziol" w:date="2014-12-03T15:27:00Z">
        <w:del w:id="118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43B288CC" w14:textId="6EBD1975" w:rsidR="00846DC1" w:rsidDel="002E7285" w:rsidRDefault="00846DC1">
      <w:pPr>
        <w:pStyle w:val="Heading4"/>
        <w:rPr>
          <w:del w:id="1190" w:author="Quincey Koziol" w:date="2014-12-04T13:53:00Z"/>
        </w:rPr>
        <w:pPrChange w:id="1191" w:author="Quincey Koziol" w:date="2014-12-04T13:53:00Z">
          <w:pPr>
            <w:pStyle w:val="ListParagraph"/>
            <w:ind w:left="0" w:firstLine="720"/>
          </w:pPr>
        </w:pPrChange>
      </w:pPr>
      <w:moveFrom w:id="1192" w:author="Quincey Koziol" w:date="2014-12-03T15:27:00Z">
        <w:del w:id="1193" w:author="Quincey Koziol" w:date="2014-12-04T13:53:00Z">
          <w:r w:rsidRPr="002E7157" w:rsidDel="002E7285">
            <w:delText>count);</w:delText>
          </w:r>
        </w:del>
      </w:moveFrom>
    </w:p>
    <w:p w14:paraId="3336C8C9" w14:textId="67869D8E" w:rsidR="00846DC1" w:rsidRPr="003462F9" w:rsidDel="002E7285" w:rsidRDefault="00846DC1">
      <w:pPr>
        <w:pStyle w:val="Heading4"/>
        <w:rPr>
          <w:del w:id="1194" w:author="Quincey Koziol" w:date="2014-12-04T13:53:00Z"/>
        </w:rPr>
        <w:pPrChange w:id="1195" w:author="Quincey Koziol" w:date="2014-12-04T13:53:00Z">
          <w:pPr>
            <w:pStyle w:val="ListParagraph"/>
            <w:ind w:left="0" w:firstLine="720"/>
          </w:pPr>
        </w:pPrChange>
      </w:pPr>
    </w:p>
    <w:p w14:paraId="57C19638" w14:textId="57760D13" w:rsidR="00846DC1" w:rsidDel="002E7285" w:rsidRDefault="00846DC1">
      <w:pPr>
        <w:pStyle w:val="Heading4"/>
        <w:rPr>
          <w:del w:id="1196" w:author="Quincey Koziol" w:date="2014-12-04T13:53:00Z"/>
        </w:rPr>
        <w:pPrChange w:id="1197" w:author="Quincey Koziol" w:date="2014-12-04T13:53:00Z">
          <w:pPr>
            <w:pStyle w:val="ListParagraph"/>
            <w:ind w:left="0"/>
          </w:pPr>
        </w:pPrChange>
      </w:pPr>
      <w:moveFrom w:id="1198" w:author="Quincey Koziol" w:date="2014-12-03T15:27:00Z">
        <w:del w:id="1199" w:author="Quincey Koziol" w:date="2014-12-04T13:53:00Z">
          <w:r w:rsidDel="002E7285">
            <w:delText>/* Set mapping between fourth source dataset and fourth block in virtual dataset */</w:delText>
          </w:r>
        </w:del>
      </w:moveFrom>
    </w:p>
    <w:p w14:paraId="38ACBBF5" w14:textId="78078C95" w:rsidR="00846DC1" w:rsidDel="002E7285" w:rsidRDefault="00846DC1">
      <w:pPr>
        <w:pStyle w:val="Heading4"/>
        <w:rPr>
          <w:del w:id="1200" w:author="Quincey Koziol" w:date="2014-12-04T13:53:00Z"/>
        </w:rPr>
        <w:pPrChange w:id="1201" w:author="Quincey Koziol" w:date="2014-12-04T13:53:00Z">
          <w:pPr>
            <w:jc w:val="left"/>
          </w:pPr>
        </w:pPrChange>
      </w:pPr>
      <w:moveFrom w:id="1202" w:author="Quincey Koziol" w:date="2014-12-03T15:27:00Z">
        <w:del w:id="120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“d.h5”, “/D”, src</w:delText>
          </w:r>
          <w:r w:rsidRPr="002C4D15" w:rsidDel="002E7285">
            <w:delText>_space_id);</w:delText>
          </w:r>
        </w:del>
      </w:moveFrom>
    </w:p>
    <w:p w14:paraId="55B38922" w14:textId="54A91AE7" w:rsidR="00846DC1" w:rsidDel="002E7285" w:rsidRDefault="00846DC1">
      <w:pPr>
        <w:pStyle w:val="Heading4"/>
        <w:rPr>
          <w:del w:id="1204" w:author="Quincey Koziol" w:date="2014-12-04T13:53:00Z"/>
        </w:rPr>
        <w:pPrChange w:id="1205" w:author="Quincey Koziol" w:date="2014-12-04T13:53:00Z">
          <w:pPr>
            <w:pStyle w:val="ListParagraph"/>
            <w:ind w:left="0"/>
          </w:pPr>
        </w:pPrChange>
      </w:pPr>
    </w:p>
    <w:p w14:paraId="63A0C31A" w14:textId="3D1DD3C1" w:rsidR="00846DC1" w:rsidDel="002E7285" w:rsidRDefault="00846DC1">
      <w:pPr>
        <w:pStyle w:val="Heading4"/>
        <w:rPr>
          <w:del w:id="1206" w:author="Quincey Koziol" w:date="2014-12-04T13:53:00Z"/>
        </w:rPr>
        <w:pPrChange w:id="1207" w:author="Quincey Koziol" w:date="2014-12-04T13:53:00Z">
          <w:pPr>
            <w:pStyle w:val="ListParagraph"/>
            <w:ind w:left="0"/>
          </w:pPr>
        </w:pPrChange>
      </w:pPr>
      <w:moveFrom w:id="1208" w:author="Quincey Koziol" w:date="2014-12-03T15:27:00Z">
        <w:del w:id="1209" w:author="Quincey Koziol" w:date="2014-12-04T13:53:00Z">
          <w:r w:rsidDel="002E7285">
            <w:delText>/* Close source dataspace */</w:delText>
          </w:r>
        </w:del>
      </w:moveFrom>
    </w:p>
    <w:p w14:paraId="2969AFE9" w14:textId="19A2ABC4" w:rsidR="00846DC1" w:rsidDel="002E7285" w:rsidRDefault="00846DC1">
      <w:pPr>
        <w:pStyle w:val="Heading4"/>
        <w:rPr>
          <w:del w:id="1210" w:author="Quincey Koziol" w:date="2014-12-04T13:53:00Z"/>
        </w:rPr>
        <w:pPrChange w:id="1211" w:author="Quincey Koziol" w:date="2014-12-04T13:53:00Z">
          <w:pPr>
            <w:jc w:val="left"/>
          </w:pPr>
        </w:pPrChange>
      </w:pPr>
      <w:moveFrom w:id="1212" w:author="Quincey Koziol" w:date="2014-12-03T15:27:00Z">
        <w:del w:id="1213" w:author="Quincey Koziol" w:date="2014-12-04T13:53:00Z">
          <w:r w:rsidDel="002E7285">
            <w:delText>H5Sclose(src_space_id);</w:delText>
          </w:r>
        </w:del>
      </w:moveFrom>
    </w:p>
    <w:p w14:paraId="3998B07C" w14:textId="68CCEF86" w:rsidR="008F6CB3" w:rsidDel="002E7285" w:rsidRDefault="008F6CB3">
      <w:pPr>
        <w:pStyle w:val="Heading4"/>
        <w:rPr>
          <w:del w:id="1214" w:author="Quincey Koziol" w:date="2014-12-04T13:53:00Z"/>
        </w:rPr>
        <w:pPrChange w:id="1215" w:author="Quincey Koziol" w:date="2014-12-04T13:53:00Z">
          <w:pPr>
            <w:pStyle w:val="Heading6"/>
          </w:pPr>
        </w:pPrChange>
      </w:pPr>
      <w:moveFrom w:id="1216" w:author="Quincey Koziol" w:date="2014-12-03T15:27:00Z">
        <w:del w:id="1217" w:author="Quincey Koziol" w:date="2014-12-04T13:53:00Z">
          <w:r w:rsidDel="002E7285">
            <w:delText>Unlimited-dimension source and unlimited-dimension virtual dataset mapping, tiled and interleaved pattern in virtual dataset, partial and strided source dataset selected</w:delText>
          </w:r>
        </w:del>
      </w:moveFrom>
    </w:p>
    <w:p w14:paraId="31B74DCE" w14:textId="7CDF296A" w:rsidR="008F6CB3" w:rsidDel="002E7285" w:rsidRDefault="008F6CB3">
      <w:pPr>
        <w:pStyle w:val="Heading4"/>
        <w:rPr>
          <w:del w:id="1218" w:author="Quincey Koziol" w:date="2014-12-04T13:53:00Z"/>
        </w:rPr>
        <w:pPrChange w:id="1219" w:author="Quincey Koziol" w:date="2014-12-04T13:53:00Z">
          <w:pPr/>
        </w:pPrChange>
      </w:pPr>
      <w:moveFrom w:id="1220" w:author="Quincey Koziol" w:date="2014-12-03T15:27:00Z">
        <w:del w:id="1221" w:author="Quincey Koziol" w:date="2014-12-04T13:53:00Z">
          <w:r w:rsidDel="002E7285">
            <w:delText>The figure below shows a mapping of four source datasets with unlimited selections of partial and strided source dataset to a single virtual dataset with unlimited dimensions, with each source dataset selection occupying a tiled and interleaved portion of the virtual dataset.</w:delText>
          </w:r>
        </w:del>
      </w:moveFrom>
    </w:p>
    <w:p w14:paraId="08192C97" w14:textId="22C25673" w:rsidR="00FE5AE3" w:rsidDel="002E7285" w:rsidRDefault="00FE5AE3">
      <w:pPr>
        <w:pStyle w:val="Heading4"/>
        <w:rPr>
          <w:del w:id="1222" w:author="Quincey Koziol" w:date="2014-12-04T13:53:00Z"/>
        </w:rPr>
        <w:pPrChange w:id="1223" w:author="Quincey Koziol" w:date="2014-12-04T13:53:00Z">
          <w:pPr>
            <w:keepNext/>
          </w:pPr>
        </w:pPrChange>
      </w:pPr>
      <w:moveFrom w:id="1224" w:author="Quincey Koziol" w:date="2014-12-03T15:27:00Z">
        <w:del w:id="1225" w:author="Quincey Koziol" w:date="2014-12-04T13:53:00Z">
          <w:r w:rsidRPr="002E7285" w:rsidDel="002E7285">
            <w:rPr>
              <w:noProof/>
              <w:rPrChange w:id="1226" w:author="Unknown">
                <w:rPr>
                  <w:noProof/>
                </w:rPr>
              </w:rPrChange>
            </w:rPr>
            <w:drawing>
              <wp:inline distT="0" distB="0" distL="0" distR="0" wp14:anchorId="3CD929D9" wp14:editId="6537387F">
                <wp:extent cx="5225109" cy="841248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artialStridedUnlimited-TiledStridedVirtual.png"/>
                        <pic:cNvPicPr/>
                      </pic:nvPicPr>
                      <pic:blipFill>
                        <a:blip r:embed="rId13">
                          <a:extLst>
                            <a:ext uri="{28A0092B-C50C-407E-A947-70E740481C1C}">
                              <a14:useLocalDpi xmlns:a14="http://schemas.microsoft.com/office/drawing/2010/main" val="0"/>
                            </a:ext>
                          </a:extLst>
                        </a:blip>
                        <a:stretch>
                          <a:fillRect/>
                        </a:stretch>
                      </pic:blipFill>
                      <pic:spPr>
                        <a:xfrm>
                          <a:off x="0" y="0"/>
                          <a:ext cx="5225109" cy="8412480"/>
                        </a:xfrm>
                        <a:prstGeom prst="rect">
                          <a:avLst/>
                        </a:prstGeom>
                      </pic:spPr>
                    </pic:pic>
                  </a:graphicData>
                </a:graphic>
              </wp:inline>
            </w:drawing>
          </w:r>
        </w:del>
      </w:moveFrom>
    </w:p>
    <w:p w14:paraId="160D070F" w14:textId="799FC464" w:rsidR="00FE5AE3" w:rsidDel="002E7285" w:rsidRDefault="00FE5AE3">
      <w:pPr>
        <w:pStyle w:val="Heading4"/>
        <w:rPr>
          <w:del w:id="1227" w:author="Quincey Koziol" w:date="2014-12-04T13:53:00Z"/>
        </w:rPr>
        <w:pPrChange w:id="1228" w:author="Quincey Koziol" w:date="2014-12-04T13:53:00Z">
          <w:pPr>
            <w:pStyle w:val="Caption"/>
          </w:pPr>
        </w:pPrChange>
      </w:pPr>
      <w:moveFrom w:id="1229" w:author="Quincey Koziol" w:date="2014-12-03T15:27:00Z">
        <w:del w:id="1230"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9</w:delText>
          </w:r>
          <w:r w:rsidRPr="00097E6A" w:rsidDel="002E7285">
            <w:fldChar w:fldCharType="end"/>
          </w:r>
          <w:r w:rsidRPr="00097E6A" w:rsidDel="002E7285">
            <w:delText xml:space="preserve">: </w:delText>
          </w:r>
          <w:r w:rsidDel="002E7285">
            <w:delText>Mapping unlimited partial and strided selections of four source datasets to strided tiles in virtual dataset with an unlimited dimension.</w:delText>
          </w:r>
        </w:del>
      </w:moveFrom>
    </w:p>
    <w:p w14:paraId="59148830" w14:textId="4A1AC041" w:rsidR="00FE5AE3" w:rsidDel="002E7285" w:rsidRDefault="00FE5AE3">
      <w:pPr>
        <w:pStyle w:val="Heading4"/>
        <w:rPr>
          <w:del w:id="1231" w:author="Quincey Koziol" w:date="2014-12-04T13:53:00Z"/>
        </w:rPr>
        <w:pPrChange w:id="1232" w:author="Quincey Koziol" w:date="2014-12-04T13:53:00Z">
          <w:pPr/>
        </w:pPrChange>
      </w:pPr>
      <w:moveFrom w:id="1233" w:author="Quincey Koziol" w:date="2014-12-03T15:27:00Z">
        <w:del w:id="1234" w:author="Quincey Koziol" w:date="2014-12-04T13:53:00Z">
          <w:r w:rsidDel="002E7285">
            <w:delText>The following pseudo-code shows how to create this mapping:</w:delText>
          </w:r>
        </w:del>
      </w:moveFrom>
    </w:p>
    <w:p w14:paraId="03B98D6E" w14:textId="2A8F7D96" w:rsidR="00FE5AE3" w:rsidDel="002E7285" w:rsidRDefault="00FE5AE3">
      <w:pPr>
        <w:pStyle w:val="Heading4"/>
        <w:rPr>
          <w:del w:id="1235" w:author="Quincey Koziol" w:date="2014-12-04T13:53:00Z"/>
        </w:rPr>
        <w:pPrChange w:id="1236" w:author="Quincey Koziol" w:date="2014-12-04T13:53:00Z">
          <w:pPr>
            <w:pStyle w:val="ListParagraph"/>
            <w:ind w:left="0"/>
          </w:pPr>
        </w:pPrChange>
      </w:pPr>
      <w:moveFrom w:id="1237" w:author="Quincey Koziol" w:date="2014-12-03T15:27:00Z">
        <w:del w:id="1238" w:author="Quincey Koziol" w:date="2014-12-04T13:53:00Z">
          <w:r w:rsidDel="002E7285">
            <w:delText>hsize_t src_dims[3], max_src_dims[3], vds_dims[3], max_vds_dims[3]</w:delText>
          </w:r>
          <w:r w:rsidRPr="002E7157" w:rsidDel="002E7285">
            <w:delText>;</w:delText>
          </w:r>
          <w:r w:rsidRPr="003462F9" w:rsidDel="002E7285">
            <w:delText xml:space="preserve"> </w:delText>
          </w:r>
        </w:del>
      </w:moveFrom>
    </w:p>
    <w:p w14:paraId="00736F56" w14:textId="5838FF29" w:rsidR="00FE5AE3" w:rsidDel="002E7285" w:rsidRDefault="00FE5AE3">
      <w:pPr>
        <w:pStyle w:val="Heading4"/>
        <w:rPr>
          <w:del w:id="1239" w:author="Quincey Koziol" w:date="2014-12-04T13:53:00Z"/>
        </w:rPr>
        <w:pPrChange w:id="1240" w:author="Quincey Koziol" w:date="2014-12-04T13:53:00Z">
          <w:pPr>
            <w:pStyle w:val="ListParagraph"/>
            <w:ind w:left="0"/>
          </w:pPr>
        </w:pPrChange>
      </w:pPr>
      <w:moveFrom w:id="1241" w:author="Quincey Koziol" w:date="2014-12-03T15:27:00Z">
        <w:del w:id="1242" w:author="Quincey Koziol" w:date="2014-12-04T13:53:00Z">
          <w:r w:rsidDel="002E7285">
            <w:delText xml:space="preserve">hsize_t </w:delText>
          </w:r>
          <w:r w:rsidRPr="002E7157" w:rsidDel="002E7285">
            <w:delText>start</w:delText>
          </w:r>
          <w:r w:rsidDel="002E7285">
            <w:delText>[3], stride[3], block[3], count[3];</w:delText>
          </w:r>
        </w:del>
      </w:moveFrom>
    </w:p>
    <w:p w14:paraId="6782D676" w14:textId="5C92BD4C" w:rsidR="00FE5AE3" w:rsidDel="002E7285" w:rsidRDefault="00FE5AE3">
      <w:pPr>
        <w:pStyle w:val="Heading4"/>
        <w:rPr>
          <w:del w:id="1243" w:author="Quincey Koziol" w:date="2014-12-04T13:53:00Z"/>
        </w:rPr>
        <w:pPrChange w:id="1244" w:author="Quincey Koziol" w:date="2014-12-04T13:53:00Z">
          <w:pPr>
            <w:pStyle w:val="ListParagraph"/>
            <w:ind w:left="0"/>
          </w:pPr>
        </w:pPrChange>
      </w:pPr>
      <w:moveFrom w:id="1245" w:author="Quincey Koziol" w:date="2014-12-03T15:27:00Z">
        <w:del w:id="1246" w:author="Quincey Koziol" w:date="2014-12-04T13:53:00Z">
          <w:r w:rsidDel="002E7285">
            <w:delText>hid_t src_space_id, vds_space_id;</w:delText>
          </w:r>
        </w:del>
      </w:moveFrom>
    </w:p>
    <w:p w14:paraId="216A4AC1" w14:textId="1346A0A0" w:rsidR="00FE5AE3" w:rsidDel="002E7285" w:rsidRDefault="00FE5AE3">
      <w:pPr>
        <w:pStyle w:val="Heading4"/>
        <w:rPr>
          <w:del w:id="1247" w:author="Quincey Koziol" w:date="2014-12-04T13:53:00Z"/>
        </w:rPr>
        <w:pPrChange w:id="1248" w:author="Quincey Koziol" w:date="2014-12-04T13:53:00Z">
          <w:pPr>
            <w:pStyle w:val="ListParagraph"/>
            <w:ind w:left="0"/>
          </w:pPr>
        </w:pPrChange>
      </w:pPr>
      <w:moveFrom w:id="1249" w:author="Quincey Koziol" w:date="2014-12-03T15:27:00Z">
        <w:del w:id="1250" w:author="Quincey Koziol" w:date="2014-12-04T13:53:00Z">
          <w:r w:rsidDel="002E7285">
            <w:delText>hid_t dcpl_id;</w:delText>
          </w:r>
        </w:del>
      </w:moveFrom>
    </w:p>
    <w:p w14:paraId="05C2A3E9" w14:textId="178CD88B" w:rsidR="00FE5AE3" w:rsidDel="002E7285" w:rsidRDefault="00FE5AE3">
      <w:pPr>
        <w:pStyle w:val="Heading4"/>
        <w:rPr>
          <w:del w:id="1251" w:author="Quincey Koziol" w:date="2014-12-04T13:53:00Z"/>
        </w:rPr>
        <w:pPrChange w:id="1252" w:author="Quincey Koziol" w:date="2014-12-04T13:53:00Z">
          <w:pPr>
            <w:pStyle w:val="ListParagraph"/>
            <w:ind w:left="0"/>
          </w:pPr>
        </w:pPrChange>
      </w:pPr>
    </w:p>
    <w:p w14:paraId="1716D44D" w14:textId="133B10D4" w:rsidR="00FE5AE3" w:rsidDel="002E7285" w:rsidRDefault="00FE5AE3">
      <w:pPr>
        <w:pStyle w:val="Heading4"/>
        <w:rPr>
          <w:del w:id="1253" w:author="Quincey Koziol" w:date="2014-12-04T13:53:00Z"/>
        </w:rPr>
        <w:pPrChange w:id="1254" w:author="Quincey Koziol" w:date="2014-12-04T13:53:00Z">
          <w:pPr>
            <w:pStyle w:val="ListParagraph"/>
            <w:ind w:left="0"/>
          </w:pPr>
        </w:pPrChange>
      </w:pPr>
      <w:moveFrom w:id="1255" w:author="Quincey Koziol" w:date="2014-12-03T15:27:00Z">
        <w:del w:id="1256" w:author="Quincey Koziol" w:date="2014-12-04T13:53:00Z">
          <w:r w:rsidDel="002E7285">
            <w:delText>/* Create DCPL and set to virtual storage */</w:delText>
          </w:r>
        </w:del>
      </w:moveFrom>
    </w:p>
    <w:p w14:paraId="61DB395B" w14:textId="1A77D2D7" w:rsidR="00FE5AE3" w:rsidDel="002E7285" w:rsidRDefault="00FE5AE3">
      <w:pPr>
        <w:pStyle w:val="Heading4"/>
        <w:rPr>
          <w:del w:id="1257" w:author="Quincey Koziol" w:date="2014-12-04T13:53:00Z"/>
        </w:rPr>
        <w:pPrChange w:id="1258" w:author="Quincey Koziol" w:date="2014-12-04T13:53:00Z">
          <w:pPr>
            <w:pStyle w:val="ListParagraph"/>
            <w:ind w:left="0"/>
          </w:pPr>
        </w:pPrChange>
      </w:pPr>
      <w:moveFrom w:id="1259" w:author="Quincey Koziol" w:date="2014-12-03T15:27:00Z">
        <w:del w:id="1260" w:author="Quincey Koziol" w:date="2014-12-04T13:53:00Z">
          <w:r w:rsidDel="002E7285">
            <w:delText>dcpl_id = H5Pcreate(</w:delText>
          </w:r>
          <w:r w:rsidRPr="00217F22" w:rsidDel="002E7285">
            <w:delText>H5P_DATASET_CREATE</w:delText>
          </w:r>
          <w:r w:rsidDel="002E7285">
            <w:delText>);</w:delText>
          </w:r>
        </w:del>
      </w:moveFrom>
    </w:p>
    <w:p w14:paraId="3234386B" w14:textId="109710C3" w:rsidR="00FE5AE3" w:rsidDel="002E7285" w:rsidRDefault="00FE5AE3">
      <w:pPr>
        <w:pStyle w:val="Heading4"/>
        <w:rPr>
          <w:del w:id="1261" w:author="Quincey Koziol" w:date="2014-12-04T13:53:00Z"/>
        </w:rPr>
        <w:pPrChange w:id="1262" w:author="Quincey Koziol" w:date="2014-12-04T13:53:00Z">
          <w:pPr>
            <w:pStyle w:val="ListParagraph"/>
            <w:ind w:left="0"/>
          </w:pPr>
        </w:pPrChange>
      </w:pPr>
      <w:moveFrom w:id="1263" w:author="Quincey Koziol" w:date="2014-12-03T15:27:00Z">
        <w:del w:id="1264" w:author="Quincey Koziol" w:date="2014-12-04T13:53:00Z">
          <w:r w:rsidDel="002E7285">
            <w:delText>H5Pset_virtual(dcpl_id);</w:delText>
          </w:r>
        </w:del>
      </w:moveFrom>
    </w:p>
    <w:p w14:paraId="18652AFA" w14:textId="0E6AC649" w:rsidR="00FE5AE3" w:rsidDel="002E7285" w:rsidRDefault="00FE5AE3">
      <w:pPr>
        <w:pStyle w:val="Heading4"/>
        <w:rPr>
          <w:del w:id="1265" w:author="Quincey Koziol" w:date="2014-12-04T13:53:00Z"/>
        </w:rPr>
        <w:pPrChange w:id="1266" w:author="Quincey Koziol" w:date="2014-12-04T13:53:00Z">
          <w:pPr>
            <w:pStyle w:val="ListParagraph"/>
            <w:ind w:left="0"/>
          </w:pPr>
        </w:pPrChange>
      </w:pPr>
    </w:p>
    <w:p w14:paraId="7C2E84F2" w14:textId="07F0B628" w:rsidR="00FE5AE3" w:rsidDel="002E7285" w:rsidRDefault="00FE5AE3">
      <w:pPr>
        <w:pStyle w:val="Heading4"/>
        <w:rPr>
          <w:del w:id="1267" w:author="Quincey Koziol" w:date="2014-12-04T13:53:00Z"/>
        </w:rPr>
        <w:pPrChange w:id="1268" w:author="Quincey Koziol" w:date="2014-12-04T13:53:00Z">
          <w:pPr>
            <w:pStyle w:val="ListParagraph"/>
            <w:ind w:left="0"/>
          </w:pPr>
        </w:pPrChange>
      </w:pPr>
      <w:moveFrom w:id="1269" w:author="Quincey Koziol" w:date="2014-12-03T15:27:00Z">
        <w:del w:id="1270" w:author="Quincey Koziol" w:date="2014-12-04T13:53:00Z">
          <w:r w:rsidDel="002E7285">
            <w:delText xml:space="preserve">/* Create </w:delText>
          </w:r>
          <w:r w:rsidR="00505027" w:rsidDel="002E7285">
            <w:delText xml:space="preserve">first </w:delText>
          </w:r>
          <w:r w:rsidDel="002E7285">
            <w:delText>unlimited source dataspace and set selection */</w:delText>
          </w:r>
        </w:del>
      </w:moveFrom>
    </w:p>
    <w:p w14:paraId="1FAF26BC" w14:textId="04949E27" w:rsidR="00FE5AE3" w:rsidDel="002E7285" w:rsidRDefault="00FE5AE3">
      <w:pPr>
        <w:pStyle w:val="Heading4"/>
        <w:rPr>
          <w:del w:id="1271" w:author="Quincey Koziol" w:date="2014-12-04T13:53:00Z"/>
        </w:rPr>
        <w:pPrChange w:id="1272" w:author="Quincey Koziol" w:date="2014-12-04T13:53:00Z">
          <w:pPr>
            <w:pStyle w:val="ListParagraph"/>
            <w:ind w:left="0"/>
          </w:pPr>
        </w:pPrChange>
      </w:pPr>
      <w:moveFrom w:id="1273" w:author="Quincey Koziol" w:date="2014-12-03T15:27:00Z">
        <w:del w:id="1274" w:author="Quincey Koziol" w:date="2014-12-04T13:53:00Z">
          <w:r w:rsidDel="002E7285">
            <w:delText>src_dims[3] = {/* Z: */ 10, /* Y: */ 10, /* X: */ 10}</w:delText>
          </w:r>
          <w:r w:rsidRPr="002E7157" w:rsidDel="002E7285">
            <w:delText>;</w:delText>
          </w:r>
          <w:r w:rsidRPr="003462F9" w:rsidDel="002E7285">
            <w:delText xml:space="preserve"> </w:delText>
          </w:r>
        </w:del>
      </w:moveFrom>
    </w:p>
    <w:p w14:paraId="1D6DC6A7" w14:textId="13B6CE05" w:rsidR="00FE5AE3" w:rsidDel="002E7285" w:rsidRDefault="00FE5AE3">
      <w:pPr>
        <w:pStyle w:val="Heading4"/>
        <w:rPr>
          <w:del w:id="1275" w:author="Quincey Koziol" w:date="2014-12-04T13:53:00Z"/>
        </w:rPr>
        <w:pPrChange w:id="1276" w:author="Quincey Koziol" w:date="2014-12-04T13:53:00Z">
          <w:pPr>
            <w:pStyle w:val="ListParagraph"/>
            <w:ind w:left="0"/>
          </w:pPr>
        </w:pPrChange>
      </w:pPr>
      <w:moveFrom w:id="1277" w:author="Quincey Koziol" w:date="2014-12-03T15:27:00Z">
        <w:del w:id="1278" w:author="Quincey Koziol" w:date="2014-12-04T13:53:00Z">
          <w:r w:rsidDel="002E7285">
            <w:delText>max_src_dims[3] = {/* Z: */ H5S_UNLIMITED, /* Y: */ 10, /* X: */ 10}</w:delText>
          </w:r>
          <w:r w:rsidRPr="002E7157" w:rsidDel="002E7285">
            <w:delText>;</w:delText>
          </w:r>
          <w:r w:rsidRPr="003462F9" w:rsidDel="002E7285">
            <w:delText xml:space="preserve"> </w:delText>
          </w:r>
        </w:del>
      </w:moveFrom>
    </w:p>
    <w:p w14:paraId="176AABAB" w14:textId="11656B84" w:rsidR="00FE5AE3" w:rsidDel="002E7285" w:rsidRDefault="00FE5AE3">
      <w:pPr>
        <w:pStyle w:val="Heading4"/>
        <w:rPr>
          <w:del w:id="1279" w:author="Quincey Koziol" w:date="2014-12-04T13:53:00Z"/>
        </w:rPr>
        <w:pPrChange w:id="1280" w:author="Quincey Koziol" w:date="2014-12-04T13:53:00Z">
          <w:pPr>
            <w:pStyle w:val="ListParagraph"/>
            <w:ind w:left="0"/>
          </w:pPr>
        </w:pPrChange>
      </w:pPr>
      <w:moveFrom w:id="1281" w:author="Quincey Koziol" w:date="2014-12-03T15:27:00Z">
        <w:del w:id="1282" w:author="Quincey Koziol" w:date="2014-12-04T13:53:00Z">
          <w:r w:rsidDel="002E7285">
            <w:delText>src_space_id = H5Screate_simple(3, src_dims, max_src_dims);</w:delText>
          </w:r>
        </w:del>
      </w:moveFrom>
    </w:p>
    <w:p w14:paraId="72487F08" w14:textId="1DE35481" w:rsidR="00FE5AE3" w:rsidDel="002E7285" w:rsidRDefault="00FE5AE3">
      <w:pPr>
        <w:pStyle w:val="Heading4"/>
        <w:rPr>
          <w:del w:id="1283" w:author="Quincey Koziol" w:date="2014-12-04T13:53:00Z"/>
        </w:rPr>
        <w:pPrChange w:id="1284" w:author="Quincey Koziol" w:date="2014-12-04T13:53:00Z">
          <w:pPr>
            <w:pStyle w:val="ListParagraph"/>
            <w:ind w:left="0"/>
          </w:pPr>
        </w:pPrChange>
      </w:pPr>
      <w:moveFrom w:id="1285" w:author="Quincey Koziol" w:date="2014-12-03T15:27:00Z">
        <w:del w:id="1286"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623E53C9" w14:textId="4E3232DD" w:rsidR="00FE5AE3" w:rsidDel="002E7285" w:rsidRDefault="00FE5AE3">
      <w:pPr>
        <w:pStyle w:val="Heading4"/>
        <w:rPr>
          <w:del w:id="1287" w:author="Quincey Koziol" w:date="2014-12-04T13:53:00Z"/>
        </w:rPr>
        <w:pPrChange w:id="1288" w:author="Quincey Koziol" w:date="2014-12-04T13:53:00Z">
          <w:pPr>
            <w:pStyle w:val="ListParagraph"/>
            <w:ind w:left="0"/>
          </w:pPr>
        </w:pPrChange>
      </w:pPr>
      <w:moveFrom w:id="1289" w:author="Quincey Koziol" w:date="2014-12-03T15:27:00Z">
        <w:del w:id="1290" w:author="Quincey Koziol" w:date="2014-12-04T13:53:00Z">
          <w:r w:rsidDel="002E7285">
            <w:delText>stride[3] = {</w:delText>
          </w:r>
          <w:r w:rsidR="0082480F" w:rsidDel="002E7285">
            <w:delText>1</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0C2125DB" w14:textId="0F3E5EEE" w:rsidR="00FE5AE3" w:rsidDel="002E7285" w:rsidRDefault="00FE5AE3">
      <w:pPr>
        <w:pStyle w:val="Heading4"/>
        <w:rPr>
          <w:del w:id="1291" w:author="Quincey Koziol" w:date="2014-12-04T13:53:00Z"/>
        </w:rPr>
        <w:pPrChange w:id="1292" w:author="Quincey Koziol" w:date="2014-12-04T13:53:00Z">
          <w:pPr>
            <w:pStyle w:val="ListParagraph"/>
            <w:ind w:left="0"/>
          </w:pPr>
        </w:pPrChange>
      </w:pPr>
      <w:moveFrom w:id="1293" w:author="Quincey Koziol" w:date="2014-12-03T15:27:00Z">
        <w:del w:id="1294" w:author="Quincey Koziol" w:date="2014-12-04T13:53:00Z">
          <w:r w:rsidDel="002E7285">
            <w:delText>block[3] = {1, 10, 10};</w:delText>
          </w:r>
        </w:del>
      </w:moveFrom>
    </w:p>
    <w:p w14:paraId="6EB6023F" w14:textId="50D14A22" w:rsidR="00FE5AE3" w:rsidDel="002E7285" w:rsidRDefault="00FE5AE3">
      <w:pPr>
        <w:pStyle w:val="Heading4"/>
        <w:rPr>
          <w:del w:id="1295" w:author="Quincey Koziol" w:date="2014-12-04T13:53:00Z"/>
        </w:rPr>
        <w:pPrChange w:id="1296" w:author="Quincey Koziol" w:date="2014-12-04T13:53:00Z">
          <w:pPr>
            <w:pStyle w:val="ListParagraph"/>
            <w:ind w:left="0"/>
          </w:pPr>
        </w:pPrChange>
      </w:pPr>
      <w:moveFrom w:id="1297" w:author="Quincey Koziol" w:date="2014-12-03T15:27:00Z">
        <w:del w:id="1298" w:author="Quincey Koziol" w:date="2014-12-04T13:53:00Z">
          <w:r w:rsidDel="002E7285">
            <w:delText>count[3] = {H5S_UNLIMITED, 1, 1};</w:delText>
          </w:r>
        </w:del>
      </w:moveFrom>
    </w:p>
    <w:p w14:paraId="578113DC" w14:textId="47F4A14E" w:rsidR="00FE5AE3" w:rsidDel="002E7285" w:rsidRDefault="00FE5AE3">
      <w:pPr>
        <w:pStyle w:val="Heading4"/>
        <w:rPr>
          <w:del w:id="1299" w:author="Quincey Koziol" w:date="2014-12-04T13:53:00Z"/>
        </w:rPr>
        <w:pPrChange w:id="1300" w:author="Quincey Koziol" w:date="2014-12-04T13:53:00Z">
          <w:pPr>
            <w:pStyle w:val="ListParagraph"/>
            <w:ind w:left="0"/>
          </w:pPr>
        </w:pPrChange>
      </w:pPr>
      <w:moveFrom w:id="1301" w:author="Quincey Koziol" w:date="2014-12-03T15:27:00Z">
        <w:del w:id="1302"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0DE3CB32" w14:textId="521567C0" w:rsidR="00FE5AE3" w:rsidDel="002E7285" w:rsidRDefault="00FE5AE3">
      <w:pPr>
        <w:pStyle w:val="Heading4"/>
        <w:rPr>
          <w:del w:id="1303" w:author="Quincey Koziol" w:date="2014-12-04T13:53:00Z"/>
        </w:rPr>
        <w:pPrChange w:id="1304" w:author="Quincey Koziol" w:date="2014-12-04T13:53:00Z">
          <w:pPr>
            <w:pStyle w:val="ListParagraph"/>
            <w:ind w:left="0" w:firstLine="720"/>
          </w:pPr>
        </w:pPrChange>
      </w:pPr>
      <w:moveFrom w:id="1305" w:author="Quincey Koziol" w:date="2014-12-03T15:27:00Z">
        <w:del w:id="1306" w:author="Quincey Koziol" w:date="2014-12-04T13:53:00Z">
          <w:r w:rsidRPr="002E7157" w:rsidDel="002E7285">
            <w:delText>count);</w:delText>
          </w:r>
        </w:del>
      </w:moveFrom>
    </w:p>
    <w:p w14:paraId="76F702B2" w14:textId="1A3A09EB" w:rsidR="00FE5AE3" w:rsidRPr="00F11F7D" w:rsidDel="002E7285" w:rsidRDefault="00FE5AE3">
      <w:pPr>
        <w:pStyle w:val="Heading4"/>
        <w:rPr>
          <w:del w:id="1307" w:author="Quincey Koziol" w:date="2014-12-04T13:53:00Z"/>
        </w:rPr>
        <w:pPrChange w:id="1308" w:author="Quincey Koziol" w:date="2014-12-04T13:53:00Z">
          <w:pPr/>
        </w:pPrChange>
      </w:pPr>
    </w:p>
    <w:p w14:paraId="7D2F5614" w14:textId="40679F6B" w:rsidR="00FE5AE3" w:rsidDel="002E7285" w:rsidRDefault="00FE5AE3">
      <w:pPr>
        <w:pStyle w:val="Heading4"/>
        <w:rPr>
          <w:del w:id="1309" w:author="Quincey Koziol" w:date="2014-12-04T13:53:00Z"/>
        </w:rPr>
        <w:pPrChange w:id="1310" w:author="Quincey Koziol" w:date="2014-12-04T13:53:00Z">
          <w:pPr>
            <w:pStyle w:val="ListParagraph"/>
            <w:ind w:left="0"/>
          </w:pPr>
        </w:pPrChange>
      </w:pPr>
      <w:moveFrom w:id="1311" w:author="Quincey Koziol" w:date="2014-12-03T15:27:00Z">
        <w:del w:id="1312" w:author="Quincey Koziol" w:date="2014-12-04T13:53:00Z">
          <w:r w:rsidDel="002E7285">
            <w:delText>/* Create virtual dataspace and set first selection */</w:delText>
          </w:r>
        </w:del>
      </w:moveFrom>
    </w:p>
    <w:p w14:paraId="1C06415E" w14:textId="16F9AE3D" w:rsidR="00FE5AE3" w:rsidDel="002E7285" w:rsidRDefault="00FE5AE3">
      <w:pPr>
        <w:pStyle w:val="Heading4"/>
        <w:rPr>
          <w:del w:id="1313" w:author="Quincey Koziol" w:date="2014-12-04T13:53:00Z"/>
        </w:rPr>
        <w:pPrChange w:id="1314" w:author="Quincey Koziol" w:date="2014-12-04T13:53:00Z">
          <w:pPr>
            <w:pStyle w:val="ListParagraph"/>
            <w:ind w:left="0"/>
          </w:pPr>
        </w:pPrChange>
      </w:pPr>
      <w:moveFrom w:id="1315" w:author="Quincey Koziol" w:date="2014-12-03T15:27:00Z">
        <w:del w:id="1316" w:author="Quincey Koziol" w:date="2014-12-04T13:53:00Z">
          <w:r w:rsidDel="002E7285">
            <w:delText xml:space="preserve">vds_dims[3] = {/* Z: */ </w:delText>
          </w:r>
          <w:r w:rsidR="0082480F" w:rsidDel="002E7285">
            <w:delText>20</w:delText>
          </w:r>
          <w:r w:rsidDel="002E7285">
            <w:delText xml:space="preserve">, /* Y: */ </w:delText>
          </w:r>
          <w:r w:rsidR="0082480F" w:rsidDel="002E7285">
            <w:delText>10</w:delText>
          </w:r>
          <w:r w:rsidDel="002E7285">
            <w:delText>, /* X: */ 20}</w:delText>
          </w:r>
          <w:r w:rsidRPr="002E7157" w:rsidDel="002E7285">
            <w:delText>;</w:delText>
          </w:r>
          <w:r w:rsidRPr="003462F9" w:rsidDel="002E7285">
            <w:delText xml:space="preserve"> </w:delText>
          </w:r>
        </w:del>
      </w:moveFrom>
    </w:p>
    <w:p w14:paraId="37066F9E" w14:textId="44EF063C" w:rsidR="00FE5AE3" w:rsidDel="002E7285" w:rsidRDefault="00FE5AE3">
      <w:pPr>
        <w:pStyle w:val="Heading4"/>
        <w:rPr>
          <w:del w:id="1317" w:author="Quincey Koziol" w:date="2014-12-04T13:53:00Z"/>
        </w:rPr>
        <w:pPrChange w:id="1318" w:author="Quincey Koziol" w:date="2014-12-04T13:53:00Z">
          <w:pPr>
            <w:pStyle w:val="ListParagraph"/>
            <w:ind w:left="0"/>
          </w:pPr>
        </w:pPrChange>
      </w:pPr>
      <w:moveFrom w:id="1319" w:author="Quincey Koziol" w:date="2014-12-03T15:27:00Z">
        <w:del w:id="1320" w:author="Quincey Koziol" w:date="2014-12-04T13:53:00Z">
          <w:r w:rsidDel="002E7285">
            <w:delText xml:space="preserve">max_vds_dims[3] = {/* Z: */ H5S_UNLIMITED, /* Y: */ </w:delText>
          </w:r>
          <w:r w:rsidR="0082480F" w:rsidDel="002E7285">
            <w:delText>10</w:delText>
          </w:r>
          <w:r w:rsidDel="002E7285">
            <w:delText>, /* X: */ 20}</w:delText>
          </w:r>
          <w:r w:rsidRPr="002E7157" w:rsidDel="002E7285">
            <w:delText>;</w:delText>
          </w:r>
          <w:r w:rsidRPr="003462F9" w:rsidDel="002E7285">
            <w:delText xml:space="preserve"> </w:delText>
          </w:r>
        </w:del>
      </w:moveFrom>
    </w:p>
    <w:p w14:paraId="0CF4CA48" w14:textId="40297A9F" w:rsidR="00FE5AE3" w:rsidRPr="00DD2EE9" w:rsidDel="002E7285" w:rsidRDefault="00FE5AE3">
      <w:pPr>
        <w:pStyle w:val="Heading4"/>
        <w:rPr>
          <w:del w:id="1321" w:author="Quincey Koziol" w:date="2014-12-04T13:53:00Z"/>
        </w:rPr>
        <w:pPrChange w:id="1322" w:author="Quincey Koziol" w:date="2014-12-04T13:53:00Z">
          <w:pPr>
            <w:pStyle w:val="ListParagraph"/>
            <w:ind w:left="0"/>
          </w:pPr>
        </w:pPrChange>
      </w:pPr>
      <w:moveFrom w:id="1323" w:author="Quincey Koziol" w:date="2014-12-03T15:27:00Z">
        <w:del w:id="1324" w:author="Quincey Koziol" w:date="2014-12-04T13:53:00Z">
          <w:r w:rsidDel="002E7285">
            <w:delText>vds_space_id = H5Screate_simple(3, vds_dims, max_vds_dims);</w:delText>
          </w:r>
        </w:del>
      </w:moveFrom>
    </w:p>
    <w:p w14:paraId="2600E361" w14:textId="7E93B857" w:rsidR="00FE5AE3" w:rsidDel="002E7285" w:rsidRDefault="00FE5AE3">
      <w:pPr>
        <w:pStyle w:val="Heading4"/>
        <w:rPr>
          <w:del w:id="1325" w:author="Quincey Koziol" w:date="2014-12-04T13:53:00Z"/>
        </w:rPr>
        <w:pPrChange w:id="1326" w:author="Quincey Koziol" w:date="2014-12-04T13:53:00Z">
          <w:pPr>
            <w:pStyle w:val="ListParagraph"/>
            <w:ind w:left="0"/>
          </w:pPr>
        </w:pPrChange>
      </w:pPr>
      <w:moveFrom w:id="1327" w:author="Quincey Koziol" w:date="2014-12-03T15:27:00Z">
        <w:del w:id="1328"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0B1FD510" w14:textId="687F581A" w:rsidR="00FE5AE3" w:rsidDel="002E7285" w:rsidRDefault="00FE5AE3">
      <w:pPr>
        <w:pStyle w:val="Heading4"/>
        <w:rPr>
          <w:del w:id="1329" w:author="Quincey Koziol" w:date="2014-12-04T13:53:00Z"/>
        </w:rPr>
        <w:pPrChange w:id="1330" w:author="Quincey Koziol" w:date="2014-12-04T13:53:00Z">
          <w:pPr>
            <w:pStyle w:val="ListParagraph"/>
            <w:ind w:left="0"/>
          </w:pPr>
        </w:pPrChange>
      </w:pPr>
      <w:moveFrom w:id="1331" w:author="Quincey Koziol" w:date="2014-12-03T15:27:00Z">
        <w:del w:id="1332" w:author="Quincey Koziol" w:date="2014-12-04T13:53:00Z">
          <w:r w:rsidDel="002E7285">
            <w:delText>stride[3] = {</w:delText>
          </w:r>
          <w:r w:rsidR="0082480F" w:rsidDel="002E7285">
            <w:delText>2</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5F3D6B9A" w14:textId="26D1224B" w:rsidR="00FE5AE3" w:rsidDel="002E7285" w:rsidRDefault="00FE5AE3">
      <w:pPr>
        <w:pStyle w:val="Heading4"/>
        <w:rPr>
          <w:del w:id="1333" w:author="Quincey Koziol" w:date="2014-12-04T13:53:00Z"/>
        </w:rPr>
        <w:pPrChange w:id="1334" w:author="Quincey Koziol" w:date="2014-12-04T13:53:00Z">
          <w:pPr>
            <w:pStyle w:val="ListParagraph"/>
            <w:ind w:left="0"/>
          </w:pPr>
        </w:pPrChange>
      </w:pPr>
      <w:moveFrom w:id="1335" w:author="Quincey Koziol" w:date="2014-12-03T15:27:00Z">
        <w:del w:id="1336" w:author="Quincey Koziol" w:date="2014-12-04T13:53:00Z">
          <w:r w:rsidDel="002E7285">
            <w:delText>block[3] = {1, 10, 10};</w:delText>
          </w:r>
        </w:del>
      </w:moveFrom>
    </w:p>
    <w:p w14:paraId="5255D3E7" w14:textId="4282C1F1" w:rsidR="00FE5AE3" w:rsidDel="002E7285" w:rsidRDefault="00FE5AE3">
      <w:pPr>
        <w:pStyle w:val="Heading4"/>
        <w:rPr>
          <w:del w:id="1337" w:author="Quincey Koziol" w:date="2014-12-04T13:53:00Z"/>
        </w:rPr>
        <w:pPrChange w:id="1338" w:author="Quincey Koziol" w:date="2014-12-04T13:53:00Z">
          <w:pPr>
            <w:pStyle w:val="ListParagraph"/>
            <w:ind w:left="0"/>
          </w:pPr>
        </w:pPrChange>
      </w:pPr>
      <w:moveFrom w:id="1339" w:author="Quincey Koziol" w:date="2014-12-03T15:27:00Z">
        <w:del w:id="1340" w:author="Quincey Koziol" w:date="2014-12-04T13:53:00Z">
          <w:r w:rsidDel="002E7285">
            <w:delText>count[3] = {H5S_UNLIMITED, 1, 1};</w:delText>
          </w:r>
        </w:del>
      </w:moveFrom>
    </w:p>
    <w:p w14:paraId="41AF2068" w14:textId="480E053E" w:rsidR="00FE5AE3" w:rsidDel="002E7285" w:rsidRDefault="00FE5AE3">
      <w:pPr>
        <w:pStyle w:val="Heading4"/>
        <w:rPr>
          <w:del w:id="1341" w:author="Quincey Koziol" w:date="2014-12-04T13:53:00Z"/>
        </w:rPr>
        <w:pPrChange w:id="1342" w:author="Quincey Koziol" w:date="2014-12-04T13:53:00Z">
          <w:pPr>
            <w:pStyle w:val="ListParagraph"/>
            <w:ind w:left="0"/>
          </w:pPr>
        </w:pPrChange>
      </w:pPr>
      <w:moveFrom w:id="1343" w:author="Quincey Koziol" w:date="2014-12-03T15:27:00Z">
        <w:del w:id="1344"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67B074D" w14:textId="64C0507B" w:rsidR="00FE5AE3" w:rsidDel="002E7285" w:rsidRDefault="00FE5AE3">
      <w:pPr>
        <w:pStyle w:val="Heading4"/>
        <w:rPr>
          <w:del w:id="1345" w:author="Quincey Koziol" w:date="2014-12-04T13:53:00Z"/>
        </w:rPr>
        <w:pPrChange w:id="1346" w:author="Quincey Koziol" w:date="2014-12-04T13:53:00Z">
          <w:pPr>
            <w:pStyle w:val="ListParagraph"/>
            <w:ind w:left="0" w:firstLine="720"/>
          </w:pPr>
        </w:pPrChange>
      </w:pPr>
      <w:moveFrom w:id="1347" w:author="Quincey Koziol" w:date="2014-12-03T15:27:00Z">
        <w:del w:id="1348" w:author="Quincey Koziol" w:date="2014-12-04T13:53:00Z">
          <w:r w:rsidRPr="002E7157" w:rsidDel="002E7285">
            <w:delText>count);</w:delText>
          </w:r>
        </w:del>
      </w:moveFrom>
    </w:p>
    <w:p w14:paraId="68D406C9" w14:textId="40DC5AB2" w:rsidR="00FE5AE3" w:rsidRPr="00F11F7D" w:rsidDel="002E7285" w:rsidRDefault="00FE5AE3">
      <w:pPr>
        <w:pStyle w:val="Heading4"/>
        <w:rPr>
          <w:del w:id="1349" w:author="Quincey Koziol" w:date="2014-12-04T13:53:00Z"/>
        </w:rPr>
        <w:pPrChange w:id="1350" w:author="Quincey Koziol" w:date="2014-12-04T13:53:00Z">
          <w:pPr/>
        </w:pPrChange>
      </w:pPr>
    </w:p>
    <w:p w14:paraId="291549ED" w14:textId="5FCEE3CC" w:rsidR="00FE5AE3" w:rsidDel="002E7285" w:rsidRDefault="00FE5AE3">
      <w:pPr>
        <w:pStyle w:val="Heading4"/>
        <w:rPr>
          <w:del w:id="1351" w:author="Quincey Koziol" w:date="2014-12-04T13:53:00Z"/>
        </w:rPr>
        <w:pPrChange w:id="1352" w:author="Quincey Koziol" w:date="2014-12-04T13:53:00Z">
          <w:pPr>
            <w:pStyle w:val="ListParagraph"/>
            <w:ind w:left="0"/>
          </w:pPr>
        </w:pPrChange>
      </w:pPr>
      <w:moveFrom w:id="1353" w:author="Quincey Koziol" w:date="2014-12-03T15:27:00Z">
        <w:del w:id="1354" w:author="Quincey Koziol" w:date="2014-12-04T13:53:00Z">
          <w:r w:rsidDel="002E7285">
            <w:delText xml:space="preserve">/* Set mapping between first source dataset and first </w:delText>
          </w:r>
          <w:r w:rsidR="0082480F" w:rsidDel="002E7285">
            <w:delText xml:space="preserve">unlimited, strided selection </w:delText>
          </w:r>
          <w:r w:rsidDel="002E7285">
            <w:delText>in virtual dataset */</w:delText>
          </w:r>
        </w:del>
      </w:moveFrom>
    </w:p>
    <w:p w14:paraId="30C1DB12" w14:textId="696BE0F9" w:rsidR="00FE5AE3" w:rsidDel="002E7285" w:rsidRDefault="00FE5AE3">
      <w:pPr>
        <w:pStyle w:val="Heading4"/>
        <w:rPr>
          <w:del w:id="1355" w:author="Quincey Koziol" w:date="2014-12-04T13:53:00Z"/>
        </w:rPr>
        <w:pPrChange w:id="1356" w:author="Quincey Koziol" w:date="2014-12-04T13:53:00Z">
          <w:pPr>
            <w:jc w:val="left"/>
          </w:pPr>
        </w:pPrChange>
      </w:pPr>
      <w:moveFrom w:id="1357" w:author="Quincey Koziol" w:date="2014-12-03T15:27:00Z">
        <w:del w:id="1358"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“/A”, src</w:delText>
          </w:r>
          <w:r w:rsidRPr="002C4D15" w:rsidDel="002E7285">
            <w:delText>_space_id);</w:delText>
          </w:r>
        </w:del>
      </w:moveFrom>
    </w:p>
    <w:p w14:paraId="17FE1071" w14:textId="6AA2A6EB" w:rsidR="00FE5AE3" w:rsidDel="002E7285" w:rsidRDefault="00FE5AE3">
      <w:pPr>
        <w:pStyle w:val="Heading4"/>
        <w:rPr>
          <w:del w:id="1359" w:author="Quincey Koziol" w:date="2014-12-04T13:53:00Z"/>
        </w:rPr>
        <w:pPrChange w:id="1360" w:author="Quincey Koziol" w:date="2014-12-04T13:53:00Z">
          <w:pPr>
            <w:pStyle w:val="ListParagraph"/>
            <w:ind w:left="0"/>
          </w:pPr>
        </w:pPrChange>
      </w:pPr>
    </w:p>
    <w:p w14:paraId="74E31B60" w14:textId="5FE8FC9D" w:rsidR="0082480F" w:rsidDel="002E7285" w:rsidRDefault="0082480F">
      <w:pPr>
        <w:pStyle w:val="Heading4"/>
        <w:rPr>
          <w:del w:id="1361" w:author="Quincey Koziol" w:date="2014-12-04T13:53:00Z"/>
        </w:rPr>
        <w:pPrChange w:id="1362" w:author="Quincey Koziol" w:date="2014-12-04T13:53:00Z">
          <w:pPr>
            <w:pStyle w:val="ListParagraph"/>
            <w:ind w:left="0"/>
          </w:pPr>
        </w:pPrChange>
      </w:pPr>
      <w:moveFrom w:id="1363" w:author="Quincey Koziol" w:date="2014-12-03T15:27:00Z">
        <w:del w:id="1364" w:author="Quincey Koziol" w:date="2014-12-04T13:53:00Z">
          <w:r w:rsidDel="002E7285">
            <w:delText>/* Close first source dataspace */</w:delText>
          </w:r>
        </w:del>
      </w:moveFrom>
    </w:p>
    <w:p w14:paraId="479E373F" w14:textId="35EC0D84" w:rsidR="0082480F" w:rsidDel="002E7285" w:rsidRDefault="0082480F">
      <w:pPr>
        <w:pStyle w:val="Heading4"/>
        <w:rPr>
          <w:del w:id="1365" w:author="Quincey Koziol" w:date="2014-12-04T13:53:00Z"/>
        </w:rPr>
        <w:pPrChange w:id="1366" w:author="Quincey Koziol" w:date="2014-12-04T13:53:00Z">
          <w:pPr>
            <w:jc w:val="left"/>
          </w:pPr>
        </w:pPrChange>
      </w:pPr>
      <w:moveFrom w:id="1367" w:author="Quincey Koziol" w:date="2014-12-03T15:27:00Z">
        <w:del w:id="1368" w:author="Quincey Koziol" w:date="2014-12-04T13:53:00Z">
          <w:r w:rsidDel="002E7285">
            <w:delText>H5Sclose(src_space_id);</w:delText>
          </w:r>
        </w:del>
      </w:moveFrom>
    </w:p>
    <w:p w14:paraId="223867C2" w14:textId="3BCF54E0" w:rsidR="0082480F" w:rsidDel="002E7285" w:rsidRDefault="0082480F">
      <w:pPr>
        <w:pStyle w:val="Heading4"/>
        <w:rPr>
          <w:del w:id="1369" w:author="Quincey Koziol" w:date="2014-12-04T13:53:00Z"/>
        </w:rPr>
        <w:pPrChange w:id="1370" w:author="Quincey Koziol" w:date="2014-12-04T13:53:00Z">
          <w:pPr>
            <w:jc w:val="left"/>
          </w:pPr>
        </w:pPrChange>
      </w:pPr>
    </w:p>
    <w:p w14:paraId="57FC13FF" w14:textId="0E6507E7" w:rsidR="0082480F" w:rsidDel="002E7285" w:rsidRDefault="0082480F">
      <w:pPr>
        <w:pStyle w:val="Heading4"/>
        <w:rPr>
          <w:del w:id="1371" w:author="Quincey Koziol" w:date="2014-12-04T13:53:00Z"/>
        </w:rPr>
        <w:pPrChange w:id="1372" w:author="Quincey Koziol" w:date="2014-12-04T13:53:00Z">
          <w:pPr>
            <w:pStyle w:val="ListParagraph"/>
            <w:ind w:left="0"/>
          </w:pPr>
        </w:pPrChange>
      </w:pPr>
      <w:moveFrom w:id="1373" w:author="Quincey Koziol" w:date="2014-12-03T15:27:00Z">
        <w:del w:id="1374" w:author="Quincey Koziol" w:date="2014-12-04T13:53:00Z">
          <w:r w:rsidDel="002E7285">
            <w:delText>/* Create second unlimited source dataspace and set strided selection */</w:delText>
          </w:r>
        </w:del>
      </w:moveFrom>
    </w:p>
    <w:p w14:paraId="7C97F201" w14:textId="70E789DD" w:rsidR="0082480F" w:rsidDel="002E7285" w:rsidRDefault="0082480F">
      <w:pPr>
        <w:pStyle w:val="Heading4"/>
        <w:rPr>
          <w:del w:id="1375" w:author="Quincey Koziol" w:date="2014-12-04T13:53:00Z"/>
        </w:rPr>
        <w:pPrChange w:id="1376" w:author="Quincey Koziol" w:date="2014-12-04T13:53:00Z">
          <w:pPr>
            <w:pStyle w:val="ListParagraph"/>
            <w:ind w:left="0"/>
          </w:pPr>
        </w:pPrChange>
      </w:pPr>
      <w:moveFrom w:id="1377" w:author="Quincey Koziol" w:date="2014-12-03T15:27:00Z">
        <w:del w:id="1378" w:author="Quincey Koziol" w:date="2014-12-04T13:53:00Z">
          <w:r w:rsidDel="002E7285">
            <w:delText>src_dims[3] = {/* Z: */ 20, /* Y: */ 10, /* X: */ 10}</w:delText>
          </w:r>
          <w:r w:rsidRPr="002E7157" w:rsidDel="002E7285">
            <w:delText>;</w:delText>
          </w:r>
          <w:r w:rsidRPr="003462F9" w:rsidDel="002E7285">
            <w:delText xml:space="preserve"> </w:delText>
          </w:r>
        </w:del>
      </w:moveFrom>
    </w:p>
    <w:p w14:paraId="6C2BFE6E" w14:textId="196FABC8" w:rsidR="0082480F" w:rsidDel="002E7285" w:rsidRDefault="0082480F">
      <w:pPr>
        <w:pStyle w:val="Heading4"/>
        <w:rPr>
          <w:del w:id="1379" w:author="Quincey Koziol" w:date="2014-12-04T13:53:00Z"/>
        </w:rPr>
        <w:pPrChange w:id="1380" w:author="Quincey Koziol" w:date="2014-12-04T13:53:00Z">
          <w:pPr>
            <w:pStyle w:val="ListParagraph"/>
            <w:ind w:left="0"/>
          </w:pPr>
        </w:pPrChange>
      </w:pPr>
      <w:moveFrom w:id="1381" w:author="Quincey Koziol" w:date="2014-12-03T15:27:00Z">
        <w:del w:id="1382" w:author="Quincey Koziol" w:date="2014-12-04T13:53:00Z">
          <w:r w:rsidDel="002E7285">
            <w:delText>max_src_dims[3] = {/* Z: */ H5S_UNLIMITED, /* Y: */ 10, /* X: */ 10}</w:delText>
          </w:r>
          <w:r w:rsidRPr="002E7157" w:rsidDel="002E7285">
            <w:delText>;</w:delText>
          </w:r>
          <w:r w:rsidRPr="003462F9" w:rsidDel="002E7285">
            <w:delText xml:space="preserve"> </w:delText>
          </w:r>
        </w:del>
      </w:moveFrom>
    </w:p>
    <w:p w14:paraId="6ECCBBB8" w14:textId="51D7FD0D" w:rsidR="0082480F" w:rsidDel="002E7285" w:rsidRDefault="0082480F">
      <w:pPr>
        <w:pStyle w:val="Heading4"/>
        <w:rPr>
          <w:del w:id="1383" w:author="Quincey Koziol" w:date="2014-12-04T13:53:00Z"/>
        </w:rPr>
        <w:pPrChange w:id="1384" w:author="Quincey Koziol" w:date="2014-12-04T13:53:00Z">
          <w:pPr>
            <w:pStyle w:val="ListParagraph"/>
            <w:ind w:left="0"/>
          </w:pPr>
        </w:pPrChange>
      </w:pPr>
      <w:moveFrom w:id="1385" w:author="Quincey Koziol" w:date="2014-12-03T15:27:00Z">
        <w:del w:id="1386" w:author="Quincey Koziol" w:date="2014-12-04T13:53:00Z">
          <w:r w:rsidDel="002E7285">
            <w:delText>src_space_id = H5Screate_simple(3, src_dims, max_src_dims);</w:delText>
          </w:r>
        </w:del>
      </w:moveFrom>
    </w:p>
    <w:p w14:paraId="3F4A6221" w14:textId="154261D2" w:rsidR="0082480F" w:rsidDel="002E7285" w:rsidRDefault="0082480F">
      <w:pPr>
        <w:pStyle w:val="Heading4"/>
        <w:rPr>
          <w:del w:id="1387" w:author="Quincey Koziol" w:date="2014-12-04T13:53:00Z"/>
        </w:rPr>
        <w:pPrChange w:id="1388" w:author="Quincey Koziol" w:date="2014-12-04T13:53:00Z">
          <w:pPr>
            <w:pStyle w:val="ListParagraph"/>
            <w:ind w:left="0"/>
          </w:pPr>
        </w:pPrChange>
      </w:pPr>
      <w:moveFrom w:id="1389" w:author="Quincey Koziol" w:date="2014-12-03T15:27:00Z">
        <w:del w:id="1390"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23A34F33" w14:textId="1E88E861" w:rsidR="0082480F" w:rsidDel="002E7285" w:rsidRDefault="0082480F">
      <w:pPr>
        <w:pStyle w:val="Heading4"/>
        <w:rPr>
          <w:del w:id="1391" w:author="Quincey Koziol" w:date="2014-12-04T13:53:00Z"/>
        </w:rPr>
        <w:pPrChange w:id="1392" w:author="Quincey Koziol" w:date="2014-12-04T13:53:00Z">
          <w:pPr>
            <w:pStyle w:val="ListParagraph"/>
            <w:ind w:left="0"/>
          </w:pPr>
        </w:pPrChange>
      </w:pPr>
      <w:moveFrom w:id="1393" w:author="Quincey Koziol" w:date="2014-12-03T15:27:00Z">
        <w:del w:id="1394" w:author="Quincey Koziol" w:date="2014-12-04T13:53:00Z">
          <w:r w:rsidDel="002E7285">
            <w:delText>stride[3] = {2, 1, 1};</w:delText>
          </w:r>
        </w:del>
      </w:moveFrom>
    </w:p>
    <w:p w14:paraId="4B222EBE" w14:textId="27C8E378" w:rsidR="0082480F" w:rsidDel="002E7285" w:rsidRDefault="0082480F">
      <w:pPr>
        <w:pStyle w:val="Heading4"/>
        <w:rPr>
          <w:del w:id="1395" w:author="Quincey Koziol" w:date="2014-12-04T13:53:00Z"/>
        </w:rPr>
        <w:pPrChange w:id="1396" w:author="Quincey Koziol" w:date="2014-12-04T13:53:00Z">
          <w:pPr>
            <w:pStyle w:val="ListParagraph"/>
            <w:ind w:left="0"/>
          </w:pPr>
        </w:pPrChange>
      </w:pPr>
      <w:moveFrom w:id="1397" w:author="Quincey Koziol" w:date="2014-12-03T15:27:00Z">
        <w:del w:id="1398" w:author="Quincey Koziol" w:date="2014-12-04T13:53:00Z">
          <w:r w:rsidDel="002E7285">
            <w:delText>block[3] = {1, 10, 10};</w:delText>
          </w:r>
        </w:del>
      </w:moveFrom>
    </w:p>
    <w:p w14:paraId="79681958" w14:textId="6DB3E45F" w:rsidR="0082480F" w:rsidDel="002E7285" w:rsidRDefault="0082480F">
      <w:pPr>
        <w:pStyle w:val="Heading4"/>
        <w:rPr>
          <w:del w:id="1399" w:author="Quincey Koziol" w:date="2014-12-04T13:53:00Z"/>
        </w:rPr>
        <w:pPrChange w:id="1400" w:author="Quincey Koziol" w:date="2014-12-04T13:53:00Z">
          <w:pPr>
            <w:pStyle w:val="ListParagraph"/>
            <w:ind w:left="0"/>
          </w:pPr>
        </w:pPrChange>
      </w:pPr>
      <w:moveFrom w:id="1401" w:author="Quincey Koziol" w:date="2014-12-03T15:27:00Z">
        <w:del w:id="1402" w:author="Quincey Koziol" w:date="2014-12-04T13:53:00Z">
          <w:r w:rsidDel="002E7285">
            <w:delText>count[3] = {H5S_UNLIMITED, 1, 1};</w:delText>
          </w:r>
        </w:del>
      </w:moveFrom>
    </w:p>
    <w:p w14:paraId="29A13B82" w14:textId="403F31E0" w:rsidR="0082480F" w:rsidDel="002E7285" w:rsidRDefault="0082480F">
      <w:pPr>
        <w:pStyle w:val="Heading4"/>
        <w:rPr>
          <w:del w:id="1403" w:author="Quincey Koziol" w:date="2014-12-04T13:53:00Z"/>
        </w:rPr>
        <w:pPrChange w:id="1404" w:author="Quincey Koziol" w:date="2014-12-04T13:53:00Z">
          <w:pPr>
            <w:pStyle w:val="ListParagraph"/>
            <w:ind w:left="0"/>
          </w:pPr>
        </w:pPrChange>
      </w:pPr>
      <w:moveFrom w:id="1405" w:author="Quincey Koziol" w:date="2014-12-03T15:27:00Z">
        <w:del w:id="1406"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2974AB7E" w14:textId="08D1CE4F" w:rsidR="0082480F" w:rsidDel="002E7285" w:rsidRDefault="0082480F">
      <w:pPr>
        <w:pStyle w:val="Heading4"/>
        <w:rPr>
          <w:del w:id="1407" w:author="Quincey Koziol" w:date="2014-12-04T13:53:00Z"/>
        </w:rPr>
        <w:pPrChange w:id="1408" w:author="Quincey Koziol" w:date="2014-12-04T13:53:00Z">
          <w:pPr>
            <w:pStyle w:val="ListParagraph"/>
            <w:ind w:left="0" w:firstLine="720"/>
          </w:pPr>
        </w:pPrChange>
      </w:pPr>
      <w:moveFrom w:id="1409" w:author="Quincey Koziol" w:date="2014-12-03T15:27:00Z">
        <w:del w:id="1410" w:author="Quincey Koziol" w:date="2014-12-04T13:53:00Z">
          <w:r w:rsidRPr="002E7157" w:rsidDel="002E7285">
            <w:delText>count);</w:delText>
          </w:r>
        </w:del>
      </w:moveFrom>
    </w:p>
    <w:p w14:paraId="7BE3BC43" w14:textId="73E45DA0" w:rsidR="0082480F" w:rsidRPr="00F11F7D" w:rsidDel="002E7285" w:rsidRDefault="0082480F">
      <w:pPr>
        <w:pStyle w:val="Heading4"/>
        <w:rPr>
          <w:del w:id="1411" w:author="Quincey Koziol" w:date="2014-12-04T13:53:00Z"/>
        </w:rPr>
        <w:pPrChange w:id="1412" w:author="Quincey Koziol" w:date="2014-12-04T13:53:00Z">
          <w:pPr/>
        </w:pPrChange>
      </w:pPr>
    </w:p>
    <w:p w14:paraId="08C97CCC" w14:textId="75BA9D95" w:rsidR="00FE5AE3" w:rsidDel="002E7285" w:rsidRDefault="00FE5AE3">
      <w:pPr>
        <w:pStyle w:val="Heading4"/>
        <w:rPr>
          <w:del w:id="1413" w:author="Quincey Koziol" w:date="2014-12-04T13:53:00Z"/>
        </w:rPr>
        <w:pPrChange w:id="1414" w:author="Quincey Koziol" w:date="2014-12-04T13:53:00Z">
          <w:pPr>
            <w:pStyle w:val="ListParagraph"/>
            <w:ind w:left="0"/>
          </w:pPr>
        </w:pPrChange>
      </w:pPr>
      <w:moveFrom w:id="1415" w:author="Quincey Koziol" w:date="2014-12-03T15:27:00Z">
        <w:del w:id="1416" w:author="Quincey Koziol" w:date="2014-12-04T13:53:00Z">
          <w:r w:rsidDel="002E7285">
            <w:delText>/* Set second selection in virtual dataset */</w:delText>
          </w:r>
        </w:del>
      </w:moveFrom>
    </w:p>
    <w:p w14:paraId="34C54500" w14:textId="31644CB1" w:rsidR="00FE5AE3" w:rsidDel="002E7285" w:rsidRDefault="00FE5AE3">
      <w:pPr>
        <w:pStyle w:val="Heading4"/>
        <w:rPr>
          <w:del w:id="1417" w:author="Quincey Koziol" w:date="2014-12-04T13:53:00Z"/>
        </w:rPr>
        <w:pPrChange w:id="1418" w:author="Quincey Koziol" w:date="2014-12-04T13:53:00Z">
          <w:pPr>
            <w:pStyle w:val="ListParagraph"/>
            <w:ind w:left="0"/>
          </w:pPr>
        </w:pPrChange>
      </w:pPr>
      <w:moveFrom w:id="1419" w:author="Quincey Koziol" w:date="2014-12-03T15:27:00Z">
        <w:del w:id="1420" w:author="Quincey Koziol" w:date="2014-12-04T13:53:00Z">
          <w:r w:rsidRPr="002E7157" w:rsidDel="002E7285">
            <w:delText>start</w:delText>
          </w:r>
          <w:r w:rsidDel="002E7285">
            <w:delText>[3] = {</w:delText>
          </w:r>
          <w:r w:rsidR="0082480F" w:rsidDel="002E7285">
            <w:delText>0</w:delText>
          </w:r>
          <w:r w:rsidDel="002E7285">
            <w:delText xml:space="preserve">, 0, </w:delText>
          </w:r>
          <w:r w:rsidR="0082480F" w:rsidDel="002E7285">
            <w:delText>10</w:delText>
          </w:r>
          <w:r w:rsidDel="002E7285">
            <w:delText>}</w:delText>
          </w:r>
          <w:r w:rsidRPr="002E7157" w:rsidDel="002E7285">
            <w:delText>;</w:delText>
          </w:r>
          <w:r w:rsidRPr="003462F9" w:rsidDel="002E7285">
            <w:delText xml:space="preserve"> </w:delText>
          </w:r>
        </w:del>
      </w:moveFrom>
    </w:p>
    <w:p w14:paraId="0EF4CEE5" w14:textId="7214CD02" w:rsidR="00FE5AE3" w:rsidDel="002E7285" w:rsidRDefault="00FE5AE3">
      <w:pPr>
        <w:pStyle w:val="Heading4"/>
        <w:rPr>
          <w:del w:id="1421" w:author="Quincey Koziol" w:date="2014-12-04T13:53:00Z"/>
        </w:rPr>
        <w:pPrChange w:id="1422" w:author="Quincey Koziol" w:date="2014-12-04T13:53:00Z">
          <w:pPr>
            <w:pStyle w:val="ListParagraph"/>
            <w:ind w:left="0"/>
          </w:pPr>
        </w:pPrChange>
      </w:pPr>
      <w:moveFrom w:id="1423" w:author="Quincey Koziol" w:date="2014-12-03T15:27:00Z">
        <w:del w:id="1424" w:author="Quincey Koziol" w:date="2014-12-04T13:53:00Z">
          <w:r w:rsidDel="002E7285">
            <w:delText>stride[3] = {</w:delText>
          </w:r>
          <w:r w:rsidR="0082480F" w:rsidDel="002E7285">
            <w:delText>2</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60B1DC04" w14:textId="47CD3ADD" w:rsidR="00FE5AE3" w:rsidDel="002E7285" w:rsidRDefault="00FE5AE3">
      <w:pPr>
        <w:pStyle w:val="Heading4"/>
        <w:rPr>
          <w:del w:id="1425" w:author="Quincey Koziol" w:date="2014-12-04T13:53:00Z"/>
        </w:rPr>
        <w:pPrChange w:id="1426" w:author="Quincey Koziol" w:date="2014-12-04T13:53:00Z">
          <w:pPr>
            <w:pStyle w:val="ListParagraph"/>
            <w:ind w:left="0"/>
          </w:pPr>
        </w:pPrChange>
      </w:pPr>
      <w:moveFrom w:id="1427" w:author="Quincey Koziol" w:date="2014-12-03T15:27:00Z">
        <w:del w:id="1428" w:author="Quincey Koziol" w:date="2014-12-04T13:53:00Z">
          <w:r w:rsidDel="002E7285">
            <w:delText>block[3] = {1, 10, 10};</w:delText>
          </w:r>
        </w:del>
      </w:moveFrom>
    </w:p>
    <w:p w14:paraId="22526178" w14:textId="7569F7BD" w:rsidR="00FE5AE3" w:rsidDel="002E7285" w:rsidRDefault="00FE5AE3">
      <w:pPr>
        <w:pStyle w:val="Heading4"/>
        <w:rPr>
          <w:del w:id="1429" w:author="Quincey Koziol" w:date="2014-12-04T13:53:00Z"/>
        </w:rPr>
        <w:pPrChange w:id="1430" w:author="Quincey Koziol" w:date="2014-12-04T13:53:00Z">
          <w:pPr>
            <w:pStyle w:val="ListParagraph"/>
            <w:ind w:left="0"/>
          </w:pPr>
        </w:pPrChange>
      </w:pPr>
      <w:moveFrom w:id="1431" w:author="Quincey Koziol" w:date="2014-12-03T15:27:00Z">
        <w:del w:id="1432" w:author="Quincey Koziol" w:date="2014-12-04T13:53:00Z">
          <w:r w:rsidDel="002E7285">
            <w:delText>count[3] = {H5S_UNLIMITED, 1, 1};</w:delText>
          </w:r>
        </w:del>
      </w:moveFrom>
    </w:p>
    <w:p w14:paraId="4D71EE2B" w14:textId="642231FF" w:rsidR="00FE5AE3" w:rsidDel="002E7285" w:rsidRDefault="00FE5AE3">
      <w:pPr>
        <w:pStyle w:val="Heading4"/>
        <w:rPr>
          <w:del w:id="1433" w:author="Quincey Koziol" w:date="2014-12-04T13:53:00Z"/>
        </w:rPr>
        <w:pPrChange w:id="1434" w:author="Quincey Koziol" w:date="2014-12-04T13:53:00Z">
          <w:pPr>
            <w:pStyle w:val="ListParagraph"/>
            <w:ind w:left="0"/>
          </w:pPr>
        </w:pPrChange>
      </w:pPr>
      <w:moveFrom w:id="1435" w:author="Quincey Koziol" w:date="2014-12-03T15:27:00Z">
        <w:del w:id="1436"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26CABC97" w14:textId="01D42C29" w:rsidR="00FE5AE3" w:rsidDel="002E7285" w:rsidRDefault="00FE5AE3">
      <w:pPr>
        <w:pStyle w:val="Heading4"/>
        <w:rPr>
          <w:del w:id="1437" w:author="Quincey Koziol" w:date="2014-12-04T13:53:00Z"/>
        </w:rPr>
        <w:pPrChange w:id="1438" w:author="Quincey Koziol" w:date="2014-12-04T13:53:00Z">
          <w:pPr>
            <w:pStyle w:val="ListParagraph"/>
            <w:ind w:left="0" w:firstLine="720"/>
          </w:pPr>
        </w:pPrChange>
      </w:pPr>
      <w:moveFrom w:id="1439" w:author="Quincey Koziol" w:date="2014-12-03T15:27:00Z">
        <w:del w:id="1440" w:author="Quincey Koziol" w:date="2014-12-04T13:53:00Z">
          <w:r w:rsidRPr="002E7157" w:rsidDel="002E7285">
            <w:delText>count);</w:delText>
          </w:r>
        </w:del>
      </w:moveFrom>
    </w:p>
    <w:p w14:paraId="4AB1C5F2" w14:textId="43AEE54E" w:rsidR="00FE5AE3" w:rsidRPr="00F11F7D" w:rsidDel="002E7285" w:rsidRDefault="00FE5AE3">
      <w:pPr>
        <w:pStyle w:val="Heading4"/>
        <w:rPr>
          <w:del w:id="1441" w:author="Quincey Koziol" w:date="2014-12-04T13:53:00Z"/>
        </w:rPr>
        <w:pPrChange w:id="1442" w:author="Quincey Koziol" w:date="2014-12-04T13:53:00Z">
          <w:pPr/>
        </w:pPrChange>
      </w:pPr>
    </w:p>
    <w:p w14:paraId="2103ADA2" w14:textId="75510715" w:rsidR="00FE5AE3" w:rsidDel="002E7285" w:rsidRDefault="00FE5AE3">
      <w:pPr>
        <w:pStyle w:val="Heading4"/>
        <w:rPr>
          <w:del w:id="1443" w:author="Quincey Koziol" w:date="2014-12-04T13:53:00Z"/>
        </w:rPr>
        <w:pPrChange w:id="1444" w:author="Quincey Koziol" w:date="2014-12-04T13:53:00Z">
          <w:pPr>
            <w:pStyle w:val="ListParagraph"/>
            <w:ind w:left="0"/>
          </w:pPr>
        </w:pPrChange>
      </w:pPr>
      <w:moveFrom w:id="1445" w:author="Quincey Koziol" w:date="2014-12-03T15:27:00Z">
        <w:del w:id="1446" w:author="Quincey Koziol" w:date="2014-12-04T13:53:00Z">
          <w:r w:rsidDel="002E7285">
            <w:delText xml:space="preserve">/* Set mapping between second source dataset and second </w:delText>
          </w:r>
          <w:r w:rsidR="0082480F" w:rsidDel="002E7285">
            <w:delText xml:space="preserve">unlimited, strided selection </w:delText>
          </w:r>
          <w:r w:rsidDel="002E7285">
            <w:delText>in virtual dataset */</w:delText>
          </w:r>
        </w:del>
      </w:moveFrom>
    </w:p>
    <w:p w14:paraId="2528D5BA" w14:textId="4A406546" w:rsidR="00FE5AE3" w:rsidDel="002E7285" w:rsidRDefault="00FE5AE3">
      <w:pPr>
        <w:pStyle w:val="Heading4"/>
        <w:rPr>
          <w:del w:id="1447" w:author="Quincey Koziol" w:date="2014-12-04T13:53:00Z"/>
        </w:rPr>
        <w:pPrChange w:id="1448" w:author="Quincey Koziol" w:date="2014-12-04T13:53:00Z">
          <w:pPr>
            <w:jc w:val="left"/>
          </w:pPr>
        </w:pPrChange>
      </w:pPr>
      <w:moveFrom w:id="1449" w:author="Quincey Koziol" w:date="2014-12-03T15:27:00Z">
        <w:del w:id="1450"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“b.h5”, “/B”, src</w:delText>
          </w:r>
          <w:r w:rsidRPr="002C4D15" w:rsidDel="002E7285">
            <w:delText>_space_id);</w:delText>
          </w:r>
        </w:del>
      </w:moveFrom>
    </w:p>
    <w:p w14:paraId="2A9C0B0D" w14:textId="237A050D" w:rsidR="00FE5AE3" w:rsidDel="002E7285" w:rsidRDefault="00FE5AE3">
      <w:pPr>
        <w:pStyle w:val="Heading4"/>
        <w:rPr>
          <w:del w:id="1451" w:author="Quincey Koziol" w:date="2014-12-04T13:53:00Z"/>
        </w:rPr>
        <w:pPrChange w:id="1452" w:author="Quincey Koziol" w:date="2014-12-04T13:53:00Z">
          <w:pPr>
            <w:pStyle w:val="ListParagraph"/>
            <w:ind w:left="0"/>
          </w:pPr>
        </w:pPrChange>
      </w:pPr>
    </w:p>
    <w:p w14:paraId="4BF7674E" w14:textId="476732C0" w:rsidR="0082480F" w:rsidDel="002E7285" w:rsidRDefault="0082480F">
      <w:pPr>
        <w:pStyle w:val="Heading4"/>
        <w:rPr>
          <w:del w:id="1453" w:author="Quincey Koziol" w:date="2014-12-04T13:53:00Z"/>
        </w:rPr>
        <w:pPrChange w:id="1454" w:author="Quincey Koziol" w:date="2014-12-04T13:53:00Z">
          <w:pPr>
            <w:pStyle w:val="ListParagraph"/>
            <w:ind w:left="0"/>
          </w:pPr>
        </w:pPrChange>
      </w:pPr>
      <w:moveFrom w:id="1455" w:author="Quincey Koziol" w:date="2014-12-03T15:27:00Z">
        <w:del w:id="1456" w:author="Quincey Koziol" w:date="2014-12-04T13:53:00Z">
          <w:r w:rsidDel="002E7285">
            <w:delText>/* Close second source dataspace */</w:delText>
          </w:r>
        </w:del>
      </w:moveFrom>
    </w:p>
    <w:p w14:paraId="6D430056" w14:textId="3664A52A" w:rsidR="0082480F" w:rsidDel="002E7285" w:rsidRDefault="0082480F">
      <w:pPr>
        <w:pStyle w:val="Heading4"/>
        <w:rPr>
          <w:del w:id="1457" w:author="Quincey Koziol" w:date="2014-12-04T13:53:00Z"/>
        </w:rPr>
        <w:pPrChange w:id="1458" w:author="Quincey Koziol" w:date="2014-12-04T13:53:00Z">
          <w:pPr>
            <w:jc w:val="left"/>
          </w:pPr>
        </w:pPrChange>
      </w:pPr>
      <w:moveFrom w:id="1459" w:author="Quincey Koziol" w:date="2014-12-03T15:27:00Z">
        <w:del w:id="1460" w:author="Quincey Koziol" w:date="2014-12-04T13:53:00Z">
          <w:r w:rsidDel="002E7285">
            <w:delText>H5Sclose(src_space_id);</w:delText>
          </w:r>
        </w:del>
      </w:moveFrom>
    </w:p>
    <w:p w14:paraId="3E70DDC0" w14:textId="4E210BE8" w:rsidR="0082480F" w:rsidDel="002E7285" w:rsidRDefault="0082480F">
      <w:pPr>
        <w:pStyle w:val="Heading4"/>
        <w:rPr>
          <w:del w:id="1461" w:author="Quincey Koziol" w:date="2014-12-04T13:53:00Z"/>
        </w:rPr>
        <w:pPrChange w:id="1462" w:author="Quincey Koziol" w:date="2014-12-04T13:53:00Z">
          <w:pPr>
            <w:jc w:val="left"/>
          </w:pPr>
        </w:pPrChange>
      </w:pPr>
    </w:p>
    <w:p w14:paraId="0AF7E7FE" w14:textId="58269683" w:rsidR="0082480F" w:rsidDel="002E7285" w:rsidRDefault="0082480F">
      <w:pPr>
        <w:pStyle w:val="Heading4"/>
        <w:rPr>
          <w:del w:id="1463" w:author="Quincey Koziol" w:date="2014-12-04T13:53:00Z"/>
        </w:rPr>
        <w:pPrChange w:id="1464" w:author="Quincey Koziol" w:date="2014-12-04T13:53:00Z">
          <w:pPr>
            <w:pStyle w:val="ListParagraph"/>
            <w:ind w:left="0"/>
          </w:pPr>
        </w:pPrChange>
      </w:pPr>
      <w:moveFrom w:id="1465" w:author="Quincey Koziol" w:date="2014-12-03T15:27:00Z">
        <w:del w:id="1466" w:author="Quincey Koziol" w:date="2014-12-04T13:53:00Z">
          <w:r w:rsidDel="002E7285">
            <w:delText>/* Create third unlimited source dataspace and set partial, strided selection */</w:delText>
          </w:r>
        </w:del>
      </w:moveFrom>
    </w:p>
    <w:p w14:paraId="638BBB8F" w14:textId="25A4D6EB" w:rsidR="0082480F" w:rsidDel="002E7285" w:rsidRDefault="0082480F">
      <w:pPr>
        <w:pStyle w:val="Heading4"/>
        <w:rPr>
          <w:del w:id="1467" w:author="Quincey Koziol" w:date="2014-12-04T13:53:00Z"/>
        </w:rPr>
        <w:pPrChange w:id="1468" w:author="Quincey Koziol" w:date="2014-12-04T13:53:00Z">
          <w:pPr>
            <w:pStyle w:val="ListParagraph"/>
            <w:ind w:left="0"/>
          </w:pPr>
        </w:pPrChange>
      </w:pPr>
      <w:moveFrom w:id="1469" w:author="Quincey Koziol" w:date="2014-12-03T15:27:00Z">
        <w:del w:id="1470" w:author="Quincey Koziol" w:date="2014-12-04T13:53:00Z">
          <w:r w:rsidDel="002E7285">
            <w:delText>src_dims[3] = {/* Z: */ 20, /* Y: */ 10, /* X: */ 15}</w:delText>
          </w:r>
          <w:r w:rsidRPr="002E7157" w:rsidDel="002E7285">
            <w:delText>;</w:delText>
          </w:r>
          <w:r w:rsidRPr="003462F9" w:rsidDel="002E7285">
            <w:delText xml:space="preserve"> </w:delText>
          </w:r>
        </w:del>
      </w:moveFrom>
    </w:p>
    <w:p w14:paraId="02A75750" w14:textId="2B321CD1" w:rsidR="0082480F" w:rsidDel="002E7285" w:rsidRDefault="0082480F">
      <w:pPr>
        <w:pStyle w:val="Heading4"/>
        <w:rPr>
          <w:del w:id="1471" w:author="Quincey Koziol" w:date="2014-12-04T13:53:00Z"/>
        </w:rPr>
        <w:pPrChange w:id="1472" w:author="Quincey Koziol" w:date="2014-12-04T13:53:00Z">
          <w:pPr>
            <w:pStyle w:val="ListParagraph"/>
            <w:ind w:left="0"/>
          </w:pPr>
        </w:pPrChange>
      </w:pPr>
      <w:moveFrom w:id="1473" w:author="Quincey Koziol" w:date="2014-12-03T15:27:00Z">
        <w:del w:id="1474" w:author="Quincey Koziol" w:date="2014-12-04T13:53:00Z">
          <w:r w:rsidDel="002E7285">
            <w:delText>max_src_dims[3] = {/* Z: */ H5S_UNLIMITED, /* Y: */ 10, /* X: */ 15}</w:delText>
          </w:r>
          <w:r w:rsidRPr="002E7157" w:rsidDel="002E7285">
            <w:delText>;</w:delText>
          </w:r>
          <w:r w:rsidRPr="003462F9" w:rsidDel="002E7285">
            <w:delText xml:space="preserve"> </w:delText>
          </w:r>
        </w:del>
      </w:moveFrom>
    </w:p>
    <w:p w14:paraId="68CD3CED" w14:textId="6ACDDF52" w:rsidR="0082480F" w:rsidDel="002E7285" w:rsidRDefault="0082480F">
      <w:pPr>
        <w:pStyle w:val="Heading4"/>
        <w:rPr>
          <w:del w:id="1475" w:author="Quincey Koziol" w:date="2014-12-04T13:53:00Z"/>
        </w:rPr>
        <w:pPrChange w:id="1476" w:author="Quincey Koziol" w:date="2014-12-04T13:53:00Z">
          <w:pPr>
            <w:pStyle w:val="ListParagraph"/>
            <w:ind w:left="0"/>
          </w:pPr>
        </w:pPrChange>
      </w:pPr>
      <w:moveFrom w:id="1477" w:author="Quincey Koziol" w:date="2014-12-03T15:27:00Z">
        <w:del w:id="1478" w:author="Quincey Koziol" w:date="2014-12-04T13:53:00Z">
          <w:r w:rsidDel="002E7285">
            <w:delText>src_space_id = H5Screate_simple(3, src_dims, max_src_dims);</w:delText>
          </w:r>
        </w:del>
      </w:moveFrom>
    </w:p>
    <w:p w14:paraId="24A73807" w14:textId="3CE663C8" w:rsidR="0082480F" w:rsidDel="002E7285" w:rsidRDefault="0082480F">
      <w:pPr>
        <w:pStyle w:val="Heading4"/>
        <w:rPr>
          <w:del w:id="1479" w:author="Quincey Koziol" w:date="2014-12-04T13:53:00Z"/>
        </w:rPr>
        <w:pPrChange w:id="1480" w:author="Quincey Koziol" w:date="2014-12-04T13:53:00Z">
          <w:pPr>
            <w:pStyle w:val="ListParagraph"/>
            <w:ind w:left="0"/>
          </w:pPr>
        </w:pPrChange>
      </w:pPr>
      <w:moveFrom w:id="1481" w:author="Quincey Koziol" w:date="2014-12-03T15:27:00Z">
        <w:del w:id="1482"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3E1D2C8D" w14:textId="18AFAC01" w:rsidR="0082480F" w:rsidDel="002E7285" w:rsidRDefault="0082480F">
      <w:pPr>
        <w:pStyle w:val="Heading4"/>
        <w:rPr>
          <w:del w:id="1483" w:author="Quincey Koziol" w:date="2014-12-04T13:53:00Z"/>
        </w:rPr>
        <w:pPrChange w:id="1484" w:author="Quincey Koziol" w:date="2014-12-04T13:53:00Z">
          <w:pPr>
            <w:pStyle w:val="ListParagraph"/>
            <w:ind w:left="0"/>
          </w:pPr>
        </w:pPrChange>
      </w:pPr>
      <w:moveFrom w:id="1485" w:author="Quincey Koziol" w:date="2014-12-03T15:27:00Z">
        <w:del w:id="1486" w:author="Quincey Koziol" w:date="2014-12-04T13:53:00Z">
          <w:r w:rsidDel="002E7285">
            <w:delText>stride[3] = {2, 1, 1};</w:delText>
          </w:r>
        </w:del>
      </w:moveFrom>
    </w:p>
    <w:p w14:paraId="0042E60F" w14:textId="3EA76E66" w:rsidR="0082480F" w:rsidDel="002E7285" w:rsidRDefault="0082480F">
      <w:pPr>
        <w:pStyle w:val="Heading4"/>
        <w:rPr>
          <w:del w:id="1487" w:author="Quincey Koziol" w:date="2014-12-04T13:53:00Z"/>
        </w:rPr>
        <w:pPrChange w:id="1488" w:author="Quincey Koziol" w:date="2014-12-04T13:53:00Z">
          <w:pPr>
            <w:pStyle w:val="ListParagraph"/>
            <w:ind w:left="0"/>
          </w:pPr>
        </w:pPrChange>
      </w:pPr>
      <w:moveFrom w:id="1489" w:author="Quincey Koziol" w:date="2014-12-03T15:27:00Z">
        <w:del w:id="1490" w:author="Quincey Koziol" w:date="2014-12-04T13:53:00Z">
          <w:r w:rsidDel="002E7285">
            <w:delText>block[3] = {1, 10, 10};</w:delText>
          </w:r>
        </w:del>
      </w:moveFrom>
    </w:p>
    <w:p w14:paraId="21806FD8" w14:textId="01191B20" w:rsidR="0082480F" w:rsidDel="002E7285" w:rsidRDefault="0082480F">
      <w:pPr>
        <w:pStyle w:val="Heading4"/>
        <w:rPr>
          <w:del w:id="1491" w:author="Quincey Koziol" w:date="2014-12-04T13:53:00Z"/>
        </w:rPr>
        <w:pPrChange w:id="1492" w:author="Quincey Koziol" w:date="2014-12-04T13:53:00Z">
          <w:pPr>
            <w:pStyle w:val="ListParagraph"/>
            <w:ind w:left="0"/>
          </w:pPr>
        </w:pPrChange>
      </w:pPr>
      <w:moveFrom w:id="1493" w:author="Quincey Koziol" w:date="2014-12-03T15:27:00Z">
        <w:del w:id="1494" w:author="Quincey Koziol" w:date="2014-12-04T13:53:00Z">
          <w:r w:rsidDel="002E7285">
            <w:delText>count[3] = {H5S_UNLIMITED, 1, 1};</w:delText>
          </w:r>
        </w:del>
      </w:moveFrom>
    </w:p>
    <w:p w14:paraId="574F7342" w14:textId="5CC20561" w:rsidR="0082480F" w:rsidDel="002E7285" w:rsidRDefault="0082480F">
      <w:pPr>
        <w:pStyle w:val="Heading4"/>
        <w:rPr>
          <w:del w:id="1495" w:author="Quincey Koziol" w:date="2014-12-04T13:53:00Z"/>
        </w:rPr>
        <w:pPrChange w:id="1496" w:author="Quincey Koziol" w:date="2014-12-04T13:53:00Z">
          <w:pPr>
            <w:pStyle w:val="ListParagraph"/>
            <w:ind w:left="0"/>
          </w:pPr>
        </w:pPrChange>
      </w:pPr>
      <w:moveFrom w:id="1497" w:author="Quincey Koziol" w:date="2014-12-03T15:27:00Z">
        <w:del w:id="1498"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1E057F46" w14:textId="56398135" w:rsidR="0082480F" w:rsidDel="002E7285" w:rsidRDefault="0082480F">
      <w:pPr>
        <w:pStyle w:val="Heading4"/>
        <w:rPr>
          <w:del w:id="1499" w:author="Quincey Koziol" w:date="2014-12-04T13:53:00Z"/>
        </w:rPr>
        <w:pPrChange w:id="1500" w:author="Quincey Koziol" w:date="2014-12-04T13:53:00Z">
          <w:pPr>
            <w:pStyle w:val="ListParagraph"/>
            <w:ind w:left="0" w:firstLine="720"/>
          </w:pPr>
        </w:pPrChange>
      </w:pPr>
      <w:moveFrom w:id="1501" w:author="Quincey Koziol" w:date="2014-12-03T15:27:00Z">
        <w:del w:id="1502" w:author="Quincey Koziol" w:date="2014-12-04T13:53:00Z">
          <w:r w:rsidRPr="002E7157" w:rsidDel="002E7285">
            <w:delText>count);</w:delText>
          </w:r>
        </w:del>
      </w:moveFrom>
    </w:p>
    <w:p w14:paraId="53F0612B" w14:textId="771EA8D7" w:rsidR="0082480F" w:rsidRPr="00F11F7D" w:rsidDel="002E7285" w:rsidRDefault="0082480F">
      <w:pPr>
        <w:pStyle w:val="Heading4"/>
        <w:rPr>
          <w:del w:id="1503" w:author="Quincey Koziol" w:date="2014-12-04T13:53:00Z"/>
        </w:rPr>
        <w:pPrChange w:id="1504" w:author="Quincey Koziol" w:date="2014-12-04T13:53:00Z">
          <w:pPr/>
        </w:pPrChange>
      </w:pPr>
    </w:p>
    <w:p w14:paraId="3F60BA54" w14:textId="2FA862A0" w:rsidR="00FE5AE3" w:rsidDel="002E7285" w:rsidRDefault="00FE5AE3">
      <w:pPr>
        <w:pStyle w:val="Heading4"/>
        <w:rPr>
          <w:del w:id="1505" w:author="Quincey Koziol" w:date="2014-12-04T13:53:00Z"/>
        </w:rPr>
        <w:pPrChange w:id="1506" w:author="Quincey Koziol" w:date="2014-12-04T13:53:00Z">
          <w:pPr>
            <w:pStyle w:val="ListParagraph"/>
            <w:ind w:left="0"/>
          </w:pPr>
        </w:pPrChange>
      </w:pPr>
      <w:moveFrom w:id="1507" w:author="Quincey Koziol" w:date="2014-12-03T15:27:00Z">
        <w:del w:id="1508" w:author="Quincey Koziol" w:date="2014-12-04T13:53:00Z">
          <w:r w:rsidDel="002E7285">
            <w:delText>/* Set third selection in virtual dataset */</w:delText>
          </w:r>
        </w:del>
      </w:moveFrom>
    </w:p>
    <w:p w14:paraId="7CD902BA" w14:textId="2E28B3E3" w:rsidR="00FE5AE3" w:rsidDel="002E7285" w:rsidRDefault="00FE5AE3">
      <w:pPr>
        <w:pStyle w:val="Heading4"/>
        <w:rPr>
          <w:del w:id="1509" w:author="Quincey Koziol" w:date="2014-12-04T13:53:00Z"/>
        </w:rPr>
        <w:pPrChange w:id="1510" w:author="Quincey Koziol" w:date="2014-12-04T13:53:00Z">
          <w:pPr>
            <w:pStyle w:val="ListParagraph"/>
            <w:ind w:left="0"/>
          </w:pPr>
        </w:pPrChange>
      </w:pPr>
      <w:moveFrom w:id="1511" w:author="Quincey Koziol" w:date="2014-12-03T15:27:00Z">
        <w:del w:id="1512" w:author="Quincey Koziol" w:date="2014-12-04T13:53:00Z">
          <w:r w:rsidRPr="002E7157" w:rsidDel="002E7285">
            <w:delText>start</w:delText>
          </w:r>
          <w:r w:rsidDel="002E7285">
            <w:delText>[3] = {</w:delText>
          </w:r>
          <w:r w:rsidR="00257BE9" w:rsidDel="002E7285">
            <w:delText>1</w:delText>
          </w:r>
          <w:r w:rsidDel="002E7285">
            <w:delText xml:space="preserve">, </w:delText>
          </w:r>
          <w:r w:rsidR="0082480F" w:rsidDel="002E7285">
            <w:delText>0</w:delText>
          </w:r>
          <w:r w:rsidDel="002E7285">
            <w:delText>, 0}</w:delText>
          </w:r>
          <w:r w:rsidRPr="002E7157" w:rsidDel="002E7285">
            <w:delText>;</w:delText>
          </w:r>
          <w:r w:rsidRPr="003462F9" w:rsidDel="002E7285">
            <w:delText xml:space="preserve"> </w:delText>
          </w:r>
        </w:del>
      </w:moveFrom>
    </w:p>
    <w:p w14:paraId="2C4A8E16" w14:textId="12218591" w:rsidR="00FE5AE3" w:rsidDel="002E7285" w:rsidRDefault="00FE5AE3">
      <w:pPr>
        <w:pStyle w:val="Heading4"/>
        <w:rPr>
          <w:del w:id="1513" w:author="Quincey Koziol" w:date="2014-12-04T13:53:00Z"/>
        </w:rPr>
        <w:pPrChange w:id="1514" w:author="Quincey Koziol" w:date="2014-12-04T13:53:00Z">
          <w:pPr>
            <w:pStyle w:val="ListParagraph"/>
            <w:ind w:left="0"/>
          </w:pPr>
        </w:pPrChange>
      </w:pPr>
      <w:moveFrom w:id="1515" w:author="Quincey Koziol" w:date="2014-12-03T15:27:00Z">
        <w:del w:id="1516" w:author="Quincey Koziol" w:date="2014-12-04T13:53:00Z">
          <w:r w:rsidDel="002E7285">
            <w:delText>stride[3] = {</w:delText>
          </w:r>
          <w:r w:rsidR="0082480F" w:rsidDel="002E7285">
            <w:delText>2</w:delText>
          </w:r>
          <w:r w:rsidDel="002E7285">
            <w:delText xml:space="preserve">, </w:delText>
          </w:r>
          <w:r w:rsidR="0082480F" w:rsidDel="002E7285">
            <w:delText>1</w:delText>
          </w:r>
          <w:r w:rsidDel="002E7285">
            <w:delText xml:space="preserve">, </w:delText>
          </w:r>
          <w:r w:rsidR="0082480F" w:rsidDel="002E7285">
            <w:delText>1</w:delText>
          </w:r>
          <w:r w:rsidDel="002E7285">
            <w:delText>};</w:delText>
          </w:r>
        </w:del>
      </w:moveFrom>
    </w:p>
    <w:p w14:paraId="4339A6DA" w14:textId="4887F70E" w:rsidR="00FE5AE3" w:rsidDel="002E7285" w:rsidRDefault="00FE5AE3">
      <w:pPr>
        <w:pStyle w:val="Heading4"/>
        <w:rPr>
          <w:del w:id="1517" w:author="Quincey Koziol" w:date="2014-12-04T13:53:00Z"/>
        </w:rPr>
        <w:pPrChange w:id="1518" w:author="Quincey Koziol" w:date="2014-12-04T13:53:00Z">
          <w:pPr>
            <w:pStyle w:val="ListParagraph"/>
            <w:ind w:left="0"/>
          </w:pPr>
        </w:pPrChange>
      </w:pPr>
      <w:moveFrom w:id="1519" w:author="Quincey Koziol" w:date="2014-12-03T15:27:00Z">
        <w:del w:id="1520" w:author="Quincey Koziol" w:date="2014-12-04T13:53:00Z">
          <w:r w:rsidDel="002E7285">
            <w:delText>block[3] = {1, 10, 10};</w:delText>
          </w:r>
        </w:del>
      </w:moveFrom>
    </w:p>
    <w:p w14:paraId="15C2D044" w14:textId="4760AF58" w:rsidR="00FE5AE3" w:rsidDel="002E7285" w:rsidRDefault="00FE5AE3">
      <w:pPr>
        <w:pStyle w:val="Heading4"/>
        <w:rPr>
          <w:del w:id="1521" w:author="Quincey Koziol" w:date="2014-12-04T13:53:00Z"/>
        </w:rPr>
        <w:pPrChange w:id="1522" w:author="Quincey Koziol" w:date="2014-12-04T13:53:00Z">
          <w:pPr>
            <w:pStyle w:val="ListParagraph"/>
            <w:ind w:left="0"/>
          </w:pPr>
        </w:pPrChange>
      </w:pPr>
      <w:moveFrom w:id="1523" w:author="Quincey Koziol" w:date="2014-12-03T15:27:00Z">
        <w:del w:id="1524" w:author="Quincey Koziol" w:date="2014-12-04T13:53:00Z">
          <w:r w:rsidDel="002E7285">
            <w:delText>count[3] = {H5S_UNLIMITED, 1, 1};</w:delText>
          </w:r>
        </w:del>
      </w:moveFrom>
    </w:p>
    <w:p w14:paraId="6DBC76B9" w14:textId="474EA93D" w:rsidR="00FE5AE3" w:rsidDel="002E7285" w:rsidRDefault="00FE5AE3">
      <w:pPr>
        <w:pStyle w:val="Heading4"/>
        <w:rPr>
          <w:del w:id="1525" w:author="Quincey Koziol" w:date="2014-12-04T13:53:00Z"/>
        </w:rPr>
        <w:pPrChange w:id="1526" w:author="Quincey Koziol" w:date="2014-12-04T13:53:00Z">
          <w:pPr>
            <w:pStyle w:val="ListParagraph"/>
            <w:ind w:left="0"/>
          </w:pPr>
        </w:pPrChange>
      </w:pPr>
      <w:moveFrom w:id="1527" w:author="Quincey Koziol" w:date="2014-12-03T15:27:00Z">
        <w:del w:id="1528"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22395FC" w14:textId="5BFDEBE7" w:rsidR="00FE5AE3" w:rsidDel="002E7285" w:rsidRDefault="00FE5AE3">
      <w:pPr>
        <w:pStyle w:val="Heading4"/>
        <w:rPr>
          <w:del w:id="1529" w:author="Quincey Koziol" w:date="2014-12-04T13:53:00Z"/>
        </w:rPr>
        <w:pPrChange w:id="1530" w:author="Quincey Koziol" w:date="2014-12-04T13:53:00Z">
          <w:pPr>
            <w:pStyle w:val="ListParagraph"/>
            <w:ind w:left="0" w:firstLine="720"/>
          </w:pPr>
        </w:pPrChange>
      </w:pPr>
      <w:moveFrom w:id="1531" w:author="Quincey Koziol" w:date="2014-12-03T15:27:00Z">
        <w:del w:id="1532" w:author="Quincey Koziol" w:date="2014-12-04T13:53:00Z">
          <w:r w:rsidRPr="002E7157" w:rsidDel="002E7285">
            <w:delText>count);</w:delText>
          </w:r>
        </w:del>
      </w:moveFrom>
    </w:p>
    <w:p w14:paraId="5A3DCB46" w14:textId="374FF09C" w:rsidR="00FE5AE3" w:rsidRPr="00F11F7D" w:rsidDel="002E7285" w:rsidRDefault="00FE5AE3">
      <w:pPr>
        <w:pStyle w:val="Heading4"/>
        <w:rPr>
          <w:del w:id="1533" w:author="Quincey Koziol" w:date="2014-12-04T13:53:00Z"/>
        </w:rPr>
        <w:pPrChange w:id="1534" w:author="Quincey Koziol" w:date="2014-12-04T13:53:00Z">
          <w:pPr/>
        </w:pPrChange>
      </w:pPr>
    </w:p>
    <w:p w14:paraId="0FAC1779" w14:textId="7FA86953" w:rsidR="00FE5AE3" w:rsidDel="002E7285" w:rsidRDefault="00FE5AE3">
      <w:pPr>
        <w:pStyle w:val="Heading4"/>
        <w:rPr>
          <w:del w:id="1535" w:author="Quincey Koziol" w:date="2014-12-04T13:53:00Z"/>
        </w:rPr>
        <w:pPrChange w:id="1536" w:author="Quincey Koziol" w:date="2014-12-04T13:53:00Z">
          <w:pPr>
            <w:pStyle w:val="ListParagraph"/>
            <w:ind w:left="0"/>
          </w:pPr>
        </w:pPrChange>
      </w:pPr>
      <w:moveFrom w:id="1537" w:author="Quincey Koziol" w:date="2014-12-03T15:27:00Z">
        <w:del w:id="1538" w:author="Quincey Koziol" w:date="2014-12-04T13:53:00Z">
          <w:r w:rsidDel="002E7285">
            <w:delText xml:space="preserve">/* Set mapping between third source dataset and third </w:delText>
          </w:r>
          <w:r w:rsidR="0082480F" w:rsidDel="002E7285">
            <w:delText xml:space="preserve">unlimited, strided selection </w:delText>
          </w:r>
          <w:r w:rsidDel="002E7285">
            <w:delText>in virtual dataset */</w:delText>
          </w:r>
        </w:del>
      </w:moveFrom>
    </w:p>
    <w:p w14:paraId="580D24AB" w14:textId="4393F8CA" w:rsidR="00FE5AE3" w:rsidDel="002E7285" w:rsidRDefault="00FE5AE3">
      <w:pPr>
        <w:pStyle w:val="Heading4"/>
        <w:rPr>
          <w:del w:id="1539" w:author="Quincey Koziol" w:date="2014-12-04T13:53:00Z"/>
        </w:rPr>
        <w:pPrChange w:id="1540" w:author="Quincey Koziol" w:date="2014-12-04T13:53:00Z">
          <w:pPr>
            <w:jc w:val="left"/>
          </w:pPr>
        </w:pPrChange>
      </w:pPr>
      <w:moveFrom w:id="1541" w:author="Quincey Koziol" w:date="2014-12-03T15:27:00Z">
        <w:del w:id="1542"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“c.h5”, “/C”, src</w:delText>
          </w:r>
          <w:r w:rsidRPr="002C4D15" w:rsidDel="002E7285">
            <w:delText>_space_id);</w:delText>
          </w:r>
        </w:del>
      </w:moveFrom>
    </w:p>
    <w:p w14:paraId="0B44984E" w14:textId="1EBC2DA2" w:rsidR="00FE5AE3" w:rsidDel="002E7285" w:rsidRDefault="00FE5AE3">
      <w:pPr>
        <w:pStyle w:val="Heading4"/>
        <w:rPr>
          <w:del w:id="1543" w:author="Quincey Koziol" w:date="2014-12-04T13:53:00Z"/>
        </w:rPr>
        <w:pPrChange w:id="1544" w:author="Quincey Koziol" w:date="2014-12-04T13:53:00Z">
          <w:pPr>
            <w:pStyle w:val="ListParagraph"/>
            <w:ind w:left="0"/>
          </w:pPr>
        </w:pPrChange>
      </w:pPr>
    </w:p>
    <w:p w14:paraId="508A102D" w14:textId="19B30BA0" w:rsidR="00257BE9" w:rsidDel="002E7285" w:rsidRDefault="00257BE9">
      <w:pPr>
        <w:pStyle w:val="Heading4"/>
        <w:rPr>
          <w:del w:id="1545" w:author="Quincey Koziol" w:date="2014-12-04T13:53:00Z"/>
        </w:rPr>
        <w:pPrChange w:id="1546" w:author="Quincey Koziol" w:date="2014-12-04T13:53:00Z">
          <w:pPr>
            <w:pStyle w:val="ListParagraph"/>
            <w:ind w:left="0"/>
          </w:pPr>
        </w:pPrChange>
      </w:pPr>
      <w:moveFrom w:id="1547" w:author="Quincey Koziol" w:date="2014-12-03T15:27:00Z">
        <w:del w:id="1548" w:author="Quincey Koziol" w:date="2014-12-04T13:53:00Z">
          <w:r w:rsidDel="002E7285">
            <w:delText>/* Close third source dataspace */</w:delText>
          </w:r>
        </w:del>
      </w:moveFrom>
    </w:p>
    <w:p w14:paraId="5B9B809D" w14:textId="7D69A400" w:rsidR="00257BE9" w:rsidDel="002E7285" w:rsidRDefault="00257BE9">
      <w:pPr>
        <w:pStyle w:val="Heading4"/>
        <w:rPr>
          <w:del w:id="1549" w:author="Quincey Koziol" w:date="2014-12-04T13:53:00Z"/>
        </w:rPr>
        <w:pPrChange w:id="1550" w:author="Quincey Koziol" w:date="2014-12-04T13:53:00Z">
          <w:pPr>
            <w:jc w:val="left"/>
          </w:pPr>
        </w:pPrChange>
      </w:pPr>
      <w:moveFrom w:id="1551" w:author="Quincey Koziol" w:date="2014-12-03T15:27:00Z">
        <w:del w:id="1552" w:author="Quincey Koziol" w:date="2014-12-04T13:53:00Z">
          <w:r w:rsidDel="002E7285">
            <w:delText>H5Sclose(src_space_id);</w:delText>
          </w:r>
        </w:del>
      </w:moveFrom>
    </w:p>
    <w:p w14:paraId="77A1E0F2" w14:textId="58C57CC0" w:rsidR="00257BE9" w:rsidDel="002E7285" w:rsidRDefault="00257BE9">
      <w:pPr>
        <w:pStyle w:val="Heading4"/>
        <w:rPr>
          <w:del w:id="1553" w:author="Quincey Koziol" w:date="2014-12-04T13:53:00Z"/>
        </w:rPr>
        <w:pPrChange w:id="1554" w:author="Quincey Koziol" w:date="2014-12-04T13:53:00Z">
          <w:pPr>
            <w:jc w:val="left"/>
          </w:pPr>
        </w:pPrChange>
      </w:pPr>
    </w:p>
    <w:p w14:paraId="183FA2EC" w14:textId="2A1A95AB" w:rsidR="00257BE9" w:rsidDel="002E7285" w:rsidRDefault="00257BE9">
      <w:pPr>
        <w:pStyle w:val="Heading4"/>
        <w:rPr>
          <w:del w:id="1555" w:author="Quincey Koziol" w:date="2014-12-04T13:53:00Z"/>
        </w:rPr>
        <w:pPrChange w:id="1556" w:author="Quincey Koziol" w:date="2014-12-04T13:53:00Z">
          <w:pPr>
            <w:pStyle w:val="ListParagraph"/>
            <w:ind w:left="0"/>
          </w:pPr>
        </w:pPrChange>
      </w:pPr>
      <w:moveFrom w:id="1557" w:author="Quincey Koziol" w:date="2014-12-03T15:27:00Z">
        <w:del w:id="1558" w:author="Quincey Koziol" w:date="2014-12-04T13:53:00Z">
          <w:r w:rsidDel="002E7285">
            <w:delText>/* Create fourth unlimited source dataspace and set partial selection */</w:delText>
          </w:r>
        </w:del>
      </w:moveFrom>
    </w:p>
    <w:p w14:paraId="5C59E6B7" w14:textId="38E0750D" w:rsidR="00257BE9" w:rsidDel="002E7285" w:rsidRDefault="00257BE9">
      <w:pPr>
        <w:pStyle w:val="Heading4"/>
        <w:rPr>
          <w:del w:id="1559" w:author="Quincey Koziol" w:date="2014-12-04T13:53:00Z"/>
        </w:rPr>
        <w:pPrChange w:id="1560" w:author="Quincey Koziol" w:date="2014-12-04T13:53:00Z">
          <w:pPr>
            <w:pStyle w:val="ListParagraph"/>
            <w:ind w:left="0"/>
          </w:pPr>
        </w:pPrChange>
      </w:pPr>
      <w:moveFrom w:id="1561" w:author="Quincey Koziol" w:date="2014-12-03T15:27:00Z">
        <w:del w:id="1562" w:author="Quincey Koziol" w:date="2014-12-04T13:53:00Z">
          <w:r w:rsidDel="002E7285">
            <w:delText>src_dims[3] = {/* Z: */ 10, /* Y: */ 15, /* X: */ 10}</w:delText>
          </w:r>
          <w:r w:rsidRPr="002E7157" w:rsidDel="002E7285">
            <w:delText>;</w:delText>
          </w:r>
          <w:r w:rsidRPr="003462F9" w:rsidDel="002E7285">
            <w:delText xml:space="preserve"> </w:delText>
          </w:r>
        </w:del>
      </w:moveFrom>
    </w:p>
    <w:p w14:paraId="7FF4D00C" w14:textId="2C6DE093" w:rsidR="00257BE9" w:rsidDel="002E7285" w:rsidRDefault="00257BE9">
      <w:pPr>
        <w:pStyle w:val="Heading4"/>
        <w:rPr>
          <w:del w:id="1563" w:author="Quincey Koziol" w:date="2014-12-04T13:53:00Z"/>
        </w:rPr>
        <w:pPrChange w:id="1564" w:author="Quincey Koziol" w:date="2014-12-04T13:53:00Z">
          <w:pPr>
            <w:pStyle w:val="ListParagraph"/>
            <w:ind w:left="0"/>
          </w:pPr>
        </w:pPrChange>
      </w:pPr>
      <w:moveFrom w:id="1565" w:author="Quincey Koziol" w:date="2014-12-03T15:27:00Z">
        <w:del w:id="1566" w:author="Quincey Koziol" w:date="2014-12-04T13:53:00Z">
          <w:r w:rsidDel="002E7285">
            <w:delText>max_src_dims[3] = {/* Z: */ H5S_UNLIMITED, /* Y: */ 15, /* X: */ 10}</w:delText>
          </w:r>
          <w:r w:rsidRPr="002E7157" w:rsidDel="002E7285">
            <w:delText>;</w:delText>
          </w:r>
          <w:r w:rsidRPr="003462F9" w:rsidDel="002E7285">
            <w:delText xml:space="preserve"> </w:delText>
          </w:r>
        </w:del>
      </w:moveFrom>
    </w:p>
    <w:p w14:paraId="6DDE46D4" w14:textId="43DE23EE" w:rsidR="00257BE9" w:rsidDel="002E7285" w:rsidRDefault="00257BE9">
      <w:pPr>
        <w:pStyle w:val="Heading4"/>
        <w:rPr>
          <w:del w:id="1567" w:author="Quincey Koziol" w:date="2014-12-04T13:53:00Z"/>
        </w:rPr>
        <w:pPrChange w:id="1568" w:author="Quincey Koziol" w:date="2014-12-04T13:53:00Z">
          <w:pPr>
            <w:pStyle w:val="ListParagraph"/>
            <w:ind w:left="0"/>
          </w:pPr>
        </w:pPrChange>
      </w:pPr>
      <w:moveFrom w:id="1569" w:author="Quincey Koziol" w:date="2014-12-03T15:27:00Z">
        <w:del w:id="1570" w:author="Quincey Koziol" w:date="2014-12-04T13:53:00Z">
          <w:r w:rsidDel="002E7285">
            <w:delText>src_space_id = H5Screate_simple(3, src_dims, max_src_dims);</w:delText>
          </w:r>
        </w:del>
      </w:moveFrom>
    </w:p>
    <w:p w14:paraId="03503791" w14:textId="3BDC7A7B" w:rsidR="00257BE9" w:rsidDel="002E7285" w:rsidRDefault="00257BE9">
      <w:pPr>
        <w:pStyle w:val="Heading4"/>
        <w:rPr>
          <w:del w:id="1571" w:author="Quincey Koziol" w:date="2014-12-04T13:53:00Z"/>
        </w:rPr>
        <w:pPrChange w:id="1572" w:author="Quincey Koziol" w:date="2014-12-04T13:53:00Z">
          <w:pPr>
            <w:pStyle w:val="ListParagraph"/>
            <w:ind w:left="0"/>
          </w:pPr>
        </w:pPrChange>
      </w:pPr>
      <w:moveFrom w:id="1573" w:author="Quincey Koziol" w:date="2014-12-03T15:27:00Z">
        <w:del w:id="1574" w:author="Quincey Koziol" w:date="2014-12-04T13:53:00Z">
          <w:r w:rsidRPr="002E7157" w:rsidDel="002E7285">
            <w:delText>start</w:delText>
          </w:r>
          <w:r w:rsidDel="002E7285">
            <w:delText>[3] = {0, 2, 0}</w:delText>
          </w:r>
          <w:r w:rsidRPr="002E7157" w:rsidDel="002E7285">
            <w:delText>;</w:delText>
          </w:r>
          <w:r w:rsidRPr="003462F9" w:rsidDel="002E7285">
            <w:delText xml:space="preserve"> </w:delText>
          </w:r>
        </w:del>
      </w:moveFrom>
    </w:p>
    <w:p w14:paraId="37707597" w14:textId="66225AF0" w:rsidR="00257BE9" w:rsidDel="002E7285" w:rsidRDefault="00257BE9">
      <w:pPr>
        <w:pStyle w:val="Heading4"/>
        <w:rPr>
          <w:del w:id="1575" w:author="Quincey Koziol" w:date="2014-12-04T13:53:00Z"/>
        </w:rPr>
        <w:pPrChange w:id="1576" w:author="Quincey Koziol" w:date="2014-12-04T13:53:00Z">
          <w:pPr>
            <w:pStyle w:val="ListParagraph"/>
            <w:ind w:left="0"/>
          </w:pPr>
        </w:pPrChange>
      </w:pPr>
      <w:moveFrom w:id="1577" w:author="Quincey Koziol" w:date="2014-12-03T15:27:00Z">
        <w:del w:id="1578" w:author="Quincey Koziol" w:date="2014-12-04T13:53:00Z">
          <w:r w:rsidDel="002E7285">
            <w:delText>stride[3] = {1, 1, 1};</w:delText>
          </w:r>
        </w:del>
      </w:moveFrom>
    </w:p>
    <w:p w14:paraId="705BF95F" w14:textId="6F03AC29" w:rsidR="00257BE9" w:rsidDel="002E7285" w:rsidRDefault="00257BE9">
      <w:pPr>
        <w:pStyle w:val="Heading4"/>
        <w:rPr>
          <w:del w:id="1579" w:author="Quincey Koziol" w:date="2014-12-04T13:53:00Z"/>
        </w:rPr>
        <w:pPrChange w:id="1580" w:author="Quincey Koziol" w:date="2014-12-04T13:53:00Z">
          <w:pPr>
            <w:pStyle w:val="ListParagraph"/>
            <w:ind w:left="0"/>
          </w:pPr>
        </w:pPrChange>
      </w:pPr>
      <w:moveFrom w:id="1581" w:author="Quincey Koziol" w:date="2014-12-03T15:27:00Z">
        <w:del w:id="1582" w:author="Quincey Koziol" w:date="2014-12-04T13:53:00Z">
          <w:r w:rsidDel="002E7285">
            <w:delText>block[3] = {1, 10, 10};</w:delText>
          </w:r>
        </w:del>
      </w:moveFrom>
    </w:p>
    <w:p w14:paraId="137AA85A" w14:textId="79533101" w:rsidR="00257BE9" w:rsidDel="002E7285" w:rsidRDefault="00257BE9">
      <w:pPr>
        <w:pStyle w:val="Heading4"/>
        <w:rPr>
          <w:del w:id="1583" w:author="Quincey Koziol" w:date="2014-12-04T13:53:00Z"/>
        </w:rPr>
        <w:pPrChange w:id="1584" w:author="Quincey Koziol" w:date="2014-12-04T13:53:00Z">
          <w:pPr>
            <w:pStyle w:val="ListParagraph"/>
            <w:ind w:left="0"/>
          </w:pPr>
        </w:pPrChange>
      </w:pPr>
      <w:moveFrom w:id="1585" w:author="Quincey Koziol" w:date="2014-12-03T15:27:00Z">
        <w:del w:id="1586" w:author="Quincey Koziol" w:date="2014-12-04T13:53:00Z">
          <w:r w:rsidDel="002E7285">
            <w:delText>count[3] = {H5S_UNLIMITED, 1, 1};</w:delText>
          </w:r>
        </w:del>
      </w:moveFrom>
    </w:p>
    <w:p w14:paraId="63993B77" w14:textId="18D1E6B2" w:rsidR="00257BE9" w:rsidDel="002E7285" w:rsidRDefault="00257BE9">
      <w:pPr>
        <w:pStyle w:val="Heading4"/>
        <w:rPr>
          <w:del w:id="1587" w:author="Quincey Koziol" w:date="2014-12-04T13:53:00Z"/>
        </w:rPr>
        <w:pPrChange w:id="1588" w:author="Quincey Koziol" w:date="2014-12-04T13:53:00Z">
          <w:pPr>
            <w:pStyle w:val="ListParagraph"/>
            <w:ind w:left="0"/>
          </w:pPr>
        </w:pPrChange>
      </w:pPr>
      <w:moveFrom w:id="1589" w:author="Quincey Koziol" w:date="2014-12-03T15:27:00Z">
        <w:del w:id="1590"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088B3BF8" w14:textId="5DE290C2" w:rsidR="00257BE9" w:rsidDel="002E7285" w:rsidRDefault="00257BE9">
      <w:pPr>
        <w:pStyle w:val="Heading4"/>
        <w:rPr>
          <w:del w:id="1591" w:author="Quincey Koziol" w:date="2014-12-04T13:53:00Z"/>
        </w:rPr>
        <w:pPrChange w:id="1592" w:author="Quincey Koziol" w:date="2014-12-04T13:53:00Z">
          <w:pPr>
            <w:pStyle w:val="ListParagraph"/>
            <w:ind w:left="0" w:firstLine="720"/>
          </w:pPr>
        </w:pPrChange>
      </w:pPr>
      <w:moveFrom w:id="1593" w:author="Quincey Koziol" w:date="2014-12-03T15:27:00Z">
        <w:del w:id="1594" w:author="Quincey Koziol" w:date="2014-12-04T13:53:00Z">
          <w:r w:rsidRPr="002E7157" w:rsidDel="002E7285">
            <w:delText>count);</w:delText>
          </w:r>
        </w:del>
      </w:moveFrom>
    </w:p>
    <w:p w14:paraId="6088569C" w14:textId="57D84887" w:rsidR="00257BE9" w:rsidRPr="00F11F7D" w:rsidDel="002E7285" w:rsidRDefault="00257BE9">
      <w:pPr>
        <w:pStyle w:val="Heading4"/>
        <w:rPr>
          <w:del w:id="1595" w:author="Quincey Koziol" w:date="2014-12-04T13:53:00Z"/>
        </w:rPr>
        <w:pPrChange w:id="1596" w:author="Quincey Koziol" w:date="2014-12-04T13:53:00Z">
          <w:pPr/>
        </w:pPrChange>
      </w:pPr>
    </w:p>
    <w:p w14:paraId="61939631" w14:textId="3F6821A6" w:rsidR="00FE5AE3" w:rsidDel="002E7285" w:rsidRDefault="00FE5AE3">
      <w:pPr>
        <w:pStyle w:val="Heading4"/>
        <w:rPr>
          <w:del w:id="1597" w:author="Quincey Koziol" w:date="2014-12-04T13:53:00Z"/>
        </w:rPr>
        <w:pPrChange w:id="1598" w:author="Quincey Koziol" w:date="2014-12-04T13:53:00Z">
          <w:pPr>
            <w:pStyle w:val="ListParagraph"/>
            <w:ind w:left="0"/>
          </w:pPr>
        </w:pPrChange>
      </w:pPr>
      <w:moveFrom w:id="1599" w:author="Quincey Koziol" w:date="2014-12-03T15:27:00Z">
        <w:del w:id="1600" w:author="Quincey Koziol" w:date="2014-12-04T13:53:00Z">
          <w:r w:rsidDel="002E7285">
            <w:delText>/* Set fourth selection in virtual dataset */</w:delText>
          </w:r>
        </w:del>
      </w:moveFrom>
    </w:p>
    <w:p w14:paraId="75F5B5EE" w14:textId="11D604C7" w:rsidR="00FE5AE3" w:rsidDel="002E7285" w:rsidRDefault="00FE5AE3">
      <w:pPr>
        <w:pStyle w:val="Heading4"/>
        <w:rPr>
          <w:del w:id="1601" w:author="Quincey Koziol" w:date="2014-12-04T13:53:00Z"/>
        </w:rPr>
        <w:pPrChange w:id="1602" w:author="Quincey Koziol" w:date="2014-12-04T13:53:00Z">
          <w:pPr>
            <w:pStyle w:val="ListParagraph"/>
            <w:ind w:left="0"/>
          </w:pPr>
        </w:pPrChange>
      </w:pPr>
      <w:moveFrom w:id="1603" w:author="Quincey Koziol" w:date="2014-12-03T15:27:00Z">
        <w:del w:id="1604" w:author="Quincey Koziol" w:date="2014-12-04T13:53:00Z">
          <w:r w:rsidRPr="002E7157" w:rsidDel="002E7285">
            <w:delText>start</w:delText>
          </w:r>
          <w:r w:rsidDel="002E7285">
            <w:delText>[3] = {</w:delText>
          </w:r>
          <w:r w:rsidR="00257BE9" w:rsidDel="002E7285">
            <w:delText>1</w:delText>
          </w:r>
          <w:r w:rsidDel="002E7285">
            <w:delText xml:space="preserve">, </w:delText>
          </w:r>
          <w:r w:rsidR="00257BE9" w:rsidDel="002E7285">
            <w:delText>0</w:delText>
          </w:r>
          <w:r w:rsidDel="002E7285">
            <w:delText>, 10}</w:delText>
          </w:r>
          <w:r w:rsidRPr="002E7157" w:rsidDel="002E7285">
            <w:delText>;</w:delText>
          </w:r>
          <w:r w:rsidRPr="003462F9" w:rsidDel="002E7285">
            <w:delText xml:space="preserve"> </w:delText>
          </w:r>
        </w:del>
      </w:moveFrom>
    </w:p>
    <w:p w14:paraId="6E516D62" w14:textId="0293A2B1" w:rsidR="00FE5AE3" w:rsidDel="002E7285" w:rsidRDefault="00FE5AE3">
      <w:pPr>
        <w:pStyle w:val="Heading4"/>
        <w:rPr>
          <w:del w:id="1605" w:author="Quincey Koziol" w:date="2014-12-04T13:53:00Z"/>
        </w:rPr>
        <w:pPrChange w:id="1606" w:author="Quincey Koziol" w:date="2014-12-04T13:53:00Z">
          <w:pPr>
            <w:pStyle w:val="ListParagraph"/>
            <w:ind w:left="0"/>
          </w:pPr>
        </w:pPrChange>
      </w:pPr>
      <w:moveFrom w:id="1607" w:author="Quincey Koziol" w:date="2014-12-03T15:27:00Z">
        <w:del w:id="1608" w:author="Quincey Koziol" w:date="2014-12-04T13:53:00Z">
          <w:r w:rsidDel="002E7285">
            <w:delText>stride[3] = {</w:delText>
          </w:r>
          <w:r w:rsidR="00257BE9" w:rsidDel="002E7285">
            <w:delText>2</w:delText>
          </w:r>
          <w:r w:rsidDel="002E7285">
            <w:delText xml:space="preserve">, </w:delText>
          </w:r>
          <w:r w:rsidR="00257BE9" w:rsidDel="002E7285">
            <w:delText>1</w:delText>
          </w:r>
          <w:r w:rsidDel="002E7285">
            <w:delText xml:space="preserve">, </w:delText>
          </w:r>
          <w:r w:rsidR="00257BE9" w:rsidDel="002E7285">
            <w:delText>1</w:delText>
          </w:r>
          <w:r w:rsidDel="002E7285">
            <w:delText>};</w:delText>
          </w:r>
        </w:del>
      </w:moveFrom>
    </w:p>
    <w:p w14:paraId="44DE479B" w14:textId="2EBD7B73" w:rsidR="00FE5AE3" w:rsidDel="002E7285" w:rsidRDefault="00FE5AE3">
      <w:pPr>
        <w:pStyle w:val="Heading4"/>
        <w:rPr>
          <w:del w:id="1609" w:author="Quincey Koziol" w:date="2014-12-04T13:53:00Z"/>
        </w:rPr>
        <w:pPrChange w:id="1610" w:author="Quincey Koziol" w:date="2014-12-04T13:53:00Z">
          <w:pPr>
            <w:pStyle w:val="ListParagraph"/>
            <w:ind w:left="0"/>
          </w:pPr>
        </w:pPrChange>
      </w:pPr>
      <w:moveFrom w:id="1611" w:author="Quincey Koziol" w:date="2014-12-03T15:27:00Z">
        <w:del w:id="1612" w:author="Quincey Koziol" w:date="2014-12-04T13:53:00Z">
          <w:r w:rsidDel="002E7285">
            <w:delText>block[3] = {1, 10, 10};</w:delText>
          </w:r>
        </w:del>
      </w:moveFrom>
    </w:p>
    <w:p w14:paraId="1E6DDAA7" w14:textId="460A06FD" w:rsidR="00FE5AE3" w:rsidDel="002E7285" w:rsidRDefault="00FE5AE3">
      <w:pPr>
        <w:pStyle w:val="Heading4"/>
        <w:rPr>
          <w:del w:id="1613" w:author="Quincey Koziol" w:date="2014-12-04T13:53:00Z"/>
        </w:rPr>
        <w:pPrChange w:id="1614" w:author="Quincey Koziol" w:date="2014-12-04T13:53:00Z">
          <w:pPr>
            <w:pStyle w:val="ListParagraph"/>
            <w:ind w:left="0"/>
          </w:pPr>
        </w:pPrChange>
      </w:pPr>
      <w:moveFrom w:id="1615" w:author="Quincey Koziol" w:date="2014-12-03T15:27:00Z">
        <w:del w:id="1616" w:author="Quincey Koziol" w:date="2014-12-04T13:53:00Z">
          <w:r w:rsidDel="002E7285">
            <w:delText>count[3] = {H5S_UNLIMITED, 1, 1};</w:delText>
          </w:r>
        </w:del>
      </w:moveFrom>
    </w:p>
    <w:p w14:paraId="776A0E3C" w14:textId="182E249D" w:rsidR="00FE5AE3" w:rsidDel="002E7285" w:rsidRDefault="00FE5AE3">
      <w:pPr>
        <w:pStyle w:val="Heading4"/>
        <w:rPr>
          <w:del w:id="1617" w:author="Quincey Koziol" w:date="2014-12-04T13:53:00Z"/>
        </w:rPr>
        <w:pPrChange w:id="1618" w:author="Quincey Koziol" w:date="2014-12-04T13:53:00Z">
          <w:pPr>
            <w:pStyle w:val="ListParagraph"/>
            <w:ind w:left="0"/>
          </w:pPr>
        </w:pPrChange>
      </w:pPr>
      <w:moveFrom w:id="1619" w:author="Quincey Koziol" w:date="2014-12-03T15:27:00Z">
        <w:del w:id="1620"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3AB0FE45" w14:textId="4320AD54" w:rsidR="00FE5AE3" w:rsidDel="002E7285" w:rsidRDefault="00FE5AE3">
      <w:pPr>
        <w:pStyle w:val="Heading4"/>
        <w:rPr>
          <w:del w:id="1621" w:author="Quincey Koziol" w:date="2014-12-04T13:53:00Z"/>
        </w:rPr>
        <w:pPrChange w:id="1622" w:author="Quincey Koziol" w:date="2014-12-04T13:53:00Z">
          <w:pPr>
            <w:pStyle w:val="ListParagraph"/>
            <w:ind w:left="0" w:firstLine="720"/>
          </w:pPr>
        </w:pPrChange>
      </w:pPr>
      <w:moveFrom w:id="1623" w:author="Quincey Koziol" w:date="2014-12-03T15:27:00Z">
        <w:del w:id="1624" w:author="Quincey Koziol" w:date="2014-12-04T13:53:00Z">
          <w:r w:rsidRPr="002E7157" w:rsidDel="002E7285">
            <w:delText>count);</w:delText>
          </w:r>
        </w:del>
      </w:moveFrom>
    </w:p>
    <w:p w14:paraId="33177B41" w14:textId="57A6411D" w:rsidR="00FE5AE3" w:rsidRPr="00F11F7D" w:rsidDel="002E7285" w:rsidRDefault="00FE5AE3">
      <w:pPr>
        <w:pStyle w:val="Heading4"/>
        <w:rPr>
          <w:del w:id="1625" w:author="Quincey Koziol" w:date="2014-12-04T13:53:00Z"/>
        </w:rPr>
        <w:pPrChange w:id="1626" w:author="Quincey Koziol" w:date="2014-12-04T13:53:00Z">
          <w:pPr/>
        </w:pPrChange>
      </w:pPr>
    </w:p>
    <w:p w14:paraId="26E02C74" w14:textId="0B2FD45B" w:rsidR="00FE5AE3" w:rsidDel="002E7285" w:rsidRDefault="00FE5AE3">
      <w:pPr>
        <w:pStyle w:val="Heading4"/>
        <w:rPr>
          <w:del w:id="1627" w:author="Quincey Koziol" w:date="2014-12-04T13:53:00Z"/>
        </w:rPr>
        <w:pPrChange w:id="1628" w:author="Quincey Koziol" w:date="2014-12-04T13:53:00Z">
          <w:pPr>
            <w:pStyle w:val="ListParagraph"/>
            <w:ind w:left="0"/>
          </w:pPr>
        </w:pPrChange>
      </w:pPr>
      <w:moveFrom w:id="1629" w:author="Quincey Koziol" w:date="2014-12-03T15:27:00Z">
        <w:del w:id="1630" w:author="Quincey Koziol" w:date="2014-12-04T13:53:00Z">
          <w:r w:rsidDel="002E7285">
            <w:delText>/* Set mapping between fourth source dataset and fourth block in virtual dataset */</w:delText>
          </w:r>
        </w:del>
      </w:moveFrom>
    </w:p>
    <w:p w14:paraId="01162EB1" w14:textId="693ED0C3" w:rsidR="00FE5AE3" w:rsidDel="002E7285" w:rsidRDefault="00FE5AE3">
      <w:pPr>
        <w:pStyle w:val="Heading4"/>
        <w:rPr>
          <w:del w:id="1631" w:author="Quincey Koziol" w:date="2014-12-04T13:53:00Z"/>
        </w:rPr>
        <w:pPrChange w:id="1632" w:author="Quincey Koziol" w:date="2014-12-04T13:53:00Z">
          <w:pPr>
            <w:jc w:val="left"/>
          </w:pPr>
        </w:pPrChange>
      </w:pPr>
      <w:moveFrom w:id="1633" w:author="Quincey Koziol" w:date="2014-12-03T15:27:00Z">
        <w:del w:id="1634"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“d.h5”, “/D”, src</w:delText>
          </w:r>
          <w:r w:rsidRPr="002C4D15" w:rsidDel="002E7285">
            <w:delText>_space_id);</w:delText>
          </w:r>
        </w:del>
      </w:moveFrom>
    </w:p>
    <w:p w14:paraId="4B09F9E4" w14:textId="29DBBBB5" w:rsidR="00FE5AE3" w:rsidDel="002E7285" w:rsidRDefault="00FE5AE3">
      <w:pPr>
        <w:pStyle w:val="Heading4"/>
        <w:rPr>
          <w:del w:id="1635" w:author="Quincey Koziol" w:date="2014-12-04T13:53:00Z"/>
        </w:rPr>
        <w:pPrChange w:id="1636" w:author="Quincey Koziol" w:date="2014-12-04T13:53:00Z">
          <w:pPr>
            <w:pStyle w:val="ListParagraph"/>
            <w:ind w:left="0"/>
          </w:pPr>
        </w:pPrChange>
      </w:pPr>
    </w:p>
    <w:p w14:paraId="58C48581" w14:textId="4DB3FDDE" w:rsidR="00FE5AE3" w:rsidDel="002E7285" w:rsidRDefault="00FE5AE3">
      <w:pPr>
        <w:pStyle w:val="Heading4"/>
        <w:rPr>
          <w:del w:id="1637" w:author="Quincey Koziol" w:date="2014-12-04T13:53:00Z"/>
        </w:rPr>
        <w:pPrChange w:id="1638" w:author="Quincey Koziol" w:date="2014-12-04T13:53:00Z">
          <w:pPr>
            <w:pStyle w:val="ListParagraph"/>
            <w:ind w:left="0"/>
          </w:pPr>
        </w:pPrChange>
      </w:pPr>
      <w:moveFrom w:id="1639" w:author="Quincey Koziol" w:date="2014-12-03T15:27:00Z">
        <w:del w:id="1640" w:author="Quincey Koziol" w:date="2014-12-04T13:53:00Z">
          <w:r w:rsidDel="002E7285">
            <w:delText xml:space="preserve">/* Close </w:delText>
          </w:r>
          <w:r w:rsidR="00257BE9" w:rsidDel="002E7285">
            <w:delText xml:space="preserve">fourth </w:delText>
          </w:r>
          <w:r w:rsidDel="002E7285">
            <w:delText>source dataspace */</w:delText>
          </w:r>
        </w:del>
      </w:moveFrom>
    </w:p>
    <w:p w14:paraId="06429DD4" w14:textId="7D43777D" w:rsidR="00FE5AE3" w:rsidDel="002E7285" w:rsidRDefault="00FE5AE3">
      <w:pPr>
        <w:pStyle w:val="Heading4"/>
        <w:rPr>
          <w:del w:id="1641" w:author="Quincey Koziol" w:date="2014-12-04T13:53:00Z"/>
        </w:rPr>
        <w:pPrChange w:id="1642" w:author="Quincey Koziol" w:date="2014-12-04T13:53:00Z">
          <w:pPr>
            <w:jc w:val="left"/>
          </w:pPr>
        </w:pPrChange>
      </w:pPr>
      <w:moveFrom w:id="1643" w:author="Quincey Koziol" w:date="2014-12-03T15:27:00Z">
        <w:del w:id="1644" w:author="Quincey Koziol" w:date="2014-12-04T13:53:00Z">
          <w:r w:rsidDel="002E7285">
            <w:delText>H5Sclose(src_space_id);</w:delText>
          </w:r>
        </w:del>
      </w:moveFrom>
    </w:p>
    <w:p w14:paraId="205B8728" w14:textId="3F23979B" w:rsidR="00EA3188" w:rsidDel="002E7285" w:rsidRDefault="00EA3188">
      <w:pPr>
        <w:pStyle w:val="Heading4"/>
        <w:rPr>
          <w:del w:id="1645" w:author="Quincey Koziol" w:date="2014-12-04T13:53:00Z"/>
        </w:rPr>
        <w:pPrChange w:id="1646" w:author="Quincey Koziol" w:date="2014-12-04T13:53:00Z">
          <w:pPr>
            <w:pStyle w:val="Heading6"/>
          </w:pPr>
        </w:pPrChange>
      </w:pPr>
      <w:moveFrom w:id="1647" w:author="Quincey Koziol" w:date="2014-12-03T15:27:00Z">
        <w:del w:id="1648" w:author="Quincey Koziol" w:date="2014-12-04T13:53:00Z">
          <w:r w:rsidDel="002E7285">
            <w:delText>Fixed-dimension full source and unlimited-dimension virtual dataset mapping, blocked pattern in virtual dataset, printf-named source datasets</w:delText>
          </w:r>
          <w:r w:rsidR="00435FB7" w:rsidDel="002E7285">
            <w:delText xml:space="preserve"> in unlimited dimension</w:delText>
          </w:r>
        </w:del>
      </w:moveFrom>
    </w:p>
    <w:p w14:paraId="725CD701" w14:textId="614C4E93" w:rsidR="00EA3188" w:rsidDel="002E7285" w:rsidRDefault="00EA3188">
      <w:pPr>
        <w:pStyle w:val="Heading4"/>
        <w:rPr>
          <w:del w:id="1649" w:author="Quincey Koziol" w:date="2014-12-04T13:53:00Z"/>
        </w:rPr>
        <w:pPrChange w:id="1650" w:author="Quincey Koziol" w:date="2014-12-04T13:53:00Z">
          <w:pPr/>
        </w:pPrChange>
      </w:pPr>
      <w:moveFrom w:id="1651" w:author="Quincey Koziol" w:date="2014-12-03T15:27:00Z">
        <w:del w:id="1652" w:author="Quincey Koziol" w:date="2014-12-04T13:53:00Z">
          <w:r w:rsidDel="002E7285">
            <w:delText xml:space="preserve">The figure below shows a mapping of </w:delText>
          </w:r>
          <w:r w:rsidR="00D17F93" w:rsidDel="002E7285">
            <w:delText xml:space="preserve">a printf-named sequence of </w:delText>
          </w:r>
          <w:r w:rsidDel="002E7285">
            <w:delText xml:space="preserve">source datasets with fixed-dimensions and full selections to a single virtual dataset with unlimited dimensions, with each source dataset selection occupying a </w:delText>
          </w:r>
          <w:r w:rsidR="00D17F93" w:rsidDel="002E7285">
            <w:delText>sequentially blocked</w:delText>
          </w:r>
          <w:r w:rsidDel="002E7285">
            <w:delText xml:space="preserve"> portion of the virtual dataset.</w:delText>
          </w:r>
        </w:del>
      </w:moveFrom>
    </w:p>
    <w:p w14:paraId="37C1123C" w14:textId="1489AA74" w:rsidR="00F40C61" w:rsidDel="002E7285" w:rsidRDefault="00F40C61">
      <w:pPr>
        <w:pStyle w:val="Heading4"/>
        <w:rPr>
          <w:del w:id="1653" w:author="Quincey Koziol" w:date="2014-12-04T13:53:00Z"/>
        </w:rPr>
        <w:pPrChange w:id="1654" w:author="Quincey Koziol" w:date="2014-12-04T13:53:00Z">
          <w:pPr>
            <w:keepNext/>
          </w:pPr>
        </w:pPrChange>
      </w:pPr>
      <w:moveFrom w:id="1655" w:author="Quincey Koziol" w:date="2014-12-03T15:27:00Z">
        <w:del w:id="1656" w:author="Quincey Koziol" w:date="2014-12-04T13:53:00Z">
          <w:r w:rsidRPr="002E7285" w:rsidDel="002E7285">
            <w:rPr>
              <w:noProof/>
              <w:rPrChange w:id="1657" w:author="Unknown">
                <w:rPr>
                  <w:noProof/>
                </w:rPr>
              </w:rPrChange>
            </w:rPr>
            <w:drawing>
              <wp:inline distT="0" distB="0" distL="0" distR="0" wp14:anchorId="5C2A84B3" wp14:editId="4DF2F394">
                <wp:extent cx="4072255" cy="5677347"/>
                <wp:effectExtent l="0" t="0" r="0" b="1270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ullFixedPrintf-BlockedVirtual.png"/>
                        <pic:cNvPicPr/>
                      </pic:nvPicPr>
                      <pic:blipFill>
                        <a:blip r:embed="rId14">
                          <a:extLst>
                            <a:ext uri="{28A0092B-C50C-407E-A947-70E740481C1C}">
                              <a14:useLocalDpi xmlns:a14="http://schemas.microsoft.com/office/drawing/2010/main" val="0"/>
                            </a:ext>
                          </a:extLst>
                        </a:blip>
                        <a:stretch>
                          <a:fillRect/>
                        </a:stretch>
                      </pic:blipFill>
                      <pic:spPr>
                        <a:xfrm>
                          <a:off x="0" y="0"/>
                          <a:ext cx="4072255" cy="5677347"/>
                        </a:xfrm>
                        <a:prstGeom prst="rect">
                          <a:avLst/>
                        </a:prstGeom>
                      </pic:spPr>
                    </pic:pic>
                  </a:graphicData>
                </a:graphic>
              </wp:inline>
            </w:drawing>
          </w:r>
        </w:del>
      </w:moveFrom>
    </w:p>
    <w:p w14:paraId="4329CD76" w14:textId="5A1A2442" w:rsidR="00F40C61" w:rsidDel="002E7285" w:rsidRDefault="00F40C61">
      <w:pPr>
        <w:pStyle w:val="Heading4"/>
        <w:rPr>
          <w:del w:id="1658" w:author="Quincey Koziol" w:date="2014-12-04T13:53:00Z"/>
        </w:rPr>
        <w:pPrChange w:id="1659" w:author="Quincey Koziol" w:date="2014-12-04T13:53:00Z">
          <w:pPr>
            <w:pStyle w:val="Caption"/>
          </w:pPr>
        </w:pPrChange>
      </w:pPr>
      <w:moveFrom w:id="1660" w:author="Quincey Koziol" w:date="2014-12-03T15:27:00Z">
        <w:del w:id="1661"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10</w:delText>
          </w:r>
          <w:r w:rsidRPr="00097E6A" w:rsidDel="002E7285">
            <w:fldChar w:fldCharType="end"/>
          </w:r>
          <w:r w:rsidRPr="00097E6A" w:rsidDel="002E7285">
            <w:delText xml:space="preserve">: </w:delText>
          </w:r>
          <w:r w:rsidDel="002E7285">
            <w:delText>Mapping full selections of four fixed-dimension source datasets chosen with printf-naming to blocks in virtual dataset with an unlimited dimension.</w:delText>
          </w:r>
        </w:del>
      </w:moveFrom>
    </w:p>
    <w:p w14:paraId="72599E85" w14:textId="389FDBB8" w:rsidR="00F40C61" w:rsidDel="002E7285" w:rsidRDefault="00F40C61">
      <w:pPr>
        <w:pStyle w:val="Heading4"/>
        <w:rPr>
          <w:del w:id="1662" w:author="Quincey Koziol" w:date="2014-12-04T13:53:00Z"/>
        </w:rPr>
        <w:pPrChange w:id="1663" w:author="Quincey Koziol" w:date="2014-12-04T13:53:00Z">
          <w:pPr/>
        </w:pPrChange>
      </w:pPr>
      <w:moveFrom w:id="1664" w:author="Quincey Koziol" w:date="2014-12-03T15:27:00Z">
        <w:del w:id="1665" w:author="Quincey Koziol" w:date="2014-12-04T13:53:00Z">
          <w:r w:rsidDel="002E7285">
            <w:delText>The following pseudo-code shows how to create this mapping:</w:delText>
          </w:r>
        </w:del>
      </w:moveFrom>
    </w:p>
    <w:p w14:paraId="73233BCA" w14:textId="1122C860" w:rsidR="00F40C61" w:rsidDel="002E7285" w:rsidRDefault="00F40C61">
      <w:pPr>
        <w:pStyle w:val="Heading4"/>
        <w:rPr>
          <w:del w:id="1666" w:author="Quincey Koziol" w:date="2014-12-04T13:53:00Z"/>
        </w:rPr>
        <w:pPrChange w:id="1667" w:author="Quincey Koziol" w:date="2014-12-04T13:53:00Z">
          <w:pPr>
            <w:pStyle w:val="ListParagraph"/>
            <w:ind w:left="0"/>
          </w:pPr>
        </w:pPrChange>
      </w:pPr>
      <w:moveFrom w:id="1668" w:author="Quincey Koziol" w:date="2014-12-03T15:27:00Z">
        <w:del w:id="1669" w:author="Quincey Koziol" w:date="2014-12-04T13:53:00Z">
          <w:r w:rsidDel="002E7285">
            <w:delText>hsize_t src_dims[3], vds_dims[3], max_vds_dims[3]</w:delText>
          </w:r>
          <w:r w:rsidRPr="002E7157" w:rsidDel="002E7285">
            <w:delText>;</w:delText>
          </w:r>
          <w:r w:rsidRPr="003462F9" w:rsidDel="002E7285">
            <w:delText xml:space="preserve"> </w:delText>
          </w:r>
        </w:del>
      </w:moveFrom>
    </w:p>
    <w:p w14:paraId="29B9AEBE" w14:textId="5B32B5E6" w:rsidR="00F40C61" w:rsidDel="002E7285" w:rsidRDefault="00F40C61">
      <w:pPr>
        <w:pStyle w:val="Heading4"/>
        <w:rPr>
          <w:del w:id="1670" w:author="Quincey Koziol" w:date="2014-12-04T13:53:00Z"/>
        </w:rPr>
        <w:pPrChange w:id="1671" w:author="Quincey Koziol" w:date="2014-12-04T13:53:00Z">
          <w:pPr>
            <w:pStyle w:val="ListParagraph"/>
            <w:ind w:left="0"/>
          </w:pPr>
        </w:pPrChange>
      </w:pPr>
      <w:moveFrom w:id="1672" w:author="Quincey Koziol" w:date="2014-12-03T15:27:00Z">
        <w:del w:id="1673" w:author="Quincey Koziol" w:date="2014-12-04T13:53:00Z">
          <w:r w:rsidDel="002E7285">
            <w:delText xml:space="preserve">hsize_t </w:delText>
          </w:r>
          <w:r w:rsidRPr="002E7157" w:rsidDel="002E7285">
            <w:delText>start</w:delText>
          </w:r>
          <w:r w:rsidDel="002E7285">
            <w:delText>[3], stride[3], block[3], count[3];</w:delText>
          </w:r>
        </w:del>
      </w:moveFrom>
    </w:p>
    <w:p w14:paraId="53717A53" w14:textId="1B864788" w:rsidR="00F40C61" w:rsidDel="002E7285" w:rsidRDefault="00F40C61">
      <w:pPr>
        <w:pStyle w:val="Heading4"/>
        <w:rPr>
          <w:del w:id="1674" w:author="Quincey Koziol" w:date="2014-12-04T13:53:00Z"/>
        </w:rPr>
        <w:pPrChange w:id="1675" w:author="Quincey Koziol" w:date="2014-12-04T13:53:00Z">
          <w:pPr>
            <w:pStyle w:val="ListParagraph"/>
            <w:ind w:left="0"/>
          </w:pPr>
        </w:pPrChange>
      </w:pPr>
      <w:moveFrom w:id="1676" w:author="Quincey Koziol" w:date="2014-12-03T15:27:00Z">
        <w:del w:id="1677" w:author="Quincey Koziol" w:date="2014-12-04T13:53:00Z">
          <w:r w:rsidDel="002E7285">
            <w:delText>hid_t src_space_id, vds_space_id;</w:delText>
          </w:r>
        </w:del>
      </w:moveFrom>
    </w:p>
    <w:p w14:paraId="436EB10C" w14:textId="198D558C" w:rsidR="00F40C61" w:rsidDel="002E7285" w:rsidRDefault="00F40C61">
      <w:pPr>
        <w:pStyle w:val="Heading4"/>
        <w:rPr>
          <w:del w:id="1678" w:author="Quincey Koziol" w:date="2014-12-04T13:53:00Z"/>
        </w:rPr>
        <w:pPrChange w:id="1679" w:author="Quincey Koziol" w:date="2014-12-04T13:53:00Z">
          <w:pPr>
            <w:pStyle w:val="ListParagraph"/>
            <w:ind w:left="0"/>
          </w:pPr>
        </w:pPrChange>
      </w:pPr>
      <w:moveFrom w:id="1680" w:author="Quincey Koziol" w:date="2014-12-03T15:27:00Z">
        <w:del w:id="1681" w:author="Quincey Koziol" w:date="2014-12-04T13:53:00Z">
          <w:r w:rsidDel="002E7285">
            <w:delText>hid_t dcpl_id;</w:delText>
          </w:r>
        </w:del>
      </w:moveFrom>
    </w:p>
    <w:p w14:paraId="088AEC9C" w14:textId="5E17AA9C" w:rsidR="00F40C61" w:rsidDel="002E7285" w:rsidRDefault="00F40C61">
      <w:pPr>
        <w:pStyle w:val="Heading4"/>
        <w:rPr>
          <w:del w:id="1682" w:author="Quincey Koziol" w:date="2014-12-04T13:53:00Z"/>
        </w:rPr>
        <w:pPrChange w:id="1683" w:author="Quincey Koziol" w:date="2014-12-04T13:53:00Z">
          <w:pPr>
            <w:pStyle w:val="ListParagraph"/>
            <w:ind w:left="0"/>
          </w:pPr>
        </w:pPrChange>
      </w:pPr>
    </w:p>
    <w:p w14:paraId="54A3C894" w14:textId="066F259A" w:rsidR="00F40C61" w:rsidDel="002E7285" w:rsidRDefault="00F40C61">
      <w:pPr>
        <w:pStyle w:val="Heading4"/>
        <w:rPr>
          <w:del w:id="1684" w:author="Quincey Koziol" w:date="2014-12-04T13:53:00Z"/>
        </w:rPr>
        <w:pPrChange w:id="1685" w:author="Quincey Koziol" w:date="2014-12-04T13:53:00Z">
          <w:pPr>
            <w:pStyle w:val="ListParagraph"/>
            <w:ind w:left="0"/>
          </w:pPr>
        </w:pPrChange>
      </w:pPr>
      <w:moveFrom w:id="1686" w:author="Quincey Koziol" w:date="2014-12-03T15:27:00Z">
        <w:del w:id="1687" w:author="Quincey Koziol" w:date="2014-12-04T13:53:00Z">
          <w:r w:rsidDel="002E7285">
            <w:delText>/* Create DCPL and set to virtual storage */</w:delText>
          </w:r>
        </w:del>
      </w:moveFrom>
    </w:p>
    <w:p w14:paraId="2A52C08A" w14:textId="01C7FFD1" w:rsidR="00F40C61" w:rsidDel="002E7285" w:rsidRDefault="00F40C61">
      <w:pPr>
        <w:pStyle w:val="Heading4"/>
        <w:rPr>
          <w:del w:id="1688" w:author="Quincey Koziol" w:date="2014-12-04T13:53:00Z"/>
        </w:rPr>
        <w:pPrChange w:id="1689" w:author="Quincey Koziol" w:date="2014-12-04T13:53:00Z">
          <w:pPr>
            <w:pStyle w:val="ListParagraph"/>
            <w:ind w:left="0"/>
          </w:pPr>
        </w:pPrChange>
      </w:pPr>
      <w:moveFrom w:id="1690" w:author="Quincey Koziol" w:date="2014-12-03T15:27:00Z">
        <w:del w:id="1691" w:author="Quincey Koziol" w:date="2014-12-04T13:53:00Z">
          <w:r w:rsidDel="002E7285">
            <w:delText>dcpl_id = H5Pcreate(</w:delText>
          </w:r>
          <w:r w:rsidRPr="00217F22" w:rsidDel="002E7285">
            <w:delText>H5P_DATASET_CREATE</w:delText>
          </w:r>
          <w:r w:rsidDel="002E7285">
            <w:delText>);</w:delText>
          </w:r>
        </w:del>
      </w:moveFrom>
    </w:p>
    <w:p w14:paraId="43B141C1" w14:textId="505ED1E3" w:rsidR="00F40C61" w:rsidDel="002E7285" w:rsidRDefault="00F40C61">
      <w:pPr>
        <w:pStyle w:val="Heading4"/>
        <w:rPr>
          <w:del w:id="1692" w:author="Quincey Koziol" w:date="2014-12-04T13:53:00Z"/>
        </w:rPr>
        <w:pPrChange w:id="1693" w:author="Quincey Koziol" w:date="2014-12-04T13:53:00Z">
          <w:pPr>
            <w:pStyle w:val="ListParagraph"/>
            <w:ind w:left="0"/>
          </w:pPr>
        </w:pPrChange>
      </w:pPr>
      <w:moveFrom w:id="1694" w:author="Quincey Koziol" w:date="2014-12-03T15:27:00Z">
        <w:del w:id="1695" w:author="Quincey Koziol" w:date="2014-12-04T13:53:00Z">
          <w:r w:rsidDel="002E7285">
            <w:delText>H5Pset_virtual(dcpl_id);</w:delText>
          </w:r>
        </w:del>
      </w:moveFrom>
    </w:p>
    <w:p w14:paraId="023457DE" w14:textId="60A6C742" w:rsidR="00F40C61" w:rsidDel="002E7285" w:rsidRDefault="00F40C61">
      <w:pPr>
        <w:pStyle w:val="Heading4"/>
        <w:rPr>
          <w:del w:id="1696" w:author="Quincey Koziol" w:date="2014-12-04T13:53:00Z"/>
        </w:rPr>
        <w:pPrChange w:id="1697" w:author="Quincey Koziol" w:date="2014-12-04T13:53:00Z">
          <w:pPr>
            <w:pStyle w:val="ListParagraph"/>
            <w:ind w:left="0"/>
          </w:pPr>
        </w:pPrChange>
      </w:pPr>
    </w:p>
    <w:p w14:paraId="2D1B8F74" w14:textId="7ACBC128" w:rsidR="00F40C61" w:rsidDel="002E7285" w:rsidRDefault="00F40C61">
      <w:pPr>
        <w:pStyle w:val="Heading4"/>
        <w:rPr>
          <w:del w:id="1698" w:author="Quincey Koziol" w:date="2014-12-04T13:53:00Z"/>
        </w:rPr>
        <w:pPrChange w:id="1699" w:author="Quincey Koziol" w:date="2014-12-04T13:53:00Z">
          <w:pPr>
            <w:pStyle w:val="ListParagraph"/>
            <w:ind w:left="0"/>
          </w:pPr>
        </w:pPrChange>
      </w:pPr>
      <w:moveFrom w:id="1700" w:author="Quincey Koziol" w:date="2014-12-03T15:27:00Z">
        <w:del w:id="1701" w:author="Quincey Koziol" w:date="2014-12-04T13:53:00Z">
          <w:r w:rsidDel="002E7285">
            <w:delText xml:space="preserve">/* Create </w:delText>
          </w:r>
          <w:r w:rsidR="005D0167" w:rsidDel="002E7285">
            <w:delText xml:space="preserve">source dataspace, defaults to “all” </w:delText>
          </w:r>
          <w:r w:rsidDel="002E7285">
            <w:delText>selection */</w:delText>
          </w:r>
        </w:del>
      </w:moveFrom>
    </w:p>
    <w:p w14:paraId="155B2AA4" w14:textId="67DA681D" w:rsidR="00F40C61" w:rsidDel="002E7285" w:rsidRDefault="00F40C61">
      <w:pPr>
        <w:pStyle w:val="Heading4"/>
        <w:rPr>
          <w:del w:id="1702" w:author="Quincey Koziol" w:date="2014-12-04T13:53:00Z"/>
        </w:rPr>
        <w:pPrChange w:id="1703" w:author="Quincey Koziol" w:date="2014-12-04T13:53:00Z">
          <w:pPr>
            <w:pStyle w:val="ListParagraph"/>
            <w:ind w:left="0"/>
          </w:pPr>
        </w:pPrChange>
      </w:pPr>
      <w:moveFrom w:id="1704" w:author="Quincey Koziol" w:date="2014-12-03T15:27:00Z">
        <w:del w:id="1705" w:author="Quincey Koziol" w:date="2014-12-04T13:53:00Z">
          <w:r w:rsidDel="002E7285">
            <w:delText>src_dims[3] = {/* Z: */ 10, /* Y: */ 10, /* X: */ 10}</w:delText>
          </w:r>
          <w:r w:rsidRPr="002E7157" w:rsidDel="002E7285">
            <w:delText>;</w:delText>
          </w:r>
          <w:r w:rsidRPr="003462F9" w:rsidDel="002E7285">
            <w:delText xml:space="preserve"> </w:delText>
          </w:r>
        </w:del>
      </w:moveFrom>
    </w:p>
    <w:p w14:paraId="67DF3996" w14:textId="60976530" w:rsidR="00F40C61" w:rsidDel="002E7285" w:rsidRDefault="00F40C61">
      <w:pPr>
        <w:pStyle w:val="Heading4"/>
        <w:rPr>
          <w:del w:id="1706" w:author="Quincey Koziol" w:date="2014-12-04T13:53:00Z"/>
        </w:rPr>
        <w:pPrChange w:id="1707" w:author="Quincey Koziol" w:date="2014-12-04T13:53:00Z">
          <w:pPr>
            <w:pStyle w:val="ListParagraph"/>
            <w:ind w:left="0"/>
          </w:pPr>
        </w:pPrChange>
      </w:pPr>
      <w:moveFrom w:id="1708" w:author="Quincey Koziol" w:date="2014-12-03T15:27:00Z">
        <w:del w:id="1709" w:author="Quincey Koziol" w:date="2014-12-04T13:53:00Z">
          <w:r w:rsidDel="002E7285">
            <w:delText xml:space="preserve">src_space_id = H5Screate_simple(3, src_dims, </w:delText>
          </w:r>
          <w:r w:rsidR="007C5543" w:rsidDel="002E7285">
            <w:delText>NULL</w:delText>
          </w:r>
          <w:r w:rsidDel="002E7285">
            <w:delText>);</w:delText>
          </w:r>
        </w:del>
      </w:moveFrom>
    </w:p>
    <w:p w14:paraId="7B2D8D97" w14:textId="2B11D1B5" w:rsidR="00F40C61" w:rsidRPr="00DD2EE9" w:rsidDel="002E7285" w:rsidRDefault="00F40C61">
      <w:pPr>
        <w:pStyle w:val="Heading4"/>
        <w:rPr>
          <w:del w:id="1710" w:author="Quincey Koziol" w:date="2014-12-04T13:53:00Z"/>
        </w:rPr>
        <w:pPrChange w:id="1711" w:author="Quincey Koziol" w:date="2014-12-04T13:53:00Z">
          <w:pPr/>
        </w:pPrChange>
      </w:pPr>
    </w:p>
    <w:p w14:paraId="1D9DDC62" w14:textId="4D651859" w:rsidR="00F40C61" w:rsidDel="002E7285" w:rsidRDefault="00F40C61">
      <w:pPr>
        <w:pStyle w:val="Heading4"/>
        <w:rPr>
          <w:del w:id="1712" w:author="Quincey Koziol" w:date="2014-12-04T13:53:00Z"/>
        </w:rPr>
        <w:pPrChange w:id="1713" w:author="Quincey Koziol" w:date="2014-12-04T13:53:00Z">
          <w:pPr>
            <w:pStyle w:val="ListParagraph"/>
            <w:ind w:left="0"/>
          </w:pPr>
        </w:pPrChange>
      </w:pPr>
      <w:moveFrom w:id="1714" w:author="Quincey Koziol" w:date="2014-12-03T15:27:00Z">
        <w:del w:id="1715" w:author="Quincey Koziol" w:date="2014-12-04T13:53:00Z">
          <w:r w:rsidDel="002E7285">
            <w:delText>/* Create virtual dataspace and set first selection */</w:delText>
          </w:r>
        </w:del>
      </w:moveFrom>
    </w:p>
    <w:p w14:paraId="4C1C5F43" w14:textId="686CDB4F" w:rsidR="00F40C61" w:rsidDel="002E7285" w:rsidRDefault="00F40C61">
      <w:pPr>
        <w:pStyle w:val="Heading4"/>
        <w:rPr>
          <w:del w:id="1716" w:author="Quincey Koziol" w:date="2014-12-04T13:53:00Z"/>
        </w:rPr>
        <w:pPrChange w:id="1717" w:author="Quincey Koziol" w:date="2014-12-04T13:53:00Z">
          <w:pPr>
            <w:pStyle w:val="ListParagraph"/>
            <w:ind w:left="0"/>
          </w:pPr>
        </w:pPrChange>
      </w:pPr>
      <w:moveFrom w:id="1718" w:author="Quincey Koziol" w:date="2014-12-03T15:27:00Z">
        <w:del w:id="1719" w:author="Quincey Koziol" w:date="2014-12-04T13:53:00Z">
          <w:r w:rsidDel="002E7285">
            <w:delText xml:space="preserve">vds_dims[3] = {/* Z: */ </w:delText>
          </w:r>
          <w:r w:rsidR="005D0167" w:rsidDel="002E7285">
            <w:delText>4</w:delText>
          </w:r>
          <w:r w:rsidR="00C1229A" w:rsidDel="002E7285">
            <w:delText>0, /* Y: */ 10, /* X: */ 1</w:delText>
          </w:r>
          <w:r w:rsidDel="002E7285">
            <w:delText>0}</w:delText>
          </w:r>
          <w:r w:rsidRPr="002E7157" w:rsidDel="002E7285">
            <w:delText>;</w:delText>
          </w:r>
          <w:r w:rsidRPr="003462F9" w:rsidDel="002E7285">
            <w:delText xml:space="preserve"> </w:delText>
          </w:r>
        </w:del>
      </w:moveFrom>
    </w:p>
    <w:p w14:paraId="777F6800" w14:textId="441D909F" w:rsidR="00F40C61" w:rsidDel="002E7285" w:rsidRDefault="00F40C61">
      <w:pPr>
        <w:pStyle w:val="Heading4"/>
        <w:rPr>
          <w:del w:id="1720" w:author="Quincey Koziol" w:date="2014-12-04T13:53:00Z"/>
        </w:rPr>
        <w:pPrChange w:id="1721" w:author="Quincey Koziol" w:date="2014-12-04T13:53:00Z">
          <w:pPr>
            <w:pStyle w:val="ListParagraph"/>
            <w:ind w:left="0"/>
          </w:pPr>
        </w:pPrChange>
      </w:pPr>
      <w:moveFrom w:id="1722" w:author="Quincey Koziol" w:date="2014-12-03T15:27:00Z">
        <w:del w:id="1723" w:author="Quincey Koziol" w:date="2014-12-04T13:53:00Z">
          <w:r w:rsidDel="002E7285">
            <w:delText>max_vds_dims[3] = {/* Z: */ H5S_UN</w:delText>
          </w:r>
          <w:r w:rsidR="00C1229A" w:rsidDel="002E7285">
            <w:delText>LIMITED, /* Y: */ 10, /* X: */ 1</w:delText>
          </w:r>
          <w:r w:rsidDel="002E7285">
            <w:delText>0}</w:delText>
          </w:r>
          <w:r w:rsidRPr="002E7157" w:rsidDel="002E7285">
            <w:delText>;</w:delText>
          </w:r>
          <w:r w:rsidRPr="003462F9" w:rsidDel="002E7285">
            <w:delText xml:space="preserve"> </w:delText>
          </w:r>
        </w:del>
      </w:moveFrom>
    </w:p>
    <w:p w14:paraId="6DC5BFF5" w14:textId="259CC649" w:rsidR="00F40C61" w:rsidRPr="00DD2EE9" w:rsidDel="002E7285" w:rsidRDefault="00F40C61">
      <w:pPr>
        <w:pStyle w:val="Heading4"/>
        <w:rPr>
          <w:del w:id="1724" w:author="Quincey Koziol" w:date="2014-12-04T13:53:00Z"/>
        </w:rPr>
        <w:pPrChange w:id="1725" w:author="Quincey Koziol" w:date="2014-12-04T13:53:00Z">
          <w:pPr>
            <w:pStyle w:val="ListParagraph"/>
            <w:ind w:left="0"/>
          </w:pPr>
        </w:pPrChange>
      </w:pPr>
      <w:moveFrom w:id="1726" w:author="Quincey Koziol" w:date="2014-12-03T15:27:00Z">
        <w:del w:id="1727" w:author="Quincey Koziol" w:date="2014-12-04T13:53:00Z">
          <w:r w:rsidDel="002E7285">
            <w:delText>vds_space_id = H5Screate_simple(3, vds_dims, max_vds_dims);</w:delText>
          </w:r>
        </w:del>
      </w:moveFrom>
    </w:p>
    <w:p w14:paraId="566212DD" w14:textId="427E9005" w:rsidR="00F40C61" w:rsidDel="002E7285" w:rsidRDefault="00F40C61">
      <w:pPr>
        <w:pStyle w:val="Heading4"/>
        <w:rPr>
          <w:del w:id="1728" w:author="Quincey Koziol" w:date="2014-12-04T13:53:00Z"/>
        </w:rPr>
        <w:pPrChange w:id="1729" w:author="Quincey Koziol" w:date="2014-12-04T13:53:00Z">
          <w:pPr>
            <w:pStyle w:val="ListParagraph"/>
            <w:ind w:left="0"/>
          </w:pPr>
        </w:pPrChange>
      </w:pPr>
      <w:moveFrom w:id="1730" w:author="Quincey Koziol" w:date="2014-12-03T15:27:00Z">
        <w:del w:id="1731"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0B7A81AE" w14:textId="790933E0" w:rsidR="00F40C61" w:rsidDel="002E7285" w:rsidRDefault="00F40C61">
      <w:pPr>
        <w:pStyle w:val="Heading4"/>
        <w:rPr>
          <w:del w:id="1732" w:author="Quincey Koziol" w:date="2014-12-04T13:53:00Z"/>
        </w:rPr>
        <w:pPrChange w:id="1733" w:author="Quincey Koziol" w:date="2014-12-04T13:53:00Z">
          <w:pPr>
            <w:pStyle w:val="ListParagraph"/>
            <w:ind w:left="0"/>
          </w:pPr>
        </w:pPrChange>
      </w:pPr>
      <w:moveFrom w:id="1734" w:author="Quincey Koziol" w:date="2014-12-03T15:27:00Z">
        <w:del w:id="1735" w:author="Quincey Koziol" w:date="2014-12-04T13:53:00Z">
          <w:r w:rsidDel="002E7285">
            <w:delText>stride[3] = {</w:delText>
          </w:r>
          <w:r w:rsidR="005D0167" w:rsidDel="002E7285">
            <w:delText>10</w:delText>
          </w:r>
          <w:r w:rsidDel="002E7285">
            <w:delText>, 1</w:delText>
          </w:r>
          <w:r w:rsidR="005D0167" w:rsidDel="002E7285">
            <w:delText>0</w:delText>
          </w:r>
          <w:r w:rsidDel="002E7285">
            <w:delText>, 1</w:delText>
          </w:r>
          <w:r w:rsidR="005D0167" w:rsidDel="002E7285">
            <w:delText>0</w:delText>
          </w:r>
          <w:r w:rsidDel="002E7285">
            <w:delText>};</w:delText>
          </w:r>
        </w:del>
      </w:moveFrom>
    </w:p>
    <w:p w14:paraId="75CD9812" w14:textId="65592104" w:rsidR="00F40C61" w:rsidDel="002E7285" w:rsidRDefault="00F40C61">
      <w:pPr>
        <w:pStyle w:val="Heading4"/>
        <w:rPr>
          <w:del w:id="1736" w:author="Quincey Koziol" w:date="2014-12-04T13:53:00Z"/>
        </w:rPr>
        <w:pPrChange w:id="1737" w:author="Quincey Koziol" w:date="2014-12-04T13:53:00Z">
          <w:pPr>
            <w:pStyle w:val="ListParagraph"/>
            <w:ind w:left="0"/>
          </w:pPr>
        </w:pPrChange>
      </w:pPr>
      <w:moveFrom w:id="1738" w:author="Quincey Koziol" w:date="2014-12-03T15:27:00Z">
        <w:del w:id="1739" w:author="Quincey Koziol" w:date="2014-12-04T13:53:00Z">
          <w:r w:rsidDel="002E7285">
            <w:delText>block[3] = {1</w:delText>
          </w:r>
          <w:r w:rsidR="005D0167" w:rsidDel="002E7285">
            <w:delText>0</w:delText>
          </w:r>
          <w:r w:rsidDel="002E7285">
            <w:delText>, 10, 10};</w:delText>
          </w:r>
        </w:del>
      </w:moveFrom>
    </w:p>
    <w:p w14:paraId="6B4FDCA7" w14:textId="6E16F6E6" w:rsidR="00F40C61" w:rsidDel="002E7285" w:rsidRDefault="00F40C61">
      <w:pPr>
        <w:pStyle w:val="Heading4"/>
        <w:rPr>
          <w:del w:id="1740" w:author="Quincey Koziol" w:date="2014-12-04T13:53:00Z"/>
        </w:rPr>
        <w:pPrChange w:id="1741" w:author="Quincey Koziol" w:date="2014-12-04T13:53:00Z">
          <w:pPr>
            <w:pStyle w:val="ListParagraph"/>
            <w:ind w:left="0"/>
          </w:pPr>
        </w:pPrChange>
      </w:pPr>
      <w:moveFrom w:id="1742" w:author="Quincey Koziol" w:date="2014-12-03T15:27:00Z">
        <w:del w:id="1743" w:author="Quincey Koziol" w:date="2014-12-04T13:53:00Z">
          <w:r w:rsidDel="002E7285">
            <w:delText>count[3] = {H5S_UNLIMITED, 1, 1};</w:delText>
          </w:r>
        </w:del>
      </w:moveFrom>
    </w:p>
    <w:p w14:paraId="71D0E515" w14:textId="67521493" w:rsidR="00F40C61" w:rsidDel="002E7285" w:rsidRDefault="00F40C61">
      <w:pPr>
        <w:pStyle w:val="Heading4"/>
        <w:rPr>
          <w:del w:id="1744" w:author="Quincey Koziol" w:date="2014-12-04T13:53:00Z"/>
        </w:rPr>
        <w:pPrChange w:id="1745" w:author="Quincey Koziol" w:date="2014-12-04T13:53:00Z">
          <w:pPr>
            <w:pStyle w:val="ListParagraph"/>
            <w:ind w:left="0"/>
          </w:pPr>
        </w:pPrChange>
      </w:pPr>
      <w:moveFrom w:id="1746" w:author="Quincey Koziol" w:date="2014-12-03T15:27:00Z">
        <w:del w:id="1747"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5F13E8D" w14:textId="4D23363B" w:rsidR="00F40C61" w:rsidDel="002E7285" w:rsidRDefault="00F40C61">
      <w:pPr>
        <w:pStyle w:val="Heading4"/>
        <w:rPr>
          <w:del w:id="1748" w:author="Quincey Koziol" w:date="2014-12-04T13:53:00Z"/>
        </w:rPr>
        <w:pPrChange w:id="1749" w:author="Quincey Koziol" w:date="2014-12-04T13:53:00Z">
          <w:pPr>
            <w:pStyle w:val="ListParagraph"/>
            <w:ind w:left="0" w:firstLine="720"/>
          </w:pPr>
        </w:pPrChange>
      </w:pPr>
      <w:moveFrom w:id="1750" w:author="Quincey Koziol" w:date="2014-12-03T15:27:00Z">
        <w:del w:id="1751" w:author="Quincey Koziol" w:date="2014-12-04T13:53:00Z">
          <w:r w:rsidRPr="002E7157" w:rsidDel="002E7285">
            <w:delText>count);</w:delText>
          </w:r>
        </w:del>
      </w:moveFrom>
    </w:p>
    <w:p w14:paraId="42F9A507" w14:textId="5AE45C16" w:rsidR="00F40C61" w:rsidRPr="00DD2EE9" w:rsidDel="002E7285" w:rsidRDefault="00F40C61">
      <w:pPr>
        <w:pStyle w:val="Heading4"/>
        <w:rPr>
          <w:del w:id="1752" w:author="Quincey Koziol" w:date="2014-12-04T13:53:00Z"/>
        </w:rPr>
        <w:pPrChange w:id="1753" w:author="Quincey Koziol" w:date="2014-12-04T13:53:00Z">
          <w:pPr/>
        </w:pPrChange>
      </w:pPr>
    </w:p>
    <w:p w14:paraId="7E3CD67B" w14:textId="39CE0D05" w:rsidR="00F40C61" w:rsidDel="002E7285" w:rsidRDefault="00F40C61">
      <w:pPr>
        <w:pStyle w:val="Heading4"/>
        <w:rPr>
          <w:del w:id="1754" w:author="Quincey Koziol" w:date="2014-12-04T13:53:00Z"/>
        </w:rPr>
        <w:pPrChange w:id="1755" w:author="Quincey Koziol" w:date="2014-12-04T13:53:00Z">
          <w:pPr>
            <w:pStyle w:val="ListParagraph"/>
            <w:ind w:left="0"/>
          </w:pPr>
        </w:pPrChange>
      </w:pPr>
      <w:moveFrom w:id="1756" w:author="Quincey Koziol" w:date="2014-12-03T15:27:00Z">
        <w:del w:id="1757" w:author="Quincey Koziol" w:date="2014-12-04T13:53:00Z">
          <w:r w:rsidDel="002E7285">
            <w:delText>/* Set mapping between first source dataset and first unlimited, strided selection in virtual dataset</w:delText>
          </w:r>
          <w:r w:rsidR="00C1229A" w:rsidDel="002E7285">
            <w:delText>, with printf-mapping</w:delText>
          </w:r>
          <w:r w:rsidDel="002E7285">
            <w:delText xml:space="preserve"> */</w:delText>
          </w:r>
        </w:del>
      </w:moveFrom>
    </w:p>
    <w:p w14:paraId="7EFD1DD2" w14:textId="68E70EAD" w:rsidR="00F40C61" w:rsidDel="002E7285" w:rsidRDefault="00F40C61">
      <w:pPr>
        <w:pStyle w:val="Heading4"/>
        <w:rPr>
          <w:del w:id="1758" w:author="Quincey Koziol" w:date="2014-12-04T13:53:00Z"/>
        </w:rPr>
        <w:pPrChange w:id="1759" w:author="Quincey Koziol" w:date="2014-12-04T13:53:00Z">
          <w:pPr>
            <w:jc w:val="left"/>
          </w:pPr>
        </w:pPrChange>
      </w:pPr>
      <w:moveFrom w:id="1760" w:author="Quincey Koziol" w:date="2014-12-03T15:27:00Z">
        <w:del w:id="1761"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“/A</w:delText>
          </w:r>
          <w:r w:rsidR="005D0167" w:rsidDel="002E7285">
            <w:delText>-%</w:delText>
          </w:r>
          <w:r w:rsidR="00836774" w:rsidDel="002E7285">
            <w:delText>0b”,</w:delText>
          </w:r>
          <w:r w:rsidR="00FD20B9" w:rsidDel="002E7285">
            <w:delText xml:space="preserve"> </w:delText>
          </w:r>
          <w:r w:rsidDel="002E7285">
            <w:delText>src</w:delText>
          </w:r>
          <w:r w:rsidRPr="002C4D15" w:rsidDel="002E7285">
            <w:delText>_space_id);</w:delText>
          </w:r>
        </w:del>
      </w:moveFrom>
    </w:p>
    <w:p w14:paraId="40F62626" w14:textId="032AE469" w:rsidR="00F40C61" w:rsidDel="002E7285" w:rsidRDefault="00F40C61">
      <w:pPr>
        <w:pStyle w:val="Heading4"/>
        <w:rPr>
          <w:del w:id="1762" w:author="Quincey Koziol" w:date="2014-12-04T13:53:00Z"/>
        </w:rPr>
        <w:pPrChange w:id="1763" w:author="Quincey Koziol" w:date="2014-12-04T13:53:00Z">
          <w:pPr>
            <w:pStyle w:val="ListParagraph"/>
            <w:ind w:left="0"/>
          </w:pPr>
        </w:pPrChange>
      </w:pPr>
    </w:p>
    <w:p w14:paraId="3E22669B" w14:textId="5B3166ED" w:rsidR="00F40C61" w:rsidDel="002E7285" w:rsidRDefault="00F40C61">
      <w:pPr>
        <w:pStyle w:val="Heading4"/>
        <w:rPr>
          <w:del w:id="1764" w:author="Quincey Koziol" w:date="2014-12-04T13:53:00Z"/>
        </w:rPr>
        <w:pPrChange w:id="1765" w:author="Quincey Koziol" w:date="2014-12-04T13:53:00Z">
          <w:pPr>
            <w:pStyle w:val="ListParagraph"/>
            <w:ind w:left="0"/>
          </w:pPr>
        </w:pPrChange>
      </w:pPr>
      <w:moveFrom w:id="1766" w:author="Quincey Koziol" w:date="2014-12-03T15:27:00Z">
        <w:del w:id="1767" w:author="Quincey Koziol" w:date="2014-12-04T13:53:00Z">
          <w:r w:rsidDel="002E7285">
            <w:delText>/* Close source dataspace */</w:delText>
          </w:r>
        </w:del>
      </w:moveFrom>
    </w:p>
    <w:p w14:paraId="48C72A3D" w14:textId="55572B7B" w:rsidR="00F40C61" w:rsidDel="002E7285" w:rsidRDefault="00F40C61">
      <w:pPr>
        <w:pStyle w:val="Heading4"/>
        <w:rPr>
          <w:del w:id="1768" w:author="Quincey Koziol" w:date="2014-12-04T13:53:00Z"/>
        </w:rPr>
        <w:pPrChange w:id="1769" w:author="Quincey Koziol" w:date="2014-12-04T13:53:00Z">
          <w:pPr>
            <w:jc w:val="left"/>
          </w:pPr>
        </w:pPrChange>
      </w:pPr>
      <w:moveFrom w:id="1770" w:author="Quincey Koziol" w:date="2014-12-03T15:27:00Z">
        <w:del w:id="1771" w:author="Quincey Koziol" w:date="2014-12-04T13:53:00Z">
          <w:r w:rsidDel="002E7285">
            <w:delText>H5Sclose(src_space_id);</w:delText>
          </w:r>
        </w:del>
      </w:moveFrom>
    </w:p>
    <w:p w14:paraId="7857EFE1" w14:textId="0B58119D" w:rsidR="00435FB7" w:rsidDel="002E7285" w:rsidRDefault="00435FB7">
      <w:pPr>
        <w:pStyle w:val="Heading4"/>
        <w:rPr>
          <w:del w:id="1772" w:author="Quincey Koziol" w:date="2014-12-04T13:53:00Z"/>
        </w:rPr>
        <w:pPrChange w:id="1773" w:author="Quincey Koziol" w:date="2014-12-04T13:53:00Z">
          <w:pPr>
            <w:pStyle w:val="Heading6"/>
          </w:pPr>
        </w:pPrChange>
      </w:pPr>
      <w:moveFrom w:id="1774" w:author="Quincey Koziol" w:date="2014-12-03T15:27:00Z">
        <w:del w:id="1775" w:author="Quincey Koziol" w:date="2014-12-04T13:53:00Z">
          <w:r w:rsidDel="002E7285">
            <w:delText>Unlimited-dimension full source and unlimited-dimension virtual dataset mapping, tiled pattern in virtual dataset, printf-named source datasets in non-unlimited dimensions</w:delText>
          </w:r>
        </w:del>
      </w:moveFrom>
    </w:p>
    <w:p w14:paraId="609A8F23" w14:textId="70D18E5B" w:rsidR="00435FB7" w:rsidDel="002E7285" w:rsidRDefault="00435FB7">
      <w:pPr>
        <w:pStyle w:val="Heading4"/>
        <w:rPr>
          <w:del w:id="1776" w:author="Quincey Koziol" w:date="2014-12-04T13:53:00Z"/>
        </w:rPr>
        <w:pPrChange w:id="1777" w:author="Quincey Koziol" w:date="2014-12-04T13:53:00Z">
          <w:pPr/>
        </w:pPrChange>
      </w:pPr>
      <w:moveFrom w:id="1778" w:author="Quincey Koziol" w:date="2014-12-03T15:27:00Z">
        <w:del w:id="1779" w:author="Quincey Koziol" w:date="2014-12-04T13:53:00Z">
          <w:r w:rsidDel="002E7285">
            <w:delText>The figure below shows a mapping of a printf-named array of source datasets with unlimited-dimensions and full selections to a single virtual dataset with unlimited dimensions, with each source dataset selection occupying a sequentially tiled portion of the virtual dataset.</w:delText>
          </w:r>
        </w:del>
      </w:moveFrom>
    </w:p>
    <w:p w14:paraId="3E396D89" w14:textId="22B0E3F8" w:rsidR="007C5543" w:rsidDel="002E7285" w:rsidRDefault="007C5543">
      <w:pPr>
        <w:pStyle w:val="Heading4"/>
        <w:rPr>
          <w:del w:id="1780" w:author="Quincey Koziol" w:date="2014-12-04T13:53:00Z"/>
        </w:rPr>
        <w:pPrChange w:id="1781" w:author="Quincey Koziol" w:date="2014-12-04T13:53:00Z">
          <w:pPr>
            <w:keepNext/>
          </w:pPr>
        </w:pPrChange>
      </w:pPr>
      <w:moveFrom w:id="1782" w:author="Quincey Koziol" w:date="2014-12-03T15:27:00Z">
        <w:del w:id="1783" w:author="Quincey Koziol" w:date="2014-12-04T13:53:00Z">
          <w:r w:rsidRPr="002E7285" w:rsidDel="002E7285">
            <w:rPr>
              <w:noProof/>
              <w:rPrChange w:id="1784" w:author="Unknown">
                <w:rPr>
                  <w:noProof/>
                </w:rPr>
              </w:rPrChange>
            </w:rPr>
            <w:drawing>
              <wp:inline distT="0" distB="0" distL="0" distR="0" wp14:anchorId="0B589C48" wp14:editId="7FC9093A">
                <wp:extent cx="5184712" cy="841248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ullFixedPrintf-TiledUnlimitedVirtual.png"/>
                        <pic:cNvPicPr/>
                      </pic:nvPicPr>
                      <pic:blipFill>
                        <a:blip r:embed="rId15">
                          <a:extLst>
                            <a:ext uri="{28A0092B-C50C-407E-A947-70E740481C1C}">
                              <a14:useLocalDpi xmlns:a14="http://schemas.microsoft.com/office/drawing/2010/main" val="0"/>
                            </a:ext>
                          </a:extLst>
                        </a:blip>
                        <a:stretch>
                          <a:fillRect/>
                        </a:stretch>
                      </pic:blipFill>
                      <pic:spPr>
                        <a:xfrm>
                          <a:off x="0" y="0"/>
                          <a:ext cx="5184712" cy="8412480"/>
                        </a:xfrm>
                        <a:prstGeom prst="rect">
                          <a:avLst/>
                        </a:prstGeom>
                      </pic:spPr>
                    </pic:pic>
                  </a:graphicData>
                </a:graphic>
              </wp:inline>
            </w:drawing>
          </w:r>
        </w:del>
      </w:moveFrom>
    </w:p>
    <w:p w14:paraId="477D679A" w14:textId="1F5C7289" w:rsidR="007C5543" w:rsidDel="002E7285" w:rsidRDefault="007C5543">
      <w:pPr>
        <w:pStyle w:val="Heading4"/>
        <w:rPr>
          <w:del w:id="1785" w:author="Quincey Koziol" w:date="2014-12-04T13:53:00Z"/>
        </w:rPr>
        <w:pPrChange w:id="1786" w:author="Quincey Koziol" w:date="2014-12-04T13:53:00Z">
          <w:pPr>
            <w:pStyle w:val="Caption"/>
          </w:pPr>
        </w:pPrChange>
      </w:pPr>
      <w:moveFrom w:id="1787" w:author="Quincey Koziol" w:date="2014-12-03T15:27:00Z">
        <w:del w:id="1788"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R="009D0C9A" w:rsidDel="002E7285">
            <w:rPr>
              <w:noProof/>
            </w:rPr>
            <w:delText>11</w:delText>
          </w:r>
          <w:r w:rsidRPr="00097E6A" w:rsidDel="002E7285">
            <w:fldChar w:fldCharType="end"/>
          </w:r>
          <w:r w:rsidRPr="00097E6A" w:rsidDel="002E7285">
            <w:delText xml:space="preserve">: </w:delText>
          </w:r>
          <w:r w:rsidDel="002E7285">
            <w:delText>Mapping full selections of four unlimited-dimension source datasets chosen with printf-naming to tiles in virtual dataset with an unlimited dimension.</w:delText>
          </w:r>
        </w:del>
      </w:moveFrom>
    </w:p>
    <w:p w14:paraId="304616DB" w14:textId="553C75F1" w:rsidR="007C5543" w:rsidDel="002E7285" w:rsidRDefault="007C5543">
      <w:pPr>
        <w:pStyle w:val="Heading4"/>
        <w:rPr>
          <w:del w:id="1789" w:author="Quincey Koziol" w:date="2014-12-04T13:53:00Z"/>
        </w:rPr>
        <w:pPrChange w:id="1790" w:author="Quincey Koziol" w:date="2014-12-04T13:53:00Z">
          <w:pPr/>
        </w:pPrChange>
      </w:pPr>
      <w:moveFrom w:id="1791" w:author="Quincey Koziol" w:date="2014-12-03T15:27:00Z">
        <w:del w:id="1792" w:author="Quincey Koziol" w:date="2014-12-04T13:53:00Z">
          <w:r w:rsidDel="002E7285">
            <w:delText>The following pseudo-code shows how to create this mapping:</w:delText>
          </w:r>
        </w:del>
      </w:moveFrom>
    </w:p>
    <w:p w14:paraId="0BE79985" w14:textId="01433ED9" w:rsidR="007C5543" w:rsidDel="002E7285" w:rsidRDefault="007C5543">
      <w:pPr>
        <w:pStyle w:val="Heading4"/>
        <w:rPr>
          <w:del w:id="1793" w:author="Quincey Koziol" w:date="2014-12-04T13:53:00Z"/>
        </w:rPr>
        <w:pPrChange w:id="1794" w:author="Quincey Koziol" w:date="2014-12-04T13:53:00Z">
          <w:pPr>
            <w:pStyle w:val="ListParagraph"/>
            <w:ind w:left="0"/>
          </w:pPr>
        </w:pPrChange>
      </w:pPr>
      <w:moveFrom w:id="1795" w:author="Quincey Koziol" w:date="2014-12-03T15:27:00Z">
        <w:del w:id="1796" w:author="Quincey Koziol" w:date="2014-12-04T13:53:00Z">
          <w:r w:rsidDel="002E7285">
            <w:delText>hsize_t src_dims[3], max_src_dims[3], vds_dims[3], max_vds_dims[3]</w:delText>
          </w:r>
          <w:r w:rsidRPr="002E7157" w:rsidDel="002E7285">
            <w:delText>;</w:delText>
          </w:r>
          <w:r w:rsidRPr="003462F9" w:rsidDel="002E7285">
            <w:delText xml:space="preserve"> </w:delText>
          </w:r>
        </w:del>
      </w:moveFrom>
    </w:p>
    <w:p w14:paraId="4EF928C8" w14:textId="39E4909A" w:rsidR="007C5543" w:rsidDel="002E7285" w:rsidRDefault="007C5543">
      <w:pPr>
        <w:pStyle w:val="Heading4"/>
        <w:rPr>
          <w:del w:id="1797" w:author="Quincey Koziol" w:date="2014-12-04T13:53:00Z"/>
        </w:rPr>
        <w:pPrChange w:id="1798" w:author="Quincey Koziol" w:date="2014-12-04T13:53:00Z">
          <w:pPr>
            <w:pStyle w:val="ListParagraph"/>
            <w:ind w:left="0"/>
          </w:pPr>
        </w:pPrChange>
      </w:pPr>
      <w:moveFrom w:id="1799" w:author="Quincey Koziol" w:date="2014-12-03T15:27:00Z">
        <w:del w:id="1800" w:author="Quincey Koziol" w:date="2014-12-04T13:53:00Z">
          <w:r w:rsidDel="002E7285">
            <w:delText xml:space="preserve">hsize_t </w:delText>
          </w:r>
          <w:r w:rsidRPr="002E7157" w:rsidDel="002E7285">
            <w:delText>start</w:delText>
          </w:r>
          <w:r w:rsidDel="002E7285">
            <w:delText>[3], stride[3], block[3], count[3];</w:delText>
          </w:r>
        </w:del>
      </w:moveFrom>
    </w:p>
    <w:p w14:paraId="479E539A" w14:textId="6D499F50" w:rsidR="007C5543" w:rsidDel="002E7285" w:rsidRDefault="007C5543">
      <w:pPr>
        <w:pStyle w:val="Heading4"/>
        <w:rPr>
          <w:del w:id="1801" w:author="Quincey Koziol" w:date="2014-12-04T13:53:00Z"/>
        </w:rPr>
        <w:pPrChange w:id="1802" w:author="Quincey Koziol" w:date="2014-12-04T13:53:00Z">
          <w:pPr>
            <w:pStyle w:val="ListParagraph"/>
            <w:ind w:left="0"/>
          </w:pPr>
        </w:pPrChange>
      </w:pPr>
      <w:moveFrom w:id="1803" w:author="Quincey Koziol" w:date="2014-12-03T15:27:00Z">
        <w:del w:id="1804" w:author="Quincey Koziol" w:date="2014-12-04T13:53:00Z">
          <w:r w:rsidDel="002E7285">
            <w:delText>hid_t src_space_id, vds_space_id;</w:delText>
          </w:r>
        </w:del>
      </w:moveFrom>
    </w:p>
    <w:p w14:paraId="1FFA17B5" w14:textId="7248C9B0" w:rsidR="007C5543" w:rsidDel="002E7285" w:rsidRDefault="007C5543">
      <w:pPr>
        <w:pStyle w:val="Heading4"/>
        <w:rPr>
          <w:del w:id="1805" w:author="Quincey Koziol" w:date="2014-12-04T13:53:00Z"/>
        </w:rPr>
        <w:pPrChange w:id="1806" w:author="Quincey Koziol" w:date="2014-12-04T13:53:00Z">
          <w:pPr>
            <w:pStyle w:val="ListParagraph"/>
            <w:ind w:left="0"/>
          </w:pPr>
        </w:pPrChange>
      </w:pPr>
      <w:moveFrom w:id="1807" w:author="Quincey Koziol" w:date="2014-12-03T15:27:00Z">
        <w:del w:id="1808" w:author="Quincey Koziol" w:date="2014-12-04T13:53:00Z">
          <w:r w:rsidDel="002E7285">
            <w:delText>hid_t dcpl_id;</w:delText>
          </w:r>
        </w:del>
      </w:moveFrom>
    </w:p>
    <w:p w14:paraId="586C4FA6" w14:textId="6D6E6C41" w:rsidR="007C5543" w:rsidDel="002E7285" w:rsidRDefault="007C5543">
      <w:pPr>
        <w:pStyle w:val="Heading4"/>
        <w:rPr>
          <w:del w:id="1809" w:author="Quincey Koziol" w:date="2014-12-04T13:53:00Z"/>
        </w:rPr>
        <w:pPrChange w:id="1810" w:author="Quincey Koziol" w:date="2014-12-04T13:53:00Z">
          <w:pPr>
            <w:pStyle w:val="ListParagraph"/>
            <w:ind w:left="0"/>
          </w:pPr>
        </w:pPrChange>
      </w:pPr>
    </w:p>
    <w:p w14:paraId="4E38656D" w14:textId="58309591" w:rsidR="007C5543" w:rsidDel="002E7285" w:rsidRDefault="007C5543">
      <w:pPr>
        <w:pStyle w:val="Heading4"/>
        <w:rPr>
          <w:del w:id="1811" w:author="Quincey Koziol" w:date="2014-12-04T13:53:00Z"/>
        </w:rPr>
        <w:pPrChange w:id="1812" w:author="Quincey Koziol" w:date="2014-12-04T13:53:00Z">
          <w:pPr>
            <w:pStyle w:val="ListParagraph"/>
            <w:ind w:left="0"/>
          </w:pPr>
        </w:pPrChange>
      </w:pPr>
      <w:moveFrom w:id="1813" w:author="Quincey Koziol" w:date="2014-12-03T15:27:00Z">
        <w:del w:id="1814" w:author="Quincey Koziol" w:date="2014-12-04T13:53:00Z">
          <w:r w:rsidDel="002E7285">
            <w:delText>/* Create DCPL and set to virtual storage */</w:delText>
          </w:r>
        </w:del>
      </w:moveFrom>
    </w:p>
    <w:p w14:paraId="6497E36F" w14:textId="0D9CD49F" w:rsidR="007C5543" w:rsidDel="002E7285" w:rsidRDefault="007C5543">
      <w:pPr>
        <w:pStyle w:val="Heading4"/>
        <w:rPr>
          <w:del w:id="1815" w:author="Quincey Koziol" w:date="2014-12-04T13:53:00Z"/>
        </w:rPr>
        <w:pPrChange w:id="1816" w:author="Quincey Koziol" w:date="2014-12-04T13:53:00Z">
          <w:pPr>
            <w:pStyle w:val="ListParagraph"/>
            <w:ind w:left="0"/>
          </w:pPr>
        </w:pPrChange>
      </w:pPr>
      <w:moveFrom w:id="1817" w:author="Quincey Koziol" w:date="2014-12-03T15:27:00Z">
        <w:del w:id="1818" w:author="Quincey Koziol" w:date="2014-12-04T13:53:00Z">
          <w:r w:rsidDel="002E7285">
            <w:delText>dcpl_id = H5Pcreate(</w:delText>
          </w:r>
          <w:r w:rsidRPr="00217F22" w:rsidDel="002E7285">
            <w:delText>H5P_DATASET_CREATE</w:delText>
          </w:r>
          <w:r w:rsidDel="002E7285">
            <w:delText>);</w:delText>
          </w:r>
        </w:del>
      </w:moveFrom>
    </w:p>
    <w:p w14:paraId="31FCF530" w14:textId="070020DD" w:rsidR="007C5543" w:rsidDel="002E7285" w:rsidRDefault="007C5543">
      <w:pPr>
        <w:pStyle w:val="Heading4"/>
        <w:rPr>
          <w:del w:id="1819" w:author="Quincey Koziol" w:date="2014-12-04T13:53:00Z"/>
        </w:rPr>
        <w:pPrChange w:id="1820" w:author="Quincey Koziol" w:date="2014-12-04T13:53:00Z">
          <w:pPr>
            <w:pStyle w:val="ListParagraph"/>
            <w:ind w:left="0"/>
          </w:pPr>
        </w:pPrChange>
      </w:pPr>
      <w:moveFrom w:id="1821" w:author="Quincey Koziol" w:date="2014-12-03T15:27:00Z">
        <w:del w:id="1822" w:author="Quincey Koziol" w:date="2014-12-04T13:53:00Z">
          <w:r w:rsidDel="002E7285">
            <w:delText>H5Pset_virtual(dcpl_id);</w:delText>
          </w:r>
        </w:del>
      </w:moveFrom>
    </w:p>
    <w:p w14:paraId="50570070" w14:textId="2AF970F0" w:rsidR="007C5543" w:rsidDel="002E7285" w:rsidRDefault="007C5543">
      <w:pPr>
        <w:pStyle w:val="Heading4"/>
        <w:rPr>
          <w:del w:id="1823" w:author="Quincey Koziol" w:date="2014-12-04T13:53:00Z"/>
        </w:rPr>
        <w:pPrChange w:id="1824" w:author="Quincey Koziol" w:date="2014-12-04T13:53:00Z">
          <w:pPr>
            <w:pStyle w:val="ListParagraph"/>
            <w:ind w:left="0"/>
          </w:pPr>
        </w:pPrChange>
      </w:pPr>
    </w:p>
    <w:p w14:paraId="34B8A5E6" w14:textId="2F22492F" w:rsidR="007C5543" w:rsidDel="002E7285" w:rsidRDefault="007C5543">
      <w:pPr>
        <w:pStyle w:val="Heading4"/>
        <w:rPr>
          <w:del w:id="1825" w:author="Quincey Koziol" w:date="2014-12-04T13:53:00Z"/>
        </w:rPr>
        <w:pPrChange w:id="1826" w:author="Quincey Koziol" w:date="2014-12-04T13:53:00Z">
          <w:pPr>
            <w:pStyle w:val="ListParagraph"/>
            <w:ind w:left="0"/>
          </w:pPr>
        </w:pPrChange>
      </w:pPr>
      <w:moveFrom w:id="1827" w:author="Quincey Koziol" w:date="2014-12-03T15:27:00Z">
        <w:del w:id="1828" w:author="Quincey Koziol" w:date="2014-12-04T13:53:00Z">
          <w:r w:rsidDel="002E7285">
            <w:delText>/* Create source dataspace, select unlimited selection */</w:delText>
          </w:r>
        </w:del>
      </w:moveFrom>
    </w:p>
    <w:p w14:paraId="2AC140E6" w14:textId="3F085297" w:rsidR="007C5543" w:rsidDel="002E7285" w:rsidRDefault="007C5543">
      <w:pPr>
        <w:pStyle w:val="Heading4"/>
        <w:rPr>
          <w:del w:id="1829" w:author="Quincey Koziol" w:date="2014-12-04T13:53:00Z"/>
        </w:rPr>
        <w:pPrChange w:id="1830" w:author="Quincey Koziol" w:date="2014-12-04T13:53:00Z">
          <w:pPr>
            <w:pStyle w:val="ListParagraph"/>
            <w:ind w:left="0"/>
          </w:pPr>
        </w:pPrChange>
      </w:pPr>
      <w:moveFrom w:id="1831" w:author="Quincey Koziol" w:date="2014-12-03T15:27:00Z">
        <w:del w:id="1832" w:author="Quincey Koziol" w:date="2014-12-04T13:53:00Z">
          <w:r w:rsidDel="002E7285">
            <w:delText>src_dims[3] = {/* Z: */ 10, /* Y: */ 10, /* X: */ 10}</w:delText>
          </w:r>
          <w:r w:rsidRPr="002E7157" w:rsidDel="002E7285">
            <w:delText>;</w:delText>
          </w:r>
          <w:r w:rsidRPr="003462F9" w:rsidDel="002E7285">
            <w:delText xml:space="preserve"> </w:delText>
          </w:r>
        </w:del>
      </w:moveFrom>
    </w:p>
    <w:p w14:paraId="2736CC53" w14:textId="058239C1" w:rsidR="007C5543" w:rsidDel="002E7285" w:rsidRDefault="007C5543">
      <w:pPr>
        <w:pStyle w:val="Heading4"/>
        <w:rPr>
          <w:del w:id="1833" w:author="Quincey Koziol" w:date="2014-12-04T13:53:00Z"/>
        </w:rPr>
        <w:pPrChange w:id="1834" w:author="Quincey Koziol" w:date="2014-12-04T13:53:00Z">
          <w:pPr>
            <w:pStyle w:val="ListParagraph"/>
            <w:ind w:left="0"/>
          </w:pPr>
        </w:pPrChange>
      </w:pPr>
      <w:moveFrom w:id="1835" w:author="Quincey Koziol" w:date="2014-12-03T15:27:00Z">
        <w:del w:id="1836" w:author="Quincey Koziol" w:date="2014-12-04T13:53:00Z">
          <w:r w:rsidDel="002E7285">
            <w:delText>max_src_dims[3] = {/* Z: */ H5S_UNLIMITED, /* Y: */ 10, /* X: */ 10}</w:delText>
          </w:r>
          <w:r w:rsidRPr="002E7157" w:rsidDel="002E7285">
            <w:delText>;</w:delText>
          </w:r>
          <w:r w:rsidRPr="003462F9" w:rsidDel="002E7285">
            <w:delText xml:space="preserve"> </w:delText>
          </w:r>
        </w:del>
      </w:moveFrom>
    </w:p>
    <w:p w14:paraId="52E370F3" w14:textId="245B4019" w:rsidR="007C5543" w:rsidDel="002E7285" w:rsidRDefault="007C5543">
      <w:pPr>
        <w:pStyle w:val="Heading4"/>
        <w:rPr>
          <w:del w:id="1837" w:author="Quincey Koziol" w:date="2014-12-04T13:53:00Z"/>
        </w:rPr>
        <w:pPrChange w:id="1838" w:author="Quincey Koziol" w:date="2014-12-04T13:53:00Z">
          <w:pPr>
            <w:pStyle w:val="ListParagraph"/>
            <w:ind w:left="0"/>
          </w:pPr>
        </w:pPrChange>
      </w:pPr>
      <w:moveFrom w:id="1839" w:author="Quincey Koziol" w:date="2014-12-03T15:27:00Z">
        <w:del w:id="1840" w:author="Quincey Koziol" w:date="2014-12-04T13:53:00Z">
          <w:r w:rsidDel="002E7285">
            <w:delText>src_space_id = H5Screate_simple(3, src_dims, max_src_dims);</w:delText>
          </w:r>
        </w:del>
      </w:moveFrom>
    </w:p>
    <w:p w14:paraId="7693DAFF" w14:textId="5C8FD17C" w:rsidR="007C5543" w:rsidDel="002E7285" w:rsidRDefault="007C5543">
      <w:pPr>
        <w:pStyle w:val="Heading4"/>
        <w:rPr>
          <w:del w:id="1841" w:author="Quincey Koziol" w:date="2014-12-04T13:53:00Z"/>
        </w:rPr>
        <w:pPrChange w:id="1842" w:author="Quincey Koziol" w:date="2014-12-04T13:53:00Z">
          <w:pPr>
            <w:pStyle w:val="ListParagraph"/>
            <w:ind w:left="0"/>
          </w:pPr>
        </w:pPrChange>
      </w:pPr>
      <w:moveFrom w:id="1843" w:author="Quincey Koziol" w:date="2014-12-03T15:27:00Z">
        <w:del w:id="1844"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21455B5B" w14:textId="6B5F0B87" w:rsidR="007C5543" w:rsidDel="002E7285" w:rsidRDefault="007C5543">
      <w:pPr>
        <w:pStyle w:val="Heading4"/>
        <w:rPr>
          <w:del w:id="1845" w:author="Quincey Koziol" w:date="2014-12-04T13:53:00Z"/>
        </w:rPr>
        <w:pPrChange w:id="1846" w:author="Quincey Koziol" w:date="2014-12-04T13:53:00Z">
          <w:pPr>
            <w:pStyle w:val="ListParagraph"/>
            <w:ind w:left="0"/>
          </w:pPr>
        </w:pPrChange>
      </w:pPr>
      <w:moveFrom w:id="1847" w:author="Quincey Koziol" w:date="2014-12-03T15:27:00Z">
        <w:del w:id="1848" w:author="Quincey Koziol" w:date="2014-12-04T13:53:00Z">
          <w:r w:rsidDel="002E7285">
            <w:delText>stride[3] = {1, 1, 1};</w:delText>
          </w:r>
        </w:del>
      </w:moveFrom>
    </w:p>
    <w:p w14:paraId="7CCE6921" w14:textId="110B6742" w:rsidR="007C5543" w:rsidDel="002E7285" w:rsidRDefault="007C5543">
      <w:pPr>
        <w:pStyle w:val="Heading4"/>
        <w:rPr>
          <w:del w:id="1849" w:author="Quincey Koziol" w:date="2014-12-04T13:53:00Z"/>
        </w:rPr>
        <w:pPrChange w:id="1850" w:author="Quincey Koziol" w:date="2014-12-04T13:53:00Z">
          <w:pPr>
            <w:pStyle w:val="ListParagraph"/>
            <w:ind w:left="0"/>
          </w:pPr>
        </w:pPrChange>
      </w:pPr>
      <w:moveFrom w:id="1851" w:author="Quincey Koziol" w:date="2014-12-03T15:27:00Z">
        <w:del w:id="1852" w:author="Quincey Koziol" w:date="2014-12-04T13:53:00Z">
          <w:r w:rsidDel="002E7285">
            <w:delText>block[3] = {1, 10, 10};</w:delText>
          </w:r>
        </w:del>
      </w:moveFrom>
    </w:p>
    <w:p w14:paraId="15A4043D" w14:textId="7667E385" w:rsidR="007C5543" w:rsidDel="002E7285" w:rsidRDefault="007C5543">
      <w:pPr>
        <w:pStyle w:val="Heading4"/>
        <w:rPr>
          <w:del w:id="1853" w:author="Quincey Koziol" w:date="2014-12-04T13:53:00Z"/>
        </w:rPr>
        <w:pPrChange w:id="1854" w:author="Quincey Koziol" w:date="2014-12-04T13:53:00Z">
          <w:pPr>
            <w:pStyle w:val="ListParagraph"/>
            <w:ind w:left="0"/>
          </w:pPr>
        </w:pPrChange>
      </w:pPr>
      <w:moveFrom w:id="1855" w:author="Quincey Koziol" w:date="2014-12-03T15:27:00Z">
        <w:del w:id="1856" w:author="Quincey Koziol" w:date="2014-12-04T13:53:00Z">
          <w:r w:rsidDel="002E7285">
            <w:delText>count[3] = {H5S_UNLIMITED, 1, 1};</w:delText>
          </w:r>
        </w:del>
      </w:moveFrom>
    </w:p>
    <w:p w14:paraId="50434557" w14:textId="5396574B" w:rsidR="007C5543" w:rsidDel="002E7285" w:rsidRDefault="007C5543">
      <w:pPr>
        <w:pStyle w:val="Heading4"/>
        <w:rPr>
          <w:del w:id="1857" w:author="Quincey Koziol" w:date="2014-12-04T13:53:00Z"/>
        </w:rPr>
        <w:pPrChange w:id="1858" w:author="Quincey Koziol" w:date="2014-12-04T13:53:00Z">
          <w:pPr>
            <w:pStyle w:val="ListParagraph"/>
            <w:ind w:left="0"/>
          </w:pPr>
        </w:pPrChange>
      </w:pPr>
      <w:moveFrom w:id="1859" w:author="Quincey Koziol" w:date="2014-12-03T15:27:00Z">
        <w:del w:id="1860" w:author="Quincey Koziol" w:date="2014-12-04T13:53:00Z">
          <w:r w:rsidRPr="002E7157" w:rsidDel="002E7285">
            <w:delText>H5Sselect_</w:delText>
          </w:r>
          <w:r w:rsidDel="002E7285">
            <w:delText>hyperslab</w:delText>
          </w:r>
          <w:r w:rsidRPr="002E7157" w:rsidDel="002E7285">
            <w:delText>(</w:delText>
          </w:r>
          <w:r w:rsidDel="002E7285">
            <w:delText>src_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88D200E" w14:textId="105A1254" w:rsidR="007C5543" w:rsidDel="002E7285" w:rsidRDefault="007C5543">
      <w:pPr>
        <w:pStyle w:val="Heading4"/>
        <w:rPr>
          <w:del w:id="1861" w:author="Quincey Koziol" w:date="2014-12-04T13:53:00Z"/>
        </w:rPr>
        <w:pPrChange w:id="1862" w:author="Quincey Koziol" w:date="2014-12-04T13:53:00Z">
          <w:pPr>
            <w:pStyle w:val="ListParagraph"/>
            <w:ind w:left="0" w:firstLine="720"/>
          </w:pPr>
        </w:pPrChange>
      </w:pPr>
      <w:moveFrom w:id="1863" w:author="Quincey Koziol" w:date="2014-12-03T15:27:00Z">
        <w:del w:id="1864" w:author="Quincey Koziol" w:date="2014-12-04T13:53:00Z">
          <w:r w:rsidRPr="002E7157" w:rsidDel="002E7285">
            <w:delText>count);</w:delText>
          </w:r>
        </w:del>
      </w:moveFrom>
    </w:p>
    <w:p w14:paraId="7A70F95C" w14:textId="6A7DDE1B" w:rsidR="007C5543" w:rsidRPr="00DD2EE9" w:rsidDel="002E7285" w:rsidRDefault="007C5543">
      <w:pPr>
        <w:pStyle w:val="Heading4"/>
        <w:rPr>
          <w:del w:id="1865" w:author="Quincey Koziol" w:date="2014-12-04T13:53:00Z"/>
        </w:rPr>
        <w:pPrChange w:id="1866" w:author="Quincey Koziol" w:date="2014-12-04T13:53:00Z">
          <w:pPr/>
        </w:pPrChange>
      </w:pPr>
    </w:p>
    <w:p w14:paraId="5B1B2B84" w14:textId="1FC65C8C" w:rsidR="007C5543" w:rsidDel="002E7285" w:rsidRDefault="007C5543">
      <w:pPr>
        <w:pStyle w:val="Heading4"/>
        <w:rPr>
          <w:del w:id="1867" w:author="Quincey Koziol" w:date="2014-12-04T13:53:00Z"/>
        </w:rPr>
        <w:pPrChange w:id="1868" w:author="Quincey Koziol" w:date="2014-12-04T13:53:00Z">
          <w:pPr>
            <w:pStyle w:val="ListParagraph"/>
            <w:ind w:left="0"/>
          </w:pPr>
        </w:pPrChange>
      </w:pPr>
      <w:moveFrom w:id="1869" w:author="Quincey Koziol" w:date="2014-12-03T15:27:00Z">
        <w:del w:id="1870" w:author="Quincey Koziol" w:date="2014-12-04T13:53:00Z">
          <w:r w:rsidDel="002E7285">
            <w:delText>/* Create virtual dataspace and set selection */</w:delText>
          </w:r>
        </w:del>
      </w:moveFrom>
    </w:p>
    <w:p w14:paraId="3C6152C7" w14:textId="2CF503BC" w:rsidR="007C5543" w:rsidDel="002E7285" w:rsidRDefault="007C5543">
      <w:pPr>
        <w:pStyle w:val="Heading4"/>
        <w:rPr>
          <w:del w:id="1871" w:author="Quincey Koziol" w:date="2014-12-04T13:53:00Z"/>
        </w:rPr>
        <w:pPrChange w:id="1872" w:author="Quincey Koziol" w:date="2014-12-04T13:53:00Z">
          <w:pPr>
            <w:pStyle w:val="ListParagraph"/>
            <w:ind w:left="0"/>
          </w:pPr>
        </w:pPrChange>
      </w:pPr>
      <w:moveFrom w:id="1873" w:author="Quincey Koziol" w:date="2014-12-03T15:27:00Z">
        <w:del w:id="1874" w:author="Quincey Koziol" w:date="2014-12-04T13:53:00Z">
          <w:r w:rsidDel="002E7285">
            <w:delText>vds_dims[3] = {/* Z: */ 10, /* Y: */ 20, /* X: */ 20}</w:delText>
          </w:r>
          <w:r w:rsidRPr="002E7157" w:rsidDel="002E7285">
            <w:delText>;</w:delText>
          </w:r>
          <w:r w:rsidRPr="003462F9" w:rsidDel="002E7285">
            <w:delText xml:space="preserve"> </w:delText>
          </w:r>
        </w:del>
      </w:moveFrom>
    </w:p>
    <w:p w14:paraId="7CB15E60" w14:textId="48AF98F9" w:rsidR="007C5543" w:rsidDel="002E7285" w:rsidRDefault="007C5543">
      <w:pPr>
        <w:pStyle w:val="Heading4"/>
        <w:rPr>
          <w:del w:id="1875" w:author="Quincey Koziol" w:date="2014-12-04T13:53:00Z"/>
        </w:rPr>
        <w:pPrChange w:id="1876" w:author="Quincey Koziol" w:date="2014-12-04T13:53:00Z">
          <w:pPr>
            <w:pStyle w:val="ListParagraph"/>
            <w:ind w:left="0"/>
          </w:pPr>
        </w:pPrChange>
      </w:pPr>
      <w:moveFrom w:id="1877" w:author="Quincey Koziol" w:date="2014-12-03T15:27:00Z">
        <w:del w:id="1878" w:author="Quincey Koziol" w:date="2014-12-04T13:53:00Z">
          <w:r w:rsidDel="002E7285">
            <w:delText>max_vds_dims[3] = {/*</w:delText>
          </w:r>
          <w:r w:rsidR="00B50CDD" w:rsidDel="002E7285">
            <w:delText xml:space="preserve"> Z: */ H5S_UNLIMITED, /* Y: */ 2</w:delText>
          </w:r>
          <w:r w:rsidDel="002E7285">
            <w:delText>0, /* X: */ 20}</w:delText>
          </w:r>
          <w:r w:rsidRPr="002E7157" w:rsidDel="002E7285">
            <w:delText>;</w:delText>
          </w:r>
          <w:r w:rsidRPr="003462F9" w:rsidDel="002E7285">
            <w:delText xml:space="preserve"> </w:delText>
          </w:r>
        </w:del>
      </w:moveFrom>
    </w:p>
    <w:p w14:paraId="3B7E9105" w14:textId="0BF16BCB" w:rsidR="007C5543" w:rsidRPr="00DD2EE9" w:rsidDel="002E7285" w:rsidRDefault="007C5543">
      <w:pPr>
        <w:pStyle w:val="Heading4"/>
        <w:rPr>
          <w:del w:id="1879" w:author="Quincey Koziol" w:date="2014-12-04T13:53:00Z"/>
        </w:rPr>
        <w:pPrChange w:id="1880" w:author="Quincey Koziol" w:date="2014-12-04T13:53:00Z">
          <w:pPr>
            <w:pStyle w:val="ListParagraph"/>
            <w:ind w:left="0"/>
          </w:pPr>
        </w:pPrChange>
      </w:pPr>
      <w:moveFrom w:id="1881" w:author="Quincey Koziol" w:date="2014-12-03T15:27:00Z">
        <w:del w:id="1882" w:author="Quincey Koziol" w:date="2014-12-04T13:53:00Z">
          <w:r w:rsidDel="002E7285">
            <w:delText>vds_space_id = H5Screate_simple(3, vds_dims, max_vds_dims);</w:delText>
          </w:r>
        </w:del>
      </w:moveFrom>
    </w:p>
    <w:p w14:paraId="018E484F" w14:textId="4112A5D7" w:rsidR="007C5543" w:rsidDel="002E7285" w:rsidRDefault="007C5543">
      <w:pPr>
        <w:pStyle w:val="Heading4"/>
        <w:rPr>
          <w:del w:id="1883" w:author="Quincey Koziol" w:date="2014-12-04T13:53:00Z"/>
        </w:rPr>
        <w:pPrChange w:id="1884" w:author="Quincey Koziol" w:date="2014-12-04T13:53:00Z">
          <w:pPr>
            <w:pStyle w:val="ListParagraph"/>
            <w:ind w:left="0"/>
          </w:pPr>
        </w:pPrChange>
      </w:pPr>
      <w:moveFrom w:id="1885" w:author="Quincey Koziol" w:date="2014-12-03T15:27:00Z">
        <w:del w:id="1886"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4A78A9DC" w14:textId="3A7A049F" w:rsidR="007C5543" w:rsidDel="002E7285" w:rsidRDefault="00C1229A">
      <w:pPr>
        <w:pStyle w:val="Heading4"/>
        <w:rPr>
          <w:del w:id="1887" w:author="Quincey Koziol" w:date="2014-12-04T13:53:00Z"/>
        </w:rPr>
        <w:pPrChange w:id="1888" w:author="Quincey Koziol" w:date="2014-12-04T13:53:00Z">
          <w:pPr>
            <w:pStyle w:val="ListParagraph"/>
            <w:ind w:left="0"/>
          </w:pPr>
        </w:pPrChange>
      </w:pPr>
      <w:moveFrom w:id="1889" w:author="Quincey Koziol" w:date="2014-12-03T15:27:00Z">
        <w:del w:id="1890" w:author="Quincey Koziol" w:date="2014-12-04T13:53:00Z">
          <w:r w:rsidDel="002E7285">
            <w:delText>stride[3] = {1, 1</w:delText>
          </w:r>
          <w:r w:rsidR="007C5543" w:rsidDel="002E7285">
            <w:delText>, 1};</w:delText>
          </w:r>
        </w:del>
      </w:moveFrom>
    </w:p>
    <w:p w14:paraId="12192861" w14:textId="10FA5092" w:rsidR="007C5543" w:rsidDel="002E7285" w:rsidRDefault="00C1229A">
      <w:pPr>
        <w:pStyle w:val="Heading4"/>
        <w:rPr>
          <w:del w:id="1891" w:author="Quincey Koziol" w:date="2014-12-04T13:53:00Z"/>
        </w:rPr>
        <w:pPrChange w:id="1892" w:author="Quincey Koziol" w:date="2014-12-04T13:53:00Z">
          <w:pPr>
            <w:pStyle w:val="ListParagraph"/>
            <w:ind w:left="0"/>
          </w:pPr>
        </w:pPrChange>
      </w:pPr>
      <w:moveFrom w:id="1893" w:author="Quincey Koziol" w:date="2014-12-03T15:27:00Z">
        <w:del w:id="1894" w:author="Quincey Koziol" w:date="2014-12-04T13:53:00Z">
          <w:r w:rsidDel="002E7285">
            <w:delText>block[3] = {1</w:delText>
          </w:r>
          <w:r w:rsidR="007C5543" w:rsidDel="002E7285">
            <w:delText>, 10, 10};</w:delText>
          </w:r>
        </w:del>
      </w:moveFrom>
    </w:p>
    <w:p w14:paraId="6A2ECCCE" w14:textId="6753F5E3" w:rsidR="007C5543" w:rsidDel="002E7285" w:rsidRDefault="007C5543">
      <w:pPr>
        <w:pStyle w:val="Heading4"/>
        <w:rPr>
          <w:del w:id="1895" w:author="Quincey Koziol" w:date="2014-12-04T13:53:00Z"/>
        </w:rPr>
        <w:pPrChange w:id="1896" w:author="Quincey Koziol" w:date="2014-12-04T13:53:00Z">
          <w:pPr>
            <w:pStyle w:val="ListParagraph"/>
            <w:ind w:left="0"/>
          </w:pPr>
        </w:pPrChange>
      </w:pPr>
      <w:moveFrom w:id="1897" w:author="Quincey Koziol" w:date="2014-12-03T15:27:00Z">
        <w:del w:id="1898" w:author="Quincey Koziol" w:date="2014-12-04T13:53:00Z">
          <w:r w:rsidDel="002E7285">
            <w:delText>count[3] = {H5S_UNLIMITED, 1, 1};</w:delText>
          </w:r>
        </w:del>
      </w:moveFrom>
    </w:p>
    <w:p w14:paraId="2073E430" w14:textId="00710E80" w:rsidR="007C5543" w:rsidDel="002E7285" w:rsidRDefault="007C5543">
      <w:pPr>
        <w:pStyle w:val="Heading4"/>
        <w:rPr>
          <w:del w:id="1899" w:author="Quincey Koziol" w:date="2014-12-04T13:53:00Z"/>
        </w:rPr>
        <w:pPrChange w:id="1900" w:author="Quincey Koziol" w:date="2014-12-04T13:53:00Z">
          <w:pPr>
            <w:pStyle w:val="ListParagraph"/>
            <w:ind w:left="0"/>
          </w:pPr>
        </w:pPrChange>
      </w:pPr>
      <w:moveFrom w:id="1901" w:author="Quincey Koziol" w:date="2014-12-03T15:27:00Z">
        <w:del w:id="1902"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1905C7C0" w14:textId="71305B8C" w:rsidR="007C5543" w:rsidDel="002E7285" w:rsidRDefault="007C5543">
      <w:pPr>
        <w:pStyle w:val="Heading4"/>
        <w:rPr>
          <w:del w:id="1903" w:author="Quincey Koziol" w:date="2014-12-04T13:53:00Z"/>
        </w:rPr>
        <w:pPrChange w:id="1904" w:author="Quincey Koziol" w:date="2014-12-04T13:53:00Z">
          <w:pPr>
            <w:pStyle w:val="ListParagraph"/>
            <w:ind w:left="0" w:firstLine="720"/>
          </w:pPr>
        </w:pPrChange>
      </w:pPr>
      <w:moveFrom w:id="1905" w:author="Quincey Koziol" w:date="2014-12-03T15:27:00Z">
        <w:del w:id="1906" w:author="Quincey Koziol" w:date="2014-12-04T13:53:00Z">
          <w:r w:rsidRPr="002E7157" w:rsidDel="002E7285">
            <w:delText>count);</w:delText>
          </w:r>
        </w:del>
      </w:moveFrom>
    </w:p>
    <w:p w14:paraId="0DCCE114" w14:textId="6734EE00" w:rsidR="007C5543" w:rsidRPr="00DD2EE9" w:rsidDel="002E7285" w:rsidRDefault="007C5543">
      <w:pPr>
        <w:pStyle w:val="Heading4"/>
        <w:rPr>
          <w:del w:id="1907" w:author="Quincey Koziol" w:date="2014-12-04T13:53:00Z"/>
        </w:rPr>
        <w:pPrChange w:id="1908" w:author="Quincey Koziol" w:date="2014-12-04T13:53:00Z">
          <w:pPr/>
        </w:pPrChange>
      </w:pPr>
    </w:p>
    <w:p w14:paraId="07E364F5" w14:textId="23F17666" w:rsidR="007C5543" w:rsidDel="002E7285" w:rsidRDefault="007C5543">
      <w:pPr>
        <w:pStyle w:val="Heading4"/>
        <w:rPr>
          <w:del w:id="1909" w:author="Quincey Koziol" w:date="2014-12-04T13:53:00Z"/>
        </w:rPr>
        <w:pPrChange w:id="1910" w:author="Quincey Koziol" w:date="2014-12-04T13:53:00Z">
          <w:pPr>
            <w:pStyle w:val="ListParagraph"/>
            <w:ind w:left="0"/>
          </w:pPr>
        </w:pPrChange>
      </w:pPr>
      <w:moveFrom w:id="1911" w:author="Quincey Koziol" w:date="2014-12-03T15:27:00Z">
        <w:del w:id="1912" w:author="Quincey Koziol" w:date="2014-12-04T13:53:00Z">
          <w:r w:rsidDel="002E7285">
            <w:delText>/* Set mapping between source dataset</w:delText>
          </w:r>
          <w:r w:rsidR="00B50CDD" w:rsidDel="002E7285">
            <w:delText>s</w:delText>
          </w:r>
          <w:r w:rsidDel="002E7285">
            <w:delText xml:space="preserve"> and unlimited, </w:delText>
          </w:r>
          <w:r w:rsidR="00B50CDD" w:rsidDel="002E7285">
            <w:delText>tiled</w:delText>
          </w:r>
          <w:r w:rsidDel="002E7285">
            <w:delText xml:space="preserve"> selection in virtual dataset</w:delText>
          </w:r>
          <w:r w:rsidR="008641DC" w:rsidDel="002E7285">
            <w:delText>, with printf-mapping</w:delText>
          </w:r>
          <w:r w:rsidDel="002E7285">
            <w:delText xml:space="preserve"> */</w:delText>
          </w:r>
        </w:del>
      </w:moveFrom>
    </w:p>
    <w:p w14:paraId="5397BD1D" w14:textId="5268A5A3" w:rsidR="007C5543" w:rsidDel="002E7285" w:rsidRDefault="007C5543">
      <w:pPr>
        <w:pStyle w:val="Heading4"/>
        <w:rPr>
          <w:del w:id="1913" w:author="Quincey Koziol" w:date="2014-12-04T13:53:00Z"/>
        </w:rPr>
        <w:pPrChange w:id="1914" w:author="Quincey Koziol" w:date="2014-12-04T13:53:00Z">
          <w:pPr>
            <w:jc w:val="left"/>
          </w:pPr>
        </w:pPrChange>
      </w:pPr>
      <w:moveFrom w:id="1915" w:author="Quincey Koziol" w:date="2014-12-03T15:27:00Z">
        <w:del w:id="1916" w:author="Quincey Koziol" w:date="2014-12-04T13:53:00Z">
          <w:r w:rsidRPr="002C4D15" w:rsidDel="002E7285">
            <w:delText>H5Pset_virtual_mapping</w:delText>
          </w:r>
          <w:r w:rsidDel="002E7285">
            <w:delText>(dcpl_id, vds_</w:delText>
          </w:r>
          <w:r w:rsidRPr="002C4D15" w:rsidDel="002E7285">
            <w:delText xml:space="preserve">space_id, </w:delText>
          </w:r>
          <w:r w:rsidR="00FC3465" w:rsidDel="002E7285">
            <w:delText>“a.h5”,</w:delText>
          </w:r>
          <w:r w:rsidR="00FD20B9" w:rsidDel="002E7285">
            <w:delText xml:space="preserve"> “/A-%</w:delText>
          </w:r>
          <w:r w:rsidR="005C7D4B" w:rsidDel="002E7285">
            <w:delText>1</w:delText>
          </w:r>
          <w:r w:rsidR="00FD20B9" w:rsidDel="002E7285">
            <w:delText>b</w:delText>
          </w:r>
          <w:r w:rsidR="007358E6" w:rsidDel="002E7285">
            <w:delText>-%2</w:delText>
          </w:r>
          <w:r w:rsidR="00FD20B9" w:rsidDel="002E7285">
            <w:delText>b</w:delText>
          </w:r>
          <w:r w:rsidDel="002E7285">
            <w:delText>”,</w:delText>
          </w:r>
          <w:r w:rsidR="00FC3465" w:rsidDel="002E7285">
            <w:delText xml:space="preserve"> </w:delText>
          </w:r>
          <w:r w:rsidDel="002E7285">
            <w:delText>src</w:delText>
          </w:r>
          <w:r w:rsidRPr="002C4D15" w:rsidDel="002E7285">
            <w:delText>_space_id);</w:delText>
          </w:r>
        </w:del>
      </w:moveFrom>
    </w:p>
    <w:p w14:paraId="7F3ED5AD" w14:textId="13A72DB8" w:rsidR="007C5543" w:rsidDel="002E7285" w:rsidRDefault="007C5543">
      <w:pPr>
        <w:pStyle w:val="Heading4"/>
        <w:rPr>
          <w:del w:id="1917" w:author="Quincey Koziol" w:date="2014-12-04T13:53:00Z"/>
        </w:rPr>
        <w:pPrChange w:id="1918" w:author="Quincey Koziol" w:date="2014-12-04T13:53:00Z">
          <w:pPr>
            <w:pStyle w:val="ListParagraph"/>
            <w:ind w:left="0"/>
          </w:pPr>
        </w:pPrChange>
      </w:pPr>
    </w:p>
    <w:p w14:paraId="28984D61" w14:textId="6126B81F" w:rsidR="007C5543" w:rsidDel="002E7285" w:rsidRDefault="007C5543">
      <w:pPr>
        <w:pStyle w:val="Heading4"/>
        <w:rPr>
          <w:del w:id="1919" w:author="Quincey Koziol" w:date="2014-12-04T13:53:00Z"/>
        </w:rPr>
        <w:pPrChange w:id="1920" w:author="Quincey Koziol" w:date="2014-12-04T13:53:00Z">
          <w:pPr>
            <w:pStyle w:val="ListParagraph"/>
            <w:ind w:left="0"/>
          </w:pPr>
        </w:pPrChange>
      </w:pPr>
      <w:moveFrom w:id="1921" w:author="Quincey Koziol" w:date="2014-12-03T15:27:00Z">
        <w:del w:id="1922" w:author="Quincey Koziol" w:date="2014-12-04T13:53:00Z">
          <w:r w:rsidDel="002E7285">
            <w:delText>/* Close source dataspace */</w:delText>
          </w:r>
        </w:del>
      </w:moveFrom>
    </w:p>
    <w:p w14:paraId="75DD3BB5" w14:textId="32AEC223" w:rsidR="007C5543" w:rsidDel="002E7285" w:rsidRDefault="007C5543">
      <w:pPr>
        <w:pStyle w:val="Heading4"/>
        <w:rPr>
          <w:del w:id="1923" w:author="Quincey Koziol" w:date="2014-12-04T13:53:00Z"/>
        </w:rPr>
        <w:pPrChange w:id="1924" w:author="Quincey Koziol" w:date="2014-12-04T13:53:00Z">
          <w:pPr>
            <w:jc w:val="left"/>
          </w:pPr>
        </w:pPrChange>
      </w:pPr>
      <w:moveFrom w:id="1925" w:author="Quincey Koziol" w:date="2014-12-03T15:27:00Z">
        <w:del w:id="1926" w:author="Quincey Koziol" w:date="2014-12-04T13:53:00Z">
          <w:r w:rsidDel="002E7285">
            <w:delText>H5Sclose(src_space_id);</w:delText>
          </w:r>
        </w:del>
      </w:moveFrom>
    </w:p>
    <w:p w14:paraId="5965C902" w14:textId="2F7B7A56" w:rsidR="009D0C9A" w:rsidDel="002E7285" w:rsidRDefault="009D0C9A">
      <w:pPr>
        <w:pStyle w:val="Heading4"/>
        <w:rPr>
          <w:del w:id="1927" w:author="Quincey Koziol" w:date="2014-12-04T13:53:00Z"/>
        </w:rPr>
        <w:pPrChange w:id="1928" w:author="Quincey Koziol" w:date="2014-12-04T13:53:00Z">
          <w:pPr>
            <w:pStyle w:val="Heading6"/>
          </w:pPr>
        </w:pPrChange>
      </w:pPr>
      <w:moveFrom w:id="1929" w:author="Quincey Koziol" w:date="2014-12-03T15:27:00Z">
        <w:del w:id="1930" w:author="Quincey Koziol" w:date="2014-12-04T13:53:00Z">
          <w:r w:rsidDel="002E7285">
            <w:delText>Fixed-dimension full source and unlimited-dimension virtual dataset mapping, interleaved pattern in virtual dataset, printf-named source datasets in unlimited dimension</w:delText>
          </w:r>
        </w:del>
      </w:moveFrom>
    </w:p>
    <w:p w14:paraId="30DD3575" w14:textId="37364337" w:rsidR="009D0C9A" w:rsidDel="002E7285" w:rsidRDefault="009D0C9A">
      <w:pPr>
        <w:pStyle w:val="Heading4"/>
        <w:rPr>
          <w:del w:id="1931" w:author="Quincey Koziol" w:date="2014-12-04T13:53:00Z"/>
        </w:rPr>
        <w:pPrChange w:id="1932" w:author="Quincey Koziol" w:date="2014-12-04T13:53:00Z">
          <w:pPr/>
        </w:pPrChange>
      </w:pPr>
      <w:moveFrom w:id="1933" w:author="Quincey Koziol" w:date="2014-12-03T15:27:00Z">
        <w:del w:id="1934" w:author="Quincey Koziol" w:date="2014-12-04T13:53:00Z">
          <w:r w:rsidDel="002E7285">
            <w:delText>The figure below shows a mapping of a printf-named set of source datasets with fixed-dimensions and full selections to a single virtual dataset with unlimited dimensions, with each source dataset selection occupying an interleaved portion of the virtual dataset.</w:delText>
          </w:r>
        </w:del>
      </w:moveFrom>
    </w:p>
    <w:p w14:paraId="72402126" w14:textId="7637EF1E" w:rsidR="009D0C9A" w:rsidDel="002E7285" w:rsidRDefault="009D0C9A">
      <w:pPr>
        <w:pStyle w:val="Heading4"/>
        <w:rPr>
          <w:del w:id="1935" w:author="Quincey Koziol" w:date="2014-12-04T13:53:00Z"/>
        </w:rPr>
        <w:pPrChange w:id="1936" w:author="Quincey Koziol" w:date="2014-12-04T13:53:00Z">
          <w:pPr>
            <w:keepNext/>
          </w:pPr>
        </w:pPrChange>
      </w:pPr>
      <w:moveFrom w:id="1937" w:author="Quincey Koziol" w:date="2014-12-03T15:27:00Z">
        <w:del w:id="1938" w:author="Quincey Koziol" w:date="2014-12-04T13:53:00Z">
          <w:r w:rsidRPr="002E7285" w:rsidDel="002E7285">
            <w:rPr>
              <w:noProof/>
              <w:rPrChange w:id="1939" w:author="Unknown">
                <w:rPr>
                  <w:noProof/>
                </w:rPr>
              </w:rPrChange>
            </w:rPr>
            <w:drawing>
              <wp:inline distT="0" distB="0" distL="0" distR="0" wp14:anchorId="1038AAEB" wp14:editId="4F54F4C4">
                <wp:extent cx="6185535" cy="841248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ullFixedPrintf-BlockedInterleavedUnlimitedVirtual.png"/>
                        <pic:cNvPicPr/>
                      </pic:nvPicPr>
                      <pic:blipFill>
                        <a:blip r:embed="rId16">
                          <a:extLst>
                            <a:ext uri="{28A0092B-C50C-407E-A947-70E740481C1C}">
                              <a14:useLocalDpi xmlns:a14="http://schemas.microsoft.com/office/drawing/2010/main" val="0"/>
                            </a:ext>
                          </a:extLst>
                        </a:blip>
                        <a:stretch>
                          <a:fillRect/>
                        </a:stretch>
                      </pic:blipFill>
                      <pic:spPr>
                        <a:xfrm>
                          <a:off x="0" y="0"/>
                          <a:ext cx="6185535" cy="8412480"/>
                        </a:xfrm>
                        <a:prstGeom prst="rect">
                          <a:avLst/>
                        </a:prstGeom>
                      </pic:spPr>
                    </pic:pic>
                  </a:graphicData>
                </a:graphic>
              </wp:inline>
            </w:drawing>
          </w:r>
        </w:del>
      </w:moveFrom>
    </w:p>
    <w:p w14:paraId="6D98D662" w14:textId="4CC293E4" w:rsidR="009D0C9A" w:rsidDel="002E7285" w:rsidRDefault="009D0C9A">
      <w:pPr>
        <w:pStyle w:val="Heading4"/>
        <w:rPr>
          <w:del w:id="1940" w:author="Quincey Koziol" w:date="2014-12-04T13:53:00Z"/>
        </w:rPr>
        <w:pPrChange w:id="1941" w:author="Quincey Koziol" w:date="2014-12-04T13:53:00Z">
          <w:pPr>
            <w:pStyle w:val="Caption"/>
          </w:pPr>
        </w:pPrChange>
      </w:pPr>
      <w:moveFrom w:id="1942" w:author="Quincey Koziol" w:date="2014-12-03T15:27:00Z">
        <w:del w:id="1943" w:author="Quincey Koziol" w:date="2014-12-04T13:53:00Z">
          <w:r w:rsidRPr="00097E6A" w:rsidDel="002E7285">
            <w:delText xml:space="preserve">Figure </w:delText>
          </w:r>
          <w:r w:rsidRPr="00097E6A" w:rsidDel="002E7285">
            <w:fldChar w:fldCharType="begin"/>
          </w:r>
          <w:r w:rsidRPr="00097E6A" w:rsidDel="002E7285">
            <w:delInstrText xml:space="preserve"> SEQ Figure \* ARABIC </w:delInstrText>
          </w:r>
          <w:r w:rsidRPr="00097E6A" w:rsidDel="002E7285">
            <w:fldChar w:fldCharType="separate"/>
          </w:r>
          <w:r w:rsidDel="002E7285">
            <w:rPr>
              <w:noProof/>
            </w:rPr>
            <w:delText>12</w:delText>
          </w:r>
          <w:r w:rsidRPr="00097E6A" w:rsidDel="002E7285">
            <w:fldChar w:fldCharType="end"/>
          </w:r>
          <w:r w:rsidRPr="00097E6A" w:rsidDel="002E7285">
            <w:delText xml:space="preserve">: </w:delText>
          </w:r>
          <w:r w:rsidDel="002E7285">
            <w:delText>Mapping full selections of fixed-dimension source datasets chosen with printf-naming to interleaved portion of virtual dataset with an unlimited dimension.</w:delText>
          </w:r>
        </w:del>
      </w:moveFrom>
    </w:p>
    <w:p w14:paraId="290D505E" w14:textId="1186499C" w:rsidR="00B50CDD" w:rsidDel="002E7285" w:rsidRDefault="00B50CDD">
      <w:pPr>
        <w:pStyle w:val="Heading4"/>
        <w:rPr>
          <w:del w:id="1944" w:author="Quincey Koziol" w:date="2014-12-04T13:53:00Z"/>
        </w:rPr>
        <w:pPrChange w:id="1945" w:author="Quincey Koziol" w:date="2014-12-04T13:53:00Z">
          <w:pPr/>
        </w:pPrChange>
      </w:pPr>
      <w:moveFrom w:id="1946" w:author="Quincey Koziol" w:date="2014-12-03T15:27:00Z">
        <w:del w:id="1947" w:author="Quincey Koziol" w:date="2014-12-04T13:53:00Z">
          <w:r w:rsidDel="002E7285">
            <w:delText>The following pseudo-code shows how to create this mapping:</w:delText>
          </w:r>
        </w:del>
      </w:moveFrom>
    </w:p>
    <w:p w14:paraId="7ED0E802" w14:textId="4D0466F7" w:rsidR="00B50CDD" w:rsidDel="002E7285" w:rsidRDefault="00B50CDD">
      <w:pPr>
        <w:pStyle w:val="Heading4"/>
        <w:rPr>
          <w:del w:id="1948" w:author="Quincey Koziol" w:date="2014-12-04T13:53:00Z"/>
        </w:rPr>
        <w:pPrChange w:id="1949" w:author="Quincey Koziol" w:date="2014-12-04T13:53:00Z">
          <w:pPr>
            <w:pStyle w:val="ListParagraph"/>
            <w:ind w:left="0"/>
          </w:pPr>
        </w:pPrChange>
      </w:pPr>
      <w:moveFrom w:id="1950" w:author="Quincey Koziol" w:date="2014-12-03T15:27:00Z">
        <w:del w:id="1951" w:author="Quincey Koziol" w:date="2014-12-04T13:53:00Z">
          <w:r w:rsidDel="002E7285">
            <w:delText>hsize_t src_dims[3], vds_dims[3], max_vds_dims[3]</w:delText>
          </w:r>
          <w:r w:rsidRPr="002E7157" w:rsidDel="002E7285">
            <w:delText>;</w:delText>
          </w:r>
          <w:r w:rsidRPr="003462F9" w:rsidDel="002E7285">
            <w:delText xml:space="preserve"> </w:delText>
          </w:r>
        </w:del>
      </w:moveFrom>
    </w:p>
    <w:p w14:paraId="2F6187F8" w14:textId="0BF0733A" w:rsidR="00B50CDD" w:rsidDel="002E7285" w:rsidRDefault="00B50CDD">
      <w:pPr>
        <w:pStyle w:val="Heading4"/>
        <w:rPr>
          <w:del w:id="1952" w:author="Quincey Koziol" w:date="2014-12-04T13:53:00Z"/>
        </w:rPr>
        <w:pPrChange w:id="1953" w:author="Quincey Koziol" w:date="2014-12-04T13:53:00Z">
          <w:pPr>
            <w:pStyle w:val="ListParagraph"/>
            <w:ind w:left="0"/>
          </w:pPr>
        </w:pPrChange>
      </w:pPr>
      <w:moveFrom w:id="1954" w:author="Quincey Koziol" w:date="2014-12-03T15:27:00Z">
        <w:del w:id="1955" w:author="Quincey Koziol" w:date="2014-12-04T13:53:00Z">
          <w:r w:rsidDel="002E7285">
            <w:delText xml:space="preserve">hsize_t </w:delText>
          </w:r>
          <w:r w:rsidRPr="002E7157" w:rsidDel="002E7285">
            <w:delText>start</w:delText>
          </w:r>
          <w:r w:rsidDel="002E7285">
            <w:delText>[3], stride[3], block[3], count[3];</w:delText>
          </w:r>
        </w:del>
      </w:moveFrom>
    </w:p>
    <w:p w14:paraId="4BA9F6A8" w14:textId="4E654311" w:rsidR="00B50CDD" w:rsidDel="002E7285" w:rsidRDefault="00B50CDD">
      <w:pPr>
        <w:pStyle w:val="Heading4"/>
        <w:rPr>
          <w:del w:id="1956" w:author="Quincey Koziol" w:date="2014-12-04T13:53:00Z"/>
        </w:rPr>
        <w:pPrChange w:id="1957" w:author="Quincey Koziol" w:date="2014-12-04T13:53:00Z">
          <w:pPr>
            <w:pStyle w:val="ListParagraph"/>
            <w:ind w:left="0"/>
          </w:pPr>
        </w:pPrChange>
      </w:pPr>
      <w:moveFrom w:id="1958" w:author="Quincey Koziol" w:date="2014-12-03T15:27:00Z">
        <w:del w:id="1959" w:author="Quincey Koziol" w:date="2014-12-04T13:53:00Z">
          <w:r w:rsidDel="002E7285">
            <w:delText>hid_t src_space_id, vds_space_id;</w:delText>
          </w:r>
        </w:del>
      </w:moveFrom>
    </w:p>
    <w:p w14:paraId="52686266" w14:textId="08DB706F" w:rsidR="00B50CDD" w:rsidDel="002E7285" w:rsidRDefault="00B50CDD">
      <w:pPr>
        <w:pStyle w:val="Heading4"/>
        <w:rPr>
          <w:del w:id="1960" w:author="Quincey Koziol" w:date="2014-12-04T13:53:00Z"/>
        </w:rPr>
        <w:pPrChange w:id="1961" w:author="Quincey Koziol" w:date="2014-12-04T13:53:00Z">
          <w:pPr>
            <w:pStyle w:val="ListParagraph"/>
            <w:ind w:left="0"/>
          </w:pPr>
        </w:pPrChange>
      </w:pPr>
      <w:moveFrom w:id="1962" w:author="Quincey Koziol" w:date="2014-12-03T15:27:00Z">
        <w:del w:id="1963" w:author="Quincey Koziol" w:date="2014-12-04T13:53:00Z">
          <w:r w:rsidDel="002E7285">
            <w:delText>hid_t dcpl_id;</w:delText>
          </w:r>
        </w:del>
      </w:moveFrom>
    </w:p>
    <w:p w14:paraId="0993B4F4" w14:textId="657512D6" w:rsidR="00B50CDD" w:rsidDel="002E7285" w:rsidRDefault="00B50CDD">
      <w:pPr>
        <w:pStyle w:val="Heading4"/>
        <w:rPr>
          <w:del w:id="1964" w:author="Quincey Koziol" w:date="2014-12-04T13:53:00Z"/>
        </w:rPr>
        <w:pPrChange w:id="1965" w:author="Quincey Koziol" w:date="2014-12-04T13:53:00Z">
          <w:pPr>
            <w:pStyle w:val="ListParagraph"/>
            <w:ind w:left="0"/>
          </w:pPr>
        </w:pPrChange>
      </w:pPr>
    </w:p>
    <w:p w14:paraId="0291BC93" w14:textId="2CCD6CCF" w:rsidR="00B50CDD" w:rsidDel="002E7285" w:rsidRDefault="00B50CDD">
      <w:pPr>
        <w:pStyle w:val="Heading4"/>
        <w:rPr>
          <w:del w:id="1966" w:author="Quincey Koziol" w:date="2014-12-04T13:53:00Z"/>
        </w:rPr>
        <w:pPrChange w:id="1967" w:author="Quincey Koziol" w:date="2014-12-04T13:53:00Z">
          <w:pPr>
            <w:pStyle w:val="ListParagraph"/>
            <w:ind w:left="0"/>
          </w:pPr>
        </w:pPrChange>
      </w:pPr>
      <w:moveFrom w:id="1968" w:author="Quincey Koziol" w:date="2014-12-03T15:27:00Z">
        <w:del w:id="1969" w:author="Quincey Koziol" w:date="2014-12-04T13:53:00Z">
          <w:r w:rsidDel="002E7285">
            <w:delText>/* Create DCPL and set to virtual storage */</w:delText>
          </w:r>
        </w:del>
      </w:moveFrom>
    </w:p>
    <w:p w14:paraId="2BFC1544" w14:textId="3092C424" w:rsidR="00B50CDD" w:rsidDel="002E7285" w:rsidRDefault="00B50CDD">
      <w:pPr>
        <w:pStyle w:val="Heading4"/>
        <w:rPr>
          <w:del w:id="1970" w:author="Quincey Koziol" w:date="2014-12-04T13:53:00Z"/>
        </w:rPr>
        <w:pPrChange w:id="1971" w:author="Quincey Koziol" w:date="2014-12-04T13:53:00Z">
          <w:pPr>
            <w:pStyle w:val="ListParagraph"/>
            <w:ind w:left="0"/>
          </w:pPr>
        </w:pPrChange>
      </w:pPr>
      <w:moveFrom w:id="1972" w:author="Quincey Koziol" w:date="2014-12-03T15:27:00Z">
        <w:del w:id="1973" w:author="Quincey Koziol" w:date="2014-12-04T13:53:00Z">
          <w:r w:rsidDel="002E7285">
            <w:delText>dcpl_id = H5Pcreate(</w:delText>
          </w:r>
          <w:r w:rsidRPr="00217F22" w:rsidDel="002E7285">
            <w:delText>H5P_DATASET_CREATE</w:delText>
          </w:r>
          <w:r w:rsidDel="002E7285">
            <w:delText>);</w:delText>
          </w:r>
        </w:del>
      </w:moveFrom>
    </w:p>
    <w:p w14:paraId="00C89E96" w14:textId="5FF4730B" w:rsidR="00B50CDD" w:rsidDel="002E7285" w:rsidRDefault="00B50CDD">
      <w:pPr>
        <w:pStyle w:val="Heading4"/>
        <w:rPr>
          <w:del w:id="1974" w:author="Quincey Koziol" w:date="2014-12-04T13:53:00Z"/>
        </w:rPr>
        <w:pPrChange w:id="1975" w:author="Quincey Koziol" w:date="2014-12-04T13:53:00Z">
          <w:pPr>
            <w:pStyle w:val="ListParagraph"/>
            <w:ind w:left="0"/>
          </w:pPr>
        </w:pPrChange>
      </w:pPr>
      <w:moveFrom w:id="1976" w:author="Quincey Koziol" w:date="2014-12-03T15:27:00Z">
        <w:del w:id="1977" w:author="Quincey Koziol" w:date="2014-12-04T13:53:00Z">
          <w:r w:rsidDel="002E7285">
            <w:delText>H5Pset_virtual(dcpl_id);</w:delText>
          </w:r>
        </w:del>
      </w:moveFrom>
    </w:p>
    <w:p w14:paraId="2B78928C" w14:textId="3FEE4663" w:rsidR="00B50CDD" w:rsidDel="002E7285" w:rsidRDefault="00B50CDD">
      <w:pPr>
        <w:pStyle w:val="Heading4"/>
        <w:rPr>
          <w:del w:id="1978" w:author="Quincey Koziol" w:date="2014-12-04T13:53:00Z"/>
        </w:rPr>
        <w:pPrChange w:id="1979" w:author="Quincey Koziol" w:date="2014-12-04T13:53:00Z">
          <w:pPr>
            <w:pStyle w:val="ListParagraph"/>
            <w:ind w:left="0"/>
          </w:pPr>
        </w:pPrChange>
      </w:pPr>
    </w:p>
    <w:p w14:paraId="4B9AC539" w14:textId="6439AD8D" w:rsidR="00B50CDD" w:rsidDel="002E7285" w:rsidRDefault="00B50CDD">
      <w:pPr>
        <w:pStyle w:val="Heading4"/>
        <w:rPr>
          <w:del w:id="1980" w:author="Quincey Koziol" w:date="2014-12-04T13:53:00Z"/>
        </w:rPr>
        <w:pPrChange w:id="1981" w:author="Quincey Koziol" w:date="2014-12-04T13:53:00Z">
          <w:pPr>
            <w:pStyle w:val="ListParagraph"/>
            <w:ind w:left="0"/>
          </w:pPr>
        </w:pPrChange>
      </w:pPr>
      <w:moveFrom w:id="1982" w:author="Quincey Koziol" w:date="2014-12-03T15:27:00Z">
        <w:del w:id="1983" w:author="Quincey Koziol" w:date="2014-12-04T13:53:00Z">
          <w:r w:rsidDel="002E7285">
            <w:delText>/* Create source dataspace, defaults to “all” selection */</w:delText>
          </w:r>
        </w:del>
      </w:moveFrom>
    </w:p>
    <w:p w14:paraId="0B8D022D" w14:textId="76575237" w:rsidR="00B50CDD" w:rsidDel="002E7285" w:rsidRDefault="00B50CDD">
      <w:pPr>
        <w:pStyle w:val="Heading4"/>
        <w:rPr>
          <w:del w:id="1984" w:author="Quincey Koziol" w:date="2014-12-04T13:53:00Z"/>
        </w:rPr>
        <w:pPrChange w:id="1985" w:author="Quincey Koziol" w:date="2014-12-04T13:53:00Z">
          <w:pPr>
            <w:pStyle w:val="ListParagraph"/>
            <w:ind w:left="0"/>
          </w:pPr>
        </w:pPrChange>
      </w:pPr>
      <w:moveFrom w:id="1986" w:author="Quincey Koziol" w:date="2014-12-03T15:27:00Z">
        <w:del w:id="1987" w:author="Quincey Koziol" w:date="2014-12-04T13:53:00Z">
          <w:r w:rsidDel="002E7285">
            <w:delText>src_dims[3] = {/* Z: */ 10, /* Y: */ 10, /* X: */ 10}</w:delText>
          </w:r>
          <w:r w:rsidRPr="002E7157" w:rsidDel="002E7285">
            <w:delText>;</w:delText>
          </w:r>
          <w:r w:rsidRPr="003462F9" w:rsidDel="002E7285">
            <w:delText xml:space="preserve"> </w:delText>
          </w:r>
        </w:del>
      </w:moveFrom>
    </w:p>
    <w:p w14:paraId="7D94F66F" w14:textId="26E27E60" w:rsidR="00B50CDD" w:rsidDel="002E7285" w:rsidRDefault="00B50CDD">
      <w:pPr>
        <w:pStyle w:val="Heading4"/>
        <w:rPr>
          <w:del w:id="1988" w:author="Quincey Koziol" w:date="2014-12-04T13:53:00Z"/>
        </w:rPr>
        <w:pPrChange w:id="1989" w:author="Quincey Koziol" w:date="2014-12-04T13:53:00Z">
          <w:pPr>
            <w:pStyle w:val="ListParagraph"/>
            <w:ind w:left="0"/>
          </w:pPr>
        </w:pPrChange>
      </w:pPr>
      <w:moveFrom w:id="1990" w:author="Quincey Koziol" w:date="2014-12-03T15:27:00Z">
        <w:del w:id="1991" w:author="Quincey Koziol" w:date="2014-12-04T13:53:00Z">
          <w:r w:rsidDel="002E7285">
            <w:delText>src_space_id = H5Screate_simple(3, src_dims, NULL);</w:delText>
          </w:r>
        </w:del>
      </w:moveFrom>
    </w:p>
    <w:p w14:paraId="4B242389" w14:textId="5A16F00E" w:rsidR="00B50CDD" w:rsidRPr="00DD2EE9" w:rsidDel="002E7285" w:rsidRDefault="00B50CDD">
      <w:pPr>
        <w:pStyle w:val="Heading4"/>
        <w:rPr>
          <w:del w:id="1992" w:author="Quincey Koziol" w:date="2014-12-04T13:53:00Z"/>
        </w:rPr>
        <w:pPrChange w:id="1993" w:author="Quincey Koziol" w:date="2014-12-04T13:53:00Z">
          <w:pPr/>
        </w:pPrChange>
      </w:pPr>
    </w:p>
    <w:p w14:paraId="4474238C" w14:textId="65F2CAC8" w:rsidR="00B50CDD" w:rsidDel="002E7285" w:rsidRDefault="00B50CDD">
      <w:pPr>
        <w:pStyle w:val="Heading4"/>
        <w:rPr>
          <w:del w:id="1994" w:author="Quincey Koziol" w:date="2014-12-04T13:53:00Z"/>
        </w:rPr>
        <w:pPrChange w:id="1995" w:author="Quincey Koziol" w:date="2014-12-04T13:53:00Z">
          <w:pPr>
            <w:pStyle w:val="ListParagraph"/>
            <w:ind w:left="0"/>
          </w:pPr>
        </w:pPrChange>
      </w:pPr>
      <w:moveFrom w:id="1996" w:author="Quincey Koziol" w:date="2014-12-03T15:27:00Z">
        <w:del w:id="1997" w:author="Quincey Koziol" w:date="2014-12-04T13:53:00Z">
          <w:r w:rsidDel="002E7285">
            <w:delText>/* Create virtual dataspace and set first selection */</w:delText>
          </w:r>
        </w:del>
      </w:moveFrom>
    </w:p>
    <w:p w14:paraId="36849777" w14:textId="5A4A6DCD" w:rsidR="00B50CDD" w:rsidDel="002E7285" w:rsidRDefault="00B50CDD">
      <w:pPr>
        <w:pStyle w:val="Heading4"/>
        <w:rPr>
          <w:del w:id="1998" w:author="Quincey Koziol" w:date="2014-12-04T13:53:00Z"/>
        </w:rPr>
        <w:pPrChange w:id="1999" w:author="Quincey Koziol" w:date="2014-12-04T13:53:00Z">
          <w:pPr>
            <w:pStyle w:val="ListParagraph"/>
            <w:ind w:left="0"/>
          </w:pPr>
        </w:pPrChange>
      </w:pPr>
      <w:moveFrom w:id="2000" w:author="Quincey Koziol" w:date="2014-12-03T15:27:00Z">
        <w:del w:id="2001" w:author="Quincey Koziol" w:date="2014-12-04T13:53:00Z">
          <w:r w:rsidDel="002E7285">
            <w:delText>vds_di</w:delText>
          </w:r>
          <w:r w:rsidR="00B74380" w:rsidDel="002E7285">
            <w:delText>ms[3] = {/* Z: */ 10, /* Y: */ 10, /* X: */ 1</w:delText>
          </w:r>
          <w:r w:rsidDel="002E7285">
            <w:delText>0}</w:delText>
          </w:r>
          <w:r w:rsidRPr="002E7157" w:rsidDel="002E7285">
            <w:delText>;</w:delText>
          </w:r>
          <w:r w:rsidRPr="003462F9" w:rsidDel="002E7285">
            <w:delText xml:space="preserve"> </w:delText>
          </w:r>
        </w:del>
      </w:moveFrom>
    </w:p>
    <w:p w14:paraId="17B36F66" w14:textId="546B375F" w:rsidR="00B50CDD" w:rsidDel="002E7285" w:rsidRDefault="00B50CDD">
      <w:pPr>
        <w:pStyle w:val="Heading4"/>
        <w:rPr>
          <w:del w:id="2002" w:author="Quincey Koziol" w:date="2014-12-04T13:53:00Z"/>
        </w:rPr>
        <w:pPrChange w:id="2003" w:author="Quincey Koziol" w:date="2014-12-04T13:53:00Z">
          <w:pPr>
            <w:pStyle w:val="ListParagraph"/>
            <w:ind w:left="0"/>
          </w:pPr>
        </w:pPrChange>
      </w:pPr>
      <w:moveFrom w:id="2004" w:author="Quincey Koziol" w:date="2014-12-03T15:27:00Z">
        <w:del w:id="2005" w:author="Quincey Koziol" w:date="2014-12-04T13:53:00Z">
          <w:r w:rsidDel="002E7285">
            <w:delText>max_vds_dims[3] = {/* Z: */ H5S_UNLIMITED, /* Y: */ 10, /* X: */ 10}</w:delText>
          </w:r>
          <w:r w:rsidRPr="002E7157" w:rsidDel="002E7285">
            <w:delText>;</w:delText>
          </w:r>
          <w:r w:rsidRPr="003462F9" w:rsidDel="002E7285">
            <w:delText xml:space="preserve"> </w:delText>
          </w:r>
        </w:del>
      </w:moveFrom>
    </w:p>
    <w:p w14:paraId="59C55440" w14:textId="70D388D0" w:rsidR="00B50CDD" w:rsidRPr="00DD2EE9" w:rsidDel="002E7285" w:rsidRDefault="00B50CDD">
      <w:pPr>
        <w:pStyle w:val="Heading4"/>
        <w:rPr>
          <w:del w:id="2006" w:author="Quincey Koziol" w:date="2014-12-04T13:53:00Z"/>
        </w:rPr>
        <w:pPrChange w:id="2007" w:author="Quincey Koziol" w:date="2014-12-04T13:53:00Z">
          <w:pPr>
            <w:pStyle w:val="ListParagraph"/>
            <w:ind w:left="0"/>
          </w:pPr>
        </w:pPrChange>
      </w:pPr>
      <w:moveFrom w:id="2008" w:author="Quincey Koziol" w:date="2014-12-03T15:27:00Z">
        <w:del w:id="2009" w:author="Quincey Koziol" w:date="2014-12-04T13:53:00Z">
          <w:r w:rsidDel="002E7285">
            <w:delText>vds_space_id = H5Screate_simple(3, vds_dims, max_vds_dims);</w:delText>
          </w:r>
        </w:del>
      </w:moveFrom>
    </w:p>
    <w:p w14:paraId="023DFDEF" w14:textId="1C4C8411" w:rsidR="00B50CDD" w:rsidDel="002E7285" w:rsidRDefault="00B50CDD">
      <w:pPr>
        <w:pStyle w:val="Heading4"/>
        <w:rPr>
          <w:del w:id="2010" w:author="Quincey Koziol" w:date="2014-12-04T13:53:00Z"/>
        </w:rPr>
        <w:pPrChange w:id="2011" w:author="Quincey Koziol" w:date="2014-12-04T13:53:00Z">
          <w:pPr>
            <w:pStyle w:val="ListParagraph"/>
            <w:ind w:left="0"/>
          </w:pPr>
        </w:pPrChange>
      </w:pPr>
      <w:moveFrom w:id="2012" w:author="Quincey Koziol" w:date="2014-12-03T15:27:00Z">
        <w:del w:id="2013" w:author="Quincey Koziol" w:date="2014-12-04T13:53:00Z">
          <w:r w:rsidRPr="002E7157" w:rsidDel="002E7285">
            <w:delText>start</w:delText>
          </w:r>
          <w:r w:rsidDel="002E7285">
            <w:delText>[3] = {0, 0, 0}</w:delText>
          </w:r>
          <w:r w:rsidRPr="002E7157" w:rsidDel="002E7285">
            <w:delText>;</w:delText>
          </w:r>
          <w:r w:rsidRPr="003462F9" w:rsidDel="002E7285">
            <w:delText xml:space="preserve"> </w:delText>
          </w:r>
        </w:del>
      </w:moveFrom>
    </w:p>
    <w:p w14:paraId="1F4375C5" w14:textId="025A2F3E" w:rsidR="00B50CDD" w:rsidDel="002E7285" w:rsidRDefault="00B74380">
      <w:pPr>
        <w:pStyle w:val="Heading4"/>
        <w:rPr>
          <w:del w:id="2014" w:author="Quincey Koziol" w:date="2014-12-04T13:53:00Z"/>
        </w:rPr>
        <w:pPrChange w:id="2015" w:author="Quincey Koziol" w:date="2014-12-04T13:53:00Z">
          <w:pPr>
            <w:pStyle w:val="ListParagraph"/>
            <w:ind w:left="0"/>
          </w:pPr>
        </w:pPrChange>
      </w:pPr>
      <w:moveFrom w:id="2016" w:author="Quincey Koziol" w:date="2014-12-03T15:27:00Z">
        <w:del w:id="2017" w:author="Quincey Koziol" w:date="2014-12-04T13:53:00Z">
          <w:r w:rsidDel="002E7285">
            <w:delText>stride[3] = {4</w:delText>
          </w:r>
          <w:r w:rsidR="00B50CDD" w:rsidDel="002E7285">
            <w:delText>, 1, 1};</w:delText>
          </w:r>
        </w:del>
      </w:moveFrom>
    </w:p>
    <w:p w14:paraId="7A09C608" w14:textId="35C6ED16" w:rsidR="00B50CDD" w:rsidDel="002E7285" w:rsidRDefault="00B50CDD">
      <w:pPr>
        <w:pStyle w:val="Heading4"/>
        <w:rPr>
          <w:del w:id="2018" w:author="Quincey Koziol" w:date="2014-12-04T13:53:00Z"/>
        </w:rPr>
        <w:pPrChange w:id="2019" w:author="Quincey Koziol" w:date="2014-12-04T13:53:00Z">
          <w:pPr>
            <w:pStyle w:val="ListParagraph"/>
            <w:ind w:left="0"/>
          </w:pPr>
        </w:pPrChange>
      </w:pPr>
      <w:moveFrom w:id="2020" w:author="Quincey Koziol" w:date="2014-12-03T15:27:00Z">
        <w:del w:id="2021" w:author="Quincey Koziol" w:date="2014-12-04T13:53:00Z">
          <w:r w:rsidDel="002E7285">
            <w:delText>block[3] = {1, 10, 10};</w:delText>
          </w:r>
        </w:del>
      </w:moveFrom>
    </w:p>
    <w:p w14:paraId="63FF0BFA" w14:textId="745F9650" w:rsidR="00B50CDD" w:rsidDel="002E7285" w:rsidRDefault="00B50CDD">
      <w:pPr>
        <w:pStyle w:val="Heading4"/>
        <w:rPr>
          <w:del w:id="2022" w:author="Quincey Koziol" w:date="2014-12-04T13:53:00Z"/>
        </w:rPr>
        <w:pPrChange w:id="2023" w:author="Quincey Koziol" w:date="2014-12-04T13:53:00Z">
          <w:pPr>
            <w:pStyle w:val="ListParagraph"/>
            <w:ind w:left="0"/>
          </w:pPr>
        </w:pPrChange>
      </w:pPr>
      <w:moveFrom w:id="2024" w:author="Quincey Koziol" w:date="2014-12-03T15:27:00Z">
        <w:del w:id="2025" w:author="Quincey Koziol" w:date="2014-12-04T13:53:00Z">
          <w:r w:rsidDel="002E7285">
            <w:delText>count[3] = {H5S_UNLIMITED, 1, 1};</w:delText>
          </w:r>
        </w:del>
      </w:moveFrom>
    </w:p>
    <w:p w14:paraId="4A7B6563" w14:textId="0483116A" w:rsidR="00B50CDD" w:rsidDel="002E7285" w:rsidRDefault="00B50CDD">
      <w:pPr>
        <w:pStyle w:val="Heading4"/>
        <w:rPr>
          <w:del w:id="2026" w:author="Quincey Koziol" w:date="2014-12-04T13:53:00Z"/>
        </w:rPr>
        <w:pPrChange w:id="2027" w:author="Quincey Koziol" w:date="2014-12-04T13:53:00Z">
          <w:pPr>
            <w:pStyle w:val="ListParagraph"/>
            <w:ind w:left="0"/>
          </w:pPr>
        </w:pPrChange>
      </w:pPr>
      <w:moveFrom w:id="2028" w:author="Quincey Koziol" w:date="2014-12-03T15:27:00Z">
        <w:del w:id="202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AED728F" w14:textId="2F113BC4" w:rsidR="00B50CDD" w:rsidDel="002E7285" w:rsidRDefault="00B50CDD">
      <w:pPr>
        <w:pStyle w:val="Heading4"/>
        <w:rPr>
          <w:del w:id="2030" w:author="Quincey Koziol" w:date="2014-12-04T13:53:00Z"/>
        </w:rPr>
        <w:pPrChange w:id="2031" w:author="Quincey Koziol" w:date="2014-12-04T13:53:00Z">
          <w:pPr>
            <w:pStyle w:val="ListParagraph"/>
            <w:ind w:left="0" w:firstLine="720"/>
          </w:pPr>
        </w:pPrChange>
      </w:pPr>
      <w:moveFrom w:id="2032" w:author="Quincey Koziol" w:date="2014-12-03T15:27:00Z">
        <w:del w:id="2033" w:author="Quincey Koziol" w:date="2014-12-04T13:53:00Z">
          <w:r w:rsidRPr="002E7157" w:rsidDel="002E7285">
            <w:delText>count);</w:delText>
          </w:r>
        </w:del>
      </w:moveFrom>
    </w:p>
    <w:p w14:paraId="0250D1DD" w14:textId="432E9157" w:rsidR="00B50CDD" w:rsidRPr="00DD2EE9" w:rsidDel="002E7285" w:rsidRDefault="00B50CDD">
      <w:pPr>
        <w:pStyle w:val="Heading4"/>
        <w:rPr>
          <w:del w:id="2034" w:author="Quincey Koziol" w:date="2014-12-04T13:53:00Z"/>
        </w:rPr>
        <w:pPrChange w:id="2035" w:author="Quincey Koziol" w:date="2014-12-04T13:53:00Z">
          <w:pPr/>
        </w:pPrChange>
      </w:pPr>
    </w:p>
    <w:p w14:paraId="718FACC7" w14:textId="758EC39C" w:rsidR="00B50CDD" w:rsidDel="002E7285" w:rsidRDefault="00B50CDD">
      <w:pPr>
        <w:pStyle w:val="Heading4"/>
        <w:rPr>
          <w:del w:id="2036" w:author="Quincey Koziol" w:date="2014-12-04T13:53:00Z"/>
        </w:rPr>
        <w:pPrChange w:id="2037" w:author="Quincey Koziol" w:date="2014-12-04T13:53:00Z">
          <w:pPr>
            <w:pStyle w:val="ListParagraph"/>
            <w:ind w:left="0"/>
          </w:pPr>
        </w:pPrChange>
      </w:pPr>
      <w:moveFrom w:id="2038" w:author="Quincey Koziol" w:date="2014-12-03T15:27:00Z">
        <w:del w:id="2039" w:author="Quincey Koziol" w:date="2014-12-04T13:53:00Z">
          <w:r w:rsidDel="002E7285">
            <w:delText>/* Set mapping between first source dataset</w:delText>
          </w:r>
          <w:r w:rsidR="00B74380" w:rsidDel="002E7285">
            <w:delText xml:space="preserve"> sequence</w:delText>
          </w:r>
          <w:r w:rsidDel="002E7285">
            <w:delText xml:space="preserve"> and first unlimited, strided selection in virtual dataset, with printf-mapping */</w:delText>
          </w:r>
        </w:del>
      </w:moveFrom>
    </w:p>
    <w:p w14:paraId="25A774EA" w14:textId="13A2236C" w:rsidR="00B50CDD" w:rsidDel="002E7285" w:rsidRDefault="00B50CDD">
      <w:pPr>
        <w:pStyle w:val="Heading4"/>
        <w:rPr>
          <w:del w:id="2040" w:author="Quincey Koziol" w:date="2014-12-04T13:53:00Z"/>
        </w:rPr>
        <w:pPrChange w:id="2041" w:author="Quincey Koziol" w:date="2014-12-04T13:53:00Z">
          <w:pPr>
            <w:jc w:val="left"/>
          </w:pPr>
        </w:pPrChange>
      </w:pPr>
      <w:moveFrom w:id="2042" w:author="Quincey Koziol" w:date="2014-12-03T15:27:00Z">
        <w:del w:id="204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w:delText>
          </w:r>
          <w:r w:rsidR="00B74380" w:rsidDel="002E7285">
            <w:delText xml:space="preserve"> </w:delText>
          </w:r>
          <w:r w:rsidDel="002E7285">
            <w:delText>“/A-%</w:delText>
          </w:r>
          <w:r w:rsidR="00B74380" w:rsidDel="002E7285">
            <w:delText>0</w:delText>
          </w:r>
          <w:r w:rsidR="00FD20B9" w:rsidDel="002E7285">
            <w:delText>b</w:delText>
          </w:r>
          <w:r w:rsidR="00B74380" w:rsidDel="002E7285">
            <w:delText>”,</w:delText>
          </w:r>
          <w:r w:rsidR="00FD20B9" w:rsidDel="002E7285">
            <w:delText xml:space="preserve"> </w:delText>
          </w:r>
          <w:r w:rsidDel="002E7285">
            <w:delText>src</w:delText>
          </w:r>
          <w:r w:rsidRPr="002C4D15" w:rsidDel="002E7285">
            <w:delText>_space_id);</w:delText>
          </w:r>
        </w:del>
      </w:moveFrom>
    </w:p>
    <w:p w14:paraId="243CFEAA" w14:textId="4E359C55" w:rsidR="00B50CDD" w:rsidDel="002E7285" w:rsidRDefault="00B50CDD">
      <w:pPr>
        <w:pStyle w:val="Heading4"/>
        <w:rPr>
          <w:del w:id="2044" w:author="Quincey Koziol" w:date="2014-12-04T13:53:00Z"/>
        </w:rPr>
        <w:pPrChange w:id="2045" w:author="Quincey Koziol" w:date="2014-12-04T13:53:00Z">
          <w:pPr>
            <w:pStyle w:val="ListParagraph"/>
            <w:ind w:left="0"/>
          </w:pPr>
        </w:pPrChange>
      </w:pPr>
    </w:p>
    <w:p w14:paraId="662A69D9" w14:textId="20D014F3" w:rsidR="00B74380" w:rsidDel="002E7285" w:rsidRDefault="00B74380">
      <w:pPr>
        <w:pStyle w:val="Heading4"/>
        <w:rPr>
          <w:del w:id="2046" w:author="Quincey Koziol" w:date="2014-12-04T13:53:00Z"/>
        </w:rPr>
        <w:pPrChange w:id="2047" w:author="Quincey Koziol" w:date="2014-12-04T13:53:00Z">
          <w:pPr>
            <w:pStyle w:val="ListParagraph"/>
            <w:ind w:left="0"/>
          </w:pPr>
        </w:pPrChange>
      </w:pPr>
      <w:moveFrom w:id="2048" w:author="Quincey Koziol" w:date="2014-12-03T15:27:00Z">
        <w:del w:id="2049" w:author="Quincey Koziol" w:date="2014-12-04T13:53:00Z">
          <w:r w:rsidDel="002E7285">
            <w:delText>/* Set second selection in virtual dataspace */</w:delText>
          </w:r>
        </w:del>
      </w:moveFrom>
    </w:p>
    <w:p w14:paraId="01932C74" w14:textId="12E997A6" w:rsidR="00B74380" w:rsidDel="002E7285" w:rsidRDefault="00B74380">
      <w:pPr>
        <w:pStyle w:val="Heading4"/>
        <w:rPr>
          <w:del w:id="2050" w:author="Quincey Koziol" w:date="2014-12-04T13:53:00Z"/>
        </w:rPr>
        <w:pPrChange w:id="2051" w:author="Quincey Koziol" w:date="2014-12-04T13:53:00Z">
          <w:pPr>
            <w:pStyle w:val="ListParagraph"/>
            <w:ind w:left="0"/>
          </w:pPr>
        </w:pPrChange>
      </w:pPr>
      <w:moveFrom w:id="2052" w:author="Quincey Koziol" w:date="2014-12-03T15:27:00Z">
        <w:del w:id="2053" w:author="Quincey Koziol" w:date="2014-12-04T13:53:00Z">
          <w:r w:rsidRPr="002E7157" w:rsidDel="002E7285">
            <w:delText>start</w:delText>
          </w:r>
          <w:r w:rsidDel="002E7285">
            <w:delText>[3] = {1, 0, 0}</w:delText>
          </w:r>
          <w:r w:rsidRPr="002E7157" w:rsidDel="002E7285">
            <w:delText>;</w:delText>
          </w:r>
          <w:r w:rsidRPr="003462F9" w:rsidDel="002E7285">
            <w:delText xml:space="preserve"> </w:delText>
          </w:r>
        </w:del>
      </w:moveFrom>
    </w:p>
    <w:p w14:paraId="061D0C13" w14:textId="01ED6730" w:rsidR="00B74380" w:rsidDel="002E7285" w:rsidRDefault="00B74380">
      <w:pPr>
        <w:pStyle w:val="Heading4"/>
        <w:rPr>
          <w:del w:id="2054" w:author="Quincey Koziol" w:date="2014-12-04T13:53:00Z"/>
        </w:rPr>
        <w:pPrChange w:id="2055" w:author="Quincey Koziol" w:date="2014-12-04T13:53:00Z">
          <w:pPr>
            <w:pStyle w:val="ListParagraph"/>
            <w:ind w:left="0"/>
          </w:pPr>
        </w:pPrChange>
      </w:pPr>
      <w:moveFrom w:id="2056" w:author="Quincey Koziol" w:date="2014-12-03T15:27:00Z">
        <w:del w:id="2057" w:author="Quincey Koziol" w:date="2014-12-04T13:53:00Z">
          <w:r w:rsidDel="002E7285">
            <w:delText>stride[3] = {4, 1, 1};</w:delText>
          </w:r>
        </w:del>
      </w:moveFrom>
    </w:p>
    <w:p w14:paraId="2364F5A5" w14:textId="04DE0AC4" w:rsidR="00B74380" w:rsidDel="002E7285" w:rsidRDefault="00B74380">
      <w:pPr>
        <w:pStyle w:val="Heading4"/>
        <w:rPr>
          <w:del w:id="2058" w:author="Quincey Koziol" w:date="2014-12-04T13:53:00Z"/>
        </w:rPr>
        <w:pPrChange w:id="2059" w:author="Quincey Koziol" w:date="2014-12-04T13:53:00Z">
          <w:pPr>
            <w:pStyle w:val="ListParagraph"/>
            <w:ind w:left="0"/>
          </w:pPr>
        </w:pPrChange>
      </w:pPr>
      <w:moveFrom w:id="2060" w:author="Quincey Koziol" w:date="2014-12-03T15:27:00Z">
        <w:del w:id="2061" w:author="Quincey Koziol" w:date="2014-12-04T13:53:00Z">
          <w:r w:rsidDel="002E7285">
            <w:delText>block[3] = {1, 10, 10};</w:delText>
          </w:r>
        </w:del>
      </w:moveFrom>
    </w:p>
    <w:p w14:paraId="73307783" w14:textId="6E62A66E" w:rsidR="00B74380" w:rsidDel="002E7285" w:rsidRDefault="00B74380">
      <w:pPr>
        <w:pStyle w:val="Heading4"/>
        <w:rPr>
          <w:del w:id="2062" w:author="Quincey Koziol" w:date="2014-12-04T13:53:00Z"/>
        </w:rPr>
        <w:pPrChange w:id="2063" w:author="Quincey Koziol" w:date="2014-12-04T13:53:00Z">
          <w:pPr>
            <w:pStyle w:val="ListParagraph"/>
            <w:ind w:left="0"/>
          </w:pPr>
        </w:pPrChange>
      </w:pPr>
      <w:moveFrom w:id="2064" w:author="Quincey Koziol" w:date="2014-12-03T15:27:00Z">
        <w:del w:id="2065" w:author="Quincey Koziol" w:date="2014-12-04T13:53:00Z">
          <w:r w:rsidDel="002E7285">
            <w:delText>count[3] = {H5S_UNLIMITED, 1, 1};</w:delText>
          </w:r>
        </w:del>
      </w:moveFrom>
    </w:p>
    <w:p w14:paraId="2565E2D3" w14:textId="376498EE" w:rsidR="00B74380" w:rsidDel="002E7285" w:rsidRDefault="00B74380">
      <w:pPr>
        <w:pStyle w:val="Heading4"/>
        <w:rPr>
          <w:del w:id="2066" w:author="Quincey Koziol" w:date="2014-12-04T13:53:00Z"/>
        </w:rPr>
        <w:pPrChange w:id="2067" w:author="Quincey Koziol" w:date="2014-12-04T13:53:00Z">
          <w:pPr>
            <w:pStyle w:val="ListParagraph"/>
            <w:ind w:left="0"/>
          </w:pPr>
        </w:pPrChange>
      </w:pPr>
      <w:moveFrom w:id="2068" w:author="Quincey Koziol" w:date="2014-12-03T15:27:00Z">
        <w:del w:id="206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50BB8F0B" w14:textId="56B7E7D8" w:rsidR="00B74380" w:rsidDel="002E7285" w:rsidRDefault="00B74380">
      <w:pPr>
        <w:pStyle w:val="Heading4"/>
        <w:rPr>
          <w:del w:id="2070" w:author="Quincey Koziol" w:date="2014-12-04T13:53:00Z"/>
        </w:rPr>
        <w:pPrChange w:id="2071" w:author="Quincey Koziol" w:date="2014-12-04T13:53:00Z">
          <w:pPr>
            <w:pStyle w:val="ListParagraph"/>
            <w:ind w:left="0" w:firstLine="720"/>
          </w:pPr>
        </w:pPrChange>
      </w:pPr>
      <w:moveFrom w:id="2072" w:author="Quincey Koziol" w:date="2014-12-03T15:27:00Z">
        <w:del w:id="2073" w:author="Quincey Koziol" w:date="2014-12-04T13:53:00Z">
          <w:r w:rsidRPr="002E7157" w:rsidDel="002E7285">
            <w:delText>count);</w:delText>
          </w:r>
        </w:del>
      </w:moveFrom>
    </w:p>
    <w:p w14:paraId="466B8365" w14:textId="68463F8E" w:rsidR="00B74380" w:rsidRPr="00DD2EE9" w:rsidDel="002E7285" w:rsidRDefault="00B74380">
      <w:pPr>
        <w:pStyle w:val="Heading4"/>
        <w:rPr>
          <w:del w:id="2074" w:author="Quincey Koziol" w:date="2014-12-04T13:53:00Z"/>
        </w:rPr>
        <w:pPrChange w:id="2075" w:author="Quincey Koziol" w:date="2014-12-04T13:53:00Z">
          <w:pPr/>
        </w:pPrChange>
      </w:pPr>
    </w:p>
    <w:p w14:paraId="03ED04C4" w14:textId="459A89AE" w:rsidR="00B74380" w:rsidDel="002E7285" w:rsidRDefault="00B74380">
      <w:pPr>
        <w:pStyle w:val="Heading4"/>
        <w:rPr>
          <w:del w:id="2076" w:author="Quincey Koziol" w:date="2014-12-04T13:53:00Z"/>
        </w:rPr>
        <w:pPrChange w:id="2077" w:author="Quincey Koziol" w:date="2014-12-04T13:53:00Z">
          <w:pPr>
            <w:pStyle w:val="ListParagraph"/>
            <w:ind w:left="0"/>
          </w:pPr>
        </w:pPrChange>
      </w:pPr>
      <w:moveFrom w:id="2078" w:author="Quincey Koziol" w:date="2014-12-03T15:27:00Z">
        <w:del w:id="2079" w:author="Quincey Koziol" w:date="2014-12-04T13:53:00Z">
          <w:r w:rsidDel="002E7285">
            <w:delText>/* Set mapping between second source dataset sequence and second unlimited, strided selection in virtual dataset, with printf-mapping */</w:delText>
          </w:r>
        </w:del>
      </w:moveFrom>
    </w:p>
    <w:p w14:paraId="2439AA3D" w14:textId="2D40DB61" w:rsidR="00B74380" w:rsidDel="002E7285" w:rsidRDefault="00B74380">
      <w:pPr>
        <w:pStyle w:val="Heading4"/>
        <w:rPr>
          <w:del w:id="2080" w:author="Quincey Koziol" w:date="2014-12-04T13:53:00Z"/>
        </w:rPr>
        <w:pPrChange w:id="2081" w:author="Quincey Koziol" w:date="2014-12-04T13:53:00Z">
          <w:pPr>
            <w:jc w:val="left"/>
          </w:pPr>
        </w:pPrChange>
      </w:pPr>
      <w:moveFrom w:id="2082" w:author="Quincey Koziol" w:date="2014-12-03T15:27:00Z">
        <w:del w:id="208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“/B-%0b”,</w:delText>
          </w:r>
          <w:r w:rsidR="00FD20B9" w:rsidDel="002E7285">
            <w:delText xml:space="preserve"> </w:delText>
          </w:r>
          <w:r w:rsidDel="002E7285">
            <w:delText>src</w:delText>
          </w:r>
          <w:r w:rsidRPr="002C4D15" w:rsidDel="002E7285">
            <w:delText>_space_id);</w:delText>
          </w:r>
        </w:del>
      </w:moveFrom>
    </w:p>
    <w:p w14:paraId="5344BCC7" w14:textId="2C2CF141" w:rsidR="00B74380" w:rsidDel="002E7285" w:rsidRDefault="00B74380">
      <w:pPr>
        <w:pStyle w:val="Heading4"/>
        <w:rPr>
          <w:del w:id="2084" w:author="Quincey Koziol" w:date="2014-12-04T13:53:00Z"/>
        </w:rPr>
        <w:pPrChange w:id="2085" w:author="Quincey Koziol" w:date="2014-12-04T13:53:00Z">
          <w:pPr>
            <w:pStyle w:val="ListParagraph"/>
            <w:ind w:left="0"/>
          </w:pPr>
        </w:pPrChange>
      </w:pPr>
    </w:p>
    <w:p w14:paraId="07AE55A5" w14:textId="77BCD5C7" w:rsidR="00B74380" w:rsidDel="002E7285" w:rsidRDefault="00B74380">
      <w:pPr>
        <w:pStyle w:val="Heading4"/>
        <w:rPr>
          <w:del w:id="2086" w:author="Quincey Koziol" w:date="2014-12-04T13:53:00Z"/>
        </w:rPr>
        <w:pPrChange w:id="2087" w:author="Quincey Koziol" w:date="2014-12-04T13:53:00Z">
          <w:pPr>
            <w:pStyle w:val="ListParagraph"/>
            <w:ind w:left="0"/>
          </w:pPr>
        </w:pPrChange>
      </w:pPr>
      <w:moveFrom w:id="2088" w:author="Quincey Koziol" w:date="2014-12-03T15:27:00Z">
        <w:del w:id="2089" w:author="Quincey Koziol" w:date="2014-12-04T13:53:00Z">
          <w:r w:rsidDel="002E7285">
            <w:delText>/* Set third selection in virtual dataspace */</w:delText>
          </w:r>
        </w:del>
      </w:moveFrom>
    </w:p>
    <w:p w14:paraId="461857A3" w14:textId="5FF41718" w:rsidR="00B74380" w:rsidDel="002E7285" w:rsidRDefault="00B74380">
      <w:pPr>
        <w:pStyle w:val="Heading4"/>
        <w:rPr>
          <w:del w:id="2090" w:author="Quincey Koziol" w:date="2014-12-04T13:53:00Z"/>
        </w:rPr>
        <w:pPrChange w:id="2091" w:author="Quincey Koziol" w:date="2014-12-04T13:53:00Z">
          <w:pPr>
            <w:pStyle w:val="ListParagraph"/>
            <w:ind w:left="0"/>
          </w:pPr>
        </w:pPrChange>
      </w:pPr>
      <w:moveFrom w:id="2092" w:author="Quincey Koziol" w:date="2014-12-03T15:27:00Z">
        <w:del w:id="2093" w:author="Quincey Koziol" w:date="2014-12-04T13:53:00Z">
          <w:r w:rsidRPr="002E7157" w:rsidDel="002E7285">
            <w:delText>start</w:delText>
          </w:r>
          <w:r w:rsidDel="002E7285">
            <w:delText>[3] = {2, 0, 0}</w:delText>
          </w:r>
          <w:r w:rsidRPr="002E7157" w:rsidDel="002E7285">
            <w:delText>;</w:delText>
          </w:r>
          <w:r w:rsidRPr="003462F9" w:rsidDel="002E7285">
            <w:delText xml:space="preserve"> </w:delText>
          </w:r>
        </w:del>
      </w:moveFrom>
    </w:p>
    <w:p w14:paraId="2EE6D7A1" w14:textId="179CE21F" w:rsidR="00B74380" w:rsidDel="002E7285" w:rsidRDefault="00B74380">
      <w:pPr>
        <w:pStyle w:val="Heading4"/>
        <w:rPr>
          <w:del w:id="2094" w:author="Quincey Koziol" w:date="2014-12-04T13:53:00Z"/>
        </w:rPr>
        <w:pPrChange w:id="2095" w:author="Quincey Koziol" w:date="2014-12-04T13:53:00Z">
          <w:pPr>
            <w:pStyle w:val="ListParagraph"/>
            <w:ind w:left="0"/>
          </w:pPr>
        </w:pPrChange>
      </w:pPr>
      <w:moveFrom w:id="2096" w:author="Quincey Koziol" w:date="2014-12-03T15:27:00Z">
        <w:del w:id="2097" w:author="Quincey Koziol" w:date="2014-12-04T13:53:00Z">
          <w:r w:rsidDel="002E7285">
            <w:delText>stride[3] = {4, 1, 1};</w:delText>
          </w:r>
        </w:del>
      </w:moveFrom>
    </w:p>
    <w:p w14:paraId="68EB1AB8" w14:textId="00427AAE" w:rsidR="00B74380" w:rsidDel="002E7285" w:rsidRDefault="00B74380">
      <w:pPr>
        <w:pStyle w:val="Heading4"/>
        <w:rPr>
          <w:del w:id="2098" w:author="Quincey Koziol" w:date="2014-12-04T13:53:00Z"/>
        </w:rPr>
        <w:pPrChange w:id="2099" w:author="Quincey Koziol" w:date="2014-12-04T13:53:00Z">
          <w:pPr>
            <w:pStyle w:val="ListParagraph"/>
            <w:ind w:left="0"/>
          </w:pPr>
        </w:pPrChange>
      </w:pPr>
      <w:moveFrom w:id="2100" w:author="Quincey Koziol" w:date="2014-12-03T15:27:00Z">
        <w:del w:id="2101" w:author="Quincey Koziol" w:date="2014-12-04T13:53:00Z">
          <w:r w:rsidDel="002E7285">
            <w:delText>block[3] = {1, 10, 10};</w:delText>
          </w:r>
        </w:del>
      </w:moveFrom>
    </w:p>
    <w:p w14:paraId="1E6CFFE1" w14:textId="05F67FDC" w:rsidR="00B74380" w:rsidDel="002E7285" w:rsidRDefault="00B74380">
      <w:pPr>
        <w:pStyle w:val="Heading4"/>
        <w:rPr>
          <w:del w:id="2102" w:author="Quincey Koziol" w:date="2014-12-04T13:53:00Z"/>
        </w:rPr>
        <w:pPrChange w:id="2103" w:author="Quincey Koziol" w:date="2014-12-04T13:53:00Z">
          <w:pPr>
            <w:pStyle w:val="ListParagraph"/>
            <w:ind w:left="0"/>
          </w:pPr>
        </w:pPrChange>
      </w:pPr>
      <w:moveFrom w:id="2104" w:author="Quincey Koziol" w:date="2014-12-03T15:27:00Z">
        <w:del w:id="2105" w:author="Quincey Koziol" w:date="2014-12-04T13:53:00Z">
          <w:r w:rsidDel="002E7285">
            <w:delText>count[3] = {H5S_UNLIMITED, 1, 1};</w:delText>
          </w:r>
        </w:del>
      </w:moveFrom>
    </w:p>
    <w:p w14:paraId="56A117F4" w14:textId="07308980" w:rsidR="00B74380" w:rsidDel="002E7285" w:rsidRDefault="00B74380">
      <w:pPr>
        <w:pStyle w:val="Heading4"/>
        <w:rPr>
          <w:del w:id="2106" w:author="Quincey Koziol" w:date="2014-12-04T13:53:00Z"/>
        </w:rPr>
        <w:pPrChange w:id="2107" w:author="Quincey Koziol" w:date="2014-12-04T13:53:00Z">
          <w:pPr>
            <w:pStyle w:val="ListParagraph"/>
            <w:ind w:left="0"/>
          </w:pPr>
        </w:pPrChange>
      </w:pPr>
      <w:moveFrom w:id="2108" w:author="Quincey Koziol" w:date="2014-12-03T15:27:00Z">
        <w:del w:id="210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7D20D4D6" w14:textId="6017B164" w:rsidR="00B74380" w:rsidDel="002E7285" w:rsidRDefault="00B74380">
      <w:pPr>
        <w:pStyle w:val="Heading4"/>
        <w:rPr>
          <w:del w:id="2110" w:author="Quincey Koziol" w:date="2014-12-04T13:53:00Z"/>
        </w:rPr>
        <w:pPrChange w:id="2111" w:author="Quincey Koziol" w:date="2014-12-04T13:53:00Z">
          <w:pPr>
            <w:pStyle w:val="ListParagraph"/>
            <w:ind w:left="0" w:firstLine="720"/>
          </w:pPr>
        </w:pPrChange>
      </w:pPr>
      <w:moveFrom w:id="2112" w:author="Quincey Koziol" w:date="2014-12-03T15:27:00Z">
        <w:del w:id="2113" w:author="Quincey Koziol" w:date="2014-12-04T13:53:00Z">
          <w:r w:rsidRPr="002E7157" w:rsidDel="002E7285">
            <w:delText>count);</w:delText>
          </w:r>
        </w:del>
      </w:moveFrom>
    </w:p>
    <w:p w14:paraId="6F9216D7" w14:textId="07FD300F" w:rsidR="00B74380" w:rsidRPr="00DD2EE9" w:rsidDel="002E7285" w:rsidRDefault="00B74380">
      <w:pPr>
        <w:pStyle w:val="Heading4"/>
        <w:rPr>
          <w:del w:id="2114" w:author="Quincey Koziol" w:date="2014-12-04T13:53:00Z"/>
        </w:rPr>
        <w:pPrChange w:id="2115" w:author="Quincey Koziol" w:date="2014-12-04T13:53:00Z">
          <w:pPr/>
        </w:pPrChange>
      </w:pPr>
    </w:p>
    <w:p w14:paraId="5283351C" w14:textId="794F6650" w:rsidR="00B74380" w:rsidDel="002E7285" w:rsidRDefault="00B74380">
      <w:pPr>
        <w:pStyle w:val="Heading4"/>
        <w:rPr>
          <w:del w:id="2116" w:author="Quincey Koziol" w:date="2014-12-04T13:53:00Z"/>
        </w:rPr>
        <w:pPrChange w:id="2117" w:author="Quincey Koziol" w:date="2014-12-04T13:53:00Z">
          <w:pPr>
            <w:pStyle w:val="ListParagraph"/>
            <w:ind w:left="0"/>
          </w:pPr>
        </w:pPrChange>
      </w:pPr>
      <w:moveFrom w:id="2118" w:author="Quincey Koziol" w:date="2014-12-03T15:27:00Z">
        <w:del w:id="2119" w:author="Quincey Koziol" w:date="2014-12-04T13:53:00Z">
          <w:r w:rsidDel="002E7285">
            <w:delText>/* Set mapping between third source dataset sequence and third unlimited, strided selection in virtual dataset, with printf-mapping */</w:delText>
          </w:r>
        </w:del>
      </w:moveFrom>
    </w:p>
    <w:p w14:paraId="25C969CB" w14:textId="1D5EB8F0" w:rsidR="00B74380" w:rsidDel="002E7285" w:rsidRDefault="00B74380">
      <w:pPr>
        <w:pStyle w:val="Heading4"/>
        <w:rPr>
          <w:del w:id="2120" w:author="Quincey Koziol" w:date="2014-12-04T13:53:00Z"/>
        </w:rPr>
        <w:pPrChange w:id="2121" w:author="Quincey Koziol" w:date="2014-12-04T13:53:00Z">
          <w:pPr>
            <w:jc w:val="left"/>
          </w:pPr>
        </w:pPrChange>
      </w:pPr>
      <w:moveFrom w:id="2122" w:author="Quincey Koziol" w:date="2014-12-03T15:27:00Z">
        <w:del w:id="212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“/C-%</w:delText>
          </w:r>
          <w:r w:rsidR="00FD20B9" w:rsidDel="002E7285">
            <w:delText>0</w:delText>
          </w:r>
          <w:r w:rsidDel="002E7285">
            <w:delText>b”,</w:delText>
          </w:r>
          <w:r w:rsidR="00FD20B9" w:rsidDel="002E7285">
            <w:delText xml:space="preserve"> </w:delText>
          </w:r>
          <w:r w:rsidDel="002E7285">
            <w:delText>src</w:delText>
          </w:r>
          <w:r w:rsidRPr="002C4D15" w:rsidDel="002E7285">
            <w:delText>_space_id);</w:delText>
          </w:r>
        </w:del>
      </w:moveFrom>
    </w:p>
    <w:p w14:paraId="3AEC487E" w14:textId="55E99A6A" w:rsidR="00B74380" w:rsidDel="002E7285" w:rsidRDefault="00B74380">
      <w:pPr>
        <w:pStyle w:val="Heading4"/>
        <w:rPr>
          <w:del w:id="2124" w:author="Quincey Koziol" w:date="2014-12-04T13:53:00Z"/>
        </w:rPr>
        <w:pPrChange w:id="2125" w:author="Quincey Koziol" w:date="2014-12-04T13:53:00Z">
          <w:pPr>
            <w:pStyle w:val="ListParagraph"/>
            <w:ind w:left="0"/>
          </w:pPr>
        </w:pPrChange>
      </w:pPr>
    </w:p>
    <w:p w14:paraId="7498E345" w14:textId="316EE959" w:rsidR="00B74380" w:rsidDel="002E7285" w:rsidRDefault="00B74380">
      <w:pPr>
        <w:pStyle w:val="Heading4"/>
        <w:rPr>
          <w:del w:id="2126" w:author="Quincey Koziol" w:date="2014-12-04T13:53:00Z"/>
        </w:rPr>
        <w:pPrChange w:id="2127" w:author="Quincey Koziol" w:date="2014-12-04T13:53:00Z">
          <w:pPr>
            <w:pStyle w:val="ListParagraph"/>
            <w:ind w:left="0"/>
          </w:pPr>
        </w:pPrChange>
      </w:pPr>
      <w:moveFrom w:id="2128" w:author="Quincey Koziol" w:date="2014-12-03T15:27:00Z">
        <w:del w:id="2129" w:author="Quincey Koziol" w:date="2014-12-04T13:53:00Z">
          <w:r w:rsidDel="002E7285">
            <w:delText>/* Set fourth selection in virtual dataspace */</w:delText>
          </w:r>
        </w:del>
      </w:moveFrom>
    </w:p>
    <w:p w14:paraId="2853D28B" w14:textId="3B147510" w:rsidR="00B74380" w:rsidDel="002E7285" w:rsidRDefault="00B74380">
      <w:pPr>
        <w:pStyle w:val="Heading4"/>
        <w:rPr>
          <w:del w:id="2130" w:author="Quincey Koziol" w:date="2014-12-04T13:53:00Z"/>
        </w:rPr>
        <w:pPrChange w:id="2131" w:author="Quincey Koziol" w:date="2014-12-04T13:53:00Z">
          <w:pPr>
            <w:pStyle w:val="ListParagraph"/>
            <w:ind w:left="0"/>
          </w:pPr>
        </w:pPrChange>
      </w:pPr>
      <w:moveFrom w:id="2132" w:author="Quincey Koziol" w:date="2014-12-03T15:27:00Z">
        <w:del w:id="2133" w:author="Quincey Koziol" w:date="2014-12-04T13:53:00Z">
          <w:r w:rsidRPr="002E7157" w:rsidDel="002E7285">
            <w:delText>start</w:delText>
          </w:r>
          <w:r w:rsidDel="002E7285">
            <w:delText>[3] = {3, 0, 0}</w:delText>
          </w:r>
          <w:r w:rsidRPr="002E7157" w:rsidDel="002E7285">
            <w:delText>;</w:delText>
          </w:r>
          <w:r w:rsidRPr="003462F9" w:rsidDel="002E7285">
            <w:delText xml:space="preserve"> </w:delText>
          </w:r>
        </w:del>
      </w:moveFrom>
    </w:p>
    <w:p w14:paraId="32C0D75E" w14:textId="7C15D15A" w:rsidR="00B74380" w:rsidDel="002E7285" w:rsidRDefault="00B74380">
      <w:pPr>
        <w:pStyle w:val="Heading4"/>
        <w:rPr>
          <w:del w:id="2134" w:author="Quincey Koziol" w:date="2014-12-04T13:53:00Z"/>
        </w:rPr>
        <w:pPrChange w:id="2135" w:author="Quincey Koziol" w:date="2014-12-04T13:53:00Z">
          <w:pPr>
            <w:pStyle w:val="ListParagraph"/>
            <w:ind w:left="0"/>
          </w:pPr>
        </w:pPrChange>
      </w:pPr>
      <w:moveFrom w:id="2136" w:author="Quincey Koziol" w:date="2014-12-03T15:27:00Z">
        <w:del w:id="2137" w:author="Quincey Koziol" w:date="2014-12-04T13:53:00Z">
          <w:r w:rsidDel="002E7285">
            <w:delText>stride[3] = {4, 1, 1};</w:delText>
          </w:r>
        </w:del>
      </w:moveFrom>
    </w:p>
    <w:p w14:paraId="2B1305D2" w14:textId="5AB861E3" w:rsidR="00B74380" w:rsidDel="002E7285" w:rsidRDefault="00B74380">
      <w:pPr>
        <w:pStyle w:val="Heading4"/>
        <w:rPr>
          <w:del w:id="2138" w:author="Quincey Koziol" w:date="2014-12-04T13:53:00Z"/>
        </w:rPr>
        <w:pPrChange w:id="2139" w:author="Quincey Koziol" w:date="2014-12-04T13:53:00Z">
          <w:pPr>
            <w:pStyle w:val="ListParagraph"/>
            <w:ind w:left="0"/>
          </w:pPr>
        </w:pPrChange>
      </w:pPr>
      <w:moveFrom w:id="2140" w:author="Quincey Koziol" w:date="2014-12-03T15:27:00Z">
        <w:del w:id="2141" w:author="Quincey Koziol" w:date="2014-12-04T13:53:00Z">
          <w:r w:rsidDel="002E7285">
            <w:delText>block[3] = {1, 10, 10};</w:delText>
          </w:r>
        </w:del>
      </w:moveFrom>
    </w:p>
    <w:p w14:paraId="13D30682" w14:textId="28A55A52" w:rsidR="00B74380" w:rsidDel="002E7285" w:rsidRDefault="00B74380">
      <w:pPr>
        <w:pStyle w:val="Heading4"/>
        <w:rPr>
          <w:del w:id="2142" w:author="Quincey Koziol" w:date="2014-12-04T13:53:00Z"/>
        </w:rPr>
        <w:pPrChange w:id="2143" w:author="Quincey Koziol" w:date="2014-12-04T13:53:00Z">
          <w:pPr>
            <w:pStyle w:val="ListParagraph"/>
            <w:ind w:left="0"/>
          </w:pPr>
        </w:pPrChange>
      </w:pPr>
      <w:moveFrom w:id="2144" w:author="Quincey Koziol" w:date="2014-12-03T15:27:00Z">
        <w:del w:id="2145" w:author="Quincey Koziol" w:date="2014-12-04T13:53:00Z">
          <w:r w:rsidDel="002E7285">
            <w:delText>count[3] = {H5S_UNLIMITED, 1, 1};</w:delText>
          </w:r>
        </w:del>
      </w:moveFrom>
    </w:p>
    <w:p w14:paraId="21AD6C11" w14:textId="19DC9F59" w:rsidR="00B74380" w:rsidDel="002E7285" w:rsidRDefault="00B74380">
      <w:pPr>
        <w:pStyle w:val="Heading4"/>
        <w:rPr>
          <w:del w:id="2146" w:author="Quincey Koziol" w:date="2014-12-04T13:53:00Z"/>
        </w:rPr>
        <w:pPrChange w:id="2147" w:author="Quincey Koziol" w:date="2014-12-04T13:53:00Z">
          <w:pPr>
            <w:pStyle w:val="ListParagraph"/>
            <w:ind w:left="0"/>
          </w:pPr>
        </w:pPrChange>
      </w:pPr>
      <w:moveFrom w:id="2148" w:author="Quincey Koziol" w:date="2014-12-03T15:27:00Z">
        <w:del w:id="2149" w:author="Quincey Koziol" w:date="2014-12-04T13:53:00Z">
          <w:r w:rsidRPr="002E7157" w:rsidDel="002E7285">
            <w:delText>H5Sselect_</w:delText>
          </w:r>
          <w:r w:rsidDel="002E7285">
            <w:delText>hyperslab(vds_</w:delText>
          </w:r>
          <w:r w:rsidRPr="002E7157" w:rsidDel="002E7285">
            <w:delText xml:space="preserve">space_id, </w:delText>
          </w:r>
          <w:r w:rsidDel="002E7285">
            <w:delText>H5S_SELECT_SET</w:delText>
          </w:r>
          <w:r w:rsidRPr="002E7157" w:rsidDel="002E7285">
            <w:delText xml:space="preserve">, start, stride, </w:delText>
          </w:r>
          <w:r w:rsidDel="002E7285">
            <w:delText xml:space="preserve">block, </w:delText>
          </w:r>
        </w:del>
      </w:moveFrom>
    </w:p>
    <w:p w14:paraId="15177C8E" w14:textId="22452ADB" w:rsidR="00B74380" w:rsidDel="002E7285" w:rsidRDefault="00B74380">
      <w:pPr>
        <w:pStyle w:val="Heading4"/>
        <w:rPr>
          <w:del w:id="2150" w:author="Quincey Koziol" w:date="2014-12-04T13:53:00Z"/>
        </w:rPr>
        <w:pPrChange w:id="2151" w:author="Quincey Koziol" w:date="2014-12-04T13:53:00Z">
          <w:pPr>
            <w:pStyle w:val="ListParagraph"/>
            <w:ind w:left="0" w:firstLine="720"/>
          </w:pPr>
        </w:pPrChange>
      </w:pPr>
      <w:moveFrom w:id="2152" w:author="Quincey Koziol" w:date="2014-12-03T15:27:00Z">
        <w:del w:id="2153" w:author="Quincey Koziol" w:date="2014-12-04T13:53:00Z">
          <w:r w:rsidRPr="002E7157" w:rsidDel="002E7285">
            <w:delText>count);</w:delText>
          </w:r>
        </w:del>
      </w:moveFrom>
    </w:p>
    <w:p w14:paraId="411205CA" w14:textId="5289D39F" w:rsidR="00B74380" w:rsidRPr="00DD2EE9" w:rsidDel="002E7285" w:rsidRDefault="00B74380">
      <w:pPr>
        <w:pStyle w:val="Heading4"/>
        <w:rPr>
          <w:del w:id="2154" w:author="Quincey Koziol" w:date="2014-12-04T13:53:00Z"/>
        </w:rPr>
        <w:pPrChange w:id="2155" w:author="Quincey Koziol" w:date="2014-12-04T13:53:00Z">
          <w:pPr/>
        </w:pPrChange>
      </w:pPr>
    </w:p>
    <w:p w14:paraId="6B74E4AE" w14:textId="38DCC8D7" w:rsidR="00B74380" w:rsidDel="002E7285" w:rsidRDefault="00B74380">
      <w:pPr>
        <w:pStyle w:val="Heading4"/>
        <w:rPr>
          <w:del w:id="2156" w:author="Quincey Koziol" w:date="2014-12-04T13:53:00Z"/>
        </w:rPr>
        <w:pPrChange w:id="2157" w:author="Quincey Koziol" w:date="2014-12-04T13:53:00Z">
          <w:pPr>
            <w:pStyle w:val="ListParagraph"/>
            <w:ind w:left="0"/>
          </w:pPr>
        </w:pPrChange>
      </w:pPr>
      <w:moveFrom w:id="2158" w:author="Quincey Koziol" w:date="2014-12-03T15:27:00Z">
        <w:del w:id="2159" w:author="Quincey Koziol" w:date="2014-12-04T13:53:00Z">
          <w:r w:rsidDel="002E7285">
            <w:delText>/* Set mapping between fourth source dataset sequence and fourth unlimited, strided selection in virtual dataset, with printf-mapping */</w:delText>
          </w:r>
        </w:del>
      </w:moveFrom>
    </w:p>
    <w:p w14:paraId="7A35358F" w14:textId="76630FF3" w:rsidR="00B74380" w:rsidDel="002E7285" w:rsidRDefault="00B74380">
      <w:pPr>
        <w:pStyle w:val="Heading4"/>
        <w:rPr>
          <w:del w:id="2160" w:author="Quincey Koziol" w:date="2014-12-04T13:53:00Z"/>
        </w:rPr>
        <w:pPrChange w:id="2161" w:author="Quincey Koziol" w:date="2014-12-04T13:53:00Z">
          <w:pPr>
            <w:jc w:val="left"/>
          </w:pPr>
        </w:pPrChange>
      </w:pPr>
      <w:moveFrom w:id="2162" w:author="Quincey Koziol" w:date="2014-12-03T15:27:00Z">
        <w:del w:id="2163" w:author="Quincey Koziol" w:date="2014-12-04T13:53:00Z">
          <w:r w:rsidRPr="002C4D15" w:rsidDel="002E7285">
            <w:delText>H5Pset_virtual_mapping</w:delText>
          </w:r>
          <w:r w:rsidDel="002E7285">
            <w:delText>(dcpl_id, vds_</w:delText>
          </w:r>
          <w:r w:rsidRPr="002C4D15" w:rsidDel="002E7285">
            <w:delText xml:space="preserve">space_id, </w:delText>
          </w:r>
          <w:r w:rsidDel="002E7285">
            <w:delText>“a.h5”, “/D-%0b”,</w:delText>
          </w:r>
          <w:r w:rsidR="00FD20B9" w:rsidDel="002E7285">
            <w:delText xml:space="preserve"> </w:delText>
          </w:r>
          <w:r w:rsidDel="002E7285">
            <w:delText>src</w:delText>
          </w:r>
          <w:r w:rsidRPr="002C4D15" w:rsidDel="002E7285">
            <w:delText>_space_id);</w:delText>
          </w:r>
        </w:del>
      </w:moveFrom>
    </w:p>
    <w:p w14:paraId="6654AD47" w14:textId="5167D7C9" w:rsidR="00B74380" w:rsidDel="002E7285" w:rsidRDefault="00B74380">
      <w:pPr>
        <w:pStyle w:val="Heading4"/>
        <w:rPr>
          <w:del w:id="2164" w:author="Quincey Koziol" w:date="2014-12-04T13:53:00Z"/>
        </w:rPr>
        <w:pPrChange w:id="2165" w:author="Quincey Koziol" w:date="2014-12-04T13:53:00Z">
          <w:pPr>
            <w:pStyle w:val="ListParagraph"/>
            <w:ind w:left="0"/>
          </w:pPr>
        </w:pPrChange>
      </w:pPr>
    </w:p>
    <w:p w14:paraId="53028870" w14:textId="23FFF93A" w:rsidR="00B50CDD" w:rsidDel="002E7285" w:rsidRDefault="00B50CDD">
      <w:pPr>
        <w:pStyle w:val="Heading4"/>
        <w:rPr>
          <w:del w:id="2166" w:author="Quincey Koziol" w:date="2014-12-04T13:53:00Z"/>
        </w:rPr>
        <w:pPrChange w:id="2167" w:author="Quincey Koziol" w:date="2014-12-04T13:53:00Z">
          <w:pPr>
            <w:pStyle w:val="ListParagraph"/>
            <w:ind w:left="0"/>
          </w:pPr>
        </w:pPrChange>
      </w:pPr>
      <w:moveFrom w:id="2168" w:author="Quincey Koziol" w:date="2014-12-03T15:27:00Z">
        <w:del w:id="2169" w:author="Quincey Koziol" w:date="2014-12-04T13:53:00Z">
          <w:r w:rsidDel="002E7285">
            <w:delText>/* Close source dataspace */</w:delText>
          </w:r>
        </w:del>
      </w:moveFrom>
    </w:p>
    <w:p w14:paraId="233911DF" w14:textId="259435C4" w:rsidR="00B50CDD" w:rsidDel="002E7285" w:rsidRDefault="00B50CDD">
      <w:pPr>
        <w:pStyle w:val="Heading4"/>
        <w:rPr>
          <w:del w:id="2170" w:author="Quincey Koziol" w:date="2014-12-04T13:53:00Z"/>
        </w:rPr>
        <w:pPrChange w:id="2171" w:author="Quincey Koziol" w:date="2014-12-04T13:49:00Z">
          <w:pPr>
            <w:jc w:val="left"/>
          </w:pPr>
        </w:pPrChange>
      </w:pPr>
      <w:moveFrom w:id="2172" w:author="Quincey Koziol" w:date="2014-12-03T15:27:00Z">
        <w:del w:id="2173" w:author="Quincey Koziol" w:date="2014-12-04T13:53:00Z">
          <w:r w:rsidDel="002E7285">
            <w:delText>H5Sclose(src_space_id);</w:delText>
          </w:r>
        </w:del>
      </w:moveFrom>
    </w:p>
    <w:moveFromRangeEnd w:id="334"/>
    <w:p w14:paraId="0E878006" w14:textId="02CBEED0" w:rsidR="00C136C8" w:rsidRDefault="00C136C8" w:rsidP="000E0ED7">
      <w:pPr>
        <w:pStyle w:val="Heading4"/>
      </w:pPr>
      <w:r>
        <w:t xml:space="preserve">Create </w:t>
      </w:r>
      <w:ins w:id="2174" w:author="Quincey Koziol" w:date="2014-12-06T23:57:00Z">
        <w:r w:rsidR="00CF106B">
          <w:t xml:space="preserve">virtual </w:t>
        </w:r>
      </w:ins>
      <w:del w:id="2175" w:author="Quincey Koziol" w:date="2014-12-04T13:54:00Z">
        <w:r w:rsidDel="002E7285">
          <w:delText xml:space="preserve">VDS </w:delText>
        </w:r>
      </w:del>
      <w:r>
        <w:t>dataset</w:t>
      </w:r>
    </w:p>
    <w:p w14:paraId="7F47105C" w14:textId="56689FA0" w:rsidR="00C136C8" w:rsidRDefault="00C136C8" w:rsidP="00C136C8">
      <w:r>
        <w:t xml:space="preserve">After all required elements are mapped from the source datasets to </w:t>
      </w:r>
      <w:ins w:id="2176" w:author="Quincey Koziol" w:date="2014-12-06T23:57:00Z">
        <w:r w:rsidR="00CF106B">
          <w:t xml:space="preserve">the </w:t>
        </w:r>
      </w:ins>
      <w:del w:id="2177" w:author="Quincey Koziol" w:date="2014-12-04T13:55:00Z">
        <w:r w:rsidDel="002E7285">
          <w:delText xml:space="preserve">VDS </w:delText>
        </w:r>
      </w:del>
      <w:ins w:id="2178" w:author="Quincey Koziol" w:date="2014-12-04T13:55:00Z">
        <w:r w:rsidR="002E7285">
          <w:t>virtual dataset</w:t>
        </w:r>
      </w:ins>
      <w:ins w:id="2179" w:author="Quincey Koziol" w:date="2014-12-06T23:57:00Z">
        <w:r w:rsidR="00CF106B">
          <w:t>,</w:t>
        </w:r>
      </w:ins>
      <w:ins w:id="2180" w:author="Quincey Koziol" w:date="2014-12-04T13:55:00Z">
        <w:r w:rsidR="002E7285">
          <w:t xml:space="preserve"> </w:t>
        </w:r>
      </w:ins>
      <w:r>
        <w:t>on</w:t>
      </w:r>
      <w:ins w:id="2181" w:author="Quincey Koziol" w:date="2014-12-06T23:57:00Z">
        <w:r w:rsidR="00CF106B">
          <w:t>e</w:t>
        </w:r>
      </w:ins>
      <w:r>
        <w:t xml:space="preserve"> can create the dataset as usual:</w:t>
      </w:r>
    </w:p>
    <w:p w14:paraId="112F8A37" w14:textId="77777777" w:rsidR="002E7285" w:rsidRDefault="00C136C8" w:rsidP="00C136C8">
      <w:pPr>
        <w:rPr>
          <w:ins w:id="2182" w:author="Quincey Koziol" w:date="2014-12-04T13:59:00Z"/>
          <w:rFonts w:ascii="Consolas" w:hAnsi="Consolas"/>
          <w:sz w:val="22"/>
        </w:rPr>
      </w:pPr>
      <w:r>
        <w:rPr>
          <w:szCs w:val="24"/>
        </w:rPr>
        <w:tab/>
      </w:r>
      <w:r w:rsidRPr="00AC5DB5">
        <w:rPr>
          <w:rFonts w:ascii="Consolas" w:hAnsi="Consolas"/>
          <w:sz w:val="22"/>
        </w:rPr>
        <w:t xml:space="preserve">vdset_id = H5Dcreate(loc_id, VDS_name, datatype, vspace_id, </w:t>
      </w:r>
      <w:del w:id="2183" w:author="Quincey Koziol" w:date="2014-12-04T13:59:00Z">
        <w:r w:rsidRPr="00AC5DB5" w:rsidDel="002E7285">
          <w:rPr>
            <w:rFonts w:ascii="Consolas" w:hAnsi="Consolas"/>
            <w:sz w:val="22"/>
          </w:rPr>
          <w:delText>…,</w:delText>
        </w:r>
        <w:r w:rsidR="0060170A" w:rsidDel="002E7285">
          <w:rPr>
            <w:rFonts w:ascii="Consolas" w:hAnsi="Consolas"/>
            <w:sz w:val="22"/>
          </w:rPr>
          <w:delText xml:space="preserve"> </w:delText>
        </w:r>
      </w:del>
      <w:ins w:id="2184" w:author="Quincey Koziol" w:date="2014-12-04T13:59:00Z">
        <w:r w:rsidR="002E7285">
          <w:rPr>
            <w:rFonts w:ascii="Consolas" w:hAnsi="Consolas"/>
            <w:sz w:val="22"/>
          </w:rPr>
          <w:t>lcpl_id</w:t>
        </w:r>
        <w:r w:rsidR="002E7285" w:rsidRPr="00AC5DB5">
          <w:rPr>
            <w:rFonts w:ascii="Consolas" w:hAnsi="Consolas"/>
            <w:sz w:val="22"/>
          </w:rPr>
          <w:t>,</w:t>
        </w:r>
      </w:ins>
    </w:p>
    <w:p w14:paraId="644BA3BD" w14:textId="67D62463" w:rsidR="00C136C8" w:rsidRPr="00AC5DB5" w:rsidRDefault="00C136C8" w:rsidP="007D419E">
      <w:pPr>
        <w:ind w:left="720" w:firstLine="720"/>
        <w:rPr>
          <w:rFonts w:ascii="Consolas" w:hAnsi="Consolas"/>
          <w:sz w:val="22"/>
        </w:rPr>
      </w:pPr>
      <w:r w:rsidRPr="00AC5DB5">
        <w:rPr>
          <w:rFonts w:ascii="Consolas" w:hAnsi="Consolas"/>
          <w:sz w:val="22"/>
        </w:rPr>
        <w:t xml:space="preserve">dcpl_id, </w:t>
      </w:r>
      <w:ins w:id="2185" w:author="Quincey Koziol" w:date="2014-12-04T13:59:00Z">
        <w:r w:rsidR="002E7285">
          <w:rPr>
            <w:rFonts w:ascii="Consolas" w:hAnsi="Consolas"/>
            <w:sz w:val="22"/>
          </w:rPr>
          <w:t>dapl_id</w:t>
        </w:r>
      </w:ins>
      <w:del w:id="2186" w:author="Quincey Koziol" w:date="2014-12-04T13:59:00Z">
        <w:r w:rsidRPr="00AC5DB5" w:rsidDel="002E7285">
          <w:rPr>
            <w:rFonts w:ascii="Consolas" w:hAnsi="Consolas"/>
            <w:sz w:val="22"/>
          </w:rPr>
          <w:delText>…</w:delText>
        </w:r>
      </w:del>
      <w:r w:rsidRPr="00AC5DB5">
        <w:rPr>
          <w:rFonts w:ascii="Consolas" w:hAnsi="Consolas"/>
          <w:sz w:val="22"/>
        </w:rPr>
        <w:t>);</w:t>
      </w:r>
    </w:p>
    <w:p w14:paraId="1CC243F3" w14:textId="06C0A43B" w:rsidR="00685C2F" w:rsidRDefault="00964724" w:rsidP="00C136C8">
      <w:pPr>
        <w:rPr>
          <w:szCs w:val="24"/>
        </w:rPr>
      </w:pPr>
      <w:commentRangeStart w:id="2187"/>
      <w:ins w:id="2188" w:author="Quincey Koziol" w:date="2014-12-04T15:06:00Z">
        <w:r>
          <w:rPr>
            <w:szCs w:val="24"/>
          </w:rPr>
          <w:t xml:space="preserve">If the mapping of source datasets to the virtual dataset’s dataspace does not entirely cover the virtual </w:t>
        </w:r>
      </w:ins>
      <w:ins w:id="2189" w:author="Quincey Koziol" w:date="2014-12-04T15:07:00Z">
        <w:r>
          <w:rPr>
            <w:szCs w:val="24"/>
          </w:rPr>
          <w:t xml:space="preserve">dataset’s </w:t>
        </w:r>
      </w:ins>
      <w:ins w:id="2190" w:author="Quincey Koziol" w:date="2014-12-04T15:06:00Z">
        <w:r>
          <w:rPr>
            <w:szCs w:val="24"/>
          </w:rPr>
          <w:t>dataspace</w:t>
        </w:r>
      </w:ins>
      <w:ins w:id="2191" w:author="Quincey Koziol" w:date="2014-12-04T15:07:00Z">
        <w:r>
          <w:rPr>
            <w:szCs w:val="24"/>
          </w:rPr>
          <w:t xml:space="preserve"> elements, the virtual dataset will have “private” data elements for those elements.  These elements are stored </w:t>
        </w:r>
      </w:ins>
      <w:ins w:id="2192" w:author="Quincey Koziol" w:date="2014-12-04T15:08:00Z">
        <w:r>
          <w:rPr>
            <w:szCs w:val="24"/>
          </w:rPr>
          <w:t xml:space="preserve">in the virtual dataset’s file as any other dataset would be </w:t>
        </w:r>
      </w:ins>
      <w:ins w:id="2193" w:author="Quincey Koziol" w:date="2014-12-04T15:07:00Z">
        <w:r>
          <w:rPr>
            <w:szCs w:val="24"/>
          </w:rPr>
          <w:t xml:space="preserve">and </w:t>
        </w:r>
      </w:ins>
      <w:ins w:id="2194" w:author="Quincey Koziol" w:date="2014-12-04T15:09:00Z">
        <w:r>
          <w:rPr>
            <w:szCs w:val="24"/>
          </w:rPr>
          <w:t xml:space="preserve">are </w:t>
        </w:r>
      </w:ins>
      <w:ins w:id="2195" w:author="Quincey Koziol" w:date="2014-12-04T15:07:00Z">
        <w:r>
          <w:rPr>
            <w:szCs w:val="24"/>
          </w:rPr>
          <w:t>accessed</w:t>
        </w:r>
      </w:ins>
      <w:ins w:id="2196" w:author="Quincey Koziol" w:date="2014-12-04T15:09:00Z">
        <w:r>
          <w:rPr>
            <w:szCs w:val="24"/>
          </w:rPr>
          <w:t xml:space="preserve"> transparently along with the source dataset elements, with H5Dread and H5Dwrite.  It is strongly recommended that if a virtual dataset has </w:t>
        </w:r>
      </w:ins>
      <w:ins w:id="2197" w:author="Quincey Koziol" w:date="2014-12-04T15:11:00Z">
        <w:r w:rsidR="005804C0">
          <w:rPr>
            <w:szCs w:val="24"/>
          </w:rPr>
          <w:t>private data elements, chunked storage should be used for its storage layout, to take advantage of the sparse data storage available with chunked datasets (and chunked storage is required for virtual datasets with unlimited dimensions</w:t>
        </w:r>
      </w:ins>
      <w:ins w:id="2198" w:author="Quincey Koziol" w:date="2014-12-06T23:58:00Z">
        <w:r w:rsidR="00CF106B">
          <w:rPr>
            <w:szCs w:val="24"/>
          </w:rPr>
          <w:t xml:space="preserve"> or that have compression filters applied</w:t>
        </w:r>
      </w:ins>
      <w:ins w:id="2199" w:author="Quincey Koziol" w:date="2014-12-04T15:11:00Z">
        <w:r w:rsidR="005804C0">
          <w:rPr>
            <w:szCs w:val="24"/>
          </w:rPr>
          <w:t>).</w:t>
        </w:r>
      </w:ins>
      <w:commentRangeEnd w:id="2187"/>
      <w:ins w:id="2200" w:author="Quincey Koziol" w:date="2014-12-04T15:13:00Z">
        <w:r w:rsidR="005804C0">
          <w:rPr>
            <w:rStyle w:val="CommentReference"/>
          </w:rPr>
          <w:commentReference w:id="2187"/>
        </w:r>
      </w:ins>
    </w:p>
    <w:p w14:paraId="103811D6" w14:textId="51E24DEC" w:rsidR="00E86685" w:rsidRDefault="00E86685" w:rsidP="00E86685">
      <w:pPr>
        <w:pStyle w:val="Heading2"/>
        <w:rPr>
          <w:ins w:id="2202" w:author="Quincey Koziol" w:date="2014-12-07T00:00:00Z"/>
        </w:rPr>
      </w:pPr>
      <w:ins w:id="2203" w:author="Quincey Koziol" w:date="2014-12-07T00:00:00Z">
        <w:r>
          <w:t>Performing I/O on a Virtual Dataset</w:t>
        </w:r>
      </w:ins>
    </w:p>
    <w:p w14:paraId="5210FD3B" w14:textId="24775EAA" w:rsidR="00E86685" w:rsidRDefault="00E86685" w:rsidP="00E86685">
      <w:pPr>
        <w:spacing w:after="0"/>
        <w:jc w:val="left"/>
        <w:rPr>
          <w:ins w:id="2204" w:author="Quincey Koziol" w:date="2014-12-07T00:00:00Z"/>
        </w:rPr>
      </w:pPr>
      <w:ins w:id="2205" w:author="Quincey Koziol" w:date="2014-12-07T00:00:00Z">
        <w:r>
          <w:t xml:space="preserve">Once a virtual dataset has been created, it may be accessed as with any other </w:t>
        </w:r>
      </w:ins>
      <w:ins w:id="2206" w:author="Quincey Koziol" w:date="2014-12-07T00:03:00Z">
        <w:r>
          <w:t xml:space="preserve">HDF5 </w:t>
        </w:r>
      </w:ins>
      <w:ins w:id="2207" w:author="Quincey Koziol" w:date="2014-12-07T00:00:00Z">
        <w:r>
          <w:t>dataset, using the H5Dread/H5Dwrite API calls.  Elements mapped to source datasets are transparently accessed from those datasets and private elements for the virtual dataset are accessed from the virtual dataset</w:t>
        </w:r>
      </w:ins>
      <w:ins w:id="2208" w:author="Quincey Koziol" w:date="2014-12-07T00:02:00Z">
        <w:r>
          <w:t>’s storage</w:t>
        </w:r>
      </w:ins>
      <w:ins w:id="2209" w:author="Quincey Koziol" w:date="2014-12-07T00:00:00Z">
        <w:r>
          <w:t>, with</w:t>
        </w:r>
      </w:ins>
      <w:ins w:id="2210" w:author="Quincey Koziol" w:date="2014-12-07T00:02:00Z">
        <w:r>
          <w:t>out further actions from</w:t>
        </w:r>
      </w:ins>
      <w:ins w:id="2211" w:author="Quincey Koziol" w:date="2014-12-07T00:00:00Z">
        <w:r>
          <w:t xml:space="preserve"> the user application.</w:t>
        </w:r>
      </w:ins>
      <w:ins w:id="2212" w:author="Quincey Koziol" w:date="2014-12-07T00:04:00Z">
        <w:r w:rsidR="00260FEA">
          <w:t xml:space="preserve">  Currently, there are no new data transfer properties defined for virtual datasets, but they may be defined in the future.</w:t>
        </w:r>
      </w:ins>
    </w:p>
    <w:p w14:paraId="42835DCA" w14:textId="2E537014" w:rsidR="00064EAA" w:rsidRDefault="00064EAA" w:rsidP="00064EAA">
      <w:pPr>
        <w:pStyle w:val="Heading2"/>
        <w:rPr>
          <w:ins w:id="2213" w:author="Quincey Koziol" w:date="2014-12-07T00:05:00Z"/>
        </w:rPr>
      </w:pPr>
      <w:ins w:id="2214" w:author="Quincey Koziol" w:date="2014-12-07T00:06:00Z">
        <w:r>
          <w:t>Closing</w:t>
        </w:r>
      </w:ins>
      <w:ins w:id="2215" w:author="Quincey Koziol" w:date="2014-12-07T00:05:00Z">
        <w:r>
          <w:t xml:space="preserve"> a Virtual Dataset</w:t>
        </w:r>
      </w:ins>
    </w:p>
    <w:p w14:paraId="44B1D591" w14:textId="1603024F" w:rsidR="00064EAA" w:rsidRDefault="00064EAA" w:rsidP="00064EAA">
      <w:pPr>
        <w:spacing w:after="0"/>
        <w:jc w:val="left"/>
        <w:rPr>
          <w:ins w:id="2216" w:author="Quincey Koziol" w:date="2014-12-07T00:05:00Z"/>
        </w:rPr>
      </w:pPr>
      <w:ins w:id="2217" w:author="Quincey Koziol" w:date="2014-12-07T00:06:00Z">
        <w:r>
          <w:t xml:space="preserve">Closing a virtual dataset </w:t>
        </w:r>
      </w:ins>
      <w:ins w:id="2218" w:author="Quincey Koziol" w:date="2014-12-07T00:07:00Z">
        <w:r>
          <w:t xml:space="preserve">occurs with H5Dclose, as with any other HDF5 dataset.  Any cached information </w:t>
        </w:r>
      </w:ins>
      <w:ins w:id="2219" w:author="Quincey Koziol" w:date="2014-12-07T00:06:00Z">
        <w:r>
          <w:t>about the source datasets</w:t>
        </w:r>
      </w:ins>
      <w:ins w:id="2220" w:author="Quincey Koziol" w:date="2014-12-07T00:08:00Z">
        <w:r>
          <w:t xml:space="preserve"> is released</w:t>
        </w:r>
      </w:ins>
      <w:ins w:id="2221" w:author="Quincey Koziol" w:date="2014-12-07T00:06:00Z">
        <w:r>
          <w:t xml:space="preserve"> transparent</w:t>
        </w:r>
      </w:ins>
      <w:ins w:id="2222" w:author="Quincey Koziol" w:date="2014-12-07T00:08:00Z">
        <w:r>
          <w:t>ly</w:t>
        </w:r>
      </w:ins>
      <w:ins w:id="2223" w:author="Quincey Koziol" w:date="2014-12-07T00:06:00Z">
        <w:r>
          <w:t xml:space="preserve"> to</w:t>
        </w:r>
      </w:ins>
      <w:ins w:id="2224" w:author="Quincey Koziol" w:date="2014-12-07T00:08:00Z">
        <w:r>
          <w:t xml:space="preserve"> the application</w:t>
        </w:r>
      </w:ins>
      <w:ins w:id="2225" w:author="Quincey Koziol" w:date="2014-12-07T00:05:00Z">
        <w:r>
          <w:t>.</w:t>
        </w:r>
      </w:ins>
    </w:p>
    <w:p w14:paraId="499871DB" w14:textId="597F4BF9" w:rsidR="000E0ED7" w:rsidRDefault="002E7285" w:rsidP="002E7285">
      <w:pPr>
        <w:pStyle w:val="Heading2"/>
        <w:rPr>
          <w:ins w:id="2226" w:author="Quincey Koziol" w:date="2014-12-04T13:48:00Z"/>
        </w:rPr>
      </w:pPr>
      <w:ins w:id="2227" w:author="Quincey Koziol" w:date="2014-12-04T13:55:00Z">
        <w:r>
          <w:t>Opening</w:t>
        </w:r>
      </w:ins>
      <w:ins w:id="2228" w:author="Quincey Koziol" w:date="2014-12-04T13:50:00Z">
        <w:r w:rsidR="00521E47">
          <w:t xml:space="preserve"> a </w:t>
        </w:r>
      </w:ins>
      <w:ins w:id="2229" w:author="Quincey Koziol" w:date="2014-12-04T13:48:00Z">
        <w:r>
          <w:t>Virtual D</w:t>
        </w:r>
        <w:r w:rsidR="000E0ED7">
          <w:t>ataset</w:t>
        </w:r>
      </w:ins>
    </w:p>
    <w:p w14:paraId="7485516C" w14:textId="7F543BDB" w:rsidR="002E7285" w:rsidRDefault="002E7285" w:rsidP="000E0ED7">
      <w:pPr>
        <w:spacing w:after="0"/>
        <w:jc w:val="left"/>
        <w:rPr>
          <w:ins w:id="2230" w:author="Quincey Koziol" w:date="2014-12-04T13:55:00Z"/>
        </w:rPr>
      </w:pPr>
      <w:ins w:id="2231" w:author="Quincey Koziol" w:date="2014-12-04T13:55:00Z">
        <w:r>
          <w:t>Once a virtual dataset has been created</w:t>
        </w:r>
      </w:ins>
      <w:ins w:id="2232" w:author="Quincey Koziol" w:date="2014-12-04T13:56:00Z">
        <w:r>
          <w:t xml:space="preserve">, it may be opened as with any other </w:t>
        </w:r>
      </w:ins>
      <w:ins w:id="2233" w:author="Quincey Koziol" w:date="2014-12-07T00:09:00Z">
        <w:r w:rsidR="001E65D4">
          <w:t xml:space="preserve">HDF5 </w:t>
        </w:r>
      </w:ins>
      <w:ins w:id="2234" w:author="Quincey Koziol" w:date="2014-12-04T13:56:00Z">
        <w:r>
          <w:t xml:space="preserve">dataset, using the H5Dopen API call.  The following dataset access properties may be set </w:t>
        </w:r>
      </w:ins>
      <w:ins w:id="2235" w:author="Quincey Koziol" w:date="2014-12-04T13:58:00Z">
        <w:r>
          <w:t xml:space="preserve">when opening (or creating) a virtual dataset </w:t>
        </w:r>
      </w:ins>
      <w:ins w:id="2236" w:author="Quincey Koziol" w:date="2014-12-04T13:56:00Z">
        <w:r>
          <w:t xml:space="preserve">to control </w:t>
        </w:r>
      </w:ins>
      <w:ins w:id="2237" w:author="Quincey Koziol" w:date="2014-12-04T13:57:00Z">
        <w:r>
          <w:t xml:space="preserve">various aspects of </w:t>
        </w:r>
      </w:ins>
      <w:ins w:id="2238" w:author="Quincey Koziol" w:date="2014-12-07T00:09:00Z">
        <w:r w:rsidR="001E65D4">
          <w:t>library</w:t>
        </w:r>
      </w:ins>
      <w:ins w:id="2239" w:author="Quincey Koziol" w:date="2014-12-04T13:56:00Z">
        <w:r>
          <w:t xml:space="preserve"> behavior</w:t>
        </w:r>
        <w:r w:rsidR="00F20E3A">
          <w:t>.</w:t>
        </w:r>
      </w:ins>
    </w:p>
    <w:p w14:paraId="4035FAB4" w14:textId="0B5CD2B7" w:rsidR="002E7285" w:rsidRDefault="002E7285" w:rsidP="002E7285">
      <w:pPr>
        <w:pStyle w:val="Heading4"/>
        <w:rPr>
          <w:ins w:id="2240" w:author="Quincey Koziol" w:date="2014-12-04T13:58:00Z"/>
        </w:rPr>
      </w:pPr>
      <w:bookmarkStart w:id="2241" w:name="H5Pset_virtual_dataspace_bounds"/>
      <w:bookmarkEnd w:id="2241"/>
      <w:ins w:id="2242" w:author="Quincey Koziol" w:date="2014-12-04T14:00:00Z">
        <w:r>
          <w:t>Choose dataspace size reported for virtual datasets</w:t>
        </w:r>
      </w:ins>
    </w:p>
    <w:p w14:paraId="6A99DD58" w14:textId="5D893B97" w:rsidR="0055284F" w:rsidRDefault="007D419E" w:rsidP="002E7285">
      <w:pPr>
        <w:spacing w:after="0"/>
        <w:jc w:val="left"/>
        <w:rPr>
          <w:ins w:id="2243" w:author="Quincey Koziol" w:date="2014-12-04T14:20:00Z"/>
        </w:rPr>
      </w:pPr>
      <w:ins w:id="2244" w:author="Quincey Koziol" w:date="2014-12-04T14:08:00Z">
        <w:r>
          <w:t xml:space="preserve">Virtual datasets can rely on multiple </w:t>
        </w:r>
      </w:ins>
      <w:ins w:id="2245" w:author="Quincey Koziol" w:date="2014-12-04T14:13:00Z">
        <w:r>
          <w:t>source datasets</w:t>
        </w:r>
      </w:ins>
      <w:ins w:id="2246" w:author="Quincey Koziol" w:date="2014-12-04T14:34:00Z">
        <w:r w:rsidR="0055284F">
          <w:t xml:space="preserve"> that</w:t>
        </w:r>
      </w:ins>
      <w:ins w:id="2247" w:author="Quincey Koziol" w:date="2014-12-04T14:14:00Z">
        <w:r w:rsidR="0055284F">
          <w:t xml:space="preserve"> may have different dimension sizes</w:t>
        </w:r>
      </w:ins>
      <w:ins w:id="2248" w:author="Quincey Koziol" w:date="2014-12-07T00:10:00Z">
        <w:r w:rsidR="001E65D4">
          <w:t>,</w:t>
        </w:r>
      </w:ins>
      <w:ins w:id="2249" w:author="Quincey Koziol" w:date="2014-12-04T14:14:00Z">
        <w:r w:rsidR="0055284F">
          <w:t xml:space="preserve"> </w:t>
        </w:r>
      </w:ins>
      <w:ins w:id="2250" w:author="Quincey Koziol" w:date="2014-12-04T14:15:00Z">
        <w:r w:rsidR="0055284F">
          <w:t>if they a have unlimited dimensions (see e.g. examples 3-7 in Append</w:t>
        </w:r>
      </w:ins>
      <w:ins w:id="2251" w:author="Quincey Koziol" w:date="2014-12-04T14:16:00Z">
        <w:r w:rsidR="0055284F">
          <w:t xml:space="preserve">ix I).  By default, the dimension sizes of the virtual dataset </w:t>
        </w:r>
      </w:ins>
      <w:ins w:id="2252" w:author="Quincey Koziol" w:date="2014-12-04T14:18:00Z">
        <w:r w:rsidR="0055284F">
          <w:t>reported with the H5Dget_space API routine wi</w:t>
        </w:r>
      </w:ins>
      <w:ins w:id="2253" w:author="Quincey Koziol" w:date="2014-12-04T14:19:00Z">
        <w:r w:rsidR="0055284F">
          <w:t>l</w:t>
        </w:r>
      </w:ins>
      <w:ins w:id="2254" w:author="Quincey Koziol" w:date="2014-12-04T14:18:00Z">
        <w:r w:rsidR="0055284F">
          <w:t>l</w:t>
        </w:r>
      </w:ins>
      <w:ins w:id="2255" w:author="Quincey Koziol" w:date="2014-12-04T14:19:00Z">
        <w:r w:rsidR="0055284F">
          <w:t xml:space="preserve"> </w:t>
        </w:r>
      </w:ins>
      <w:ins w:id="2256" w:author="Quincey Koziol" w:date="2014-12-04T14:18:00Z">
        <w:r w:rsidR="0055284F">
          <w:t>be the maximum o</w:t>
        </w:r>
      </w:ins>
      <w:ins w:id="2257" w:author="Quincey Koziol" w:date="2014-12-04T14:19:00Z">
        <w:r w:rsidR="0055284F">
          <w:t>f all the underlying source datasets’ dimensions.  If the application would prefer to have H5Dget_space report the minimum of all underlying source datasets</w:t>
        </w:r>
      </w:ins>
      <w:ins w:id="2258" w:author="Quincey Koziol" w:date="2014-12-04T14:20:00Z">
        <w:r w:rsidR="0055284F">
          <w:t>’ dimensions, the following property can be set on a dataset access property list:</w:t>
        </w:r>
      </w:ins>
    </w:p>
    <w:p w14:paraId="15813F7B" w14:textId="77777777" w:rsidR="0055284F" w:rsidRDefault="0055284F" w:rsidP="0055284F">
      <w:pPr>
        <w:jc w:val="left"/>
        <w:rPr>
          <w:ins w:id="2259" w:author="Quincey Koziol" w:date="2014-12-04T14:21:00Z"/>
          <w:rFonts w:ascii="Consolas" w:hAnsi="Consolas"/>
          <w:sz w:val="22"/>
        </w:rPr>
      </w:pPr>
    </w:p>
    <w:p w14:paraId="017E0364" w14:textId="722CF677" w:rsidR="0055284F" w:rsidRDefault="0055284F" w:rsidP="0055284F">
      <w:pPr>
        <w:jc w:val="left"/>
        <w:rPr>
          <w:ins w:id="2260" w:author="Quincey Koziol" w:date="2014-12-04T14:20:00Z"/>
          <w:rFonts w:ascii="Consolas" w:hAnsi="Consolas"/>
          <w:sz w:val="22"/>
        </w:rPr>
      </w:pPr>
      <w:ins w:id="2261" w:author="Quincey Koziol" w:date="2014-12-04T14:20:00Z">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ins>
      <w:ins w:id="2262" w:author="Quincey Koziol" w:date="2014-12-04T16:35:00Z">
        <w:r w:rsidR="00F20E3A">
          <w:rPr>
            <w:rFonts w:ascii="Consolas" w:hAnsi="Consolas"/>
            <w:sz w:val="22"/>
          </w:rPr>
          <w:t>dataspace_bounds</w:t>
        </w:r>
      </w:ins>
      <w:ins w:id="2263" w:author="Quincey Koziol" w:date="2014-12-04T14:20:00Z">
        <w:r>
          <w:rPr>
            <w:rFonts w:ascii="Consolas" w:hAnsi="Consolas"/>
            <w:sz w:val="22"/>
          </w:rPr>
          <w:t xml:space="preserve">(dapl_id, </w:t>
        </w:r>
      </w:ins>
      <w:ins w:id="2264" w:author="Quincey Koziol" w:date="2014-12-04T15:17:00Z">
        <w:r w:rsidR="00633D3E">
          <w:rPr>
            <w:rFonts w:ascii="Consolas" w:hAnsi="Consolas"/>
            <w:sz w:val="22"/>
          </w:rPr>
          <w:t>bounds_option</w:t>
        </w:r>
      </w:ins>
      <w:ins w:id="2265" w:author="Quincey Koziol" w:date="2014-12-04T14:20:00Z">
        <w:r w:rsidRPr="002C4D15">
          <w:rPr>
            <w:rFonts w:ascii="Consolas" w:hAnsi="Consolas"/>
            <w:sz w:val="22"/>
          </w:rPr>
          <w:t>);</w:t>
        </w:r>
      </w:ins>
    </w:p>
    <w:p w14:paraId="5A54B379" w14:textId="77777777" w:rsidR="0055284F" w:rsidRDefault="0055284F" w:rsidP="0055284F">
      <w:pPr>
        <w:ind w:left="720"/>
        <w:jc w:val="left"/>
        <w:rPr>
          <w:ins w:id="2266" w:author="Quincey Koziol" w:date="2014-12-04T14:20:00Z"/>
          <w:szCs w:val="24"/>
        </w:rPr>
      </w:pPr>
      <w:ins w:id="2267" w:author="Quincey Koziol" w:date="2014-12-04T14:20:00Z">
        <w:r w:rsidRPr="00AC5DB5">
          <w:rPr>
            <w:rFonts w:asciiTheme="majorHAnsi" w:hAnsiTheme="majorHAnsi"/>
            <w:i/>
            <w:szCs w:val="24"/>
          </w:rPr>
          <w:t>Parameters:</w:t>
        </w:r>
      </w:ins>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55284F" w14:paraId="4643BAF3" w14:textId="77777777" w:rsidTr="0055284F">
        <w:trPr>
          <w:ins w:id="2268" w:author="Quincey Koziol" w:date="2014-12-04T14:20:00Z"/>
        </w:trPr>
        <w:tc>
          <w:tcPr>
            <w:tcW w:w="2088" w:type="dxa"/>
          </w:tcPr>
          <w:p w14:paraId="7E75FFDF" w14:textId="02BF2551" w:rsidR="0055284F" w:rsidRDefault="0055284F" w:rsidP="0055284F">
            <w:pPr>
              <w:jc w:val="left"/>
              <w:rPr>
                <w:ins w:id="2269" w:author="Quincey Koziol" w:date="2014-12-04T14:20:00Z"/>
                <w:i/>
                <w:szCs w:val="24"/>
              </w:rPr>
            </w:pPr>
            <w:ins w:id="2270" w:author="Quincey Koziol" w:date="2014-12-04T14:20:00Z">
              <w:r>
                <w:rPr>
                  <w:rFonts w:ascii="Consolas" w:hAnsi="Consolas"/>
                  <w:sz w:val="22"/>
                </w:rPr>
                <w:t>da</w:t>
              </w:r>
              <w:r w:rsidRPr="002C4D15">
                <w:rPr>
                  <w:rFonts w:ascii="Consolas" w:hAnsi="Consolas"/>
                  <w:sz w:val="22"/>
                </w:rPr>
                <w:t>pl_id</w:t>
              </w:r>
            </w:ins>
          </w:p>
        </w:tc>
        <w:tc>
          <w:tcPr>
            <w:tcW w:w="450" w:type="dxa"/>
          </w:tcPr>
          <w:p w14:paraId="0FE60E4B" w14:textId="77777777" w:rsidR="0055284F" w:rsidRDefault="0055284F" w:rsidP="0055284F">
            <w:pPr>
              <w:jc w:val="left"/>
              <w:rPr>
                <w:ins w:id="2271" w:author="Quincey Koziol" w:date="2014-12-04T14:20:00Z"/>
                <w:i/>
                <w:szCs w:val="24"/>
              </w:rPr>
            </w:pPr>
            <w:ins w:id="2272" w:author="Quincey Koziol" w:date="2014-12-04T14:20:00Z">
              <w:r>
                <w:rPr>
                  <w:i/>
                  <w:szCs w:val="24"/>
                </w:rPr>
                <w:t>-</w:t>
              </w:r>
            </w:ins>
          </w:p>
        </w:tc>
        <w:tc>
          <w:tcPr>
            <w:tcW w:w="6894" w:type="dxa"/>
          </w:tcPr>
          <w:p w14:paraId="07BF0587" w14:textId="6DC068CA" w:rsidR="0055284F" w:rsidRDefault="0055284F" w:rsidP="0055284F">
            <w:pPr>
              <w:jc w:val="left"/>
              <w:rPr>
                <w:ins w:id="2273" w:author="Quincey Koziol" w:date="2014-12-04T14:20:00Z"/>
                <w:i/>
                <w:szCs w:val="24"/>
              </w:rPr>
            </w:pPr>
            <w:ins w:id="2274" w:author="Quincey Koziol" w:date="2014-12-04T14:20:00Z">
              <w:r w:rsidRPr="00A32A0B">
                <w:rPr>
                  <w:szCs w:val="24"/>
                </w:rPr>
                <w:t xml:space="preserve">The </w:t>
              </w:r>
              <w:r w:rsidRPr="00EA0967">
                <w:rPr>
                  <w:szCs w:val="24"/>
                </w:rPr>
                <w:t xml:space="preserve">dataset </w:t>
              </w:r>
            </w:ins>
            <w:ins w:id="2275" w:author="Quincey Koziol" w:date="2014-12-04T14:28:00Z">
              <w:r>
                <w:rPr>
                  <w:szCs w:val="24"/>
                </w:rPr>
                <w:t>access</w:t>
              </w:r>
            </w:ins>
            <w:ins w:id="2276" w:author="Quincey Koziol" w:date="2014-12-04T14:20:00Z">
              <w:r w:rsidRPr="00EA0967">
                <w:rPr>
                  <w:szCs w:val="24"/>
                </w:rPr>
                <w:t xml:space="preserve"> property </w:t>
              </w:r>
              <w:r>
                <w:rPr>
                  <w:szCs w:val="24"/>
                </w:rPr>
                <w:t xml:space="preserve">identifier </w:t>
              </w:r>
              <w:r w:rsidRPr="00EA0967">
                <w:rPr>
                  <w:szCs w:val="24"/>
                </w:rPr>
                <w:t xml:space="preserve">for </w:t>
              </w:r>
            </w:ins>
            <w:ins w:id="2277" w:author="Quincey Koziol" w:date="2014-12-04T16:35:00Z">
              <w:r w:rsidR="00F20E3A">
                <w:rPr>
                  <w:szCs w:val="24"/>
                </w:rPr>
                <w:t xml:space="preserve">accessing the </w:t>
              </w:r>
            </w:ins>
            <w:ins w:id="2278" w:author="Quincey Koziol" w:date="2014-12-04T14:20:00Z">
              <w:r w:rsidRPr="00EA0967">
                <w:rPr>
                  <w:szCs w:val="24"/>
                </w:rPr>
                <w:t>VDS</w:t>
              </w:r>
            </w:ins>
          </w:p>
        </w:tc>
      </w:tr>
      <w:tr w:rsidR="0055284F" w14:paraId="567EDBC5" w14:textId="77777777" w:rsidTr="0055284F">
        <w:trPr>
          <w:ins w:id="2279" w:author="Quincey Koziol" w:date="2014-12-04T14:20:00Z"/>
        </w:trPr>
        <w:tc>
          <w:tcPr>
            <w:tcW w:w="2088" w:type="dxa"/>
          </w:tcPr>
          <w:p w14:paraId="2F67CAE1" w14:textId="0023E6BE" w:rsidR="0055284F" w:rsidRDefault="00633D3E" w:rsidP="0055284F">
            <w:pPr>
              <w:jc w:val="left"/>
              <w:rPr>
                <w:ins w:id="2280" w:author="Quincey Koziol" w:date="2014-12-04T14:20:00Z"/>
                <w:i/>
                <w:szCs w:val="24"/>
              </w:rPr>
            </w:pPr>
            <w:ins w:id="2281" w:author="Quincey Koziol" w:date="2014-12-04T16:47:00Z">
              <w:r>
                <w:rPr>
                  <w:rFonts w:ascii="Consolas" w:hAnsi="Consolas"/>
                  <w:sz w:val="22"/>
                </w:rPr>
                <w:t>bounds_option</w:t>
              </w:r>
            </w:ins>
          </w:p>
        </w:tc>
        <w:tc>
          <w:tcPr>
            <w:tcW w:w="450" w:type="dxa"/>
          </w:tcPr>
          <w:p w14:paraId="3BDEE1F8" w14:textId="77777777" w:rsidR="0055284F" w:rsidRDefault="0055284F" w:rsidP="0055284F">
            <w:pPr>
              <w:jc w:val="left"/>
              <w:rPr>
                <w:ins w:id="2282" w:author="Quincey Koziol" w:date="2014-12-04T14:20:00Z"/>
                <w:i/>
                <w:szCs w:val="24"/>
              </w:rPr>
            </w:pPr>
            <w:ins w:id="2283" w:author="Quincey Koziol" w:date="2014-12-04T14:20:00Z">
              <w:r>
                <w:rPr>
                  <w:i/>
                  <w:szCs w:val="24"/>
                </w:rPr>
                <w:t>-</w:t>
              </w:r>
            </w:ins>
          </w:p>
        </w:tc>
        <w:tc>
          <w:tcPr>
            <w:tcW w:w="6894" w:type="dxa"/>
          </w:tcPr>
          <w:p w14:paraId="708FC4D4" w14:textId="0425D0C9" w:rsidR="0055284F" w:rsidRPr="00A32A0B" w:rsidRDefault="0055284F" w:rsidP="0055284F">
            <w:pPr>
              <w:jc w:val="left"/>
              <w:rPr>
                <w:ins w:id="2284" w:author="Quincey Koziol" w:date="2014-12-04T14:20:00Z"/>
                <w:szCs w:val="24"/>
              </w:rPr>
            </w:pPr>
            <w:ins w:id="2285" w:author="Quincey Koziol" w:date="2014-12-04T14:28:00Z">
              <w:r>
                <w:rPr>
                  <w:szCs w:val="24"/>
                </w:rPr>
                <w:t xml:space="preserve">This parameter can be either </w:t>
              </w:r>
            </w:ins>
            <w:ins w:id="2286" w:author="Quincey Koziol" w:date="2014-12-04T14:30:00Z">
              <w:r>
                <w:rPr>
                  <w:szCs w:val="24"/>
                </w:rPr>
                <w:t>H5D_VDS_MAX or H5D_VDS_MIN, to choose the maximum of all underlying source datasets</w:t>
              </w:r>
            </w:ins>
            <w:ins w:id="2287" w:author="Quincey Koziol" w:date="2014-12-04T14:31:00Z">
              <w:r>
                <w:rPr>
                  <w:szCs w:val="24"/>
                </w:rPr>
                <w:t>’ dimensions or the minimum, respectively, when a virtual dataset’s dimensions are queried with H5Dget_space.</w:t>
              </w:r>
            </w:ins>
          </w:p>
        </w:tc>
      </w:tr>
    </w:tbl>
    <w:p w14:paraId="063239E4" w14:textId="3902C680" w:rsidR="00CA082F" w:rsidRDefault="0055284F" w:rsidP="0055284F">
      <w:pPr>
        <w:ind w:left="720"/>
        <w:jc w:val="left"/>
        <w:rPr>
          <w:ins w:id="2288" w:author="Quincey Koziol" w:date="2014-12-04T14:33:00Z"/>
          <w:szCs w:val="24"/>
        </w:rPr>
      </w:pPr>
      <w:ins w:id="2289" w:author="Quincey Koziol" w:date="2014-12-04T14:20:00Z">
        <w:r w:rsidRPr="00AC5DB5">
          <w:rPr>
            <w:i/>
            <w:szCs w:val="24"/>
          </w:rPr>
          <w:t>Returns</w:t>
        </w:r>
        <w:r>
          <w:rPr>
            <w:szCs w:val="24"/>
          </w:rPr>
          <w:t>: negative on error, and positive on success.</w:t>
        </w:r>
      </w:ins>
    </w:p>
    <w:p w14:paraId="4E0A7006" w14:textId="130B6AD9" w:rsidR="0055284F" w:rsidRDefault="0055284F" w:rsidP="0055284F">
      <w:pPr>
        <w:pStyle w:val="Heading4"/>
        <w:rPr>
          <w:ins w:id="2290" w:author="Quincey Koziol" w:date="2014-12-04T14:33:00Z"/>
        </w:rPr>
      </w:pPr>
      <w:bookmarkStart w:id="2291" w:name="H5Pset_virtual_printf_gap"/>
      <w:bookmarkEnd w:id="2291"/>
      <w:ins w:id="2292" w:author="Quincey Koziol" w:date="2014-12-04T14:33:00Z">
        <w:r>
          <w:t>Choose gap size for printf-formatted source dataset/file names</w:t>
        </w:r>
      </w:ins>
    </w:p>
    <w:p w14:paraId="0CF5D574" w14:textId="175423F1" w:rsidR="0055284F" w:rsidRPr="0055284F" w:rsidRDefault="0055284F" w:rsidP="0055284F">
      <w:pPr>
        <w:jc w:val="left"/>
        <w:rPr>
          <w:szCs w:val="24"/>
        </w:rPr>
      </w:pPr>
      <w:ins w:id="2293" w:author="Quincey Koziol" w:date="2014-12-04T14:33:00Z">
        <w:r>
          <w:t>Virtual datasets can rely on source datasets</w:t>
        </w:r>
      </w:ins>
      <w:ins w:id="2294" w:author="Quincey Koziol" w:date="2014-12-04T14:34:00Z">
        <w:r>
          <w:t xml:space="preserve"> which names are determined by a printf-formatted string when the dataset is created.  </w:t>
        </w:r>
        <w:r w:rsidR="009773B3">
          <w:t>However, when those datasets or files need to be accessed</w:t>
        </w:r>
      </w:ins>
      <w:ins w:id="2295" w:author="Quincey Koziol" w:date="2014-12-04T14:36:00Z">
        <w:r w:rsidR="009773B3">
          <w:t xml:space="preserve"> later</w:t>
        </w:r>
      </w:ins>
      <w:ins w:id="2296" w:author="Quincey Koziol" w:date="2014-12-04T14:35:00Z">
        <w:r w:rsidR="009773B3">
          <w:t>, some method must be used to determine that there are no more datasets or files in the sequence generated by the formatting.</w:t>
        </w:r>
      </w:ins>
      <w:ins w:id="2297" w:author="Quincey Koziol" w:date="2014-12-04T16:13:00Z">
        <w:r w:rsidR="001F73FF">
          <w:t xml:space="preserve">  By default, the library will search for </w:t>
        </w:r>
      </w:ins>
      <w:ins w:id="2298" w:author="Quincey Koziol" w:date="2014-12-04T16:37:00Z">
        <w:r w:rsidR="00F20E3A">
          <w:t xml:space="preserve">up to 10 more </w:t>
        </w:r>
        <w:r w:rsidR="00633D3E">
          <w:t>matches to</w:t>
        </w:r>
        <w:r w:rsidR="00F20E3A">
          <w:t xml:space="preserve"> the printf-formatting pattern</w:t>
        </w:r>
      </w:ins>
      <w:ins w:id="2299" w:author="Quincey Koziol" w:date="2014-12-04T16:38:00Z">
        <w:r w:rsidR="00633D3E">
          <w:t xml:space="preserve"> after the last </w:t>
        </w:r>
      </w:ins>
      <w:ins w:id="2300" w:author="Quincey Koziol" w:date="2014-12-04T16:39:00Z">
        <w:r w:rsidR="00633D3E">
          <w:t xml:space="preserve">match of the </w:t>
        </w:r>
      </w:ins>
      <w:ins w:id="2301" w:author="Quincey Koziol" w:date="2014-12-04T16:38:00Z">
        <w:r w:rsidR="00633D3E">
          <w:t xml:space="preserve">dataset/file </w:t>
        </w:r>
      </w:ins>
      <w:ins w:id="2302" w:author="Quincey Koziol" w:date="2014-12-04T16:39:00Z">
        <w:r w:rsidR="00633D3E">
          <w:t>pattern, but the number of matches can be contr</w:t>
        </w:r>
      </w:ins>
      <w:ins w:id="2303" w:author="Quincey Koziol" w:date="2014-12-04T16:45:00Z">
        <w:r w:rsidR="00633D3E">
          <w:t xml:space="preserve">olled with the </w:t>
        </w:r>
      </w:ins>
      <w:ins w:id="2304" w:author="Quincey Koziol" w:date="2014-12-04T16:46:00Z">
        <w:r w:rsidR="00633D3E">
          <w:t>following property set on a dataset access property list:</w:t>
        </w:r>
      </w:ins>
    </w:p>
    <w:p w14:paraId="1B17BC72" w14:textId="4CB490C4" w:rsidR="00633D3E" w:rsidRDefault="00633D3E" w:rsidP="00633D3E">
      <w:pPr>
        <w:jc w:val="left"/>
        <w:rPr>
          <w:ins w:id="2305" w:author="Quincey Koziol" w:date="2014-12-04T16:46:00Z"/>
          <w:rFonts w:ascii="Consolas" w:hAnsi="Consolas"/>
          <w:sz w:val="22"/>
        </w:rPr>
      </w:pPr>
      <w:ins w:id="2306" w:author="Quincey Koziol" w:date="2014-12-04T16:46:00Z">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r>
          <w:rPr>
            <w:rFonts w:ascii="Consolas" w:hAnsi="Consolas"/>
            <w:sz w:val="22"/>
          </w:rPr>
          <w:t>printf_gap(dapl_id, gap_size</w:t>
        </w:r>
        <w:r w:rsidRPr="002C4D15">
          <w:rPr>
            <w:rFonts w:ascii="Consolas" w:hAnsi="Consolas"/>
            <w:sz w:val="22"/>
          </w:rPr>
          <w:t>);</w:t>
        </w:r>
      </w:ins>
    </w:p>
    <w:p w14:paraId="78A52E23" w14:textId="77777777" w:rsidR="00633D3E" w:rsidRDefault="00633D3E" w:rsidP="00633D3E">
      <w:pPr>
        <w:ind w:left="720"/>
        <w:jc w:val="left"/>
        <w:rPr>
          <w:ins w:id="2307" w:author="Quincey Koziol" w:date="2014-12-04T16:46:00Z"/>
          <w:szCs w:val="24"/>
        </w:rPr>
      </w:pPr>
      <w:ins w:id="2308" w:author="Quincey Koziol" w:date="2014-12-04T16:46:00Z">
        <w:r w:rsidRPr="00AC5DB5">
          <w:rPr>
            <w:rFonts w:asciiTheme="majorHAnsi" w:hAnsiTheme="majorHAnsi"/>
            <w:i/>
            <w:szCs w:val="24"/>
          </w:rPr>
          <w:t>Parameters:</w:t>
        </w:r>
      </w:ins>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633D3E" w14:paraId="2106E5F4" w14:textId="77777777" w:rsidTr="00633D3E">
        <w:trPr>
          <w:ins w:id="2309" w:author="Quincey Koziol" w:date="2014-12-04T16:46:00Z"/>
        </w:trPr>
        <w:tc>
          <w:tcPr>
            <w:tcW w:w="2088" w:type="dxa"/>
          </w:tcPr>
          <w:p w14:paraId="73E7F4EA" w14:textId="77777777" w:rsidR="00633D3E" w:rsidRDefault="00633D3E" w:rsidP="00633D3E">
            <w:pPr>
              <w:jc w:val="left"/>
              <w:rPr>
                <w:ins w:id="2310" w:author="Quincey Koziol" w:date="2014-12-04T16:46:00Z"/>
                <w:i/>
                <w:szCs w:val="24"/>
              </w:rPr>
            </w:pPr>
            <w:ins w:id="2311" w:author="Quincey Koziol" w:date="2014-12-04T16:46:00Z">
              <w:r>
                <w:rPr>
                  <w:rFonts w:ascii="Consolas" w:hAnsi="Consolas"/>
                  <w:sz w:val="22"/>
                </w:rPr>
                <w:t>da</w:t>
              </w:r>
              <w:r w:rsidRPr="002C4D15">
                <w:rPr>
                  <w:rFonts w:ascii="Consolas" w:hAnsi="Consolas"/>
                  <w:sz w:val="22"/>
                </w:rPr>
                <w:t>pl_id</w:t>
              </w:r>
            </w:ins>
          </w:p>
        </w:tc>
        <w:tc>
          <w:tcPr>
            <w:tcW w:w="450" w:type="dxa"/>
          </w:tcPr>
          <w:p w14:paraId="24ABAD1F" w14:textId="77777777" w:rsidR="00633D3E" w:rsidRDefault="00633D3E" w:rsidP="00633D3E">
            <w:pPr>
              <w:jc w:val="left"/>
              <w:rPr>
                <w:ins w:id="2312" w:author="Quincey Koziol" w:date="2014-12-04T16:46:00Z"/>
                <w:i/>
                <w:szCs w:val="24"/>
              </w:rPr>
            </w:pPr>
            <w:ins w:id="2313" w:author="Quincey Koziol" w:date="2014-12-04T16:46:00Z">
              <w:r>
                <w:rPr>
                  <w:i/>
                  <w:szCs w:val="24"/>
                </w:rPr>
                <w:t>-</w:t>
              </w:r>
            </w:ins>
          </w:p>
        </w:tc>
        <w:tc>
          <w:tcPr>
            <w:tcW w:w="6894" w:type="dxa"/>
          </w:tcPr>
          <w:p w14:paraId="691D3854" w14:textId="77777777" w:rsidR="00633D3E" w:rsidRDefault="00633D3E" w:rsidP="00633D3E">
            <w:pPr>
              <w:jc w:val="left"/>
              <w:rPr>
                <w:ins w:id="2314" w:author="Quincey Koziol" w:date="2014-12-04T16:46:00Z"/>
                <w:i/>
                <w:szCs w:val="24"/>
              </w:rPr>
            </w:pPr>
            <w:ins w:id="2315" w:author="Quincey Koziol" w:date="2014-12-04T16:46:00Z">
              <w:r w:rsidRPr="00A32A0B">
                <w:rPr>
                  <w:szCs w:val="24"/>
                </w:rPr>
                <w:t xml:space="preserve">The </w:t>
              </w:r>
              <w:r w:rsidRPr="00EA0967">
                <w:rPr>
                  <w:szCs w:val="24"/>
                </w:rPr>
                <w:t xml:space="preserve">dataset </w:t>
              </w:r>
              <w:r>
                <w:rPr>
                  <w:szCs w:val="24"/>
                </w:rPr>
                <w:t>access</w:t>
              </w:r>
              <w:r w:rsidRPr="00EA0967">
                <w:rPr>
                  <w:szCs w:val="24"/>
                </w:rPr>
                <w:t xml:space="preserve"> property </w:t>
              </w:r>
              <w:r>
                <w:rPr>
                  <w:szCs w:val="24"/>
                </w:rPr>
                <w:t xml:space="preserve">identifier </w:t>
              </w:r>
              <w:r w:rsidRPr="00EA0967">
                <w:rPr>
                  <w:szCs w:val="24"/>
                </w:rPr>
                <w:t xml:space="preserve">for </w:t>
              </w:r>
              <w:r>
                <w:rPr>
                  <w:szCs w:val="24"/>
                </w:rPr>
                <w:t xml:space="preserve">accessing the </w:t>
              </w:r>
              <w:r w:rsidRPr="00EA0967">
                <w:rPr>
                  <w:szCs w:val="24"/>
                </w:rPr>
                <w:t>VDS</w:t>
              </w:r>
            </w:ins>
          </w:p>
        </w:tc>
      </w:tr>
      <w:tr w:rsidR="00633D3E" w14:paraId="4C86CCBE" w14:textId="77777777" w:rsidTr="00633D3E">
        <w:trPr>
          <w:ins w:id="2316" w:author="Quincey Koziol" w:date="2014-12-04T16:46:00Z"/>
        </w:trPr>
        <w:tc>
          <w:tcPr>
            <w:tcW w:w="2088" w:type="dxa"/>
          </w:tcPr>
          <w:p w14:paraId="20B089A6" w14:textId="3F2B6606" w:rsidR="00633D3E" w:rsidRDefault="00633D3E" w:rsidP="00633D3E">
            <w:pPr>
              <w:jc w:val="left"/>
              <w:rPr>
                <w:ins w:id="2317" w:author="Quincey Koziol" w:date="2014-12-04T16:46:00Z"/>
                <w:i/>
                <w:szCs w:val="24"/>
              </w:rPr>
            </w:pPr>
            <w:ins w:id="2318" w:author="Quincey Koziol" w:date="2014-12-04T16:47:00Z">
              <w:r>
                <w:rPr>
                  <w:rFonts w:ascii="Consolas" w:hAnsi="Consolas"/>
                  <w:sz w:val="22"/>
                </w:rPr>
                <w:t>gap_size</w:t>
              </w:r>
            </w:ins>
          </w:p>
        </w:tc>
        <w:tc>
          <w:tcPr>
            <w:tcW w:w="450" w:type="dxa"/>
          </w:tcPr>
          <w:p w14:paraId="2F9D6E23" w14:textId="77777777" w:rsidR="00633D3E" w:rsidRDefault="00633D3E" w:rsidP="00633D3E">
            <w:pPr>
              <w:jc w:val="left"/>
              <w:rPr>
                <w:ins w:id="2319" w:author="Quincey Koziol" w:date="2014-12-04T16:46:00Z"/>
                <w:i/>
                <w:szCs w:val="24"/>
              </w:rPr>
            </w:pPr>
            <w:ins w:id="2320" w:author="Quincey Koziol" w:date="2014-12-04T16:46:00Z">
              <w:r>
                <w:rPr>
                  <w:i/>
                  <w:szCs w:val="24"/>
                </w:rPr>
                <w:t>-</w:t>
              </w:r>
            </w:ins>
          </w:p>
        </w:tc>
        <w:tc>
          <w:tcPr>
            <w:tcW w:w="6894" w:type="dxa"/>
          </w:tcPr>
          <w:p w14:paraId="4596FD78" w14:textId="632F1C78" w:rsidR="00633D3E" w:rsidRPr="00A32A0B" w:rsidRDefault="00F433C8" w:rsidP="00F433C8">
            <w:pPr>
              <w:jc w:val="left"/>
              <w:rPr>
                <w:ins w:id="2321" w:author="Quincey Koziol" w:date="2014-12-04T16:46:00Z"/>
                <w:szCs w:val="24"/>
              </w:rPr>
            </w:pPr>
            <w:ins w:id="2322" w:author="Quincey Koziol" w:date="2014-12-04T16:46:00Z">
              <w:r>
                <w:rPr>
                  <w:szCs w:val="24"/>
                </w:rPr>
                <w:t xml:space="preserve">This parameter indicates the number of printf-formatted </w:t>
              </w:r>
            </w:ins>
            <w:ins w:id="2323" w:author="Quincey Koziol" w:date="2014-12-04T16:58:00Z">
              <w:r w:rsidR="00E32FCB">
                <w:rPr>
                  <w:szCs w:val="24"/>
                </w:rPr>
                <w:t>datasets/</w:t>
              </w:r>
            </w:ins>
            <w:ins w:id="2324" w:author="Quincey Koziol" w:date="2014-12-04T16:46:00Z">
              <w:r>
                <w:rPr>
                  <w:szCs w:val="24"/>
                </w:rPr>
                <w:t>files which can be missing before the l</w:t>
              </w:r>
              <w:r w:rsidR="00E32FCB">
                <w:rPr>
                  <w:szCs w:val="24"/>
                </w:rPr>
                <w:t>ibrary stops searching for more datasets/files</w:t>
              </w:r>
              <w:r w:rsidR="00633D3E">
                <w:rPr>
                  <w:szCs w:val="24"/>
                </w:rPr>
                <w:t>.</w:t>
              </w:r>
            </w:ins>
            <w:ins w:id="2325" w:author="Quincey Koziol" w:date="2014-12-04T16:58:00Z">
              <w:r w:rsidR="00E32FCB">
                <w:rPr>
                  <w:szCs w:val="24"/>
                </w:rPr>
                <w:t xml:space="preserve">  A value of 0 indicates that no gaps are tolerated.</w:t>
              </w:r>
            </w:ins>
            <w:ins w:id="2326" w:author="Quincey Koziol" w:date="2014-12-04T17:01:00Z">
              <w:r w:rsidR="00E32FCB">
                <w:rPr>
                  <w:szCs w:val="24"/>
                </w:rPr>
                <w:t xml:space="preserve">  The default value is a gap size of 10.</w:t>
              </w:r>
            </w:ins>
          </w:p>
        </w:tc>
      </w:tr>
    </w:tbl>
    <w:p w14:paraId="6A69814B" w14:textId="77777777" w:rsidR="00633D3E" w:rsidRDefault="00633D3E" w:rsidP="00633D3E">
      <w:pPr>
        <w:ind w:left="720"/>
        <w:jc w:val="left"/>
        <w:rPr>
          <w:ins w:id="2327" w:author="Quincey Koziol" w:date="2014-12-04T16:46:00Z"/>
          <w:szCs w:val="24"/>
        </w:rPr>
      </w:pPr>
      <w:ins w:id="2328" w:author="Quincey Koziol" w:date="2014-12-04T16:46:00Z">
        <w:r w:rsidRPr="00AC5DB5">
          <w:rPr>
            <w:i/>
            <w:szCs w:val="24"/>
          </w:rPr>
          <w:t>Returns</w:t>
        </w:r>
        <w:r>
          <w:rPr>
            <w:szCs w:val="24"/>
          </w:rPr>
          <w:t>: negative on error, and positive on success.</w:t>
        </w:r>
      </w:ins>
    </w:p>
    <w:p w14:paraId="6B4CC737" w14:textId="686B232A" w:rsidR="00E32FCB" w:rsidRDefault="00E32FCB" w:rsidP="00E32FCB">
      <w:pPr>
        <w:pStyle w:val="Heading4"/>
        <w:rPr>
          <w:ins w:id="2329" w:author="Quincey Koziol" w:date="2014-12-04T17:03:00Z"/>
        </w:rPr>
      </w:pPr>
      <w:bookmarkStart w:id="2330" w:name="H5Pset_virtual_source_path"/>
      <w:bookmarkEnd w:id="2330"/>
      <w:ins w:id="2331" w:author="Quincey Koziol" w:date="2014-12-04T17:03:00Z">
        <w:r>
          <w:t xml:space="preserve">Choose </w:t>
        </w:r>
      </w:ins>
      <w:ins w:id="2332" w:author="Quincey Koziol" w:date="2014-12-04T17:05:00Z">
        <w:r>
          <w:t>path to search for locating source datasets/files</w:t>
        </w:r>
      </w:ins>
    </w:p>
    <w:p w14:paraId="7B837C71" w14:textId="1205354C" w:rsidR="00E32FCB" w:rsidRPr="0055284F" w:rsidRDefault="00E32FCB" w:rsidP="00E32FCB">
      <w:pPr>
        <w:jc w:val="left"/>
        <w:rPr>
          <w:ins w:id="2333" w:author="Quincey Koziol" w:date="2014-12-04T17:03:00Z"/>
          <w:szCs w:val="24"/>
        </w:rPr>
      </w:pPr>
      <w:ins w:id="2334" w:author="Quincey Koziol" w:date="2014-12-04T17:03:00Z">
        <w:r>
          <w:t xml:space="preserve">Virtual datasets can rely on source datasets </w:t>
        </w:r>
      </w:ins>
      <w:ins w:id="2335" w:author="Quincey Koziol" w:date="2014-12-04T17:06:00Z">
        <w:r>
          <w:t xml:space="preserve">whose </w:t>
        </w:r>
      </w:ins>
      <w:ins w:id="2336" w:author="Quincey Koziol" w:date="2014-12-04T17:08:00Z">
        <w:r>
          <w:t xml:space="preserve">containing </w:t>
        </w:r>
      </w:ins>
      <w:ins w:id="2337" w:author="Quincey Koziol" w:date="2014-12-04T17:06:00Z">
        <w:r>
          <w:t>file</w:t>
        </w:r>
      </w:ins>
      <w:ins w:id="2338" w:author="Quincey Koziol" w:date="2014-12-04T17:08:00Z">
        <w:r>
          <w:t>s</w:t>
        </w:r>
      </w:ins>
      <w:ins w:id="2339" w:author="Quincey Koziol" w:date="2014-12-04T17:06:00Z">
        <w:r>
          <w:t xml:space="preserve"> may not be located in the same directory as the virtual dataset.  A path to locate files for source datasets may be specified in one of two ways:</w:t>
        </w:r>
      </w:ins>
      <w:ins w:id="2340" w:author="Quincey Koziol" w:date="2014-12-04T17:08:00Z">
        <w:r>
          <w:t xml:space="preserve"> an environment variable (</w:t>
        </w:r>
      </w:ins>
      <w:ins w:id="2341" w:author="Quincey Koziol" w:date="2014-12-04T17:09:00Z">
        <w:r>
          <w:t>“HDF5_V</w:t>
        </w:r>
      </w:ins>
      <w:ins w:id="2342" w:author="Quincey Koziol" w:date="2014-12-04T17:15:00Z">
        <w:r w:rsidR="004B2C0A">
          <w:t>DS</w:t>
        </w:r>
      </w:ins>
      <w:ins w:id="2343" w:author="Quincey Koziol" w:date="2014-12-04T17:09:00Z">
        <w:r>
          <w:t xml:space="preserve">_SOURCE_PATH”) or with the </w:t>
        </w:r>
        <w:r w:rsidR="00DC2E8E">
          <w:t>following property set on a dataset access property list</w:t>
        </w:r>
      </w:ins>
      <w:ins w:id="2344" w:author="Quincey Koziol" w:date="2014-12-04T17:03:00Z">
        <w:r>
          <w:t>:</w:t>
        </w:r>
      </w:ins>
    </w:p>
    <w:p w14:paraId="7E49F7CE" w14:textId="5544097A" w:rsidR="00E32FCB" w:rsidRDefault="00E32FCB" w:rsidP="00E32FCB">
      <w:pPr>
        <w:jc w:val="left"/>
        <w:rPr>
          <w:ins w:id="2345" w:author="Quincey Koziol" w:date="2014-12-04T17:03:00Z"/>
          <w:rFonts w:ascii="Consolas" w:hAnsi="Consolas"/>
          <w:sz w:val="22"/>
        </w:rPr>
      </w:pPr>
      <w:ins w:id="2346" w:author="Quincey Koziol" w:date="2014-12-04T17:03:00Z">
        <w:r>
          <w:rPr>
            <w:rFonts w:ascii="Consolas" w:hAnsi="Consolas"/>
            <w:sz w:val="22"/>
          </w:rPr>
          <w:t>s</w:t>
        </w:r>
        <w:r w:rsidRPr="00EA0967">
          <w:rPr>
            <w:rFonts w:ascii="Consolas" w:hAnsi="Consolas"/>
            <w:sz w:val="22"/>
          </w:rPr>
          <w:t>tatus</w:t>
        </w:r>
        <w:r>
          <w:t xml:space="preserve"> = </w:t>
        </w:r>
        <w:r w:rsidRPr="002C4D15">
          <w:rPr>
            <w:rFonts w:ascii="Consolas" w:hAnsi="Consolas"/>
            <w:sz w:val="22"/>
          </w:rPr>
          <w:t>H5Pset_virtual_</w:t>
        </w:r>
      </w:ins>
      <w:ins w:id="2347" w:author="Quincey Koziol" w:date="2014-12-04T17:10:00Z">
        <w:r w:rsidR="00DC2E8E">
          <w:rPr>
            <w:rFonts w:ascii="Consolas" w:hAnsi="Consolas"/>
            <w:sz w:val="22"/>
          </w:rPr>
          <w:t>source_path</w:t>
        </w:r>
      </w:ins>
      <w:ins w:id="2348" w:author="Quincey Koziol" w:date="2014-12-04T17:03:00Z">
        <w:r>
          <w:rPr>
            <w:rFonts w:ascii="Consolas" w:hAnsi="Consolas"/>
            <w:sz w:val="22"/>
          </w:rPr>
          <w:t xml:space="preserve">(dapl_id, </w:t>
        </w:r>
      </w:ins>
      <w:ins w:id="2349" w:author="Quincey Koziol" w:date="2014-12-04T17:10:00Z">
        <w:r w:rsidR="00DC2E8E">
          <w:rPr>
            <w:rFonts w:ascii="Consolas" w:hAnsi="Consolas"/>
            <w:sz w:val="22"/>
          </w:rPr>
          <w:t>source_path</w:t>
        </w:r>
      </w:ins>
      <w:ins w:id="2350" w:author="Quincey Koziol" w:date="2014-12-04T17:03:00Z">
        <w:r w:rsidRPr="002C4D15">
          <w:rPr>
            <w:rFonts w:ascii="Consolas" w:hAnsi="Consolas"/>
            <w:sz w:val="22"/>
          </w:rPr>
          <w:t>);</w:t>
        </w:r>
      </w:ins>
    </w:p>
    <w:p w14:paraId="76B4844E" w14:textId="77777777" w:rsidR="00E32FCB" w:rsidRDefault="00E32FCB" w:rsidP="00E32FCB">
      <w:pPr>
        <w:ind w:left="720"/>
        <w:jc w:val="left"/>
        <w:rPr>
          <w:ins w:id="2351" w:author="Quincey Koziol" w:date="2014-12-04T17:03:00Z"/>
          <w:szCs w:val="24"/>
        </w:rPr>
      </w:pPr>
      <w:ins w:id="2352" w:author="Quincey Koziol" w:date="2014-12-04T17:03:00Z">
        <w:r w:rsidRPr="00AC5DB5">
          <w:rPr>
            <w:rFonts w:asciiTheme="majorHAnsi" w:hAnsiTheme="majorHAnsi"/>
            <w:i/>
            <w:szCs w:val="24"/>
          </w:rPr>
          <w:t>Parameters:</w:t>
        </w:r>
      </w:ins>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450"/>
        <w:gridCol w:w="6894"/>
      </w:tblGrid>
      <w:tr w:rsidR="00E32FCB" w14:paraId="595ED7F2" w14:textId="77777777" w:rsidTr="00E32FCB">
        <w:trPr>
          <w:ins w:id="2353" w:author="Quincey Koziol" w:date="2014-12-04T17:03:00Z"/>
        </w:trPr>
        <w:tc>
          <w:tcPr>
            <w:tcW w:w="2088" w:type="dxa"/>
          </w:tcPr>
          <w:p w14:paraId="0644A8E3" w14:textId="77777777" w:rsidR="00E32FCB" w:rsidRDefault="00E32FCB" w:rsidP="00E32FCB">
            <w:pPr>
              <w:jc w:val="left"/>
              <w:rPr>
                <w:ins w:id="2354" w:author="Quincey Koziol" w:date="2014-12-04T17:03:00Z"/>
                <w:i/>
                <w:szCs w:val="24"/>
              </w:rPr>
            </w:pPr>
            <w:ins w:id="2355" w:author="Quincey Koziol" w:date="2014-12-04T17:03:00Z">
              <w:r>
                <w:rPr>
                  <w:rFonts w:ascii="Consolas" w:hAnsi="Consolas"/>
                  <w:sz w:val="22"/>
                </w:rPr>
                <w:t>da</w:t>
              </w:r>
              <w:r w:rsidRPr="002C4D15">
                <w:rPr>
                  <w:rFonts w:ascii="Consolas" w:hAnsi="Consolas"/>
                  <w:sz w:val="22"/>
                </w:rPr>
                <w:t>pl_id</w:t>
              </w:r>
            </w:ins>
          </w:p>
        </w:tc>
        <w:tc>
          <w:tcPr>
            <w:tcW w:w="450" w:type="dxa"/>
          </w:tcPr>
          <w:p w14:paraId="130FCC62" w14:textId="77777777" w:rsidR="00E32FCB" w:rsidRDefault="00E32FCB" w:rsidP="00E32FCB">
            <w:pPr>
              <w:jc w:val="left"/>
              <w:rPr>
                <w:ins w:id="2356" w:author="Quincey Koziol" w:date="2014-12-04T17:03:00Z"/>
                <w:i/>
                <w:szCs w:val="24"/>
              </w:rPr>
            </w:pPr>
            <w:ins w:id="2357" w:author="Quincey Koziol" w:date="2014-12-04T17:03:00Z">
              <w:r>
                <w:rPr>
                  <w:i/>
                  <w:szCs w:val="24"/>
                </w:rPr>
                <w:t>-</w:t>
              </w:r>
            </w:ins>
          </w:p>
        </w:tc>
        <w:tc>
          <w:tcPr>
            <w:tcW w:w="6894" w:type="dxa"/>
          </w:tcPr>
          <w:p w14:paraId="60207CC1" w14:textId="77777777" w:rsidR="00E32FCB" w:rsidRDefault="00E32FCB" w:rsidP="00E32FCB">
            <w:pPr>
              <w:jc w:val="left"/>
              <w:rPr>
                <w:ins w:id="2358" w:author="Quincey Koziol" w:date="2014-12-04T17:03:00Z"/>
                <w:i/>
                <w:szCs w:val="24"/>
              </w:rPr>
            </w:pPr>
            <w:ins w:id="2359" w:author="Quincey Koziol" w:date="2014-12-04T17:03:00Z">
              <w:r w:rsidRPr="00A32A0B">
                <w:rPr>
                  <w:szCs w:val="24"/>
                </w:rPr>
                <w:t xml:space="preserve">The </w:t>
              </w:r>
              <w:r w:rsidRPr="00EA0967">
                <w:rPr>
                  <w:szCs w:val="24"/>
                </w:rPr>
                <w:t xml:space="preserve">dataset </w:t>
              </w:r>
              <w:r>
                <w:rPr>
                  <w:szCs w:val="24"/>
                </w:rPr>
                <w:t>access</w:t>
              </w:r>
              <w:r w:rsidRPr="00EA0967">
                <w:rPr>
                  <w:szCs w:val="24"/>
                </w:rPr>
                <w:t xml:space="preserve"> property </w:t>
              </w:r>
              <w:r>
                <w:rPr>
                  <w:szCs w:val="24"/>
                </w:rPr>
                <w:t xml:space="preserve">identifier </w:t>
              </w:r>
              <w:r w:rsidRPr="00EA0967">
                <w:rPr>
                  <w:szCs w:val="24"/>
                </w:rPr>
                <w:t xml:space="preserve">for </w:t>
              </w:r>
              <w:r>
                <w:rPr>
                  <w:szCs w:val="24"/>
                </w:rPr>
                <w:t xml:space="preserve">accessing the </w:t>
              </w:r>
              <w:r w:rsidRPr="00EA0967">
                <w:rPr>
                  <w:szCs w:val="24"/>
                </w:rPr>
                <w:t>VDS</w:t>
              </w:r>
            </w:ins>
          </w:p>
        </w:tc>
      </w:tr>
      <w:tr w:rsidR="00E32FCB" w14:paraId="67FA306B" w14:textId="77777777" w:rsidTr="00E32FCB">
        <w:trPr>
          <w:ins w:id="2360" w:author="Quincey Koziol" w:date="2014-12-04T17:03:00Z"/>
        </w:trPr>
        <w:tc>
          <w:tcPr>
            <w:tcW w:w="2088" w:type="dxa"/>
          </w:tcPr>
          <w:p w14:paraId="268F44F8" w14:textId="275B32BE" w:rsidR="00E32FCB" w:rsidRDefault="00DC2E8E" w:rsidP="00E32FCB">
            <w:pPr>
              <w:jc w:val="left"/>
              <w:rPr>
                <w:ins w:id="2361" w:author="Quincey Koziol" w:date="2014-12-04T17:03:00Z"/>
                <w:i/>
                <w:szCs w:val="24"/>
              </w:rPr>
            </w:pPr>
            <w:ins w:id="2362" w:author="Quincey Koziol" w:date="2014-12-04T17:10:00Z">
              <w:r>
                <w:rPr>
                  <w:rFonts w:ascii="Consolas" w:hAnsi="Consolas"/>
                  <w:sz w:val="22"/>
                </w:rPr>
                <w:t>source_path</w:t>
              </w:r>
            </w:ins>
          </w:p>
        </w:tc>
        <w:tc>
          <w:tcPr>
            <w:tcW w:w="450" w:type="dxa"/>
          </w:tcPr>
          <w:p w14:paraId="6155A0B4" w14:textId="77777777" w:rsidR="00E32FCB" w:rsidRDefault="00E32FCB" w:rsidP="00E32FCB">
            <w:pPr>
              <w:jc w:val="left"/>
              <w:rPr>
                <w:ins w:id="2363" w:author="Quincey Koziol" w:date="2014-12-04T17:03:00Z"/>
                <w:i/>
                <w:szCs w:val="24"/>
              </w:rPr>
            </w:pPr>
            <w:ins w:id="2364" w:author="Quincey Koziol" w:date="2014-12-04T17:03:00Z">
              <w:r>
                <w:rPr>
                  <w:i/>
                  <w:szCs w:val="24"/>
                </w:rPr>
                <w:t>-</w:t>
              </w:r>
            </w:ins>
          </w:p>
        </w:tc>
        <w:tc>
          <w:tcPr>
            <w:tcW w:w="6894" w:type="dxa"/>
          </w:tcPr>
          <w:p w14:paraId="2D030597" w14:textId="758E988D" w:rsidR="00E32FCB" w:rsidRPr="00A32A0B" w:rsidRDefault="00DC2E8E">
            <w:pPr>
              <w:jc w:val="left"/>
              <w:rPr>
                <w:ins w:id="2365" w:author="Quincey Koziol" w:date="2014-12-04T17:03:00Z"/>
                <w:szCs w:val="24"/>
              </w:rPr>
            </w:pPr>
            <w:ins w:id="2366" w:author="Quincey Koziol" w:date="2014-12-04T17:03:00Z">
              <w:r>
                <w:rPr>
                  <w:szCs w:val="24"/>
                </w:rPr>
                <w:t xml:space="preserve">This parameter </w:t>
              </w:r>
            </w:ins>
            <w:ins w:id="2367" w:author="Quincey Koziol" w:date="2014-12-04T17:12:00Z">
              <w:r>
                <w:rPr>
                  <w:szCs w:val="24"/>
                </w:rPr>
                <w:t>is a string containing</w:t>
              </w:r>
            </w:ins>
            <w:ins w:id="2368" w:author="Quincey Koziol" w:date="2014-12-04T17:03:00Z">
              <w:r>
                <w:rPr>
                  <w:szCs w:val="24"/>
                </w:rPr>
                <w:t xml:space="preserve"> a </w:t>
              </w:r>
              <w:r w:rsidR="004B2C0A">
                <w:rPr>
                  <w:szCs w:val="24"/>
                </w:rPr>
                <w:t>colon-</w:t>
              </w:r>
              <w:r>
                <w:rPr>
                  <w:szCs w:val="24"/>
                </w:rPr>
                <w:t xml:space="preserve">separated </w:t>
              </w:r>
            </w:ins>
            <w:ins w:id="2369" w:author="Quincey Koziol" w:date="2014-12-04T17:12:00Z">
              <w:r>
                <w:rPr>
                  <w:szCs w:val="24"/>
                </w:rPr>
                <w:t xml:space="preserve">list of paths to search </w:t>
              </w:r>
            </w:ins>
            <w:ins w:id="2370" w:author="Quincey Koziol" w:date="2014-12-04T17:13:00Z">
              <w:r>
                <w:rPr>
                  <w:szCs w:val="24"/>
                </w:rPr>
                <w:t>for files containing source datasets</w:t>
              </w:r>
            </w:ins>
            <w:ins w:id="2371" w:author="Quincey Koziol" w:date="2014-12-04T17:03:00Z">
              <w:r w:rsidR="00E32FCB">
                <w:rPr>
                  <w:szCs w:val="24"/>
                </w:rPr>
                <w:t>.</w:t>
              </w:r>
            </w:ins>
            <w:ins w:id="2372" w:author="Quincey Koziol" w:date="2014-12-04T17:14:00Z">
              <w:r w:rsidR="004B2C0A">
                <w:rPr>
                  <w:szCs w:val="24"/>
                </w:rPr>
                <w:t xml:space="preserve">  The default value is the null string (</w:t>
              </w:r>
            </w:ins>
            <w:ins w:id="2373" w:author="Quincey Koziol" w:date="2014-12-04T17:15:00Z">
              <w:r w:rsidR="004B2C0A">
                <w:rPr>
                  <w:szCs w:val="24"/>
                </w:rPr>
                <w:t xml:space="preserve">“”).  The </w:t>
              </w:r>
            </w:ins>
            <w:ins w:id="2374" w:author="Quincey Koziol" w:date="2014-12-04T17:16:00Z">
              <w:r w:rsidR="004B2C0A">
                <w:rPr>
                  <w:szCs w:val="24"/>
                </w:rPr>
                <w:t xml:space="preserve">paths specified by the </w:t>
              </w:r>
            </w:ins>
            <w:ins w:id="2375" w:author="Quincey Koziol" w:date="2014-12-04T17:15:00Z">
              <w:r w:rsidR="004B2C0A">
                <w:rPr>
                  <w:szCs w:val="24"/>
                </w:rPr>
                <w:t>“HDF5_VDS_SOURCE_PATH</w:t>
              </w:r>
            </w:ins>
            <w:ins w:id="2376" w:author="Quincey Koziol" w:date="2014-12-04T17:16:00Z">
              <w:r w:rsidR="004B2C0A">
                <w:rPr>
                  <w:szCs w:val="24"/>
                </w:rPr>
                <w:t xml:space="preserve">” environment variable </w:t>
              </w:r>
            </w:ins>
            <w:ins w:id="2377" w:author="Quincey Koziol" w:date="2014-12-07T00:20:00Z">
              <w:r w:rsidR="00906486">
                <w:rPr>
                  <w:szCs w:val="24"/>
                </w:rPr>
                <w:t>are</w:t>
              </w:r>
            </w:ins>
            <w:ins w:id="2378" w:author="Quincey Koziol" w:date="2014-12-04T17:16:00Z">
              <w:r w:rsidR="004B2C0A">
                <w:rPr>
                  <w:szCs w:val="24"/>
                </w:rPr>
                <w:t xml:space="preserve"> searched before the paths specified by this property.</w:t>
              </w:r>
            </w:ins>
          </w:p>
        </w:tc>
      </w:tr>
    </w:tbl>
    <w:p w14:paraId="04206C6A" w14:textId="77777777" w:rsidR="00E32FCB" w:rsidRDefault="00E32FCB" w:rsidP="00E32FCB">
      <w:pPr>
        <w:ind w:left="720"/>
        <w:jc w:val="left"/>
        <w:rPr>
          <w:ins w:id="2379" w:author="Quincey Koziol" w:date="2014-12-04T17:03:00Z"/>
          <w:szCs w:val="24"/>
        </w:rPr>
      </w:pPr>
      <w:ins w:id="2380" w:author="Quincey Koziol" w:date="2014-12-04T17:03:00Z">
        <w:r w:rsidRPr="00AC5DB5">
          <w:rPr>
            <w:i/>
            <w:szCs w:val="24"/>
          </w:rPr>
          <w:t>Returns</w:t>
        </w:r>
        <w:r>
          <w:rPr>
            <w:szCs w:val="24"/>
          </w:rPr>
          <w:t>: negative on error, and positive on success.</w:t>
        </w:r>
      </w:ins>
    </w:p>
    <w:p w14:paraId="63B5889B" w14:textId="574FFD52" w:rsidR="00685C2F" w:rsidRDefault="00626923" w:rsidP="007525AC">
      <w:pPr>
        <w:pStyle w:val="Heading1"/>
      </w:pPr>
      <w:r>
        <w:t>Use Case Implementation</w:t>
      </w:r>
    </w:p>
    <w:p w14:paraId="64CAC270" w14:textId="6BDEB2B8" w:rsidR="00415DBD" w:rsidRDefault="00685C2F" w:rsidP="00C136C8">
      <w:pPr>
        <w:rPr>
          <w:szCs w:val="24"/>
        </w:rPr>
      </w:pPr>
      <w:r>
        <w:rPr>
          <w:szCs w:val="24"/>
        </w:rPr>
        <w:t xml:space="preserve">This section will provide </w:t>
      </w:r>
      <w:ins w:id="2381" w:author="Quincey Koziol" w:date="2014-12-07T00:23:00Z">
        <w:r w:rsidR="00906486">
          <w:rPr>
            <w:szCs w:val="24"/>
          </w:rPr>
          <w:t xml:space="preserve">pseudocode </w:t>
        </w:r>
      </w:ins>
      <w:r>
        <w:rPr>
          <w:szCs w:val="24"/>
        </w:rPr>
        <w:t xml:space="preserve">examples how the programming model </w:t>
      </w:r>
      <w:r w:rsidR="005026C2">
        <w:rPr>
          <w:szCs w:val="24"/>
        </w:rPr>
        <w:t>introduced</w:t>
      </w:r>
      <w:r>
        <w:rPr>
          <w:szCs w:val="24"/>
        </w:rPr>
        <w:t xml:space="preserve"> in section </w:t>
      </w:r>
      <w:del w:id="2382" w:author="Quincey Koziol" w:date="2014-12-07T00:20:00Z">
        <w:r w:rsidDel="00906486">
          <w:rPr>
            <w:szCs w:val="24"/>
          </w:rPr>
          <w:fldChar w:fldCharType="begin"/>
        </w:r>
        <w:r w:rsidDel="00906486">
          <w:rPr>
            <w:szCs w:val="24"/>
          </w:rPr>
          <w:delInstrText xml:space="preserve"> REF _Ref239695691 \r \h </w:delInstrText>
        </w:r>
        <w:r w:rsidDel="00906486">
          <w:rPr>
            <w:szCs w:val="24"/>
          </w:rPr>
        </w:r>
        <w:r w:rsidDel="00906486">
          <w:rPr>
            <w:szCs w:val="24"/>
          </w:rPr>
          <w:fldChar w:fldCharType="separate"/>
        </w:r>
        <w:r w:rsidR="00EA3188" w:rsidDel="00906486">
          <w:rPr>
            <w:szCs w:val="24"/>
          </w:rPr>
          <w:delText>6</w:delText>
        </w:r>
        <w:r w:rsidDel="00906486">
          <w:rPr>
            <w:szCs w:val="24"/>
          </w:rPr>
          <w:fldChar w:fldCharType="end"/>
        </w:r>
        <w:r w:rsidR="009843B7" w:rsidDel="00906486">
          <w:rPr>
            <w:szCs w:val="24"/>
          </w:rPr>
          <w:delText xml:space="preserve"> </w:delText>
        </w:r>
      </w:del>
      <w:ins w:id="2383" w:author="Quincey Koziol" w:date="2014-12-07T00:20:00Z">
        <w:r w:rsidR="00906486">
          <w:rPr>
            <w:szCs w:val="24"/>
          </w:rPr>
          <w:t xml:space="preserve">5 </w:t>
        </w:r>
      </w:ins>
      <w:r w:rsidR="009843B7">
        <w:rPr>
          <w:szCs w:val="24"/>
        </w:rPr>
        <w:t xml:space="preserve">can be applied to create VDS for the use cases </w:t>
      </w:r>
      <w:del w:id="2384" w:author="Quincey Koziol" w:date="2014-12-07T00:20:00Z">
        <w:r w:rsidR="009843B7" w:rsidDel="00906486">
          <w:rPr>
            <w:szCs w:val="24"/>
          </w:rPr>
          <w:fldChar w:fldCharType="begin"/>
        </w:r>
        <w:r w:rsidR="009843B7" w:rsidDel="00906486">
          <w:rPr>
            <w:szCs w:val="24"/>
          </w:rPr>
          <w:delInstrText xml:space="preserve"> REF _Ref238638153 \r \h </w:delInstrText>
        </w:r>
        <w:r w:rsidR="009843B7" w:rsidDel="00906486">
          <w:rPr>
            <w:szCs w:val="24"/>
          </w:rPr>
        </w:r>
        <w:r w:rsidR="009843B7" w:rsidDel="00906486">
          <w:rPr>
            <w:szCs w:val="24"/>
          </w:rPr>
          <w:fldChar w:fldCharType="separate"/>
        </w:r>
        <w:r w:rsidR="00EA3188" w:rsidDel="00906486">
          <w:rPr>
            <w:szCs w:val="24"/>
          </w:rPr>
          <w:delText>5.1</w:delText>
        </w:r>
        <w:r w:rsidR="009843B7" w:rsidDel="00906486">
          <w:rPr>
            <w:szCs w:val="24"/>
          </w:rPr>
          <w:fldChar w:fldCharType="end"/>
        </w:r>
      </w:del>
      <w:ins w:id="2385" w:author="Quincey Koziol" w:date="2014-12-07T00:20:00Z">
        <w:r w:rsidR="00906486">
          <w:rPr>
            <w:szCs w:val="24"/>
          </w:rPr>
          <w:fldChar w:fldCharType="begin"/>
        </w:r>
        <w:r w:rsidR="00906486">
          <w:rPr>
            <w:szCs w:val="24"/>
          </w:rPr>
          <w:instrText xml:space="preserve"> REF _Ref238638153 \r \h </w:instrText>
        </w:r>
      </w:ins>
      <w:r w:rsidR="00906486">
        <w:rPr>
          <w:szCs w:val="24"/>
        </w:rPr>
      </w:r>
      <w:ins w:id="2386" w:author="Quincey Koziol" w:date="2014-12-07T00:20:00Z">
        <w:r w:rsidR="00906486">
          <w:rPr>
            <w:szCs w:val="24"/>
          </w:rPr>
          <w:fldChar w:fldCharType="separate"/>
        </w:r>
        <w:r w:rsidR="00906486">
          <w:rPr>
            <w:szCs w:val="24"/>
          </w:rPr>
          <w:t>3.1</w:t>
        </w:r>
        <w:r w:rsidR="00906486">
          <w:rPr>
            <w:szCs w:val="24"/>
          </w:rPr>
          <w:fldChar w:fldCharType="end"/>
        </w:r>
      </w:ins>
      <w:r w:rsidR="009843B7">
        <w:rPr>
          <w:szCs w:val="24"/>
        </w:rPr>
        <w:t xml:space="preserve">, </w:t>
      </w:r>
      <w:del w:id="2387" w:author="Quincey Koziol" w:date="2014-12-07T00:21:00Z">
        <w:r w:rsidR="009843B7" w:rsidDel="00906486">
          <w:rPr>
            <w:szCs w:val="24"/>
          </w:rPr>
          <w:fldChar w:fldCharType="begin"/>
        </w:r>
        <w:r w:rsidR="009843B7" w:rsidDel="00906486">
          <w:rPr>
            <w:szCs w:val="24"/>
          </w:rPr>
          <w:delInstrText xml:space="preserve"> REF _Ref239695816 \r \h </w:delInstrText>
        </w:r>
        <w:r w:rsidR="009843B7" w:rsidDel="00906486">
          <w:rPr>
            <w:szCs w:val="24"/>
          </w:rPr>
        </w:r>
        <w:r w:rsidR="009843B7" w:rsidDel="00906486">
          <w:rPr>
            <w:szCs w:val="24"/>
          </w:rPr>
          <w:fldChar w:fldCharType="separate"/>
        </w:r>
        <w:r w:rsidR="00EA3188" w:rsidDel="00906486">
          <w:rPr>
            <w:szCs w:val="24"/>
          </w:rPr>
          <w:delText>5.3</w:delText>
        </w:r>
        <w:r w:rsidR="009843B7" w:rsidDel="00906486">
          <w:rPr>
            <w:szCs w:val="24"/>
          </w:rPr>
          <w:fldChar w:fldCharType="end"/>
        </w:r>
      </w:del>
      <w:ins w:id="2388" w:author="Quincey Koziol" w:date="2014-12-07T00:21:00Z">
        <w:r w:rsidR="00906486">
          <w:rPr>
            <w:szCs w:val="24"/>
          </w:rPr>
          <w:fldChar w:fldCharType="begin"/>
        </w:r>
        <w:r w:rsidR="00906486">
          <w:rPr>
            <w:szCs w:val="24"/>
          </w:rPr>
          <w:instrText xml:space="preserve"> REF _Ref239695816 \r \h </w:instrText>
        </w:r>
      </w:ins>
      <w:r w:rsidR="00906486">
        <w:rPr>
          <w:szCs w:val="24"/>
        </w:rPr>
      </w:r>
      <w:ins w:id="2389" w:author="Quincey Koziol" w:date="2014-12-07T00:21:00Z">
        <w:r w:rsidR="00906486">
          <w:rPr>
            <w:szCs w:val="24"/>
          </w:rPr>
          <w:fldChar w:fldCharType="separate"/>
        </w:r>
        <w:r w:rsidR="00906486">
          <w:rPr>
            <w:szCs w:val="24"/>
          </w:rPr>
          <w:t>3.3</w:t>
        </w:r>
        <w:r w:rsidR="00906486">
          <w:rPr>
            <w:szCs w:val="24"/>
          </w:rPr>
          <w:fldChar w:fldCharType="end"/>
        </w:r>
      </w:ins>
      <w:r w:rsidR="009843B7">
        <w:rPr>
          <w:szCs w:val="24"/>
        </w:rPr>
        <w:t xml:space="preserve">, </w:t>
      </w:r>
      <w:del w:id="2390" w:author="Quincey Koziol" w:date="2014-12-07T00:21:00Z">
        <w:r w:rsidR="009843B7" w:rsidDel="00906486">
          <w:rPr>
            <w:szCs w:val="24"/>
          </w:rPr>
          <w:fldChar w:fldCharType="begin"/>
        </w:r>
        <w:r w:rsidR="009843B7" w:rsidDel="00906486">
          <w:rPr>
            <w:szCs w:val="24"/>
          </w:rPr>
          <w:delInstrText xml:space="preserve"> REF _Ref239695841 \r \h </w:delInstrText>
        </w:r>
        <w:r w:rsidR="009843B7" w:rsidDel="00906486">
          <w:rPr>
            <w:szCs w:val="24"/>
          </w:rPr>
        </w:r>
        <w:r w:rsidR="009843B7" w:rsidDel="00906486">
          <w:rPr>
            <w:szCs w:val="24"/>
          </w:rPr>
          <w:fldChar w:fldCharType="separate"/>
        </w:r>
        <w:r w:rsidR="00EA3188" w:rsidDel="00906486">
          <w:rPr>
            <w:szCs w:val="24"/>
          </w:rPr>
          <w:delText>5.4</w:delText>
        </w:r>
        <w:r w:rsidR="009843B7" w:rsidDel="00906486">
          <w:rPr>
            <w:szCs w:val="24"/>
          </w:rPr>
          <w:fldChar w:fldCharType="end"/>
        </w:r>
      </w:del>
      <w:ins w:id="2391" w:author="Quincey Koziol" w:date="2014-12-07T00:21:00Z">
        <w:r w:rsidR="00906486">
          <w:rPr>
            <w:szCs w:val="24"/>
          </w:rPr>
          <w:fldChar w:fldCharType="begin"/>
        </w:r>
        <w:r w:rsidR="00906486">
          <w:rPr>
            <w:szCs w:val="24"/>
          </w:rPr>
          <w:instrText xml:space="preserve"> REF _Ref239695841 \r \h </w:instrText>
        </w:r>
      </w:ins>
      <w:r w:rsidR="00906486">
        <w:rPr>
          <w:szCs w:val="24"/>
        </w:rPr>
      </w:r>
      <w:ins w:id="2392" w:author="Quincey Koziol" w:date="2014-12-07T00:21:00Z">
        <w:r w:rsidR="00906486">
          <w:rPr>
            <w:szCs w:val="24"/>
          </w:rPr>
          <w:fldChar w:fldCharType="separate"/>
        </w:r>
        <w:r w:rsidR="00906486">
          <w:rPr>
            <w:szCs w:val="24"/>
          </w:rPr>
          <w:t>3.4</w:t>
        </w:r>
        <w:r w:rsidR="00906486">
          <w:rPr>
            <w:szCs w:val="24"/>
          </w:rPr>
          <w:fldChar w:fldCharType="end"/>
        </w:r>
      </w:ins>
      <w:r w:rsidR="009843B7">
        <w:rPr>
          <w:szCs w:val="24"/>
        </w:rPr>
        <w:t xml:space="preserve"> and </w:t>
      </w:r>
      <w:del w:id="2393" w:author="Quincey Koziol" w:date="2014-12-07T00:21:00Z">
        <w:r w:rsidR="009843B7" w:rsidDel="00906486">
          <w:rPr>
            <w:szCs w:val="24"/>
          </w:rPr>
          <w:fldChar w:fldCharType="begin"/>
        </w:r>
        <w:r w:rsidR="009843B7" w:rsidDel="00906486">
          <w:rPr>
            <w:szCs w:val="24"/>
          </w:rPr>
          <w:delInstrText xml:space="preserve"> REF _Ref239695857 \r \h </w:delInstrText>
        </w:r>
        <w:r w:rsidR="009843B7" w:rsidDel="00906486">
          <w:rPr>
            <w:szCs w:val="24"/>
          </w:rPr>
        </w:r>
        <w:r w:rsidR="009843B7" w:rsidDel="00906486">
          <w:rPr>
            <w:szCs w:val="24"/>
          </w:rPr>
          <w:fldChar w:fldCharType="separate"/>
        </w:r>
        <w:r w:rsidR="00EA3188" w:rsidDel="00906486">
          <w:rPr>
            <w:szCs w:val="24"/>
          </w:rPr>
          <w:delText>5.5</w:delText>
        </w:r>
        <w:r w:rsidR="009843B7" w:rsidDel="00906486">
          <w:rPr>
            <w:szCs w:val="24"/>
          </w:rPr>
          <w:fldChar w:fldCharType="end"/>
        </w:r>
      </w:del>
      <w:ins w:id="2394" w:author="Quincey Koziol" w:date="2014-12-07T00:21:00Z">
        <w:r w:rsidR="00906486">
          <w:rPr>
            <w:szCs w:val="24"/>
          </w:rPr>
          <w:fldChar w:fldCharType="begin"/>
        </w:r>
        <w:r w:rsidR="00906486">
          <w:rPr>
            <w:szCs w:val="24"/>
          </w:rPr>
          <w:instrText xml:space="preserve"> REF _Ref239695857 \r \h </w:instrText>
        </w:r>
      </w:ins>
      <w:r w:rsidR="00906486">
        <w:rPr>
          <w:szCs w:val="24"/>
        </w:rPr>
      </w:r>
      <w:ins w:id="2395" w:author="Quincey Koziol" w:date="2014-12-07T00:21:00Z">
        <w:r w:rsidR="00906486">
          <w:rPr>
            <w:szCs w:val="24"/>
          </w:rPr>
          <w:fldChar w:fldCharType="separate"/>
        </w:r>
        <w:r w:rsidR="00906486">
          <w:rPr>
            <w:szCs w:val="24"/>
          </w:rPr>
          <w:t>3.5</w:t>
        </w:r>
        <w:r w:rsidR="00906486">
          <w:rPr>
            <w:szCs w:val="24"/>
          </w:rPr>
          <w:fldChar w:fldCharType="end"/>
        </w:r>
      </w:ins>
      <w:r w:rsidR="009843B7">
        <w:rPr>
          <w:szCs w:val="24"/>
        </w:rPr>
        <w:t>.</w:t>
      </w:r>
    </w:p>
    <w:p w14:paraId="71316C9D" w14:textId="1506C364" w:rsidR="00415DBD" w:rsidRDefault="0020503C" w:rsidP="002E7285">
      <w:pPr>
        <w:pStyle w:val="Heading2"/>
      </w:pPr>
      <w:bookmarkStart w:id="2396" w:name="_Ref239837601"/>
      <w:r>
        <w:t>Ex</w:t>
      </w:r>
      <w:r w:rsidR="005D4B79">
        <w:t>c</w:t>
      </w:r>
      <w:r>
        <w:t>alibur use case</w:t>
      </w:r>
      <w:bookmarkEnd w:id="2396"/>
    </w:p>
    <w:p w14:paraId="2B644905" w14:textId="06AB3A05" w:rsidR="005D4B79" w:rsidRDefault="004F59DA" w:rsidP="005D4B79">
      <w:r>
        <w:t>For this use</w:t>
      </w:r>
      <w:ins w:id="2397" w:author="Quincey Koziol" w:date="2014-12-07T00:21:00Z">
        <w:r w:rsidR="00906486">
          <w:t>,</w:t>
        </w:r>
      </w:ins>
      <w:r>
        <w:t xml:space="preserve"> case source datasets do not exist at the time we create</w:t>
      </w:r>
      <w:ins w:id="2398" w:author="Quincey Koziol" w:date="2014-12-07T00:21:00Z">
        <w:r w:rsidR="00906486">
          <w:t xml:space="preserve"> the</w:t>
        </w:r>
      </w:ins>
      <w:r>
        <w:t xml:space="preserve"> VDS. The source HDF5 files and datasets will be written by independent processes and will be available for application</w:t>
      </w:r>
      <w:ins w:id="2399" w:author="Quincey Koziol" w:date="2014-12-07T00:21:00Z">
        <w:r w:rsidR="00906486">
          <w:t>s</w:t>
        </w:r>
      </w:ins>
      <w:r>
        <w:t xml:space="preserve"> that access </w:t>
      </w:r>
      <w:ins w:id="2400" w:author="Quincey Koziol" w:date="2014-12-07T00:21:00Z">
        <w:r w:rsidR="00906486">
          <w:t xml:space="preserve">the </w:t>
        </w:r>
      </w:ins>
      <w:r>
        <w:t>VDS.</w:t>
      </w:r>
    </w:p>
    <w:p w14:paraId="3DC3AFA6" w14:textId="1EC9378B" w:rsidR="004F59DA" w:rsidRDefault="004F59DA" w:rsidP="005D4B79">
      <w:r>
        <w:t xml:space="preserve">We will start with the Programming model step 2 </w:t>
      </w:r>
      <w:ins w:id="2401" w:author="Quincey Koziol" w:date="2014-12-07T00:21:00Z">
        <w:r w:rsidR="00906486">
          <w:t xml:space="preserve">- </w:t>
        </w:r>
      </w:ins>
      <w:r>
        <w:t xml:space="preserve">defining creation properties and dataspace for </w:t>
      </w:r>
      <w:ins w:id="2402" w:author="Quincey Koziol" w:date="2014-12-07T00:21:00Z">
        <w:r w:rsidR="00906486">
          <w:t xml:space="preserve">the </w:t>
        </w:r>
      </w:ins>
      <w:r>
        <w:t xml:space="preserve">VDS, then we will proceed with selecting elements in each of the source datasets and the corresponding elements in </w:t>
      </w:r>
      <w:ins w:id="2403" w:author="Quincey Koziol" w:date="2014-12-07T00:21:00Z">
        <w:r w:rsidR="00906486">
          <w:t xml:space="preserve">the </w:t>
        </w:r>
      </w:ins>
      <w:r>
        <w:t>VDS</w:t>
      </w:r>
      <w:r w:rsidR="002A2D38">
        <w:t xml:space="preserve">, and mapping </w:t>
      </w:r>
      <w:r>
        <w:t>before creating</w:t>
      </w:r>
      <w:ins w:id="2404" w:author="Quincey Koziol" w:date="2014-12-07T00:22:00Z">
        <w:r w:rsidR="00906486">
          <w:t xml:space="preserve"> the</w:t>
        </w:r>
      </w:ins>
      <w:r>
        <w:t xml:space="preserve"> VDS.</w:t>
      </w:r>
    </w:p>
    <w:p w14:paraId="089E365A" w14:textId="0393659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Set creation property to be used in mapping </w:t>
      </w:r>
      <w:r w:rsidR="002A070E">
        <w:rPr>
          <w:rFonts w:ascii="Consolas" w:hAnsi="Consolas"/>
          <w:sz w:val="20"/>
          <w:szCs w:val="20"/>
        </w:rPr>
        <w:t xml:space="preserve">definition </w:t>
      </w:r>
      <w:r w:rsidRPr="00CB6EEA">
        <w:rPr>
          <w:rFonts w:ascii="Consolas" w:hAnsi="Consolas"/>
          <w:sz w:val="20"/>
          <w:szCs w:val="20"/>
        </w:rPr>
        <w:t>*/</w:t>
      </w:r>
    </w:p>
    <w:p w14:paraId="78B127A9" w14:textId="77777777" w:rsidR="002A070E" w:rsidRDefault="005F34CB" w:rsidP="002A070E">
      <w:pPr>
        <w:ind w:firstLine="720"/>
        <w:rPr>
          <w:rFonts w:ascii="Consolas" w:hAnsi="Consolas" w:cs="Menlo Regular"/>
          <w:color w:val="000000"/>
          <w:sz w:val="20"/>
          <w:szCs w:val="20"/>
        </w:rPr>
      </w:pPr>
      <w:r>
        <w:rPr>
          <w:rFonts w:ascii="Consolas" w:hAnsi="Consolas" w:cs="Menlo Regular"/>
          <w:color w:val="000000"/>
          <w:sz w:val="20"/>
          <w:szCs w:val="20"/>
        </w:rPr>
        <w:t>v</w:t>
      </w:r>
      <w:r w:rsidR="00BC58CC" w:rsidRPr="00CB6EEA">
        <w:rPr>
          <w:rFonts w:ascii="Consolas" w:hAnsi="Consolas" w:cs="Menlo Regular"/>
          <w:color w:val="000000"/>
          <w:sz w:val="20"/>
          <w:szCs w:val="20"/>
        </w:rPr>
        <w:t>dcpl_</w:t>
      </w:r>
      <w:r w:rsidRPr="00CB6EEA">
        <w:rPr>
          <w:rFonts w:ascii="Consolas" w:hAnsi="Consolas" w:cs="Menlo Regular"/>
          <w:color w:val="000000"/>
          <w:sz w:val="20"/>
          <w:szCs w:val="20"/>
        </w:rPr>
        <w:t xml:space="preserve"> </w:t>
      </w:r>
      <w:r w:rsidR="00BC58CC" w:rsidRPr="00CB6EEA">
        <w:rPr>
          <w:rFonts w:ascii="Consolas" w:hAnsi="Consolas" w:cs="Menlo Regular"/>
          <w:color w:val="000000"/>
          <w:sz w:val="20"/>
          <w:szCs w:val="20"/>
        </w:rPr>
        <w:t>id = H5Pcreate (H5P_DATASET_CREATE)</w:t>
      </w:r>
      <w:r w:rsidR="002A070E">
        <w:rPr>
          <w:rFonts w:ascii="Consolas" w:hAnsi="Consolas" w:cs="Menlo Regular"/>
          <w:color w:val="000000"/>
          <w:sz w:val="20"/>
          <w:szCs w:val="20"/>
        </w:rPr>
        <w:t>;</w:t>
      </w:r>
    </w:p>
    <w:p w14:paraId="2A25BE52" w14:textId="3F4B67AB" w:rsidR="00BC58CC" w:rsidRPr="00CB6EEA" w:rsidRDefault="00BC58CC" w:rsidP="002A070E">
      <w:pPr>
        <w:ind w:firstLine="720"/>
        <w:rPr>
          <w:rFonts w:ascii="Consolas" w:hAnsi="Consolas"/>
          <w:sz w:val="20"/>
          <w:szCs w:val="20"/>
        </w:rPr>
      </w:pPr>
      <w:r w:rsidRPr="00CB6EEA">
        <w:rPr>
          <w:rFonts w:ascii="Consolas" w:hAnsi="Consolas"/>
          <w:sz w:val="20"/>
          <w:szCs w:val="20"/>
        </w:rPr>
        <w:t>H5Pset_virtual(</w:t>
      </w:r>
      <w:r w:rsidR="005F34CB">
        <w:rPr>
          <w:rFonts w:ascii="Consolas" w:hAnsi="Consolas"/>
          <w:sz w:val="20"/>
          <w:szCs w:val="20"/>
        </w:rPr>
        <w:t>vdcpl_</w:t>
      </w:r>
      <w:r w:rsidRPr="00CB6EEA">
        <w:rPr>
          <w:rFonts w:ascii="Consolas" w:hAnsi="Consolas"/>
          <w:sz w:val="20"/>
          <w:szCs w:val="20"/>
        </w:rPr>
        <w:t>id);</w:t>
      </w:r>
    </w:p>
    <w:p w14:paraId="05031999" w14:textId="3B30B218" w:rsidR="00BC58CC" w:rsidRPr="00CB6EEA" w:rsidRDefault="00BC58CC" w:rsidP="00BC58CC">
      <w:pPr>
        <w:ind w:firstLine="720"/>
        <w:rPr>
          <w:rFonts w:ascii="Consolas" w:hAnsi="Consolas"/>
          <w:sz w:val="20"/>
          <w:szCs w:val="20"/>
        </w:rPr>
      </w:pPr>
      <w:r w:rsidRPr="00CB6EEA">
        <w:rPr>
          <w:rFonts w:ascii="Consolas" w:hAnsi="Consolas"/>
          <w:sz w:val="20"/>
          <w:szCs w:val="20"/>
        </w:rPr>
        <w:t xml:space="preserve">/* </w:t>
      </w:r>
      <w:r w:rsidR="000A397F">
        <w:rPr>
          <w:rFonts w:ascii="Consolas" w:hAnsi="Consolas"/>
          <w:sz w:val="20"/>
          <w:szCs w:val="20"/>
        </w:rPr>
        <w:t>C</w:t>
      </w:r>
      <w:r w:rsidRPr="00CB6EEA">
        <w:rPr>
          <w:rFonts w:ascii="Consolas" w:hAnsi="Consolas"/>
          <w:sz w:val="20"/>
          <w:szCs w:val="20"/>
        </w:rPr>
        <w:t>reate a dataspace for virtual dataset VDS */</w:t>
      </w:r>
    </w:p>
    <w:p w14:paraId="65913554" w14:textId="33129B5B" w:rsidR="002A070E" w:rsidRDefault="00BC58CC" w:rsidP="002A070E">
      <w:pPr>
        <w:ind w:firstLine="720"/>
        <w:rPr>
          <w:rFonts w:ascii="Consolas" w:hAnsi="Consolas"/>
          <w:sz w:val="20"/>
          <w:szCs w:val="20"/>
        </w:rPr>
      </w:pPr>
      <w:r w:rsidRPr="00CB6EEA">
        <w:rPr>
          <w:rFonts w:ascii="Consolas" w:hAnsi="Consolas"/>
          <w:sz w:val="20"/>
          <w:szCs w:val="20"/>
        </w:rPr>
        <w:t>N = 3</w:t>
      </w:r>
      <w:ins w:id="2405" w:author="Quincey Koziol" w:date="2014-12-07T00:22:00Z">
        <w:r w:rsidR="00906486">
          <w:rPr>
            <w:rFonts w:ascii="Consolas" w:hAnsi="Consolas"/>
            <w:sz w:val="20"/>
            <w:szCs w:val="20"/>
          </w:rPr>
          <w:t xml:space="preserve"> * </w:t>
        </w:r>
      </w:ins>
      <w:r w:rsidR="000A397F">
        <w:rPr>
          <w:rFonts w:ascii="Consolas" w:hAnsi="Consolas"/>
          <w:sz w:val="20"/>
          <w:szCs w:val="20"/>
        </w:rPr>
        <w:t xml:space="preserve">(k + </w:t>
      </w:r>
      <w:r w:rsidRPr="00CB6EEA">
        <w:rPr>
          <w:rFonts w:ascii="Consolas" w:hAnsi="Consolas"/>
          <w:sz w:val="20"/>
          <w:szCs w:val="20"/>
        </w:rPr>
        <w:t>n</w:t>
      </w:r>
      <w:r w:rsidR="000A397F">
        <w:rPr>
          <w:rFonts w:ascii="Consolas" w:hAnsi="Consolas"/>
          <w:sz w:val="20"/>
          <w:szCs w:val="20"/>
        </w:rPr>
        <w:t xml:space="preserve">); /* See Figure </w:t>
      </w:r>
      <w:ins w:id="2406" w:author="Quincey Koziol" w:date="2014-12-07T00:22:00Z">
        <w:r w:rsidR="00906486">
          <w:rPr>
            <w:rFonts w:ascii="Consolas" w:hAnsi="Consolas"/>
            <w:sz w:val="20"/>
            <w:szCs w:val="20"/>
          </w:rPr>
          <w:t>in section 3.</w:t>
        </w:r>
      </w:ins>
      <w:r w:rsidR="000A397F">
        <w:rPr>
          <w:rFonts w:ascii="Consolas" w:hAnsi="Consolas"/>
          <w:sz w:val="20"/>
          <w:szCs w:val="20"/>
        </w:rPr>
        <w:t xml:space="preserve">1 for the dimensions of </w:t>
      </w:r>
      <w:del w:id="2407" w:author="Quincey Koziol" w:date="2014-12-07T00:23:00Z">
        <w:r w:rsidR="000A397F" w:rsidDel="00906486">
          <w:rPr>
            <w:rFonts w:ascii="Consolas" w:hAnsi="Consolas"/>
            <w:sz w:val="20"/>
            <w:szCs w:val="20"/>
          </w:rPr>
          <w:delText xml:space="preserve">the </w:delText>
        </w:r>
      </w:del>
      <w:r w:rsidR="000A397F">
        <w:rPr>
          <w:rFonts w:ascii="Consolas" w:hAnsi="Consolas"/>
          <w:sz w:val="20"/>
          <w:szCs w:val="20"/>
        </w:rPr>
        <w:t>full image */</w:t>
      </w:r>
    </w:p>
    <w:p w14:paraId="0C2448D5" w14:textId="77777777" w:rsidR="002A070E" w:rsidRDefault="00BC58CC" w:rsidP="002A070E">
      <w:pPr>
        <w:ind w:firstLine="720"/>
        <w:rPr>
          <w:rFonts w:ascii="Consolas" w:hAnsi="Consolas"/>
          <w:sz w:val="20"/>
          <w:szCs w:val="20"/>
        </w:rPr>
      </w:pPr>
      <w:r w:rsidRPr="00CB6EEA">
        <w:rPr>
          <w:rFonts w:ascii="Consolas" w:hAnsi="Consolas"/>
          <w:sz w:val="20"/>
          <w:szCs w:val="20"/>
        </w:rPr>
        <w:t>vdims[] = {1, N, M};</w:t>
      </w:r>
    </w:p>
    <w:p w14:paraId="01AAC85B" w14:textId="670AD4A4" w:rsidR="00BC58CC" w:rsidRPr="00CB6EEA" w:rsidRDefault="00F579DB" w:rsidP="002A070E">
      <w:pPr>
        <w:ind w:firstLine="720"/>
        <w:rPr>
          <w:rFonts w:ascii="Consolas" w:hAnsi="Consolas"/>
          <w:sz w:val="20"/>
          <w:szCs w:val="20"/>
        </w:rPr>
      </w:pPr>
      <w:r w:rsidRPr="00CB6EEA">
        <w:rPr>
          <w:rFonts w:ascii="Consolas" w:hAnsi="Consolas"/>
          <w:sz w:val="20"/>
          <w:szCs w:val="20"/>
        </w:rPr>
        <w:t>vmaxdims = {H5S_U</w:t>
      </w:r>
      <w:r w:rsidR="00BC58CC" w:rsidRPr="00CB6EEA">
        <w:rPr>
          <w:rFonts w:ascii="Consolas" w:hAnsi="Consolas"/>
          <w:sz w:val="20"/>
          <w:szCs w:val="20"/>
        </w:rPr>
        <w:t>NLIMITED, N, M};</w:t>
      </w:r>
    </w:p>
    <w:p w14:paraId="4E18DB30" w14:textId="77777777" w:rsidR="002A070E" w:rsidRDefault="00A32CAB" w:rsidP="00BC58CC">
      <w:pPr>
        <w:rPr>
          <w:rFonts w:ascii="Consolas" w:hAnsi="Consolas"/>
          <w:sz w:val="20"/>
          <w:szCs w:val="20"/>
        </w:rPr>
      </w:pPr>
      <w:r>
        <w:rPr>
          <w:rFonts w:ascii="Consolas" w:hAnsi="Consolas"/>
          <w:sz w:val="20"/>
          <w:szCs w:val="20"/>
        </w:rPr>
        <w:tab/>
        <w:t>vspace_id</w:t>
      </w:r>
      <w:r w:rsidR="00D2292C" w:rsidRPr="00CB6EEA">
        <w:rPr>
          <w:rFonts w:ascii="Consolas" w:hAnsi="Consolas"/>
          <w:sz w:val="20"/>
          <w:szCs w:val="20"/>
        </w:rPr>
        <w:t xml:space="preserve"> = H5Screate_simple(3, vdims, vmaxdims);</w:t>
      </w:r>
    </w:p>
    <w:p w14:paraId="232B3260" w14:textId="2A9D9063" w:rsidR="00BC58CC" w:rsidRPr="00CB6EEA" w:rsidRDefault="00BC58CC" w:rsidP="002A070E">
      <w:pPr>
        <w:ind w:firstLine="720"/>
        <w:rPr>
          <w:rFonts w:ascii="Consolas" w:hAnsi="Consolas"/>
          <w:sz w:val="20"/>
          <w:szCs w:val="20"/>
        </w:rPr>
      </w:pPr>
      <w:r w:rsidRPr="00CB6EEA">
        <w:rPr>
          <w:rFonts w:ascii="Consolas" w:hAnsi="Consolas"/>
          <w:sz w:val="20"/>
          <w:szCs w:val="20"/>
        </w:rPr>
        <w:t>/* Start the loop o</w:t>
      </w:r>
      <w:r w:rsidR="00D2292C" w:rsidRPr="00CB6EEA">
        <w:rPr>
          <w:rFonts w:ascii="Consolas" w:hAnsi="Consolas"/>
          <w:sz w:val="20"/>
          <w:szCs w:val="20"/>
        </w:rPr>
        <w:t>v</w:t>
      </w:r>
      <w:r w:rsidRPr="00CB6EEA">
        <w:rPr>
          <w:rFonts w:ascii="Consolas" w:hAnsi="Consolas"/>
          <w:sz w:val="20"/>
          <w:szCs w:val="20"/>
        </w:rPr>
        <w:t>er the source datasets to define mapping */</w:t>
      </w:r>
    </w:p>
    <w:p w14:paraId="659F015A" w14:textId="0F00D54E" w:rsidR="00D2292C" w:rsidRPr="00CB6EEA" w:rsidRDefault="00BC58CC" w:rsidP="00BC58CC">
      <w:pPr>
        <w:rPr>
          <w:rFonts w:ascii="Consolas" w:hAnsi="Consolas"/>
          <w:sz w:val="20"/>
          <w:szCs w:val="20"/>
        </w:rPr>
      </w:pPr>
      <w:r w:rsidRPr="00CB6EEA">
        <w:rPr>
          <w:rFonts w:ascii="Consolas" w:hAnsi="Consolas"/>
          <w:sz w:val="20"/>
          <w:szCs w:val="20"/>
        </w:rPr>
        <w:tab/>
        <w:t xml:space="preserve">for each </w:t>
      </w:r>
      <w:r w:rsidR="00D2292C" w:rsidRPr="00CB6EEA">
        <w:rPr>
          <w:rFonts w:ascii="Consolas" w:hAnsi="Consolas"/>
          <w:sz w:val="20"/>
          <w:szCs w:val="20"/>
        </w:rPr>
        <w:t xml:space="preserve">DATASET in </w:t>
      </w:r>
      <w:r w:rsidRPr="00CB6EEA">
        <w:rPr>
          <w:rFonts w:ascii="Consolas" w:hAnsi="Consolas"/>
          <w:sz w:val="20"/>
          <w:szCs w:val="20"/>
        </w:rPr>
        <w:t>(A, B, C, D, E, F) {</w:t>
      </w:r>
    </w:p>
    <w:p w14:paraId="3A58BF38" w14:textId="04DCF96B" w:rsidR="00D2292C" w:rsidRPr="00CB6EEA" w:rsidRDefault="00D2292C" w:rsidP="00D2292C">
      <w:pPr>
        <w:rPr>
          <w:rFonts w:ascii="Consolas" w:hAnsi="Consolas"/>
          <w:sz w:val="20"/>
          <w:szCs w:val="20"/>
        </w:rPr>
      </w:pPr>
      <w:r w:rsidRPr="00CB6EEA">
        <w:rPr>
          <w:rFonts w:ascii="Consolas" w:hAnsi="Consolas"/>
          <w:sz w:val="20"/>
          <w:szCs w:val="20"/>
        </w:rPr>
        <w:tab/>
      </w:r>
      <w:r w:rsidRPr="00CB6EEA">
        <w:rPr>
          <w:rFonts w:ascii="Consolas" w:hAnsi="Consolas"/>
          <w:sz w:val="20"/>
          <w:szCs w:val="20"/>
        </w:rPr>
        <w:tab/>
        <w:t xml:space="preserve">/* First, describe dataspace for a </w:t>
      </w:r>
      <w:ins w:id="2408" w:author="Quincey Koziol" w:date="2014-12-07T00:30:00Z">
        <w:r w:rsidR="0077703A">
          <w:rPr>
            <w:rFonts w:ascii="Consolas" w:hAnsi="Consolas"/>
            <w:sz w:val="20"/>
            <w:szCs w:val="20"/>
          </w:rPr>
          <w:t xml:space="preserve">source </w:t>
        </w:r>
      </w:ins>
      <w:r w:rsidRPr="00CB6EEA">
        <w:rPr>
          <w:rFonts w:ascii="Consolas" w:hAnsi="Consolas"/>
          <w:sz w:val="20"/>
          <w:szCs w:val="20"/>
        </w:rPr>
        <w:t>DATASET</w:t>
      </w:r>
      <w:del w:id="2409" w:author="Quincey Koziol" w:date="2014-12-07T00:30:00Z">
        <w:r w:rsidRPr="00CB6EEA" w:rsidDel="0077703A">
          <w:rPr>
            <w:rFonts w:ascii="Consolas" w:hAnsi="Consolas"/>
            <w:sz w:val="20"/>
            <w:szCs w:val="20"/>
          </w:rPr>
          <w:delText xml:space="preserve"> template</w:delText>
        </w:r>
        <w:r w:rsidR="005F34CB" w:rsidDel="0077703A">
          <w:rPr>
            <w:rFonts w:ascii="Consolas" w:hAnsi="Consolas"/>
            <w:sz w:val="20"/>
            <w:szCs w:val="20"/>
          </w:rPr>
          <w:delText>;</w:delText>
        </w:r>
      </w:del>
      <w:r w:rsidR="005F34CB">
        <w:rPr>
          <w:rFonts w:ascii="Consolas" w:hAnsi="Consolas"/>
          <w:sz w:val="20"/>
          <w:szCs w:val="20"/>
        </w:rPr>
        <w:t xml:space="preserve"> </w:t>
      </w:r>
      <w:del w:id="2410" w:author="Quincey Koziol" w:date="2014-12-07T00:30:00Z">
        <w:r w:rsidR="005F34CB" w:rsidDel="0077703A">
          <w:rPr>
            <w:rFonts w:ascii="Consolas" w:hAnsi="Consolas"/>
            <w:sz w:val="20"/>
            <w:szCs w:val="20"/>
          </w:rPr>
          <w:delText>it is one plane</w:delText>
        </w:r>
        <w:r w:rsidRPr="00CB6EEA" w:rsidDel="0077703A">
          <w:rPr>
            <w:rFonts w:ascii="Consolas" w:hAnsi="Consolas"/>
            <w:sz w:val="20"/>
            <w:szCs w:val="20"/>
          </w:rPr>
          <w:delText xml:space="preserve"> </w:delText>
        </w:r>
      </w:del>
      <w:r w:rsidRPr="00CB6EEA">
        <w:rPr>
          <w:rFonts w:ascii="Consolas" w:hAnsi="Consolas"/>
          <w:sz w:val="20"/>
          <w:szCs w:val="20"/>
        </w:rPr>
        <w:t>*/</w:t>
      </w:r>
    </w:p>
    <w:p w14:paraId="6ED2D831" w14:textId="11A673F2"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ins w:id="2411" w:author="Quincey Koziol" w:date="2014-12-07T00:31:00Z">
        <w:r w:rsidR="0077703A">
          <w:rPr>
            <w:rFonts w:ascii="Consolas" w:hAnsi="Consolas"/>
            <w:sz w:val="20"/>
            <w:szCs w:val="20"/>
          </w:rPr>
          <w:t>src_</w:t>
        </w:r>
      </w:ins>
      <w:r w:rsidRPr="00CB6EEA">
        <w:rPr>
          <w:rFonts w:ascii="Consolas" w:hAnsi="Consolas"/>
          <w:sz w:val="20"/>
          <w:szCs w:val="20"/>
        </w:rPr>
        <w:t>dims</w:t>
      </w:r>
      <w:del w:id="2412" w:author="Quincey Koziol" w:date="2014-12-07T00:31:00Z">
        <w:r w:rsidRPr="00CB6EEA" w:rsidDel="0077703A">
          <w:rPr>
            <w:rFonts w:ascii="Consolas" w:hAnsi="Consolas"/>
            <w:sz w:val="20"/>
            <w:szCs w:val="20"/>
          </w:rPr>
          <w:delText>_DATASET</w:delText>
        </w:r>
      </w:del>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w:t>
      </w:r>
      <w:r w:rsidR="00B0380B" w:rsidRPr="00CB6EEA">
        <w:rPr>
          <w:rFonts w:ascii="Consolas" w:hAnsi="Consolas"/>
          <w:sz w:val="20"/>
          <w:szCs w:val="20"/>
        </w:rPr>
        <w:t xml:space="preserve">/* </w:t>
      </w:r>
      <w:r w:rsidR="00B0380B" w:rsidRPr="00CB6EEA">
        <w:rPr>
          <w:rFonts w:ascii="Consolas" w:hAnsi="Consolas"/>
          <w:i/>
          <w:sz w:val="20"/>
          <w:szCs w:val="20"/>
        </w:rPr>
        <w:t>i</w:t>
      </w:r>
      <w:r w:rsidR="00B0380B" w:rsidRPr="00CB6EEA">
        <w:rPr>
          <w:rFonts w:ascii="Consolas" w:hAnsi="Consolas"/>
          <w:sz w:val="20"/>
          <w:szCs w:val="20"/>
        </w:rPr>
        <w:t xml:space="preserve"> is k for A, C, E and n for B, D, F */</w:t>
      </w:r>
    </w:p>
    <w:p w14:paraId="651BC62A" w14:textId="5F5000FD" w:rsidR="0077703A" w:rsidRPr="00CB6EEA" w:rsidRDefault="0077703A" w:rsidP="0077703A">
      <w:pPr>
        <w:ind w:left="720"/>
        <w:rPr>
          <w:ins w:id="2413" w:author="Quincey Koziol" w:date="2014-12-07T00:30:00Z"/>
          <w:rFonts w:ascii="Consolas" w:hAnsi="Consolas"/>
          <w:sz w:val="20"/>
          <w:szCs w:val="20"/>
        </w:rPr>
      </w:pPr>
      <w:ins w:id="2414" w:author="Quincey Koziol" w:date="2014-12-07T00:30:00Z">
        <w:r w:rsidRPr="00CB6EEA">
          <w:rPr>
            <w:rFonts w:ascii="Consolas" w:hAnsi="Consolas"/>
            <w:sz w:val="20"/>
            <w:szCs w:val="20"/>
          </w:rPr>
          <w:t xml:space="preserve">      </w:t>
        </w:r>
      </w:ins>
      <w:ins w:id="2415" w:author="Quincey Koziol" w:date="2014-12-07T00:31:00Z">
        <w:r>
          <w:rPr>
            <w:rFonts w:ascii="Consolas" w:hAnsi="Consolas"/>
            <w:sz w:val="20"/>
            <w:szCs w:val="20"/>
          </w:rPr>
          <w:t>src_</w:t>
        </w:r>
      </w:ins>
      <w:ins w:id="2416" w:author="Quincey Koziol" w:date="2014-12-07T00:30:00Z">
        <w:r>
          <w:rPr>
            <w:rFonts w:ascii="Consolas" w:hAnsi="Consolas"/>
            <w:sz w:val="20"/>
            <w:szCs w:val="20"/>
          </w:rPr>
          <w:t>max</w:t>
        </w:r>
        <w:r w:rsidRPr="00CB6EEA">
          <w:rPr>
            <w:rFonts w:ascii="Consolas" w:hAnsi="Consolas"/>
            <w:sz w:val="20"/>
            <w:szCs w:val="20"/>
          </w:rPr>
          <w:t>dims[] = {</w:t>
        </w:r>
      </w:ins>
      <w:ins w:id="2417" w:author="Quincey Koziol" w:date="2014-12-07T00:31:00Z">
        <w:r>
          <w:rPr>
            <w:rFonts w:ascii="Consolas" w:hAnsi="Consolas"/>
            <w:sz w:val="20"/>
            <w:szCs w:val="20"/>
          </w:rPr>
          <w:t>H5S_UNLIMITED</w:t>
        </w:r>
      </w:ins>
      <w:ins w:id="2418" w:author="Quincey Koziol" w:date="2014-12-07T00:30:00Z">
        <w:r w:rsidRPr="00CB6EEA">
          <w:rPr>
            <w:rFonts w:ascii="Consolas" w:hAnsi="Consolas"/>
            <w:sz w:val="20"/>
            <w:szCs w:val="20"/>
          </w:rPr>
          <w:t xml:space="preserve">,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ins>
    </w:p>
    <w:p w14:paraId="29BCC49E" w14:textId="258B52E9" w:rsidR="00D2292C" w:rsidRPr="00CB6EEA" w:rsidRDefault="00D2292C" w:rsidP="00D2292C">
      <w:pPr>
        <w:ind w:left="720"/>
        <w:rPr>
          <w:rFonts w:ascii="Consolas" w:hAnsi="Consolas"/>
          <w:sz w:val="20"/>
          <w:szCs w:val="20"/>
        </w:rPr>
      </w:pPr>
      <w:r w:rsidRPr="00CB6EEA">
        <w:rPr>
          <w:rFonts w:ascii="Consolas" w:hAnsi="Consolas"/>
          <w:sz w:val="20"/>
          <w:szCs w:val="20"/>
        </w:rPr>
        <w:t xml:space="preserve">      </w:t>
      </w:r>
      <w:del w:id="2419" w:author="Quincey Koziol" w:date="2014-12-07T00:27:00Z">
        <w:r w:rsidRPr="00CB6EEA" w:rsidDel="0077703A">
          <w:rPr>
            <w:rFonts w:ascii="Consolas" w:hAnsi="Consolas"/>
            <w:sz w:val="20"/>
            <w:szCs w:val="20"/>
          </w:rPr>
          <w:delText>tmpl</w:delText>
        </w:r>
      </w:del>
      <w:ins w:id="2420" w:author="Quincey Koziol" w:date="2014-12-07T00:27:00Z">
        <w:r w:rsidR="0077703A">
          <w:rPr>
            <w:rFonts w:ascii="Consolas" w:hAnsi="Consolas"/>
            <w:sz w:val="20"/>
            <w:szCs w:val="20"/>
          </w:rPr>
          <w:t>src</w:t>
        </w:r>
      </w:ins>
      <w:r w:rsidRPr="00CB6EEA">
        <w:rPr>
          <w:rFonts w:ascii="Consolas" w:hAnsi="Consolas"/>
          <w:sz w:val="20"/>
          <w:szCs w:val="20"/>
        </w:rPr>
        <w:t>_</w:t>
      </w:r>
      <w:del w:id="2421" w:author="Quincey Koziol" w:date="2014-12-07T00:32:00Z">
        <w:r w:rsidRPr="00CB6EEA" w:rsidDel="0077703A">
          <w:rPr>
            <w:rFonts w:ascii="Consolas" w:hAnsi="Consolas"/>
            <w:sz w:val="20"/>
            <w:szCs w:val="20"/>
          </w:rPr>
          <w:delText xml:space="preserve">DATASET </w:delText>
        </w:r>
      </w:del>
      <w:ins w:id="2422" w:author="Quincey Koziol" w:date="2014-12-07T00:32:00Z">
        <w:r w:rsidR="0077703A">
          <w:rPr>
            <w:rFonts w:ascii="Consolas" w:hAnsi="Consolas"/>
            <w:sz w:val="20"/>
            <w:szCs w:val="20"/>
          </w:rPr>
          <w:t>dataspace</w:t>
        </w:r>
      </w:ins>
      <w:ins w:id="2423" w:author="Quincey Koziol" w:date="2014-12-07T00:42:00Z">
        <w:r w:rsidR="002B0EF7">
          <w:rPr>
            <w:rFonts w:ascii="Consolas" w:hAnsi="Consolas"/>
            <w:sz w:val="20"/>
            <w:szCs w:val="20"/>
          </w:rPr>
          <w:t>_id</w:t>
        </w:r>
      </w:ins>
      <w:ins w:id="2424" w:author="Quincey Koziol" w:date="2014-12-07T00:32:00Z">
        <w:r w:rsidR="0077703A" w:rsidRPr="00CB6EEA">
          <w:rPr>
            <w:rFonts w:ascii="Consolas" w:hAnsi="Consolas"/>
            <w:sz w:val="20"/>
            <w:szCs w:val="20"/>
          </w:rPr>
          <w:t xml:space="preserve"> </w:t>
        </w:r>
      </w:ins>
      <w:r w:rsidRPr="00CB6EEA">
        <w:rPr>
          <w:rFonts w:ascii="Consolas" w:hAnsi="Consolas"/>
          <w:sz w:val="20"/>
          <w:szCs w:val="20"/>
        </w:rPr>
        <w:t xml:space="preserve">= H5Screate_simple(3, </w:t>
      </w:r>
      <w:ins w:id="2425" w:author="Quincey Koziol" w:date="2014-12-07T00:42:00Z">
        <w:r w:rsidR="002B0EF7">
          <w:rPr>
            <w:rFonts w:ascii="Consolas" w:hAnsi="Consolas"/>
            <w:sz w:val="20"/>
            <w:szCs w:val="20"/>
          </w:rPr>
          <w:t>src_</w:t>
        </w:r>
      </w:ins>
      <w:r w:rsidRPr="00CB6EEA">
        <w:rPr>
          <w:rFonts w:ascii="Consolas" w:hAnsi="Consolas"/>
          <w:sz w:val="20"/>
          <w:szCs w:val="20"/>
        </w:rPr>
        <w:t>dims</w:t>
      </w:r>
      <w:del w:id="2426" w:author="Quincey Koziol" w:date="2014-12-07T00:42:00Z">
        <w:r w:rsidRPr="00CB6EEA" w:rsidDel="002B0EF7">
          <w:rPr>
            <w:rFonts w:ascii="Consolas" w:hAnsi="Consolas"/>
            <w:sz w:val="20"/>
            <w:szCs w:val="20"/>
          </w:rPr>
          <w:delText>_DATASET</w:delText>
        </w:r>
      </w:del>
      <w:r w:rsidRPr="00CB6EEA">
        <w:rPr>
          <w:rFonts w:ascii="Consolas" w:hAnsi="Consolas"/>
          <w:sz w:val="20"/>
          <w:szCs w:val="20"/>
        </w:rPr>
        <w:t xml:space="preserve">, </w:t>
      </w:r>
      <w:ins w:id="2427" w:author="Quincey Koziol" w:date="2014-12-07T00:43:00Z">
        <w:r w:rsidR="002B0EF7">
          <w:rPr>
            <w:rFonts w:ascii="Consolas" w:hAnsi="Consolas"/>
            <w:sz w:val="20"/>
            <w:szCs w:val="20"/>
          </w:rPr>
          <w:t>src_</w:t>
        </w:r>
      </w:ins>
      <w:del w:id="2428" w:author="Quincey Koziol" w:date="2014-12-07T00:31:00Z">
        <w:r w:rsidRPr="00CB6EEA" w:rsidDel="0077703A">
          <w:rPr>
            <w:rFonts w:ascii="Consolas" w:hAnsi="Consolas"/>
            <w:sz w:val="20"/>
            <w:szCs w:val="20"/>
          </w:rPr>
          <w:delText>NULL</w:delText>
        </w:r>
      </w:del>
      <w:ins w:id="2429" w:author="Quincey Koziol" w:date="2014-12-07T00:31:00Z">
        <w:r w:rsidR="0077703A">
          <w:rPr>
            <w:rFonts w:ascii="Consolas" w:hAnsi="Consolas"/>
            <w:sz w:val="20"/>
            <w:szCs w:val="20"/>
          </w:rPr>
          <w:t>maxdims</w:t>
        </w:r>
      </w:ins>
      <w:r w:rsidRPr="00CB6EEA">
        <w:rPr>
          <w:rFonts w:ascii="Consolas" w:hAnsi="Consolas"/>
          <w:sz w:val="20"/>
          <w:szCs w:val="20"/>
        </w:rPr>
        <w:t>);</w:t>
      </w:r>
    </w:p>
    <w:p w14:paraId="5B99829A" w14:textId="61FB7E7E" w:rsidR="00D2292C" w:rsidRPr="00CB6EEA" w:rsidDel="002B0EF7" w:rsidRDefault="00D2292C">
      <w:pPr>
        <w:ind w:left="720"/>
        <w:rPr>
          <w:del w:id="2430" w:author="Quincey Koziol" w:date="2014-12-07T00:43:00Z"/>
          <w:rFonts w:ascii="Consolas" w:hAnsi="Consolas"/>
          <w:sz w:val="20"/>
          <w:szCs w:val="20"/>
        </w:rPr>
      </w:pPr>
      <w:r w:rsidRPr="00CB6EEA">
        <w:rPr>
          <w:rFonts w:ascii="Consolas" w:hAnsi="Consolas"/>
          <w:sz w:val="20"/>
          <w:szCs w:val="20"/>
        </w:rPr>
        <w:tab/>
        <w:t xml:space="preserve">/* Define </w:t>
      </w:r>
      <w:del w:id="2431" w:author="Quincey Koziol" w:date="2014-12-07T00:27:00Z">
        <w:r w:rsidRPr="00CB6EEA" w:rsidDel="0077703A">
          <w:rPr>
            <w:rFonts w:ascii="Consolas" w:hAnsi="Consolas"/>
            <w:sz w:val="20"/>
            <w:szCs w:val="20"/>
          </w:rPr>
          <w:delText xml:space="preserve">template </w:delText>
        </w:r>
      </w:del>
      <w:ins w:id="2432" w:author="Quincey Koziol" w:date="2014-12-07T00:27:00Z">
        <w:r w:rsidR="0077703A">
          <w:rPr>
            <w:rFonts w:ascii="Consolas" w:hAnsi="Consolas"/>
            <w:sz w:val="20"/>
            <w:szCs w:val="20"/>
          </w:rPr>
          <w:t xml:space="preserve">unlimited </w:t>
        </w:r>
      </w:ins>
      <w:r w:rsidRPr="00CB6EEA">
        <w:rPr>
          <w:rFonts w:ascii="Consolas" w:hAnsi="Consolas"/>
          <w:sz w:val="20"/>
          <w:szCs w:val="20"/>
        </w:rPr>
        <w:t>selection for the source dataset</w:t>
      </w:r>
      <w:del w:id="2433" w:author="Quincey Koziol" w:date="2014-12-07T00:43:00Z">
        <w:r w:rsidRPr="00CB6EEA" w:rsidDel="002B0EF7">
          <w:rPr>
            <w:rFonts w:ascii="Consolas" w:hAnsi="Consolas"/>
            <w:sz w:val="20"/>
            <w:szCs w:val="20"/>
          </w:rPr>
          <w:delText xml:space="preserve">, </w:delText>
        </w:r>
      </w:del>
    </w:p>
    <w:p w14:paraId="25BA4618" w14:textId="12B52005" w:rsidR="00FC2FBB" w:rsidDel="002B0EF7" w:rsidRDefault="005F34CB">
      <w:pPr>
        <w:ind w:left="720"/>
        <w:rPr>
          <w:del w:id="2434" w:author="Quincey Koziol" w:date="2014-12-07T00:43:00Z"/>
          <w:rFonts w:ascii="Consolas" w:hAnsi="Consolas"/>
          <w:sz w:val="20"/>
          <w:szCs w:val="20"/>
        </w:rPr>
        <w:pPrChange w:id="2435" w:author="Quincey Koziol" w:date="2014-12-07T00:43:00Z">
          <w:pPr>
            <w:ind w:left="1440"/>
          </w:pPr>
        </w:pPrChange>
      </w:pPr>
      <w:del w:id="2436" w:author="Quincey Koziol" w:date="2014-12-07T00:43:00Z">
        <w:r w:rsidDel="002B0EF7">
          <w:rPr>
            <w:rFonts w:ascii="Consolas" w:hAnsi="Consolas"/>
            <w:sz w:val="20"/>
            <w:szCs w:val="20"/>
          </w:rPr>
          <w:delText xml:space="preserve">   </w:delText>
        </w:r>
      </w:del>
      <w:del w:id="2437" w:author="Quincey Koziol" w:date="2014-12-07T00:24:00Z">
        <w:r w:rsidDel="00906486">
          <w:rPr>
            <w:rFonts w:ascii="Consolas" w:hAnsi="Consolas"/>
            <w:sz w:val="20"/>
            <w:szCs w:val="20"/>
          </w:rPr>
          <w:delText xml:space="preserve">the </w:delText>
        </w:r>
      </w:del>
      <w:del w:id="2438" w:author="Quincey Koziol" w:date="2014-12-07T00:25:00Z">
        <w:r w:rsidR="00D2292C" w:rsidRPr="00CB6EEA" w:rsidDel="00906486">
          <w:rPr>
            <w:rFonts w:ascii="Consolas" w:hAnsi="Consolas"/>
            <w:sz w:val="20"/>
            <w:szCs w:val="20"/>
          </w:rPr>
          <w:delText xml:space="preserve">dataspace </w:delText>
        </w:r>
      </w:del>
      <w:del w:id="2439" w:author="Quincey Koziol" w:date="2014-12-07T00:43:00Z">
        <w:r w:rsidR="00D2292C" w:rsidRPr="00CB6EEA" w:rsidDel="002B0EF7">
          <w:rPr>
            <w:rFonts w:ascii="Consolas" w:hAnsi="Consolas"/>
            <w:sz w:val="20"/>
            <w:szCs w:val="20"/>
          </w:rPr>
          <w:delText xml:space="preserve">identifier </w:delText>
        </w:r>
        <w:r w:rsidR="00FC2FBB" w:rsidDel="002B0EF7">
          <w:rPr>
            <w:rFonts w:ascii="Consolas" w:hAnsi="Consolas"/>
            <w:sz w:val="20"/>
            <w:szCs w:val="20"/>
          </w:rPr>
          <w:delText xml:space="preserve">“space” </w:delText>
        </w:r>
        <w:r w:rsidDel="002B0EF7">
          <w:rPr>
            <w:rFonts w:ascii="Consolas" w:hAnsi="Consolas"/>
            <w:sz w:val="20"/>
            <w:szCs w:val="20"/>
          </w:rPr>
          <w:delText xml:space="preserve">for the source </w:delText>
        </w:r>
      </w:del>
    </w:p>
    <w:p w14:paraId="25FF8E2C" w14:textId="74C63461" w:rsidR="00F579DB" w:rsidRPr="00CB6EEA" w:rsidDel="00906486" w:rsidRDefault="00FC2FBB">
      <w:pPr>
        <w:ind w:left="720"/>
        <w:rPr>
          <w:del w:id="2440" w:author="Quincey Koziol" w:date="2014-12-07T00:25:00Z"/>
          <w:rFonts w:ascii="Consolas" w:hAnsi="Consolas"/>
          <w:sz w:val="20"/>
          <w:szCs w:val="20"/>
        </w:rPr>
        <w:pPrChange w:id="2441" w:author="Quincey Koziol" w:date="2014-12-07T00:43:00Z">
          <w:pPr>
            <w:ind w:left="1440"/>
          </w:pPr>
        </w:pPrChange>
      </w:pPr>
      <w:del w:id="2442" w:author="Quincey Koziol" w:date="2014-12-07T00:25:00Z">
        <w:r w:rsidDel="00906486">
          <w:rPr>
            <w:rFonts w:ascii="Consolas" w:hAnsi="Consolas"/>
            <w:sz w:val="20"/>
            <w:szCs w:val="20"/>
          </w:rPr>
          <w:delText xml:space="preserve">   </w:delText>
        </w:r>
        <w:r w:rsidR="005F34CB" w:rsidDel="00906486">
          <w:rPr>
            <w:rFonts w:ascii="Consolas" w:hAnsi="Consolas"/>
            <w:sz w:val="20"/>
            <w:szCs w:val="20"/>
          </w:rPr>
          <w:delText>dataset</w:delText>
        </w:r>
        <w:r w:rsidR="00B0380B" w:rsidRPr="00CB6EEA" w:rsidDel="00906486">
          <w:rPr>
            <w:rFonts w:ascii="Consolas" w:hAnsi="Consolas"/>
            <w:sz w:val="20"/>
            <w:szCs w:val="20"/>
          </w:rPr>
          <w:delText xml:space="preserve"> </w:delText>
        </w:r>
        <w:r w:rsidR="00D2292C" w:rsidRPr="00CB6EEA" w:rsidDel="00906486">
          <w:rPr>
            <w:rFonts w:ascii="Consolas" w:hAnsi="Consolas"/>
            <w:sz w:val="20"/>
            <w:szCs w:val="20"/>
          </w:rPr>
          <w:delText>should be available</w:delText>
        </w:r>
        <w:r w:rsidR="00F579DB" w:rsidRPr="00CB6EEA" w:rsidDel="00906486">
          <w:rPr>
            <w:rFonts w:ascii="Consolas" w:hAnsi="Consolas"/>
            <w:sz w:val="20"/>
            <w:szCs w:val="20"/>
          </w:rPr>
          <w:delText xml:space="preserve">. </w:delText>
        </w:r>
      </w:del>
    </w:p>
    <w:p w14:paraId="37EBF2C5" w14:textId="1687E460" w:rsidR="005F34CB" w:rsidDel="002B0EF7" w:rsidRDefault="005F34CB">
      <w:pPr>
        <w:ind w:left="720"/>
        <w:rPr>
          <w:del w:id="2443" w:author="Quincey Koziol" w:date="2014-12-07T00:43:00Z"/>
          <w:rFonts w:ascii="Consolas" w:hAnsi="Consolas"/>
          <w:sz w:val="20"/>
          <w:szCs w:val="20"/>
        </w:rPr>
        <w:pPrChange w:id="2444" w:author="Quincey Koziol" w:date="2014-12-07T00:43:00Z">
          <w:pPr>
            <w:ind w:left="1380"/>
          </w:pPr>
        </w:pPrChange>
      </w:pPr>
      <w:del w:id="2445" w:author="Quincey Koziol" w:date="2014-12-07T00:25:00Z">
        <w:r w:rsidDel="00906486">
          <w:rPr>
            <w:rFonts w:ascii="Consolas" w:hAnsi="Consolas"/>
            <w:sz w:val="20"/>
            <w:szCs w:val="20"/>
          </w:rPr>
          <w:delText xml:space="preserve">   </w:delText>
        </w:r>
      </w:del>
      <w:del w:id="2446" w:author="Quincey Koziol" w:date="2014-12-07T00:43:00Z">
        <w:r w:rsidR="00F579DB" w:rsidRPr="00CB6EEA" w:rsidDel="002B0EF7">
          <w:rPr>
            <w:rFonts w:ascii="Consolas" w:hAnsi="Consolas"/>
            <w:sz w:val="20"/>
            <w:szCs w:val="20"/>
          </w:rPr>
          <w:delText xml:space="preserve">In this case it is a simple dataspace with dimensions </w:delText>
        </w:r>
      </w:del>
    </w:p>
    <w:p w14:paraId="7A8FD5EC" w14:textId="2EB1B2AE" w:rsidR="005F34CB" w:rsidDel="002B0EF7" w:rsidRDefault="005F34CB">
      <w:pPr>
        <w:ind w:left="720"/>
        <w:rPr>
          <w:del w:id="2447" w:author="Quincey Koziol" w:date="2014-12-07T00:43:00Z"/>
          <w:rFonts w:ascii="Consolas" w:hAnsi="Consolas"/>
          <w:sz w:val="20"/>
          <w:szCs w:val="20"/>
        </w:rPr>
        <w:pPrChange w:id="2448" w:author="Quincey Koziol" w:date="2014-12-07T00:43:00Z">
          <w:pPr>
            <w:ind w:left="1380"/>
          </w:pPr>
        </w:pPrChange>
      </w:pPr>
      <w:del w:id="2449" w:author="Quincey Koziol" w:date="2014-12-07T00:43:00Z">
        <w:r w:rsidDel="002B0EF7">
          <w:rPr>
            <w:rFonts w:ascii="Consolas" w:hAnsi="Consolas"/>
            <w:sz w:val="20"/>
            <w:szCs w:val="20"/>
          </w:rPr>
          <w:delText xml:space="preserve">   </w:delText>
        </w:r>
        <w:r w:rsidR="00F579DB" w:rsidRPr="00CB6EEA" w:rsidDel="002B0EF7">
          <w:rPr>
            <w:rFonts w:ascii="Consolas" w:hAnsi="Consolas"/>
            <w:sz w:val="20"/>
            <w:szCs w:val="20"/>
          </w:rPr>
          <w:delText xml:space="preserve">{H5S_UNLIMITED, </w:delText>
        </w:r>
        <w:r w:rsidR="00F579DB" w:rsidRPr="00CB6EEA" w:rsidDel="002B0EF7">
          <w:rPr>
            <w:rFonts w:ascii="Consolas" w:hAnsi="Consolas"/>
            <w:i/>
            <w:sz w:val="20"/>
            <w:szCs w:val="20"/>
          </w:rPr>
          <w:delText>i</w:delText>
        </w:r>
        <w:r w:rsidR="00F579DB" w:rsidRPr="00CB6EEA" w:rsidDel="002B0EF7">
          <w:rPr>
            <w:rFonts w:ascii="Consolas" w:hAnsi="Consolas"/>
            <w:sz w:val="20"/>
            <w:szCs w:val="20"/>
          </w:rPr>
          <w:delText>, M}</w:delText>
        </w:r>
        <w:r w:rsidR="00D2292C" w:rsidRPr="00CB6EEA" w:rsidDel="002B0EF7">
          <w:rPr>
            <w:rFonts w:ascii="Consolas" w:hAnsi="Consolas"/>
            <w:sz w:val="20"/>
            <w:szCs w:val="20"/>
          </w:rPr>
          <w:delText xml:space="preserve"> </w:delText>
        </w:r>
      </w:del>
    </w:p>
    <w:p w14:paraId="0F6150C6" w14:textId="0AFD7198" w:rsidR="00D2292C" w:rsidRPr="00CB6EEA" w:rsidRDefault="001620D7">
      <w:pPr>
        <w:ind w:left="720"/>
        <w:rPr>
          <w:rFonts w:ascii="Consolas" w:hAnsi="Consolas"/>
          <w:sz w:val="20"/>
          <w:szCs w:val="20"/>
        </w:rPr>
        <w:pPrChange w:id="2450" w:author="Quincey Koziol" w:date="2014-12-07T00:43:00Z">
          <w:pPr>
            <w:ind w:left="1380"/>
          </w:pPr>
        </w:pPrChange>
      </w:pPr>
      <w:ins w:id="2451" w:author="Quincey Koziol" w:date="2014-12-07T00:25:00Z">
        <w:r>
          <w:rPr>
            <w:rFonts w:ascii="Consolas" w:hAnsi="Consolas"/>
            <w:sz w:val="20"/>
            <w:szCs w:val="20"/>
          </w:rPr>
          <w:t xml:space="preserve"> </w:t>
        </w:r>
      </w:ins>
      <w:r w:rsidR="00D2292C" w:rsidRPr="00CB6EEA">
        <w:rPr>
          <w:rFonts w:ascii="Consolas" w:hAnsi="Consolas"/>
          <w:sz w:val="20"/>
          <w:szCs w:val="20"/>
        </w:rPr>
        <w:t>*/</w:t>
      </w:r>
    </w:p>
    <w:p w14:paraId="74CAC8E0" w14:textId="075BAEAE" w:rsidR="00B0380B" w:rsidRPr="00CB6EEA" w:rsidRDefault="00B0380B" w:rsidP="00F579DB">
      <w:pPr>
        <w:ind w:left="720" w:firstLine="720"/>
        <w:rPr>
          <w:rFonts w:ascii="Consolas" w:hAnsi="Consolas"/>
          <w:sz w:val="20"/>
          <w:szCs w:val="20"/>
        </w:rPr>
      </w:pPr>
      <w:r w:rsidRPr="00CB6EEA">
        <w:rPr>
          <w:rFonts w:ascii="Consolas" w:hAnsi="Consolas"/>
          <w:sz w:val="20"/>
          <w:szCs w:val="20"/>
        </w:rPr>
        <w:t>start = {0, 0, 0};</w:t>
      </w:r>
    </w:p>
    <w:p w14:paraId="713EA442" w14:textId="77777777" w:rsidR="0077703A" w:rsidRPr="00CB6EEA" w:rsidRDefault="0077703A" w:rsidP="0077703A">
      <w:pPr>
        <w:ind w:left="720" w:firstLine="720"/>
        <w:rPr>
          <w:ins w:id="2452" w:author="Quincey Koziol" w:date="2014-12-07T00:29:00Z"/>
          <w:rFonts w:ascii="Consolas" w:hAnsi="Consolas"/>
          <w:sz w:val="20"/>
          <w:szCs w:val="20"/>
        </w:rPr>
      </w:pPr>
      <w:ins w:id="2453" w:author="Quincey Koziol" w:date="2014-12-07T00:29:00Z">
        <w:r w:rsidRPr="00CB6EEA">
          <w:rPr>
            <w:rFonts w:ascii="Consolas" w:hAnsi="Consolas"/>
            <w:sz w:val="20"/>
            <w:szCs w:val="20"/>
          </w:rPr>
          <w:t>stride = {1, 1, 1};</w:t>
        </w:r>
      </w:ins>
    </w:p>
    <w:p w14:paraId="68E7F639" w14:textId="4C1C3589" w:rsidR="0077703A" w:rsidRPr="00CB6EEA" w:rsidDel="0077703A" w:rsidRDefault="0077703A" w:rsidP="0077703A">
      <w:pPr>
        <w:ind w:left="720" w:firstLine="720"/>
        <w:rPr>
          <w:del w:id="2454" w:author="Quincey Koziol" w:date="2014-12-07T00:29:00Z"/>
          <w:rFonts w:ascii="Consolas" w:hAnsi="Consolas"/>
          <w:sz w:val="20"/>
          <w:szCs w:val="20"/>
        </w:rPr>
      </w:pPr>
      <w:moveToRangeStart w:id="2455" w:author="Quincey Koziol" w:date="2014-12-07T00:28:00Z" w:name="move279531411"/>
      <w:moveTo w:id="2456" w:author="Quincey Koziol" w:date="2014-12-07T00:28:00Z">
        <w:del w:id="2457" w:author="Quincey Koziol" w:date="2014-12-07T00:29:00Z">
          <w:r w:rsidRPr="00CB6EEA" w:rsidDel="0077703A">
            <w:rPr>
              <w:rFonts w:ascii="Consolas" w:hAnsi="Consolas"/>
              <w:sz w:val="20"/>
              <w:szCs w:val="20"/>
            </w:rPr>
            <w:delText>stride = {1, 1, 1};</w:delText>
          </w:r>
        </w:del>
      </w:moveTo>
    </w:p>
    <w:moveToRangeEnd w:id="2455"/>
    <w:p w14:paraId="228937A2" w14:textId="6348FA83" w:rsidR="00B0380B" w:rsidRPr="00CB6EEA" w:rsidRDefault="00B0380B" w:rsidP="00F579DB">
      <w:pPr>
        <w:ind w:left="720" w:firstLine="720"/>
        <w:rPr>
          <w:rFonts w:ascii="Consolas" w:hAnsi="Consolas"/>
          <w:sz w:val="20"/>
          <w:szCs w:val="20"/>
        </w:rPr>
      </w:pPr>
      <w:r w:rsidRPr="00CB6EEA">
        <w:rPr>
          <w:rFonts w:ascii="Consolas" w:hAnsi="Consolas"/>
          <w:sz w:val="20"/>
          <w:szCs w:val="20"/>
        </w:rPr>
        <w:t>count = {H5S_UNLIMITED, 1, 1};</w:t>
      </w:r>
    </w:p>
    <w:p w14:paraId="1395C19A" w14:textId="77777777" w:rsidR="0077703A" w:rsidRPr="00CB6EEA" w:rsidRDefault="0077703A" w:rsidP="0077703A">
      <w:pPr>
        <w:ind w:left="720" w:firstLine="720"/>
        <w:rPr>
          <w:ins w:id="2458" w:author="Quincey Koziol" w:date="2014-12-07T00:34:00Z"/>
          <w:rFonts w:ascii="Consolas" w:hAnsi="Consolas"/>
          <w:sz w:val="20"/>
          <w:szCs w:val="20"/>
        </w:rPr>
      </w:pPr>
      <w:ins w:id="2459" w:author="Quincey Koziol" w:date="2014-12-07T00:34:00Z">
        <w:r>
          <w:rPr>
            <w:rFonts w:ascii="Consolas" w:hAnsi="Consolas"/>
            <w:sz w:val="20"/>
            <w:szCs w:val="20"/>
          </w:rPr>
          <w:t>block</w:t>
        </w:r>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ins>
    </w:p>
    <w:p w14:paraId="15B57362" w14:textId="57D6DCF8" w:rsidR="00B0380B" w:rsidRPr="00CB6EEA" w:rsidDel="0077703A" w:rsidRDefault="00B0380B" w:rsidP="00F579DB">
      <w:pPr>
        <w:ind w:left="720" w:firstLine="720"/>
        <w:rPr>
          <w:rFonts w:ascii="Consolas" w:hAnsi="Consolas"/>
          <w:sz w:val="20"/>
          <w:szCs w:val="20"/>
        </w:rPr>
      </w:pPr>
      <w:moveFromRangeStart w:id="2460" w:author="Quincey Koziol" w:date="2014-12-07T00:28:00Z" w:name="move279531411"/>
      <w:moveFrom w:id="2461" w:author="Quincey Koziol" w:date="2014-12-07T00:28:00Z">
        <w:r w:rsidRPr="00CB6EEA" w:rsidDel="0077703A">
          <w:rPr>
            <w:rFonts w:ascii="Consolas" w:hAnsi="Consolas"/>
            <w:sz w:val="20"/>
            <w:szCs w:val="20"/>
          </w:rPr>
          <w:t>stride = {1, 1, 1};</w:t>
        </w:r>
      </w:moveFrom>
    </w:p>
    <w:moveFromRangeEnd w:id="2460"/>
    <w:p w14:paraId="118D391B" w14:textId="628CD63A" w:rsidR="00A32CAB" w:rsidDel="0077703A" w:rsidRDefault="00CB6EEA">
      <w:pPr>
        <w:ind w:left="720" w:firstLine="720"/>
        <w:rPr>
          <w:del w:id="2462" w:author="Quincey Koziol" w:date="2014-12-07T00:34:00Z"/>
          <w:rFonts w:ascii="Consolas" w:hAnsi="Consolas"/>
          <w:sz w:val="20"/>
          <w:szCs w:val="20"/>
        </w:rPr>
      </w:pPr>
      <w:del w:id="2463" w:author="Quincey Koziol" w:date="2014-12-07T00:43:00Z">
        <w:r w:rsidRPr="00CB6EEA" w:rsidDel="002B0EF7">
          <w:rPr>
            <w:rFonts w:ascii="Consolas" w:hAnsi="Consolas"/>
            <w:sz w:val="20"/>
            <w:szCs w:val="20"/>
          </w:rPr>
          <w:delText>/* Select elements in the source dataset</w:delText>
        </w:r>
        <w:r w:rsidR="00A32CAB" w:rsidDel="002B0EF7">
          <w:rPr>
            <w:rFonts w:ascii="Consolas" w:hAnsi="Consolas"/>
            <w:sz w:val="20"/>
            <w:szCs w:val="20"/>
          </w:rPr>
          <w:delText xml:space="preserve">. </w:delText>
        </w:r>
      </w:del>
      <w:del w:id="2464" w:author="Quincey Koziol" w:date="2014-12-07T00:34:00Z">
        <w:r w:rsidR="00A32CAB" w:rsidDel="0077703A">
          <w:rPr>
            <w:rFonts w:ascii="Consolas" w:hAnsi="Consolas"/>
            <w:sz w:val="20"/>
            <w:szCs w:val="20"/>
          </w:rPr>
          <w:delText xml:space="preserve">We can extend </w:delText>
        </w:r>
      </w:del>
    </w:p>
    <w:p w14:paraId="0A4E9595" w14:textId="50035D97" w:rsidR="00CB6EEA" w:rsidRPr="00CB6EEA" w:rsidDel="002B0EF7" w:rsidRDefault="00A32CAB">
      <w:pPr>
        <w:ind w:left="720" w:firstLine="720"/>
        <w:rPr>
          <w:del w:id="2465" w:author="Quincey Koziol" w:date="2014-12-07T00:43:00Z"/>
          <w:rFonts w:ascii="Consolas" w:hAnsi="Consolas"/>
          <w:sz w:val="20"/>
          <w:szCs w:val="20"/>
        </w:rPr>
      </w:pPr>
      <w:del w:id="2466" w:author="Quincey Koziol" w:date="2014-12-07T00:34:00Z">
        <w:r w:rsidDel="0077703A">
          <w:rPr>
            <w:rFonts w:ascii="Consolas" w:hAnsi="Consolas"/>
            <w:sz w:val="20"/>
            <w:szCs w:val="20"/>
          </w:rPr>
          <w:delText xml:space="preserve">   H5Sselect_hyperslab to allow unlimited count </w:delText>
        </w:r>
      </w:del>
      <w:del w:id="2467" w:author="Quincey Koziol" w:date="2014-12-07T00:43:00Z">
        <w:r w:rsidR="00CB6EEA" w:rsidRPr="00CB6EEA" w:rsidDel="002B0EF7">
          <w:rPr>
            <w:rFonts w:ascii="Consolas" w:hAnsi="Consolas"/>
            <w:sz w:val="20"/>
            <w:szCs w:val="20"/>
          </w:rPr>
          <w:delText>*/</w:delText>
        </w:r>
      </w:del>
    </w:p>
    <w:p w14:paraId="64F99DB8" w14:textId="23A052AA" w:rsidR="005F34CB" w:rsidRDefault="00CB6EEA" w:rsidP="00CB6EEA">
      <w:pPr>
        <w:ind w:left="720" w:firstLine="720"/>
        <w:jc w:val="left"/>
        <w:rPr>
          <w:rFonts w:ascii="Consolas" w:hAnsi="Consolas"/>
          <w:sz w:val="20"/>
          <w:szCs w:val="20"/>
        </w:rPr>
      </w:pPr>
      <w:del w:id="2468" w:author="Quincey Koziol" w:date="2014-12-07T00:32:00Z">
        <w:r w:rsidDel="0077703A">
          <w:rPr>
            <w:rFonts w:ascii="Consolas" w:hAnsi="Consolas"/>
            <w:sz w:val="20"/>
            <w:szCs w:val="20"/>
          </w:rPr>
          <w:delText>src</w:delText>
        </w:r>
        <w:r w:rsidR="005F34CB" w:rsidDel="0077703A">
          <w:rPr>
            <w:rFonts w:ascii="Consolas" w:hAnsi="Consolas"/>
            <w:sz w:val="20"/>
            <w:szCs w:val="20"/>
          </w:rPr>
          <w:delText>_id</w:delText>
        </w:r>
        <w:r w:rsidR="00B0380B" w:rsidRPr="00CB6EEA" w:rsidDel="0077703A">
          <w:rPr>
            <w:rFonts w:ascii="Consolas" w:hAnsi="Consolas"/>
            <w:sz w:val="20"/>
            <w:szCs w:val="20"/>
          </w:rPr>
          <w:delText xml:space="preserve"> = </w:delText>
        </w:r>
      </w:del>
      <w:r w:rsidR="00B0380B" w:rsidRPr="00CB6EEA">
        <w:rPr>
          <w:rFonts w:ascii="Consolas" w:hAnsi="Consolas"/>
          <w:sz w:val="20"/>
          <w:szCs w:val="20"/>
        </w:rPr>
        <w:t>H5Sselect_</w:t>
      </w:r>
      <w:del w:id="2469" w:author="Quincey Koziol" w:date="2014-12-07T00:32:00Z">
        <w:r w:rsidR="00B0380B" w:rsidRPr="00CB6EEA" w:rsidDel="0077703A">
          <w:rPr>
            <w:rFonts w:ascii="Consolas" w:hAnsi="Consolas"/>
            <w:sz w:val="20"/>
            <w:szCs w:val="20"/>
          </w:rPr>
          <w:delText>template</w:delText>
        </w:r>
      </w:del>
      <w:ins w:id="2470" w:author="Quincey Koziol" w:date="2014-12-07T00:32:00Z">
        <w:r w:rsidR="0077703A">
          <w:rPr>
            <w:rFonts w:ascii="Consolas" w:hAnsi="Consolas"/>
            <w:sz w:val="20"/>
            <w:szCs w:val="20"/>
          </w:rPr>
          <w:t>hyperslab</w:t>
        </w:r>
      </w:ins>
      <w:r w:rsidR="00B0380B" w:rsidRPr="00CB6EEA">
        <w:rPr>
          <w:rFonts w:ascii="Consolas" w:hAnsi="Consolas"/>
          <w:sz w:val="20"/>
          <w:szCs w:val="20"/>
        </w:rPr>
        <w:t>(</w:t>
      </w:r>
      <w:ins w:id="2471" w:author="Quincey Koziol" w:date="2014-12-07T00:32:00Z">
        <w:r w:rsidR="0077703A">
          <w:rPr>
            <w:rFonts w:ascii="Consolas" w:hAnsi="Consolas"/>
            <w:sz w:val="20"/>
            <w:szCs w:val="20"/>
          </w:rPr>
          <w:t>src_data</w:t>
        </w:r>
      </w:ins>
      <w:r>
        <w:rPr>
          <w:rFonts w:ascii="Consolas" w:hAnsi="Consolas"/>
          <w:sz w:val="20"/>
          <w:szCs w:val="20"/>
        </w:rPr>
        <w:t>space</w:t>
      </w:r>
      <w:ins w:id="2472" w:author="Quincey Koziol" w:date="2014-12-07T00:42:00Z">
        <w:r w:rsidR="002B0EF7">
          <w:rPr>
            <w:rFonts w:ascii="Consolas" w:hAnsi="Consolas"/>
            <w:sz w:val="20"/>
            <w:szCs w:val="20"/>
          </w:rPr>
          <w:t>_id</w:t>
        </w:r>
      </w:ins>
      <w:r>
        <w:rPr>
          <w:rFonts w:ascii="Consolas" w:hAnsi="Consolas"/>
          <w:sz w:val="20"/>
          <w:szCs w:val="20"/>
        </w:rPr>
        <w:t>, H5S_SELECT_SET, st</w:t>
      </w:r>
      <w:r w:rsidRPr="00CB6EEA">
        <w:rPr>
          <w:rFonts w:ascii="Consolas" w:hAnsi="Consolas"/>
          <w:sz w:val="20"/>
          <w:szCs w:val="20"/>
        </w:rPr>
        <w:t>a</w:t>
      </w:r>
      <w:r>
        <w:rPr>
          <w:rFonts w:ascii="Consolas" w:hAnsi="Consolas"/>
          <w:sz w:val="20"/>
          <w:szCs w:val="20"/>
        </w:rPr>
        <w:t xml:space="preserve">rt, </w:t>
      </w:r>
      <w:r w:rsidRPr="00CB6EEA">
        <w:rPr>
          <w:rFonts w:ascii="Consolas" w:hAnsi="Consolas"/>
          <w:sz w:val="20"/>
          <w:szCs w:val="20"/>
        </w:rPr>
        <w:t>strid</w:t>
      </w:r>
      <w:r>
        <w:rPr>
          <w:rFonts w:ascii="Consolas" w:hAnsi="Consolas"/>
          <w:sz w:val="20"/>
          <w:szCs w:val="20"/>
        </w:rPr>
        <w:t xml:space="preserve">e, </w:t>
      </w:r>
      <w:del w:id="2473" w:author="Quincey Koziol" w:date="2014-12-07T00:32:00Z">
        <w:r w:rsidR="00B0380B" w:rsidRPr="00CB6EEA" w:rsidDel="0077703A">
          <w:rPr>
            <w:rFonts w:ascii="Consolas" w:hAnsi="Consolas"/>
            <w:sz w:val="20"/>
            <w:szCs w:val="20"/>
          </w:rPr>
          <w:delText>count</w:delText>
        </w:r>
      </w:del>
      <w:ins w:id="2474" w:author="Quincey Koziol" w:date="2014-12-07T00:34:00Z">
        <w:r w:rsidR="0077703A">
          <w:rPr>
            <w:rFonts w:ascii="Consolas" w:hAnsi="Consolas"/>
            <w:sz w:val="20"/>
            <w:szCs w:val="20"/>
          </w:rPr>
          <w:t>count</w:t>
        </w:r>
      </w:ins>
      <w:r w:rsidR="00B0380B" w:rsidRPr="00CB6EEA">
        <w:rPr>
          <w:rFonts w:ascii="Consolas" w:hAnsi="Consolas"/>
          <w:sz w:val="20"/>
          <w:szCs w:val="20"/>
        </w:rPr>
        <w:t xml:space="preserve">, </w:t>
      </w:r>
    </w:p>
    <w:p w14:paraId="5297787F" w14:textId="07C9CF1C" w:rsidR="00B0380B" w:rsidRDefault="00D7474D" w:rsidP="00D7474D">
      <w:pPr>
        <w:ind w:left="1440" w:firstLine="720"/>
        <w:jc w:val="left"/>
        <w:rPr>
          <w:rFonts w:ascii="Consolas" w:hAnsi="Consolas"/>
          <w:sz w:val="20"/>
          <w:szCs w:val="20"/>
        </w:rPr>
      </w:pPr>
      <w:r>
        <w:rPr>
          <w:rFonts w:ascii="Consolas" w:hAnsi="Consolas"/>
          <w:sz w:val="20"/>
          <w:szCs w:val="20"/>
        </w:rPr>
        <w:t xml:space="preserve">  </w:t>
      </w:r>
      <w:del w:id="2475" w:author="Quincey Koziol" w:date="2014-12-07T00:33:00Z">
        <w:r w:rsidR="00B0380B" w:rsidRPr="00CB6EEA" w:rsidDel="0077703A">
          <w:rPr>
            <w:rFonts w:ascii="Consolas" w:hAnsi="Consolas"/>
            <w:sz w:val="20"/>
            <w:szCs w:val="20"/>
          </w:rPr>
          <w:delText>tmpl_DATASET</w:delText>
        </w:r>
      </w:del>
      <w:ins w:id="2476" w:author="Quincey Koziol" w:date="2014-12-07T00:34:00Z">
        <w:r w:rsidR="0077703A">
          <w:rPr>
            <w:rFonts w:ascii="Consolas" w:hAnsi="Consolas"/>
            <w:sz w:val="20"/>
            <w:szCs w:val="20"/>
          </w:rPr>
          <w:t>block</w:t>
        </w:r>
      </w:ins>
      <w:r w:rsidR="00CB6EEA">
        <w:rPr>
          <w:rFonts w:ascii="Consolas" w:hAnsi="Consolas"/>
          <w:sz w:val="20"/>
          <w:szCs w:val="20"/>
        </w:rPr>
        <w:t>);</w:t>
      </w:r>
      <w:del w:id="2477" w:author="Quincey Koziol" w:date="2014-12-07T00:33:00Z">
        <w:r w:rsidR="00A32CAB" w:rsidDel="0077703A">
          <w:rPr>
            <w:rFonts w:ascii="Consolas" w:hAnsi="Consolas"/>
            <w:sz w:val="20"/>
            <w:szCs w:val="20"/>
          </w:rPr>
          <w:delText xml:space="preserve"> </w:delText>
        </w:r>
      </w:del>
    </w:p>
    <w:p w14:paraId="48DD62B2" w14:textId="0BE87BE6" w:rsidR="00262AE6" w:rsidDel="0077703A" w:rsidRDefault="00262AE6" w:rsidP="00D7474D">
      <w:pPr>
        <w:ind w:left="1440" w:firstLine="720"/>
        <w:jc w:val="left"/>
        <w:rPr>
          <w:del w:id="2478" w:author="Quincey Koziol" w:date="2014-12-07T00:34:00Z"/>
          <w:rFonts w:ascii="Consolas" w:hAnsi="Consolas"/>
          <w:sz w:val="20"/>
          <w:szCs w:val="20"/>
        </w:rPr>
      </w:pPr>
      <w:del w:id="2479" w:author="Quincey Koziol" w:date="2014-12-07T00:34:00Z">
        <w:r w:rsidDel="0077703A">
          <w:rPr>
            <w:rFonts w:ascii="Consolas" w:hAnsi="Consolas"/>
            <w:sz w:val="20"/>
            <w:szCs w:val="20"/>
          </w:rPr>
          <w:delText>or we can do just a hyperslab selection using block = {1, i, M}</w:delText>
        </w:r>
      </w:del>
    </w:p>
    <w:p w14:paraId="07D4237A" w14:textId="3B71A785" w:rsidR="00262AE6" w:rsidDel="0077703A" w:rsidRDefault="00262AE6" w:rsidP="00D7474D">
      <w:pPr>
        <w:ind w:left="1440" w:firstLine="720"/>
        <w:jc w:val="left"/>
        <w:rPr>
          <w:del w:id="2480" w:author="Quincey Koziol" w:date="2014-12-07T00:34:00Z"/>
          <w:rFonts w:ascii="Consolas" w:hAnsi="Consolas"/>
          <w:sz w:val="20"/>
          <w:szCs w:val="20"/>
        </w:rPr>
      </w:pPr>
      <w:del w:id="2481" w:author="Quincey Koziol" w:date="2014-12-07T00:34:00Z">
        <w:r w:rsidDel="0077703A">
          <w:rPr>
            <w:rFonts w:ascii="Consolas" w:hAnsi="Consolas"/>
            <w:sz w:val="20"/>
            <w:szCs w:val="20"/>
          </w:rPr>
          <w:delText>H5Sselect_hyperslab(space, H5S_SELECT_SET, start, stride, count, block);</w:delText>
        </w:r>
      </w:del>
    </w:p>
    <w:p w14:paraId="70202406" w14:textId="55ACBBC8" w:rsidR="00262AE6" w:rsidRPr="00CB6EEA" w:rsidDel="0077703A" w:rsidRDefault="004B6C32" w:rsidP="00D7474D">
      <w:pPr>
        <w:ind w:left="1440" w:firstLine="720"/>
        <w:jc w:val="left"/>
        <w:rPr>
          <w:del w:id="2482" w:author="Quincey Koziol" w:date="2014-12-07T00:34:00Z"/>
          <w:rFonts w:ascii="Consolas" w:hAnsi="Consolas"/>
          <w:sz w:val="20"/>
          <w:szCs w:val="20"/>
        </w:rPr>
      </w:pPr>
      <w:del w:id="2483" w:author="Quincey Koziol" w:date="2014-12-07T00:34:00Z">
        <w:r w:rsidDel="0077703A">
          <w:rPr>
            <w:rFonts w:ascii="Consolas" w:hAnsi="Consolas"/>
            <w:sz w:val="20"/>
            <w:szCs w:val="20"/>
          </w:rPr>
          <w:delText>We will need to use “space” id instead of “src_id” in the mapping function below.</w:delText>
        </w:r>
      </w:del>
    </w:p>
    <w:p w14:paraId="77597FE1" w14:textId="5460C5C3" w:rsidR="00CB6EEA" w:rsidRPr="00CB6EEA" w:rsidRDefault="00D2292C" w:rsidP="00D2292C">
      <w:pPr>
        <w:ind w:left="720"/>
        <w:rPr>
          <w:rFonts w:ascii="Consolas" w:hAnsi="Consolas"/>
          <w:sz w:val="20"/>
          <w:szCs w:val="20"/>
        </w:rPr>
      </w:pPr>
      <w:r w:rsidRPr="00CB6EEA">
        <w:rPr>
          <w:rFonts w:ascii="Consolas" w:hAnsi="Consolas"/>
          <w:sz w:val="20"/>
          <w:szCs w:val="20"/>
        </w:rPr>
        <w:tab/>
      </w:r>
      <w:r w:rsidR="00CB6EEA" w:rsidRPr="00CB6EEA">
        <w:rPr>
          <w:rFonts w:ascii="Consolas" w:hAnsi="Consolas"/>
          <w:sz w:val="20"/>
          <w:szCs w:val="20"/>
        </w:rPr>
        <w:t>/* Select element</w:t>
      </w:r>
      <w:ins w:id="2484" w:author="Quincey Koziol" w:date="2014-12-07T00:40:00Z">
        <w:r w:rsidR="002B0EF7">
          <w:rPr>
            <w:rFonts w:ascii="Consolas" w:hAnsi="Consolas"/>
            <w:sz w:val="20"/>
            <w:szCs w:val="20"/>
          </w:rPr>
          <w:t>s</w:t>
        </w:r>
      </w:ins>
      <w:r w:rsidR="00CB6EEA" w:rsidRPr="00CB6EEA">
        <w:rPr>
          <w:rFonts w:ascii="Consolas" w:hAnsi="Consolas"/>
          <w:sz w:val="20"/>
          <w:szCs w:val="20"/>
        </w:rPr>
        <w:t xml:space="preserve"> in VDS that will be mapped with the elements in DAT</w:t>
      </w:r>
      <w:ins w:id="2485" w:author="Quincey Koziol" w:date="2014-12-07T00:43:00Z">
        <w:r w:rsidR="002B0EF7">
          <w:rPr>
            <w:rFonts w:ascii="Consolas" w:hAnsi="Consolas"/>
            <w:sz w:val="20"/>
            <w:szCs w:val="20"/>
          </w:rPr>
          <w:t>A</w:t>
        </w:r>
      </w:ins>
      <w:r w:rsidR="00CB6EEA" w:rsidRPr="00CB6EEA">
        <w:rPr>
          <w:rFonts w:ascii="Consolas" w:hAnsi="Consolas"/>
          <w:sz w:val="20"/>
          <w:szCs w:val="20"/>
        </w:rPr>
        <w:t>SET */</w:t>
      </w:r>
    </w:p>
    <w:p w14:paraId="0835CCB6" w14:textId="070710EC" w:rsidR="00CB6EEA" w:rsidDel="002B0EF7" w:rsidRDefault="00CB6EEA" w:rsidP="00D2292C">
      <w:pPr>
        <w:ind w:left="720"/>
        <w:rPr>
          <w:del w:id="2486" w:author="Quincey Koziol" w:date="2014-12-07T00:41:00Z"/>
          <w:rFonts w:ascii="Consolas" w:hAnsi="Consolas"/>
          <w:sz w:val="22"/>
        </w:rPr>
      </w:pPr>
      <w:del w:id="2487" w:author="Quincey Koziol" w:date="2014-12-07T00:41:00Z">
        <w:r w:rsidDel="002B0EF7">
          <w:rPr>
            <w:rFonts w:ascii="Consolas" w:hAnsi="Consolas"/>
            <w:sz w:val="22"/>
          </w:rPr>
          <w:tab/>
          <w:delText xml:space="preserve">/* </w:delText>
        </w:r>
        <w:r w:rsidR="00D7474D" w:rsidDel="002B0EF7">
          <w:rPr>
            <w:rFonts w:ascii="Consolas" w:hAnsi="Consolas"/>
            <w:sz w:val="22"/>
          </w:rPr>
          <w:delText>D</w:delText>
        </w:r>
        <w:r w:rsidDel="002B0EF7">
          <w:rPr>
            <w:rFonts w:ascii="Consolas" w:hAnsi="Consolas"/>
            <w:sz w:val="22"/>
          </w:rPr>
          <w:delText>efine the template */</w:delText>
        </w:r>
      </w:del>
    </w:p>
    <w:p w14:paraId="3B16B786" w14:textId="71855D36" w:rsidR="00CB6EEA" w:rsidRPr="00CB6EEA" w:rsidDel="002B0EF7" w:rsidRDefault="00CB6EEA" w:rsidP="00CB6EEA">
      <w:pPr>
        <w:ind w:left="720"/>
        <w:rPr>
          <w:del w:id="2488" w:author="Quincey Koziol" w:date="2014-12-07T00:41:00Z"/>
          <w:rFonts w:ascii="Consolas" w:hAnsi="Consolas"/>
          <w:sz w:val="20"/>
          <w:szCs w:val="20"/>
        </w:rPr>
      </w:pPr>
      <w:moveFromRangeStart w:id="2489" w:author="Quincey Koziol" w:date="2014-12-07T00:41:00Z" w:name="move279532194"/>
      <w:moveFrom w:id="2490" w:author="Quincey Koziol" w:date="2014-12-07T00:41:00Z">
        <w:del w:id="2491" w:author="Quincey Koziol" w:date="2014-12-07T00:41:00Z">
          <w:r w:rsidDel="002B0EF7">
            <w:rPr>
              <w:rFonts w:ascii="Consolas" w:hAnsi="Consolas"/>
              <w:sz w:val="22"/>
            </w:rPr>
            <w:tab/>
          </w:r>
          <w:r w:rsidR="00C37670" w:rsidDel="002B0EF7">
            <w:rPr>
              <w:rFonts w:ascii="Consolas" w:hAnsi="Consolas"/>
              <w:sz w:val="20"/>
              <w:szCs w:val="20"/>
            </w:rPr>
            <w:delText>dims</w:delText>
          </w:r>
          <w:r w:rsidRPr="00CB6EEA" w:rsidDel="002B0EF7">
            <w:rPr>
              <w:rFonts w:ascii="Consolas" w:hAnsi="Consolas"/>
              <w:sz w:val="20"/>
              <w:szCs w:val="20"/>
            </w:rPr>
            <w:delText xml:space="preserve">[] = {1, </w:delText>
          </w:r>
          <w:r w:rsidRPr="00CB6EEA" w:rsidDel="002B0EF7">
            <w:rPr>
              <w:rFonts w:ascii="Consolas" w:hAnsi="Consolas"/>
              <w:i/>
              <w:sz w:val="20"/>
              <w:szCs w:val="20"/>
            </w:rPr>
            <w:delText>i</w:delText>
          </w:r>
          <w:r w:rsidRPr="00CB6EEA" w:rsidDel="002B0EF7">
            <w:rPr>
              <w:rFonts w:ascii="Consolas" w:hAnsi="Consolas"/>
              <w:sz w:val="20"/>
              <w:szCs w:val="20"/>
            </w:rPr>
            <w:delText xml:space="preserve">, M}; /* </w:delText>
          </w:r>
          <w:r w:rsidRPr="00CB6EEA" w:rsidDel="002B0EF7">
            <w:rPr>
              <w:rFonts w:ascii="Consolas" w:hAnsi="Consolas"/>
              <w:i/>
              <w:sz w:val="20"/>
              <w:szCs w:val="20"/>
            </w:rPr>
            <w:delText>i</w:delText>
          </w:r>
          <w:r w:rsidRPr="00CB6EEA" w:rsidDel="002B0EF7">
            <w:rPr>
              <w:rFonts w:ascii="Consolas" w:hAnsi="Consolas"/>
              <w:sz w:val="20"/>
              <w:szCs w:val="20"/>
            </w:rPr>
            <w:delText xml:space="preserve"> is k for A, C, E and n for B, D, F */</w:delText>
          </w:r>
        </w:del>
      </w:moveFrom>
    </w:p>
    <w:moveFromRangeEnd w:id="2489"/>
    <w:p w14:paraId="4FA2D752" w14:textId="2898AF87" w:rsidR="00CB6EEA" w:rsidRPr="00CB6EEA" w:rsidDel="002B0EF7" w:rsidRDefault="00CB6EEA" w:rsidP="00CB6EEA">
      <w:pPr>
        <w:ind w:left="720" w:firstLine="720"/>
        <w:rPr>
          <w:del w:id="2492" w:author="Quincey Koziol" w:date="2014-12-07T00:41:00Z"/>
          <w:rFonts w:ascii="Consolas" w:hAnsi="Consolas"/>
          <w:sz w:val="20"/>
          <w:szCs w:val="20"/>
        </w:rPr>
      </w:pPr>
      <w:del w:id="2493" w:author="Quincey Koziol" w:date="2014-12-07T00:41:00Z">
        <w:r w:rsidRPr="00CB6EEA" w:rsidDel="002B0EF7">
          <w:rPr>
            <w:rFonts w:ascii="Consolas" w:hAnsi="Consolas"/>
            <w:sz w:val="20"/>
            <w:szCs w:val="20"/>
          </w:rPr>
          <w:delText>tmpl_</w:delText>
        </w:r>
        <w:r w:rsidDel="002B0EF7">
          <w:rPr>
            <w:rFonts w:ascii="Consolas" w:hAnsi="Consolas"/>
            <w:sz w:val="20"/>
            <w:szCs w:val="20"/>
          </w:rPr>
          <w:delText>VDS</w:delText>
        </w:r>
        <w:r w:rsidRPr="00CB6EEA" w:rsidDel="002B0EF7">
          <w:rPr>
            <w:rFonts w:ascii="Consolas" w:hAnsi="Consolas"/>
            <w:sz w:val="20"/>
            <w:szCs w:val="20"/>
          </w:rPr>
          <w:delText xml:space="preserve"> = H5Screate_simple(3, dims, NULL);</w:delText>
        </w:r>
      </w:del>
    </w:p>
    <w:p w14:paraId="118E7201" w14:textId="77777777" w:rsidR="00C37670" w:rsidRDefault="00CB6EEA" w:rsidP="00CB6EEA">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sidR="00C80CC7">
        <w:rPr>
          <w:rFonts w:ascii="Consolas" w:hAnsi="Consolas"/>
          <w:sz w:val="20"/>
          <w:szCs w:val="20"/>
        </w:rPr>
        <w:t xml:space="preserve">0, </w:t>
      </w:r>
      <w:r w:rsidR="00FC2FBB">
        <w:rPr>
          <w:rFonts w:ascii="Consolas" w:hAnsi="Consolas"/>
          <w:i/>
          <w:sz w:val="20"/>
          <w:szCs w:val="20"/>
        </w:rPr>
        <w:t>p</w:t>
      </w:r>
      <w:r w:rsidR="00C80CC7">
        <w:rPr>
          <w:rFonts w:ascii="Consolas" w:hAnsi="Consolas"/>
          <w:sz w:val="20"/>
          <w:szCs w:val="20"/>
        </w:rPr>
        <w:t>,</w:t>
      </w:r>
      <w:r w:rsidRPr="00CB6EEA">
        <w:rPr>
          <w:rFonts w:ascii="Consolas" w:hAnsi="Consolas"/>
          <w:sz w:val="20"/>
          <w:szCs w:val="20"/>
        </w:rPr>
        <w:t xml:space="preserve"> 0};</w:t>
      </w:r>
      <w:r w:rsidR="0039483F">
        <w:rPr>
          <w:rFonts w:ascii="Consolas" w:hAnsi="Consolas"/>
          <w:sz w:val="20"/>
          <w:szCs w:val="20"/>
        </w:rPr>
        <w:t xml:space="preserve"> /*</w:t>
      </w:r>
      <w:r w:rsidR="00C37670">
        <w:rPr>
          <w:rFonts w:ascii="Consolas" w:hAnsi="Consolas"/>
          <w:sz w:val="20"/>
          <w:szCs w:val="20"/>
        </w:rPr>
        <w:t xml:space="preserve">The value of </w:t>
      </w:r>
      <w:r w:rsidR="00FC2FBB" w:rsidRPr="00C37670">
        <w:rPr>
          <w:rFonts w:ascii="Consolas" w:hAnsi="Consolas"/>
          <w:i/>
          <w:sz w:val="20"/>
          <w:szCs w:val="20"/>
        </w:rPr>
        <w:t>p</w:t>
      </w:r>
      <w:r w:rsidR="00FC2FBB">
        <w:rPr>
          <w:rFonts w:ascii="Consolas" w:hAnsi="Consolas"/>
          <w:sz w:val="20"/>
          <w:szCs w:val="20"/>
        </w:rPr>
        <w:t xml:space="preserve"> is </w:t>
      </w:r>
    </w:p>
    <w:p w14:paraId="60E16E93"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0 for A, </w:t>
      </w:r>
    </w:p>
    <w:p w14:paraId="0EDDA3F8"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 for B, </w:t>
      </w:r>
    </w:p>
    <w:p w14:paraId="49802F7F" w14:textId="77777777" w:rsidR="00C37670"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n+k for C, </w:t>
      </w:r>
    </w:p>
    <w:p w14:paraId="3C59A392" w14:textId="1D4DCC6C" w:rsidR="0039483F"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 xml:space="preserve">n+2k for D, </w:t>
      </w:r>
    </w:p>
    <w:p w14:paraId="65E306C4" w14:textId="77777777" w:rsidR="00C37670" w:rsidRDefault="0039483F" w:rsidP="00CB6EEA">
      <w:pPr>
        <w:ind w:left="720" w:firstLine="720"/>
        <w:rPr>
          <w:rFonts w:ascii="Consolas" w:hAnsi="Consolas"/>
          <w:sz w:val="20"/>
          <w:szCs w:val="20"/>
        </w:rPr>
      </w:pPr>
      <w:r>
        <w:rPr>
          <w:rFonts w:ascii="Consolas" w:hAnsi="Consolas"/>
          <w:sz w:val="20"/>
          <w:szCs w:val="20"/>
        </w:rPr>
        <w:t xml:space="preserve">       </w:t>
      </w:r>
      <w:r w:rsidR="00C37670">
        <w:rPr>
          <w:rFonts w:ascii="Consolas" w:hAnsi="Consolas"/>
          <w:sz w:val="20"/>
          <w:szCs w:val="20"/>
        </w:rPr>
        <w:t xml:space="preserve">               2n+2k for E,</w:t>
      </w:r>
    </w:p>
    <w:p w14:paraId="352B46F2" w14:textId="5785293F" w:rsidR="00CB6EEA" w:rsidRPr="00CB6EEA" w:rsidRDefault="00C37670" w:rsidP="00CB6EEA">
      <w:pPr>
        <w:ind w:left="720" w:firstLine="720"/>
        <w:rPr>
          <w:rFonts w:ascii="Consolas" w:hAnsi="Consolas"/>
          <w:sz w:val="20"/>
          <w:szCs w:val="20"/>
        </w:rPr>
      </w:pPr>
      <w:r>
        <w:rPr>
          <w:rFonts w:ascii="Consolas" w:hAnsi="Consolas"/>
          <w:sz w:val="20"/>
          <w:szCs w:val="20"/>
        </w:rPr>
        <w:t xml:space="preserve">                      </w:t>
      </w:r>
      <w:r w:rsidR="0039483F">
        <w:rPr>
          <w:rFonts w:ascii="Consolas" w:hAnsi="Consolas"/>
          <w:sz w:val="20"/>
          <w:szCs w:val="20"/>
        </w:rPr>
        <w:t>3k+2n for F */</w:t>
      </w:r>
    </w:p>
    <w:p w14:paraId="584D89CE" w14:textId="2F9EAF6B" w:rsidR="00CB6EEA" w:rsidRPr="00CB6EEA" w:rsidDel="002B0EF7" w:rsidRDefault="00CB6EEA" w:rsidP="00CB6EEA">
      <w:pPr>
        <w:ind w:left="720" w:firstLine="720"/>
        <w:rPr>
          <w:rFonts w:ascii="Consolas" w:hAnsi="Consolas"/>
          <w:sz w:val="20"/>
          <w:szCs w:val="20"/>
        </w:rPr>
      </w:pPr>
      <w:moveFromRangeStart w:id="2494" w:author="Quincey Koziol" w:date="2014-12-07T00:41:00Z" w:name="move279532204"/>
      <w:moveFrom w:id="2495" w:author="Quincey Koziol" w:date="2014-12-07T00:41:00Z">
        <w:r w:rsidDel="002B0EF7">
          <w:rPr>
            <w:rFonts w:ascii="Consolas" w:hAnsi="Consolas"/>
            <w:sz w:val="20"/>
            <w:szCs w:val="20"/>
          </w:rPr>
          <w:t>v</w:t>
        </w:r>
        <w:r w:rsidRPr="00CB6EEA" w:rsidDel="002B0EF7">
          <w:rPr>
            <w:rFonts w:ascii="Consolas" w:hAnsi="Consolas"/>
            <w:sz w:val="20"/>
            <w:szCs w:val="20"/>
          </w:rPr>
          <w:t>count = {H5S_UNLIMITED, 1, 1};</w:t>
        </w:r>
      </w:moveFrom>
    </w:p>
    <w:moveFromRangeEnd w:id="2494"/>
    <w:p w14:paraId="31AC8026" w14:textId="2EE4E1DE" w:rsidR="00CB6EEA" w:rsidRPr="00CB6EEA" w:rsidRDefault="00CB6EEA" w:rsidP="00CB6EEA">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stride = {1, 1, 1};</w:t>
      </w:r>
    </w:p>
    <w:p w14:paraId="75BC6EF7" w14:textId="77777777" w:rsidR="002B0EF7" w:rsidRPr="00CB6EEA" w:rsidRDefault="002B0EF7" w:rsidP="002B0EF7">
      <w:pPr>
        <w:ind w:left="720" w:firstLine="720"/>
        <w:rPr>
          <w:rFonts w:ascii="Consolas" w:hAnsi="Consolas"/>
          <w:sz w:val="20"/>
          <w:szCs w:val="20"/>
        </w:rPr>
      </w:pPr>
      <w:moveToRangeStart w:id="2496" w:author="Quincey Koziol" w:date="2014-12-07T00:41:00Z" w:name="move279532204"/>
      <w:moveTo w:id="2497" w:author="Quincey Koziol" w:date="2014-12-07T00:41:00Z">
        <w:r>
          <w:rPr>
            <w:rFonts w:ascii="Consolas" w:hAnsi="Consolas"/>
            <w:sz w:val="20"/>
            <w:szCs w:val="20"/>
          </w:rPr>
          <w:t>v</w:t>
        </w:r>
        <w:r w:rsidRPr="00CB6EEA">
          <w:rPr>
            <w:rFonts w:ascii="Consolas" w:hAnsi="Consolas"/>
            <w:sz w:val="20"/>
            <w:szCs w:val="20"/>
          </w:rPr>
          <w:t>count = {H5S_UNLIMITED, 1, 1};</w:t>
        </w:r>
      </w:moveTo>
    </w:p>
    <w:p w14:paraId="5B0F750A" w14:textId="05BD1C9E" w:rsidR="002B0EF7" w:rsidRPr="00CB6EEA" w:rsidRDefault="002B0EF7" w:rsidP="002B0EF7">
      <w:pPr>
        <w:ind w:left="720"/>
        <w:rPr>
          <w:rFonts w:ascii="Consolas" w:hAnsi="Consolas"/>
          <w:sz w:val="20"/>
          <w:szCs w:val="20"/>
        </w:rPr>
      </w:pPr>
      <w:moveToRangeStart w:id="2498" w:author="Quincey Koziol" w:date="2014-12-07T00:41:00Z" w:name="move279532194"/>
      <w:moveToRangeEnd w:id="2496"/>
      <w:moveTo w:id="2499" w:author="Quincey Koziol" w:date="2014-12-07T00:41:00Z">
        <w:r>
          <w:rPr>
            <w:rFonts w:ascii="Consolas" w:hAnsi="Consolas"/>
            <w:sz w:val="22"/>
          </w:rPr>
          <w:tab/>
        </w:r>
        <w:del w:id="2500" w:author="Quincey Koziol" w:date="2014-12-07T00:41:00Z">
          <w:r w:rsidDel="002B0EF7">
            <w:rPr>
              <w:rFonts w:ascii="Consolas" w:hAnsi="Consolas"/>
              <w:sz w:val="20"/>
              <w:szCs w:val="20"/>
            </w:rPr>
            <w:delText>dims</w:delText>
          </w:r>
        </w:del>
      </w:moveTo>
      <w:ins w:id="2501" w:author="Quincey Koziol" w:date="2014-12-07T00:41:00Z">
        <w:r>
          <w:rPr>
            <w:rFonts w:ascii="Consolas" w:hAnsi="Consolas"/>
            <w:sz w:val="20"/>
            <w:szCs w:val="20"/>
          </w:rPr>
          <w:t>vblock</w:t>
        </w:r>
      </w:ins>
      <w:moveTo w:id="2502" w:author="Quincey Koziol" w:date="2014-12-07T00:41:00Z">
        <w:r w:rsidRPr="00CB6EEA">
          <w:rPr>
            <w:rFonts w:ascii="Consolas" w:hAnsi="Consolas"/>
            <w:sz w:val="20"/>
            <w:szCs w:val="20"/>
          </w:rPr>
          <w:t xml:space="preserve">[] = {1, </w:t>
        </w:r>
        <w:r w:rsidRPr="00CB6EEA">
          <w:rPr>
            <w:rFonts w:ascii="Consolas" w:hAnsi="Consolas"/>
            <w:i/>
            <w:sz w:val="20"/>
            <w:szCs w:val="20"/>
          </w:rPr>
          <w:t>i</w:t>
        </w:r>
        <w:r w:rsidRPr="00CB6EEA">
          <w:rPr>
            <w:rFonts w:ascii="Consolas" w:hAnsi="Consolas"/>
            <w:sz w:val="20"/>
            <w:szCs w:val="20"/>
          </w:rPr>
          <w:t xml:space="preserve">, M}; /* </w:t>
        </w:r>
        <w:r w:rsidRPr="00CB6EEA">
          <w:rPr>
            <w:rFonts w:ascii="Consolas" w:hAnsi="Consolas"/>
            <w:i/>
            <w:sz w:val="20"/>
            <w:szCs w:val="20"/>
          </w:rPr>
          <w:t>i</w:t>
        </w:r>
        <w:r w:rsidRPr="00CB6EEA">
          <w:rPr>
            <w:rFonts w:ascii="Consolas" w:hAnsi="Consolas"/>
            <w:sz w:val="20"/>
            <w:szCs w:val="20"/>
          </w:rPr>
          <w:t xml:space="preserve"> is k for A, C, E and n for B, D, F */</w:t>
        </w:r>
      </w:moveTo>
    </w:p>
    <w:moveToRangeEnd w:id="2498"/>
    <w:p w14:paraId="41BD0341" w14:textId="0985281E" w:rsidR="00CB6EEA" w:rsidRPr="005F34CB" w:rsidDel="002B0EF7" w:rsidRDefault="00CB6EEA" w:rsidP="00CB6EEA">
      <w:pPr>
        <w:ind w:left="720" w:firstLine="720"/>
        <w:rPr>
          <w:del w:id="2503" w:author="Quincey Koziol" w:date="2014-12-07T00:43:00Z"/>
          <w:rFonts w:ascii="Consolas" w:hAnsi="Consolas"/>
          <w:sz w:val="20"/>
          <w:szCs w:val="20"/>
        </w:rPr>
      </w:pPr>
      <w:del w:id="2504" w:author="Quincey Koziol" w:date="2014-12-07T00:43:00Z">
        <w:r w:rsidRPr="005F34CB" w:rsidDel="002B0EF7">
          <w:rPr>
            <w:rFonts w:ascii="Consolas" w:hAnsi="Consolas"/>
            <w:sz w:val="20"/>
            <w:szCs w:val="20"/>
          </w:rPr>
          <w:delText xml:space="preserve">/* Select elements in </w:delText>
        </w:r>
        <w:r w:rsidR="004206AE" w:rsidRPr="005F34CB" w:rsidDel="002B0EF7">
          <w:rPr>
            <w:rFonts w:ascii="Consolas" w:hAnsi="Consolas"/>
            <w:sz w:val="20"/>
            <w:szCs w:val="20"/>
          </w:rPr>
          <w:delText>VDS</w:delText>
        </w:r>
        <w:r w:rsidRPr="005F34CB" w:rsidDel="002B0EF7">
          <w:rPr>
            <w:rFonts w:ascii="Consolas" w:hAnsi="Consolas"/>
            <w:sz w:val="20"/>
            <w:szCs w:val="20"/>
          </w:rPr>
          <w:delText xml:space="preserve"> */</w:delText>
        </w:r>
      </w:del>
    </w:p>
    <w:p w14:paraId="6877357E" w14:textId="51783516" w:rsidR="00D7474D" w:rsidRDefault="00CB6EEA" w:rsidP="00D2292C">
      <w:pPr>
        <w:ind w:left="720"/>
        <w:rPr>
          <w:rFonts w:ascii="Consolas" w:hAnsi="Consolas"/>
          <w:sz w:val="20"/>
          <w:szCs w:val="20"/>
        </w:rPr>
      </w:pPr>
      <w:r w:rsidRPr="005F34CB">
        <w:rPr>
          <w:rFonts w:ascii="Consolas" w:hAnsi="Consolas"/>
          <w:sz w:val="20"/>
          <w:szCs w:val="20"/>
        </w:rPr>
        <w:tab/>
      </w:r>
      <w:del w:id="2505" w:author="Quincey Koziol" w:date="2014-12-07T00:41:00Z">
        <w:r w:rsidRPr="005F34CB" w:rsidDel="002B0EF7">
          <w:rPr>
            <w:rFonts w:ascii="Consolas" w:hAnsi="Consolas"/>
            <w:sz w:val="20"/>
            <w:szCs w:val="20"/>
          </w:rPr>
          <w:delText>dest</w:delText>
        </w:r>
        <w:r w:rsidR="005F34CB" w:rsidDel="002B0EF7">
          <w:rPr>
            <w:rFonts w:ascii="Consolas" w:hAnsi="Consolas"/>
            <w:sz w:val="20"/>
            <w:szCs w:val="20"/>
          </w:rPr>
          <w:delText>_id</w:delText>
        </w:r>
        <w:r w:rsidRPr="005F34CB" w:rsidDel="002B0EF7">
          <w:rPr>
            <w:rFonts w:ascii="Consolas" w:hAnsi="Consolas"/>
            <w:sz w:val="20"/>
            <w:szCs w:val="20"/>
          </w:rPr>
          <w:delText xml:space="preserve"> = </w:delText>
        </w:r>
      </w:del>
      <w:r w:rsidRPr="005F34CB">
        <w:rPr>
          <w:rFonts w:ascii="Consolas" w:hAnsi="Consolas"/>
          <w:sz w:val="20"/>
          <w:szCs w:val="20"/>
        </w:rPr>
        <w:t>H5Sselect_template(vspace</w:t>
      </w:r>
      <w:r w:rsidR="00C129A6">
        <w:rPr>
          <w:rFonts w:ascii="Consolas" w:hAnsi="Consolas"/>
          <w:sz w:val="20"/>
          <w:szCs w:val="20"/>
        </w:rPr>
        <w:t>_id</w:t>
      </w:r>
      <w:r w:rsidRPr="005F34CB">
        <w:rPr>
          <w:rFonts w:ascii="Consolas" w:hAnsi="Consolas"/>
          <w:sz w:val="20"/>
          <w:szCs w:val="20"/>
        </w:rPr>
        <w:t xml:space="preserve">, H5S_SELECT_SET, vstart, vstride, </w:t>
      </w:r>
    </w:p>
    <w:p w14:paraId="23647EEB" w14:textId="416F82F9" w:rsidR="00D2292C" w:rsidRDefault="00D7474D" w:rsidP="00D7474D">
      <w:pPr>
        <w:ind w:left="720"/>
        <w:rPr>
          <w:rFonts w:ascii="Consolas" w:hAnsi="Consolas"/>
          <w:sz w:val="20"/>
          <w:szCs w:val="20"/>
        </w:rPr>
      </w:pPr>
      <w:r>
        <w:rPr>
          <w:rFonts w:ascii="Consolas" w:hAnsi="Consolas"/>
          <w:sz w:val="20"/>
          <w:szCs w:val="20"/>
        </w:rPr>
        <w:t xml:space="preserve">                </w:t>
      </w:r>
      <w:r w:rsidR="00CB6EEA" w:rsidRPr="005F34CB">
        <w:rPr>
          <w:rFonts w:ascii="Consolas" w:hAnsi="Consolas"/>
          <w:sz w:val="20"/>
          <w:szCs w:val="20"/>
        </w:rPr>
        <w:t>vcount,</w:t>
      </w:r>
      <w:r>
        <w:rPr>
          <w:rFonts w:ascii="Consolas" w:hAnsi="Consolas"/>
          <w:sz w:val="20"/>
          <w:szCs w:val="20"/>
        </w:rPr>
        <w:t xml:space="preserve"> </w:t>
      </w:r>
      <w:del w:id="2506" w:author="Quincey Koziol" w:date="2014-12-07T00:41:00Z">
        <w:r w:rsidR="00C061FF" w:rsidDel="002B0EF7">
          <w:rPr>
            <w:rFonts w:ascii="Consolas" w:hAnsi="Consolas"/>
            <w:sz w:val="20"/>
            <w:szCs w:val="20"/>
          </w:rPr>
          <w:delText>t</w:delText>
        </w:r>
        <w:r w:rsidR="00CB6EEA" w:rsidRPr="005F34CB" w:rsidDel="002B0EF7">
          <w:rPr>
            <w:rFonts w:ascii="Consolas" w:hAnsi="Consolas"/>
            <w:sz w:val="20"/>
            <w:szCs w:val="20"/>
          </w:rPr>
          <w:delText>mpl_VDS</w:delText>
        </w:r>
      </w:del>
      <w:ins w:id="2507" w:author="Quincey Koziol" w:date="2014-12-07T00:41:00Z">
        <w:r w:rsidR="002B0EF7">
          <w:rPr>
            <w:rFonts w:ascii="Consolas" w:hAnsi="Consolas"/>
            <w:sz w:val="20"/>
            <w:szCs w:val="20"/>
          </w:rPr>
          <w:t>vblock</w:t>
        </w:r>
      </w:ins>
      <w:r w:rsidR="00CB6EEA" w:rsidRPr="005F34CB">
        <w:rPr>
          <w:rFonts w:ascii="Consolas" w:hAnsi="Consolas"/>
          <w:sz w:val="20"/>
          <w:szCs w:val="20"/>
        </w:rPr>
        <w:t xml:space="preserve">); </w:t>
      </w:r>
    </w:p>
    <w:p w14:paraId="45CB0068" w14:textId="6CE022EF" w:rsidR="004B6C32" w:rsidDel="002B0EF7" w:rsidRDefault="004B6C32" w:rsidP="00D7474D">
      <w:pPr>
        <w:ind w:left="720"/>
        <w:rPr>
          <w:del w:id="2508" w:author="Quincey Koziol" w:date="2014-12-07T00:42:00Z"/>
          <w:rFonts w:ascii="Consolas" w:hAnsi="Consolas"/>
          <w:sz w:val="20"/>
          <w:szCs w:val="20"/>
        </w:rPr>
      </w:pPr>
      <w:del w:id="2509" w:author="Quincey Koziol" w:date="2014-12-07T00:42:00Z">
        <w:r w:rsidDel="002B0EF7">
          <w:rPr>
            <w:rFonts w:ascii="Consolas" w:hAnsi="Consolas"/>
            <w:sz w:val="20"/>
            <w:szCs w:val="20"/>
          </w:rPr>
          <w:delText xml:space="preserve">we can use vblock = {1, </w:delText>
        </w:r>
        <w:r w:rsidR="00467CB2" w:rsidDel="002B0EF7">
          <w:rPr>
            <w:rFonts w:ascii="Consolas" w:hAnsi="Consolas"/>
            <w:sz w:val="20"/>
            <w:szCs w:val="20"/>
          </w:rPr>
          <w:delText>i</w:delText>
        </w:r>
        <w:r w:rsidDel="002B0EF7">
          <w:rPr>
            <w:rFonts w:ascii="Consolas" w:hAnsi="Consolas"/>
            <w:sz w:val="20"/>
            <w:szCs w:val="20"/>
          </w:rPr>
          <w:delText xml:space="preserve">, M} and </w:delText>
        </w:r>
      </w:del>
    </w:p>
    <w:p w14:paraId="71423D47" w14:textId="0C43B01F" w:rsidR="004B6C32" w:rsidRPr="005F34CB" w:rsidDel="002B0EF7" w:rsidRDefault="004B6C32" w:rsidP="00D7474D">
      <w:pPr>
        <w:ind w:left="720"/>
        <w:rPr>
          <w:del w:id="2510" w:author="Quincey Koziol" w:date="2014-12-07T00:42:00Z"/>
          <w:rFonts w:ascii="Consolas" w:hAnsi="Consolas"/>
          <w:sz w:val="20"/>
          <w:szCs w:val="20"/>
        </w:rPr>
      </w:pPr>
      <w:del w:id="2511" w:author="Quincey Koziol" w:date="2014-12-07T00:42:00Z">
        <w:r w:rsidDel="002B0EF7">
          <w:rPr>
            <w:rFonts w:ascii="Consolas" w:hAnsi="Consolas"/>
            <w:sz w:val="20"/>
            <w:szCs w:val="20"/>
          </w:rPr>
          <w:delText>H5Sselect_hyperslab(vspace_id, H5S_SELECT_SET, vstart, vstride, vcount, vblock);</w:delText>
        </w:r>
      </w:del>
    </w:p>
    <w:p w14:paraId="48BBFAAC" w14:textId="1DD6C2A5" w:rsidR="004206AE" w:rsidRPr="005F34CB" w:rsidRDefault="004206AE" w:rsidP="00D2292C">
      <w:pPr>
        <w:ind w:left="720"/>
        <w:rPr>
          <w:rFonts w:ascii="Consolas" w:hAnsi="Consolas"/>
          <w:sz w:val="20"/>
          <w:szCs w:val="20"/>
        </w:rPr>
      </w:pPr>
      <w:r w:rsidRPr="005F34CB">
        <w:rPr>
          <w:rFonts w:ascii="Consolas" w:hAnsi="Consolas"/>
          <w:sz w:val="20"/>
          <w:szCs w:val="20"/>
        </w:rPr>
        <w:tab/>
        <w:t>/* Map selections */</w:t>
      </w:r>
    </w:p>
    <w:p w14:paraId="46EEC4B0" w14:textId="32F60811" w:rsidR="004206AE" w:rsidRDefault="004206AE" w:rsidP="004206AE">
      <w:pPr>
        <w:ind w:firstLine="720"/>
        <w:rPr>
          <w:rFonts w:ascii="Consolas" w:hAnsi="Consolas" w:cs="Menlo Regular"/>
          <w:color w:val="000000"/>
          <w:sz w:val="20"/>
          <w:szCs w:val="20"/>
        </w:rPr>
      </w:pPr>
      <w:r w:rsidRPr="005F34CB">
        <w:rPr>
          <w:rFonts w:ascii="Consolas" w:hAnsi="Consolas"/>
          <w:sz w:val="20"/>
          <w:szCs w:val="20"/>
        </w:rPr>
        <w:tab/>
        <w:t>H5Pset_virtual_mapping(</w:t>
      </w:r>
      <w:r w:rsidR="005F34CB">
        <w:rPr>
          <w:rFonts w:ascii="Consolas" w:hAnsi="Consolas"/>
          <w:sz w:val="20"/>
          <w:szCs w:val="20"/>
        </w:rPr>
        <w:t>v</w:t>
      </w:r>
      <w:r w:rsidRPr="005F34CB">
        <w:rPr>
          <w:rFonts w:ascii="Consolas" w:hAnsi="Consolas" w:cs="Menlo Regular"/>
          <w:color w:val="000000"/>
          <w:sz w:val="20"/>
          <w:szCs w:val="20"/>
        </w:rPr>
        <w:t xml:space="preserve">dcpl_id, </w:t>
      </w:r>
      <w:del w:id="2512" w:author="Quincey Koziol" w:date="2014-12-07T00:42:00Z">
        <w:r w:rsidRPr="005F34CB" w:rsidDel="002B0EF7">
          <w:rPr>
            <w:rFonts w:ascii="Consolas" w:hAnsi="Consolas" w:cs="Menlo Regular"/>
            <w:color w:val="000000"/>
            <w:sz w:val="20"/>
            <w:szCs w:val="20"/>
          </w:rPr>
          <w:delText>dest</w:delText>
        </w:r>
        <w:r w:rsidR="005F34CB" w:rsidDel="002B0EF7">
          <w:rPr>
            <w:rFonts w:ascii="Consolas" w:hAnsi="Consolas" w:cs="Menlo Regular"/>
            <w:color w:val="000000"/>
            <w:sz w:val="20"/>
            <w:szCs w:val="20"/>
          </w:rPr>
          <w:delText>_id</w:delText>
        </w:r>
      </w:del>
      <w:ins w:id="2513" w:author="Quincey Koziol" w:date="2014-12-07T00:42:00Z">
        <w:r w:rsidR="002B0EF7">
          <w:rPr>
            <w:rFonts w:ascii="Consolas" w:hAnsi="Consolas" w:cs="Menlo Regular"/>
            <w:color w:val="000000"/>
            <w:sz w:val="20"/>
            <w:szCs w:val="20"/>
          </w:rPr>
          <w:t>vspace_id</w:t>
        </w:r>
      </w:ins>
      <w:r w:rsidRPr="005F34CB">
        <w:rPr>
          <w:rFonts w:ascii="Consolas" w:hAnsi="Consolas" w:cs="Menlo Regular"/>
          <w:color w:val="000000"/>
          <w:sz w:val="20"/>
          <w:szCs w:val="20"/>
        </w:rPr>
        <w:t xml:space="preserve">, </w:t>
      </w:r>
      <w:r w:rsidR="005F34CB">
        <w:rPr>
          <w:rFonts w:ascii="Consolas" w:hAnsi="Consolas" w:cs="Menlo Regular"/>
          <w:color w:val="000000"/>
          <w:sz w:val="20"/>
          <w:szCs w:val="20"/>
        </w:rPr>
        <w:t>FILE</w:t>
      </w:r>
      <w:r w:rsidRPr="005F34CB">
        <w:rPr>
          <w:rFonts w:ascii="Consolas" w:hAnsi="Consolas" w:cs="Menlo Regular"/>
          <w:color w:val="000000"/>
          <w:sz w:val="20"/>
          <w:szCs w:val="20"/>
        </w:rPr>
        <w:t>, DATASET, src</w:t>
      </w:r>
      <w:r w:rsidR="005F34CB">
        <w:rPr>
          <w:rFonts w:ascii="Consolas" w:hAnsi="Consolas" w:cs="Menlo Regular"/>
          <w:color w:val="000000"/>
          <w:sz w:val="20"/>
          <w:szCs w:val="20"/>
        </w:rPr>
        <w:t>_</w:t>
      </w:r>
      <w:ins w:id="2514" w:author="Quincey Koziol" w:date="2014-12-07T00:42:00Z">
        <w:r w:rsidR="002B0EF7">
          <w:rPr>
            <w:rFonts w:ascii="Consolas" w:hAnsi="Consolas" w:cs="Menlo Regular"/>
            <w:color w:val="000000"/>
            <w:sz w:val="20"/>
            <w:szCs w:val="20"/>
          </w:rPr>
          <w:t>dataspace_</w:t>
        </w:r>
      </w:ins>
      <w:r w:rsidR="005F34CB">
        <w:rPr>
          <w:rFonts w:ascii="Consolas" w:hAnsi="Consolas" w:cs="Menlo Regular"/>
          <w:color w:val="000000"/>
          <w:sz w:val="20"/>
          <w:szCs w:val="20"/>
        </w:rPr>
        <w:t>id</w:t>
      </w:r>
      <w:r w:rsidRPr="005F34CB">
        <w:rPr>
          <w:rFonts w:ascii="Consolas" w:hAnsi="Consolas" w:cs="Menlo Regular"/>
          <w:color w:val="000000"/>
          <w:sz w:val="20"/>
          <w:szCs w:val="20"/>
        </w:rPr>
        <w:t>);</w:t>
      </w:r>
    </w:p>
    <w:p w14:paraId="19278421" w14:textId="1F8FB2E4" w:rsidR="004B6C32" w:rsidDel="002B0EF7" w:rsidRDefault="004B6C32" w:rsidP="004206AE">
      <w:pPr>
        <w:ind w:firstLine="720"/>
        <w:rPr>
          <w:del w:id="2515" w:author="Quincey Koziol" w:date="2014-12-07T00:44:00Z"/>
          <w:rFonts w:ascii="Consolas" w:hAnsi="Consolas" w:cs="Menlo Regular"/>
          <w:color w:val="000000"/>
          <w:sz w:val="20"/>
          <w:szCs w:val="20"/>
        </w:rPr>
      </w:pPr>
      <w:del w:id="2516" w:author="Quincey Koziol" w:date="2014-12-07T00:44:00Z">
        <w:r w:rsidDel="002B0EF7">
          <w:rPr>
            <w:rFonts w:ascii="Consolas" w:hAnsi="Consolas" w:cs="Menlo Regular"/>
            <w:color w:val="000000"/>
            <w:sz w:val="20"/>
            <w:szCs w:val="20"/>
          </w:rPr>
          <w:delText>The call above becomes</w:delText>
        </w:r>
      </w:del>
    </w:p>
    <w:p w14:paraId="1C04B557" w14:textId="0DBEB9A9" w:rsidR="004B6C32" w:rsidRPr="005F34CB" w:rsidDel="002B0EF7" w:rsidRDefault="00467CB2" w:rsidP="004206AE">
      <w:pPr>
        <w:ind w:firstLine="720"/>
        <w:rPr>
          <w:del w:id="2517" w:author="Quincey Koziol" w:date="2014-12-07T00:44:00Z"/>
          <w:rFonts w:ascii="Consolas" w:hAnsi="Consolas" w:cs="Menlo Regular"/>
          <w:color w:val="000000"/>
          <w:sz w:val="20"/>
          <w:szCs w:val="20"/>
        </w:rPr>
      </w:pPr>
      <w:del w:id="2518" w:author="Quincey Koziol" w:date="2014-12-07T00:44:00Z">
        <w:r w:rsidDel="002B0EF7">
          <w:rPr>
            <w:rFonts w:ascii="Consolas" w:hAnsi="Consolas" w:cs="Menlo Regular"/>
            <w:color w:val="000000"/>
            <w:sz w:val="20"/>
            <w:szCs w:val="20"/>
          </w:rPr>
          <w:delText>H5Pset_vi</w:delText>
        </w:r>
        <w:r w:rsidR="004B6C32" w:rsidDel="002B0EF7">
          <w:rPr>
            <w:rFonts w:ascii="Consolas" w:hAnsi="Consolas" w:cs="Menlo Regular"/>
            <w:color w:val="000000"/>
            <w:sz w:val="20"/>
            <w:szCs w:val="20"/>
          </w:rPr>
          <w:delText>rtual mapping(vdcpl_id, vspace_id, FILE, DATASET , space);</w:delText>
        </w:r>
      </w:del>
    </w:p>
    <w:p w14:paraId="6E50BB03" w14:textId="35E828B6" w:rsidR="00BC58CC" w:rsidRPr="005F34CB" w:rsidRDefault="00D2292C" w:rsidP="00BC58CC">
      <w:pPr>
        <w:rPr>
          <w:rFonts w:ascii="Consolas" w:hAnsi="Consolas"/>
          <w:sz w:val="20"/>
          <w:szCs w:val="20"/>
        </w:rPr>
      </w:pPr>
      <w:r w:rsidRPr="005F34CB">
        <w:rPr>
          <w:rFonts w:ascii="Consolas" w:hAnsi="Consolas"/>
          <w:sz w:val="20"/>
          <w:szCs w:val="20"/>
        </w:rPr>
        <w:tab/>
        <w:t>}</w:t>
      </w:r>
      <w:r w:rsidR="00D7474D">
        <w:rPr>
          <w:rFonts w:ascii="Consolas" w:hAnsi="Consolas"/>
          <w:sz w:val="20"/>
          <w:szCs w:val="20"/>
        </w:rPr>
        <w:t xml:space="preserve"> /* End loop over the source datasets */</w:t>
      </w:r>
    </w:p>
    <w:p w14:paraId="0C1675EC" w14:textId="7F7030A7" w:rsidR="004206AE" w:rsidRPr="005F34CB" w:rsidRDefault="004206AE" w:rsidP="004206AE">
      <w:pPr>
        <w:rPr>
          <w:rFonts w:ascii="Consolas" w:hAnsi="Consolas"/>
          <w:sz w:val="20"/>
          <w:szCs w:val="20"/>
        </w:rPr>
      </w:pPr>
      <w:r w:rsidRPr="005F34CB">
        <w:rPr>
          <w:sz w:val="20"/>
          <w:szCs w:val="20"/>
        </w:rPr>
        <w:tab/>
      </w:r>
      <w:r w:rsidRPr="005F34CB">
        <w:rPr>
          <w:rFonts w:ascii="Consolas" w:hAnsi="Consolas"/>
          <w:sz w:val="20"/>
          <w:szCs w:val="20"/>
        </w:rPr>
        <w:t xml:space="preserve">/* </w:t>
      </w:r>
      <w:r w:rsidR="00D7474D">
        <w:rPr>
          <w:rFonts w:ascii="Consolas" w:hAnsi="Consolas"/>
          <w:sz w:val="20"/>
          <w:szCs w:val="20"/>
        </w:rPr>
        <w:t>C</w:t>
      </w:r>
      <w:r w:rsidRPr="005F34CB">
        <w:rPr>
          <w:rFonts w:ascii="Consolas" w:hAnsi="Consolas"/>
          <w:sz w:val="20"/>
          <w:szCs w:val="20"/>
        </w:rPr>
        <w:t>reate virtual dataset using regular HDF5 call */</w:t>
      </w:r>
    </w:p>
    <w:p w14:paraId="54B6A338" w14:textId="4BFDC20E" w:rsidR="004206AE" w:rsidRPr="005F34CB" w:rsidRDefault="004206AE" w:rsidP="004206AE">
      <w:pPr>
        <w:ind w:firstLine="720"/>
        <w:jc w:val="left"/>
        <w:rPr>
          <w:rFonts w:ascii="Consolas" w:hAnsi="Consolas"/>
          <w:sz w:val="20"/>
          <w:szCs w:val="20"/>
        </w:rPr>
      </w:pPr>
      <w:r w:rsidRPr="005F34CB">
        <w:rPr>
          <w:rFonts w:ascii="Consolas" w:hAnsi="Consolas"/>
          <w:sz w:val="20"/>
          <w:szCs w:val="20"/>
        </w:rPr>
        <w:t xml:space="preserve">VDS_id = H5Dcreate(…, “VDS”,…, </w:t>
      </w:r>
      <w:r w:rsidR="005F34CB">
        <w:rPr>
          <w:rFonts w:ascii="Consolas" w:hAnsi="Consolas"/>
          <w:sz w:val="20"/>
          <w:szCs w:val="20"/>
        </w:rPr>
        <w:t>v</w:t>
      </w:r>
      <w:r w:rsidRPr="005F34CB">
        <w:rPr>
          <w:rFonts w:ascii="Consolas" w:hAnsi="Consolas"/>
          <w:sz w:val="20"/>
          <w:szCs w:val="20"/>
        </w:rPr>
        <w:t>space_id, …,</w:t>
      </w:r>
      <w:r w:rsidR="005F34CB">
        <w:rPr>
          <w:rFonts w:ascii="Consolas" w:hAnsi="Consolas"/>
          <w:sz w:val="20"/>
          <w:szCs w:val="20"/>
        </w:rPr>
        <w:t xml:space="preserve"> v</w:t>
      </w:r>
      <w:r w:rsidRPr="005F34CB">
        <w:rPr>
          <w:rFonts w:ascii="Consolas" w:hAnsi="Consolas"/>
          <w:sz w:val="20"/>
          <w:szCs w:val="20"/>
        </w:rPr>
        <w:t>dcpl_id,…);</w:t>
      </w:r>
    </w:p>
    <w:p w14:paraId="7E6F905D" w14:textId="4A8FDCCD" w:rsidR="004F59DA" w:rsidRDefault="004F59DA" w:rsidP="005D4B79"/>
    <w:p w14:paraId="53BAECB7" w14:textId="3F82A23A" w:rsidR="005D4B79" w:rsidRDefault="005D4B79" w:rsidP="002E7285">
      <w:pPr>
        <w:pStyle w:val="Heading2"/>
      </w:pPr>
      <w:r>
        <w:t>Generalized Excalibur use case (dealing with gaps)</w:t>
      </w:r>
    </w:p>
    <w:p w14:paraId="1007222F" w14:textId="1F5A6E23" w:rsidR="005D4B79" w:rsidRDefault="004C26E3" w:rsidP="005D4B79">
      <w:r>
        <w:t>The only difference between 5.1 and 5.2</w:t>
      </w:r>
      <w:r w:rsidR="007C3662">
        <w:t>-3</w:t>
      </w:r>
      <w:r>
        <w:t xml:space="preserve"> is the selection </w:t>
      </w:r>
      <w:del w:id="2519" w:author="Quincey Koziol" w:date="2014-12-07T00:54:00Z">
        <w:r w:rsidDel="00EA2FFC">
          <w:delText xml:space="preserve">of the template </w:delText>
        </w:r>
      </w:del>
      <w:r>
        <w:t xml:space="preserve">in </w:t>
      </w:r>
      <w:r w:rsidR="007C3662">
        <w:t xml:space="preserve">the </w:t>
      </w:r>
      <w:r>
        <w:t xml:space="preserve">VDS dataspace. </w:t>
      </w:r>
    </w:p>
    <w:p w14:paraId="584AA6AC" w14:textId="291C4538" w:rsidR="004C26E3" w:rsidRPr="00CB6EEA" w:rsidRDefault="004C26E3" w:rsidP="004C26E3">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Pr>
          <w:rFonts w:ascii="Consolas" w:hAnsi="Consolas"/>
          <w:sz w:val="20"/>
          <w:szCs w:val="20"/>
        </w:rPr>
        <w:t xml:space="preserve">0, </w:t>
      </w:r>
      <w:r>
        <w:rPr>
          <w:rFonts w:ascii="Consolas" w:hAnsi="Consolas"/>
          <w:i/>
          <w:sz w:val="20"/>
          <w:szCs w:val="20"/>
        </w:rPr>
        <w:t>n</w:t>
      </w:r>
      <w:r>
        <w:rPr>
          <w:rFonts w:ascii="Consolas" w:hAnsi="Consolas"/>
          <w:i/>
          <w:sz w:val="20"/>
          <w:szCs w:val="20"/>
          <w:vertAlign w:val="subscript"/>
        </w:rPr>
        <w:t>SUB-IMAGE</w:t>
      </w:r>
      <w:r>
        <w:rPr>
          <w:rFonts w:ascii="Consolas" w:hAnsi="Consolas"/>
          <w:sz w:val="20"/>
          <w:szCs w:val="20"/>
        </w:rPr>
        <w:t>,</w:t>
      </w:r>
      <w:r w:rsidRPr="00CB6EEA">
        <w:rPr>
          <w:rFonts w:ascii="Consolas" w:hAnsi="Consolas"/>
          <w:sz w:val="20"/>
          <w:szCs w:val="20"/>
        </w:rPr>
        <w:t xml:space="preserve"> </w:t>
      </w:r>
      <w:r w:rsidRPr="004C26E3">
        <w:rPr>
          <w:rFonts w:ascii="Consolas" w:hAnsi="Consolas"/>
          <w:i/>
          <w:sz w:val="20"/>
          <w:szCs w:val="20"/>
        </w:rPr>
        <w:t>m</w:t>
      </w:r>
      <w:r>
        <w:rPr>
          <w:rFonts w:ascii="Consolas" w:hAnsi="Consolas"/>
          <w:i/>
          <w:sz w:val="20"/>
          <w:szCs w:val="20"/>
          <w:vertAlign w:val="subscript"/>
        </w:rPr>
        <w:t>SUB-IMAGE</w:t>
      </w:r>
      <w:r w:rsidRPr="00CB6EEA">
        <w:rPr>
          <w:rFonts w:ascii="Consolas" w:hAnsi="Consolas"/>
          <w:sz w:val="20"/>
          <w:szCs w:val="20"/>
        </w:rPr>
        <w:t>};</w:t>
      </w:r>
      <w:r>
        <w:rPr>
          <w:rFonts w:ascii="Consolas" w:hAnsi="Consolas"/>
          <w:sz w:val="20"/>
          <w:szCs w:val="20"/>
        </w:rPr>
        <w:t xml:space="preserve"> </w:t>
      </w:r>
    </w:p>
    <w:p w14:paraId="396D8003" w14:textId="6B3FE989" w:rsidR="004C26E3" w:rsidRDefault="004C26E3" w:rsidP="005D4B79">
      <w:r>
        <w:t xml:space="preserve">Values </w:t>
      </w:r>
      <w:r w:rsidRPr="004C26E3">
        <w:rPr>
          <w:rFonts w:ascii="Consolas" w:hAnsi="Consolas"/>
          <w:i/>
          <w:szCs w:val="24"/>
        </w:rPr>
        <w:t>n</w:t>
      </w:r>
      <w:r w:rsidRPr="004C26E3">
        <w:rPr>
          <w:rFonts w:ascii="Consolas" w:hAnsi="Consolas"/>
          <w:i/>
          <w:szCs w:val="24"/>
          <w:vertAlign w:val="subscript"/>
        </w:rPr>
        <w:t>SUB-IMAGE</w:t>
      </w:r>
      <w:r>
        <w:rPr>
          <w:rFonts w:ascii="Consolas" w:hAnsi="Consolas"/>
          <w:szCs w:val="24"/>
        </w:rPr>
        <w:t xml:space="preserve"> </w:t>
      </w:r>
      <w:r w:rsidRPr="004C26E3">
        <w:rPr>
          <w:szCs w:val="24"/>
        </w:rPr>
        <w:t xml:space="preserve">and </w:t>
      </w:r>
      <w:r w:rsidRPr="004C26E3">
        <w:rPr>
          <w:rFonts w:ascii="Consolas" w:hAnsi="Consolas"/>
          <w:i/>
          <w:szCs w:val="24"/>
        </w:rPr>
        <w:t>m</w:t>
      </w:r>
      <w:r w:rsidRPr="004C26E3">
        <w:rPr>
          <w:rFonts w:ascii="Consolas" w:hAnsi="Consolas"/>
          <w:i/>
          <w:szCs w:val="24"/>
          <w:vertAlign w:val="subscript"/>
        </w:rPr>
        <w:t>SUB-IMAGE</w:t>
      </w:r>
      <w:r>
        <w:rPr>
          <w:rFonts w:ascii="Consolas" w:hAnsi="Consolas"/>
          <w:i/>
          <w:szCs w:val="24"/>
          <w:vertAlign w:val="subscript"/>
        </w:rPr>
        <w:t xml:space="preserve"> </w:t>
      </w:r>
      <w:r>
        <w:rPr>
          <w:szCs w:val="24"/>
        </w:rPr>
        <w:t>indicate the offset</w:t>
      </w:r>
      <w:r w:rsidR="00E26DD0">
        <w:rPr>
          <w:szCs w:val="24"/>
        </w:rPr>
        <w:t xml:space="preserve"> (in number of elements to skip)</w:t>
      </w:r>
      <w:r>
        <w:rPr>
          <w:szCs w:val="24"/>
        </w:rPr>
        <w:t xml:space="preserve"> of sub-image</w:t>
      </w:r>
      <w:ins w:id="2520" w:author="Quincey Koziol" w:date="2014-12-07T00:54:00Z">
        <w:r w:rsidR="00EA2FFC">
          <w:rPr>
            <w:szCs w:val="24"/>
          </w:rPr>
          <w:t>s</w:t>
        </w:r>
      </w:ins>
      <w:r>
        <w:rPr>
          <w:szCs w:val="24"/>
        </w:rPr>
        <w:t xml:space="preserve"> in the full image. </w:t>
      </w:r>
      <w:r w:rsidR="00821361">
        <w:rPr>
          <w:szCs w:val="24"/>
        </w:rPr>
        <w:t xml:space="preserve"> For example, </w:t>
      </w:r>
      <w:r w:rsidR="00821361" w:rsidRPr="004C26E3">
        <w:rPr>
          <w:rFonts w:ascii="Consolas" w:hAnsi="Consolas"/>
          <w:i/>
          <w:szCs w:val="24"/>
        </w:rPr>
        <w:t>n</w:t>
      </w:r>
      <w:r w:rsidR="00821361">
        <w:rPr>
          <w:rFonts w:ascii="Consolas" w:hAnsi="Consolas"/>
          <w:i/>
          <w:szCs w:val="24"/>
          <w:vertAlign w:val="subscript"/>
        </w:rPr>
        <w:t>D</w:t>
      </w:r>
      <w:r w:rsidR="00821361">
        <w:rPr>
          <w:rFonts w:ascii="Consolas" w:hAnsi="Consolas"/>
          <w:szCs w:val="24"/>
        </w:rPr>
        <w:t xml:space="preserve"> </w:t>
      </w:r>
      <w:r w:rsidR="00821361" w:rsidRPr="004C26E3">
        <w:rPr>
          <w:szCs w:val="24"/>
        </w:rPr>
        <w:t xml:space="preserve">and </w:t>
      </w:r>
      <w:r w:rsidR="00821361" w:rsidRPr="004C26E3">
        <w:rPr>
          <w:rFonts w:ascii="Consolas" w:hAnsi="Consolas"/>
          <w:i/>
          <w:szCs w:val="24"/>
        </w:rPr>
        <w:t>m</w:t>
      </w:r>
      <w:r w:rsidR="00821361">
        <w:rPr>
          <w:rFonts w:ascii="Consolas" w:hAnsi="Consolas"/>
          <w:i/>
          <w:szCs w:val="24"/>
          <w:vertAlign w:val="subscript"/>
        </w:rPr>
        <w:t xml:space="preserve">D </w:t>
      </w:r>
      <w:r w:rsidR="00821361">
        <w:t xml:space="preserve">are offsets for sub-image </w:t>
      </w:r>
      <w:r w:rsidR="00821361" w:rsidRPr="00821361">
        <w:rPr>
          <w:i/>
        </w:rPr>
        <w:t>D</w:t>
      </w:r>
      <w:r w:rsidR="00821361">
        <w:rPr>
          <w:i/>
        </w:rPr>
        <w:t xml:space="preserve"> </w:t>
      </w:r>
      <w:r w:rsidR="00821361" w:rsidRPr="00821361">
        <w:t>as shown</w:t>
      </w:r>
      <w:r w:rsidR="00821361">
        <w:rPr>
          <w:i/>
        </w:rPr>
        <w:t xml:space="preserve"> </w:t>
      </w:r>
      <w:r w:rsidR="00632FC4">
        <w:t>i</w:t>
      </w:r>
      <w:r w:rsidR="00821361">
        <w:t>n</w:t>
      </w:r>
      <w:r w:rsidR="007C3662">
        <w:t xml:space="preserve"> </w:t>
      </w:r>
      <w:r w:rsidR="007C3662">
        <w:fldChar w:fldCharType="begin"/>
      </w:r>
      <w:r w:rsidR="007C3662">
        <w:instrText xml:space="preserve"> REF _Ref239830922 \h </w:instrText>
      </w:r>
      <w:r w:rsidR="007C3662">
        <w:fldChar w:fldCharType="separate"/>
      </w:r>
      <w:r w:rsidR="00EA3188" w:rsidRPr="003D429D">
        <w:rPr>
          <w:sz w:val="22"/>
        </w:rPr>
        <w:t xml:space="preserve">Figure </w:t>
      </w:r>
      <w:r w:rsidR="00EA3188">
        <w:rPr>
          <w:noProof/>
          <w:sz w:val="22"/>
        </w:rPr>
        <w:t>10</w:t>
      </w:r>
      <w:r w:rsidR="007C3662">
        <w:fldChar w:fldCharType="end"/>
      </w:r>
      <w:r w:rsidR="007C3662">
        <w:t xml:space="preserve"> below.</w:t>
      </w:r>
    </w:p>
    <w:p w14:paraId="1B2AE672" w14:textId="77777777" w:rsidR="0060170A" w:rsidRDefault="0060170A">
      <w:pPr>
        <w:spacing w:after="0"/>
        <w:jc w:val="left"/>
      </w:pPr>
      <w:r>
        <w:br w:type="page"/>
      </w:r>
    </w:p>
    <w:p w14:paraId="7BD7E111" w14:textId="3D2DA54A" w:rsidR="007C3662" w:rsidRDefault="001F34A4" w:rsidP="007C3662">
      <w:pPr>
        <w:jc w:val="center"/>
      </w:pPr>
      <w:r>
        <w:rPr>
          <w:noProof/>
        </w:rPr>
        <w:drawing>
          <wp:inline distT="0" distB="0" distL="0" distR="0" wp14:anchorId="4795D1B6" wp14:editId="1F4C4442">
            <wp:extent cx="2769315" cy="1715770"/>
            <wp:effectExtent l="25400" t="25400" r="24765"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 7 .jpg"/>
                    <pic:cNvPicPr/>
                  </pic:nvPicPr>
                  <pic:blipFill>
                    <a:blip r:embed="rId17">
                      <a:extLst>
                        <a:ext uri="{28A0092B-C50C-407E-A947-70E740481C1C}">
                          <a14:useLocalDpi xmlns:a14="http://schemas.microsoft.com/office/drawing/2010/main" val="0"/>
                        </a:ext>
                      </a:extLst>
                    </a:blip>
                    <a:stretch>
                      <a:fillRect/>
                    </a:stretch>
                  </pic:blipFill>
                  <pic:spPr>
                    <a:xfrm>
                      <a:off x="0" y="0"/>
                      <a:ext cx="2771917" cy="1717382"/>
                    </a:xfrm>
                    <a:prstGeom prst="rect">
                      <a:avLst/>
                    </a:prstGeom>
                    <a:ln>
                      <a:solidFill>
                        <a:schemeClr val="tx1"/>
                      </a:solidFill>
                    </a:ln>
                  </pic:spPr>
                </pic:pic>
              </a:graphicData>
            </a:graphic>
          </wp:inline>
        </w:drawing>
      </w:r>
    </w:p>
    <w:p w14:paraId="23E241AA" w14:textId="0FF40466" w:rsidR="007C3662" w:rsidRPr="003D429D" w:rsidRDefault="007C3662" w:rsidP="007C3662">
      <w:pPr>
        <w:pStyle w:val="Caption"/>
        <w:jc w:val="center"/>
        <w:rPr>
          <w:color w:val="auto"/>
          <w:sz w:val="22"/>
          <w:szCs w:val="22"/>
        </w:rPr>
      </w:pPr>
      <w:bookmarkStart w:id="2521" w:name="_Ref239830922"/>
      <w:r w:rsidRPr="003D429D">
        <w:rPr>
          <w:color w:val="auto"/>
          <w:sz w:val="22"/>
          <w:szCs w:val="22"/>
        </w:rPr>
        <w:t xml:space="preserve">Figure </w:t>
      </w:r>
      <w:r w:rsidRPr="003D429D">
        <w:rPr>
          <w:color w:val="auto"/>
          <w:sz w:val="22"/>
          <w:szCs w:val="22"/>
        </w:rPr>
        <w:fldChar w:fldCharType="begin"/>
      </w:r>
      <w:r w:rsidRPr="003D429D">
        <w:rPr>
          <w:color w:val="auto"/>
          <w:sz w:val="22"/>
          <w:szCs w:val="22"/>
        </w:rPr>
        <w:instrText xml:space="preserve"> SEQ Figure \* ARABIC </w:instrText>
      </w:r>
      <w:r w:rsidRPr="003D429D">
        <w:rPr>
          <w:color w:val="auto"/>
          <w:sz w:val="22"/>
          <w:szCs w:val="22"/>
        </w:rPr>
        <w:fldChar w:fldCharType="separate"/>
      </w:r>
      <w:r w:rsidR="009D0C9A">
        <w:rPr>
          <w:noProof/>
          <w:color w:val="auto"/>
          <w:sz w:val="22"/>
          <w:szCs w:val="22"/>
        </w:rPr>
        <w:t>13</w:t>
      </w:r>
      <w:r w:rsidRPr="003D429D">
        <w:rPr>
          <w:color w:val="auto"/>
          <w:sz w:val="22"/>
          <w:szCs w:val="22"/>
        </w:rPr>
        <w:fldChar w:fldCharType="end"/>
      </w:r>
      <w:bookmarkEnd w:id="2521"/>
      <w:r w:rsidRPr="003D429D">
        <w:rPr>
          <w:color w:val="auto"/>
          <w:sz w:val="22"/>
          <w:szCs w:val="22"/>
        </w:rPr>
        <w:t>: Offsets for sub-image D in the full image</w:t>
      </w:r>
    </w:p>
    <w:p w14:paraId="638573FA" w14:textId="4ABC7E47" w:rsidR="00E26DD0" w:rsidRDefault="004D3179" w:rsidP="00E26DD0">
      <w:r>
        <w:t xml:space="preserve">The programming model can easily accommodate </w:t>
      </w:r>
      <w:r w:rsidR="00E26DD0">
        <w:t xml:space="preserve">gaps shown </w:t>
      </w:r>
      <w:r w:rsidR="005D0193">
        <w:t>i</w:t>
      </w:r>
      <w:r w:rsidR="00E26DD0">
        <w:t xml:space="preserve">n </w:t>
      </w:r>
      <w:del w:id="2522" w:author="Quincey Koziol" w:date="2014-12-07T00:54:00Z">
        <w:r w:rsidR="00E26DD0" w:rsidDel="00EA2FFC">
          <w:fldChar w:fldCharType="begin"/>
        </w:r>
        <w:r w:rsidR="00E26DD0" w:rsidDel="00EA2FFC">
          <w:delInstrText xml:space="preserve"> REF _Ref239682866 \h </w:delInstrText>
        </w:r>
        <w:r w:rsidR="00E26DD0" w:rsidDel="00EA2FFC">
          <w:fldChar w:fldCharType="separate"/>
        </w:r>
        <w:r w:rsidR="00EA3188" w:rsidRPr="00324916" w:rsidDel="00EA2FFC">
          <w:rPr>
            <w:sz w:val="22"/>
          </w:rPr>
          <w:delText xml:space="preserve">Figure </w:delText>
        </w:r>
        <w:r w:rsidR="00EA3188" w:rsidDel="00EA2FFC">
          <w:rPr>
            <w:noProof/>
            <w:sz w:val="22"/>
          </w:rPr>
          <w:delText>3</w:delText>
        </w:r>
        <w:r w:rsidR="00E26DD0" w:rsidDel="00EA2FFC">
          <w:fldChar w:fldCharType="end"/>
        </w:r>
      </w:del>
      <w:ins w:id="2523" w:author="Quincey Koziol" w:date="2014-12-07T00:54:00Z">
        <w:r w:rsidR="00EA2FFC">
          <w:fldChar w:fldCharType="begin"/>
        </w:r>
        <w:r w:rsidR="00EA2FFC">
          <w:instrText xml:space="preserve"> REF _Ref239682866 \h </w:instrText>
        </w:r>
      </w:ins>
      <w:ins w:id="2524" w:author="Quincey Koziol" w:date="2014-12-07T00:54:00Z">
        <w:r w:rsidR="00EA2FFC">
          <w:fldChar w:fldCharType="separate"/>
        </w:r>
        <w:r w:rsidR="00EA2FFC" w:rsidRPr="00324916">
          <w:rPr>
            <w:sz w:val="22"/>
          </w:rPr>
          <w:t xml:space="preserve">Figure </w:t>
        </w:r>
        <w:r w:rsidR="00EA2FFC">
          <w:rPr>
            <w:noProof/>
            <w:sz w:val="22"/>
          </w:rPr>
          <w:t>4</w:t>
        </w:r>
        <w:r w:rsidR="00EA2FFC">
          <w:fldChar w:fldCharType="end"/>
        </w:r>
      </w:ins>
      <w:r w:rsidR="00E26DD0">
        <w:t>.</w:t>
      </w:r>
    </w:p>
    <w:p w14:paraId="47EE7601" w14:textId="46A28225" w:rsidR="004B6C32" w:rsidRPr="00E26DD0" w:rsidRDefault="004B6C32" w:rsidP="00E26DD0">
      <w:r>
        <w:t>This use case is the same as</w:t>
      </w:r>
      <w:ins w:id="2525" w:author="Quincey Koziol" w:date="2014-12-07T00:55:00Z">
        <w:r w:rsidR="00EA2FFC">
          <w:t xml:space="preserve"> the base</w:t>
        </w:r>
      </w:ins>
      <w:r>
        <w:t xml:space="preserve"> Excalibur</w:t>
      </w:r>
      <w:ins w:id="2526" w:author="Quincey Koziol" w:date="2014-12-07T00:55:00Z">
        <w:r w:rsidR="00EA2FFC">
          <w:t xml:space="preserve"> use case</w:t>
        </w:r>
      </w:ins>
      <w:r>
        <w:t>.</w:t>
      </w:r>
    </w:p>
    <w:p w14:paraId="19EB9D08" w14:textId="37007497" w:rsidR="005D4B79" w:rsidRDefault="005D4B79" w:rsidP="002E7285">
      <w:pPr>
        <w:pStyle w:val="Heading2"/>
      </w:pPr>
      <w:r>
        <w:t>Eiger use case</w:t>
      </w:r>
    </w:p>
    <w:p w14:paraId="6E365FA7" w14:textId="35B23283" w:rsidR="005D4B79" w:rsidRDefault="00EA2FFC" w:rsidP="005D4B79">
      <w:ins w:id="2527" w:author="Quincey Koziol" w:date="2014-12-07T00:55:00Z">
        <w:r>
          <w:t xml:space="preserve">The </w:t>
        </w:r>
      </w:ins>
      <w:r w:rsidR="00E26DD0">
        <w:t xml:space="preserve">Eiger use case is </w:t>
      </w:r>
      <w:del w:id="2528" w:author="Quincey Koziol" w:date="2014-12-07T00:56:00Z">
        <w:r w:rsidR="00E26DD0" w:rsidDel="00F66DDC">
          <w:delText xml:space="preserve">slightly </w:delText>
        </w:r>
      </w:del>
      <w:r w:rsidR="00E26DD0">
        <w:t xml:space="preserve">different from the first two use cases discussed. There is no template selection in the source datasets. The whole dataspace for each dataset in a files </w:t>
      </w:r>
      <w:r w:rsidR="00E26DD0" w:rsidRPr="00632FC4">
        <w:rPr>
          <w:rFonts w:ascii="Consolas" w:hAnsi="Consolas"/>
          <w:sz w:val="22"/>
        </w:rPr>
        <w:t>f-</w:t>
      </w:r>
      <w:r w:rsidR="00E26DD0" w:rsidRPr="00632FC4">
        <w:rPr>
          <w:rFonts w:ascii="Consolas" w:hAnsi="Consolas"/>
          <w:i/>
          <w:sz w:val="22"/>
        </w:rPr>
        <w:t>i</w:t>
      </w:r>
      <w:r w:rsidR="00E26DD0" w:rsidRPr="00632FC4">
        <w:rPr>
          <w:rFonts w:ascii="Consolas" w:hAnsi="Consolas"/>
          <w:sz w:val="22"/>
        </w:rPr>
        <w:t>.h5</w:t>
      </w:r>
      <w:r w:rsidR="00E26DD0">
        <w:t xml:space="preserve"> will be selected. The loop over the source datasets corresponds to the call to </w:t>
      </w:r>
      <w:r w:rsidR="00E26DD0" w:rsidRPr="00632FC4">
        <w:rPr>
          <w:rFonts w:ascii="Consolas" w:hAnsi="Consolas"/>
          <w:sz w:val="22"/>
        </w:rPr>
        <w:t>H5Pset_virtual_mapping</w:t>
      </w:r>
      <w:r w:rsidR="00E26DD0">
        <w:t xml:space="preserve"> using “</w:t>
      </w:r>
      <w:r w:rsidR="00E26DD0" w:rsidRPr="00632FC4">
        <w:rPr>
          <w:rFonts w:ascii="Consolas" w:hAnsi="Consolas"/>
          <w:sz w:val="22"/>
        </w:rPr>
        <w:t>prin</w:t>
      </w:r>
      <w:ins w:id="2529" w:author="Quincey Koziol" w:date="2014-12-07T00:56:00Z">
        <w:r w:rsidR="00F66DDC">
          <w:rPr>
            <w:rFonts w:ascii="Consolas" w:hAnsi="Consolas"/>
            <w:sz w:val="22"/>
          </w:rPr>
          <w:t>t</w:t>
        </w:r>
      </w:ins>
      <w:r w:rsidR="00E26DD0" w:rsidRPr="00632FC4">
        <w:rPr>
          <w:rFonts w:ascii="Consolas" w:hAnsi="Consolas"/>
          <w:sz w:val="22"/>
        </w:rPr>
        <w:t>f</w:t>
      </w:r>
      <w:r w:rsidR="00E26DD0">
        <w:t>” format</w:t>
      </w:r>
      <w:ins w:id="2530" w:author="Quincey Koziol" w:date="2014-12-07T00:56:00Z">
        <w:r w:rsidR="00F66DDC">
          <w:t>ting</w:t>
        </w:r>
      </w:ins>
      <w:r w:rsidR="00E26DD0">
        <w:t xml:space="preserve"> for file names.</w:t>
      </w:r>
    </w:p>
    <w:p w14:paraId="06F33506" w14:textId="7B3A55F6"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Set creation property to be used in mapping </w:t>
      </w:r>
      <w:r w:rsidR="003D429D">
        <w:rPr>
          <w:rFonts w:ascii="Consolas" w:hAnsi="Consolas"/>
          <w:sz w:val="20"/>
          <w:szCs w:val="20"/>
        </w:rPr>
        <w:t xml:space="preserve">definition </w:t>
      </w:r>
      <w:r w:rsidRPr="00CB6EEA">
        <w:rPr>
          <w:rFonts w:ascii="Consolas" w:hAnsi="Consolas"/>
          <w:sz w:val="20"/>
          <w:szCs w:val="20"/>
        </w:rPr>
        <w:t>*/</w:t>
      </w:r>
    </w:p>
    <w:p w14:paraId="385713EF" w14:textId="77777777" w:rsidR="003D429D" w:rsidRDefault="00E26DD0" w:rsidP="003D429D">
      <w:pPr>
        <w:ind w:firstLine="720"/>
        <w:rPr>
          <w:rFonts w:ascii="Consolas" w:hAnsi="Consolas"/>
          <w:sz w:val="20"/>
          <w:szCs w:val="20"/>
        </w:rPr>
      </w:pPr>
      <w:r>
        <w:rPr>
          <w:rFonts w:ascii="Consolas" w:hAnsi="Consolas" w:cs="Menlo Regular"/>
          <w:color w:val="000000"/>
          <w:sz w:val="20"/>
          <w:szCs w:val="20"/>
        </w:rPr>
        <w:t>v</w:t>
      </w:r>
      <w:r w:rsidRPr="00CB6EEA">
        <w:rPr>
          <w:rFonts w:ascii="Consolas" w:hAnsi="Consolas" w:cs="Menlo Regular"/>
          <w:color w:val="000000"/>
          <w:sz w:val="20"/>
          <w:szCs w:val="20"/>
        </w:rPr>
        <w:t>dcpl_ id = H5Pcreate (H5P_DATASET_CREATE);</w:t>
      </w:r>
    </w:p>
    <w:p w14:paraId="023E2C92" w14:textId="7FA48838" w:rsidR="00E26DD0" w:rsidRPr="00CB6EEA" w:rsidRDefault="00E26DD0" w:rsidP="003D429D">
      <w:pPr>
        <w:ind w:firstLine="720"/>
        <w:rPr>
          <w:rFonts w:ascii="Consolas" w:hAnsi="Consolas"/>
          <w:sz w:val="20"/>
          <w:szCs w:val="20"/>
        </w:rPr>
      </w:pPr>
      <w:r w:rsidRPr="00CB6EEA">
        <w:rPr>
          <w:rFonts w:ascii="Consolas" w:hAnsi="Consolas"/>
          <w:sz w:val="20"/>
          <w:szCs w:val="20"/>
        </w:rPr>
        <w:t>H5Pset_virtual(</w:t>
      </w:r>
      <w:r>
        <w:rPr>
          <w:rFonts w:ascii="Consolas" w:hAnsi="Consolas"/>
          <w:sz w:val="20"/>
          <w:szCs w:val="20"/>
        </w:rPr>
        <w:t>vdcpl_</w:t>
      </w:r>
      <w:r w:rsidRPr="00CB6EEA">
        <w:rPr>
          <w:rFonts w:ascii="Consolas" w:hAnsi="Consolas"/>
          <w:sz w:val="20"/>
          <w:szCs w:val="20"/>
        </w:rPr>
        <w:t>id);</w:t>
      </w:r>
    </w:p>
    <w:p w14:paraId="26407F48" w14:textId="5F875A74" w:rsidR="00E26DD0" w:rsidRPr="00CB6EEA" w:rsidRDefault="00E26DD0" w:rsidP="00E26DD0">
      <w:pPr>
        <w:ind w:firstLine="720"/>
        <w:rPr>
          <w:rFonts w:ascii="Consolas" w:hAnsi="Consolas"/>
          <w:sz w:val="20"/>
          <w:szCs w:val="20"/>
        </w:rPr>
      </w:pPr>
      <w:r w:rsidRPr="00CB6EEA">
        <w:rPr>
          <w:rFonts w:ascii="Consolas" w:hAnsi="Consolas"/>
          <w:sz w:val="20"/>
          <w:szCs w:val="20"/>
        </w:rPr>
        <w:t xml:space="preserve">/* </w:t>
      </w:r>
      <w:r w:rsidR="004B2AE2">
        <w:rPr>
          <w:rFonts w:ascii="Consolas" w:hAnsi="Consolas"/>
          <w:sz w:val="20"/>
          <w:szCs w:val="20"/>
        </w:rPr>
        <w:t>C</w:t>
      </w:r>
      <w:r w:rsidRPr="00CB6EEA">
        <w:rPr>
          <w:rFonts w:ascii="Consolas" w:hAnsi="Consolas"/>
          <w:sz w:val="20"/>
          <w:szCs w:val="20"/>
        </w:rPr>
        <w:t>reate a dataspace for virtual dataset VDS */</w:t>
      </w:r>
    </w:p>
    <w:p w14:paraId="11187975" w14:textId="77777777" w:rsidR="004B2AE2" w:rsidRDefault="00E26DD0" w:rsidP="004B2AE2">
      <w:pPr>
        <w:ind w:firstLine="720"/>
        <w:rPr>
          <w:rFonts w:ascii="Consolas" w:hAnsi="Consolas"/>
          <w:sz w:val="20"/>
          <w:szCs w:val="20"/>
        </w:rPr>
      </w:pPr>
      <w:r w:rsidRPr="00CB6EEA">
        <w:rPr>
          <w:rFonts w:ascii="Consolas" w:hAnsi="Consolas"/>
          <w:sz w:val="20"/>
          <w:szCs w:val="20"/>
        </w:rPr>
        <w:t>vdims[] = {</w:t>
      </w:r>
      <w:r w:rsidR="004B2AE2">
        <w:rPr>
          <w:rFonts w:ascii="Consolas" w:hAnsi="Consolas"/>
          <w:sz w:val="20"/>
          <w:szCs w:val="20"/>
        </w:rPr>
        <w:t>M</w:t>
      </w:r>
      <w:r w:rsidRPr="00CB6EEA">
        <w:rPr>
          <w:rFonts w:ascii="Consolas" w:hAnsi="Consolas"/>
          <w:sz w:val="20"/>
          <w:szCs w:val="20"/>
        </w:rPr>
        <w:t xml:space="preserve">, N, </w:t>
      </w:r>
      <w:r w:rsidR="004B2AE2">
        <w:rPr>
          <w:rFonts w:ascii="Consolas" w:hAnsi="Consolas"/>
          <w:sz w:val="20"/>
          <w:szCs w:val="20"/>
        </w:rPr>
        <w:t>K</w:t>
      </w:r>
      <w:r w:rsidRPr="00CB6EEA">
        <w:rPr>
          <w:rFonts w:ascii="Consolas" w:hAnsi="Consolas"/>
          <w:sz w:val="20"/>
          <w:szCs w:val="20"/>
        </w:rPr>
        <w:t>};</w:t>
      </w:r>
    </w:p>
    <w:p w14:paraId="600597D6" w14:textId="72F828BC" w:rsidR="00E26DD0" w:rsidRPr="00CB6EEA" w:rsidRDefault="00E26DD0" w:rsidP="004B2AE2">
      <w:pPr>
        <w:ind w:firstLine="720"/>
        <w:rPr>
          <w:rFonts w:ascii="Consolas" w:hAnsi="Consolas"/>
          <w:sz w:val="20"/>
          <w:szCs w:val="20"/>
        </w:rPr>
      </w:pPr>
      <w:r w:rsidRPr="00CB6EEA">
        <w:rPr>
          <w:rFonts w:ascii="Consolas" w:hAnsi="Consolas"/>
          <w:sz w:val="20"/>
          <w:szCs w:val="20"/>
        </w:rPr>
        <w:t xml:space="preserve">vmaxdims = {H5S_UNLIMITED, N, </w:t>
      </w:r>
      <w:r w:rsidR="004B2AE2">
        <w:rPr>
          <w:rFonts w:ascii="Consolas" w:hAnsi="Consolas"/>
          <w:sz w:val="20"/>
          <w:szCs w:val="20"/>
        </w:rPr>
        <w:t>K</w:t>
      </w:r>
      <w:r w:rsidRPr="00CB6EEA">
        <w:rPr>
          <w:rFonts w:ascii="Consolas" w:hAnsi="Consolas"/>
          <w:sz w:val="20"/>
          <w:szCs w:val="20"/>
        </w:rPr>
        <w:t>};</w:t>
      </w:r>
    </w:p>
    <w:p w14:paraId="519EE407" w14:textId="53846763" w:rsidR="00E26DD0" w:rsidRDefault="009A7CA5" w:rsidP="00E26DD0">
      <w:pPr>
        <w:rPr>
          <w:rFonts w:ascii="Consolas" w:hAnsi="Consolas"/>
          <w:sz w:val="20"/>
          <w:szCs w:val="20"/>
        </w:rPr>
      </w:pPr>
      <w:r>
        <w:rPr>
          <w:rFonts w:ascii="Consolas" w:hAnsi="Consolas"/>
          <w:sz w:val="20"/>
          <w:szCs w:val="20"/>
        </w:rPr>
        <w:tab/>
        <w:t>vspace_id</w:t>
      </w:r>
      <w:r w:rsidR="00E26DD0" w:rsidRPr="00CB6EEA">
        <w:rPr>
          <w:rFonts w:ascii="Consolas" w:hAnsi="Consolas"/>
          <w:sz w:val="20"/>
          <w:szCs w:val="20"/>
        </w:rPr>
        <w:t xml:space="preserve"> = H5Screate_simple(3, vdims, vmaxdims);</w:t>
      </w:r>
    </w:p>
    <w:p w14:paraId="287F7824" w14:textId="77777777" w:rsidR="00C129A6" w:rsidRDefault="00C129A6" w:rsidP="00C129A6">
      <w:pPr>
        <w:ind w:firstLine="720"/>
        <w:rPr>
          <w:rFonts w:ascii="Consolas" w:hAnsi="Consolas"/>
          <w:sz w:val="20"/>
          <w:szCs w:val="20"/>
        </w:rPr>
      </w:pPr>
      <w:r w:rsidRPr="00CB6EEA">
        <w:rPr>
          <w:rFonts w:ascii="Consolas" w:hAnsi="Consolas"/>
          <w:sz w:val="20"/>
          <w:szCs w:val="20"/>
        </w:rPr>
        <w:t xml:space="preserve">/* </w:t>
      </w:r>
      <w:r>
        <w:rPr>
          <w:rFonts w:ascii="Consolas" w:hAnsi="Consolas"/>
          <w:sz w:val="20"/>
          <w:szCs w:val="20"/>
        </w:rPr>
        <w:t>No</w:t>
      </w:r>
      <w:r w:rsidRPr="00CB6EEA">
        <w:rPr>
          <w:rFonts w:ascii="Consolas" w:hAnsi="Consolas"/>
          <w:sz w:val="20"/>
          <w:szCs w:val="20"/>
        </w:rPr>
        <w:t xml:space="preserve"> loop over the source datasets to define mapping</w:t>
      </w:r>
      <w:r>
        <w:rPr>
          <w:rFonts w:ascii="Consolas" w:hAnsi="Consolas"/>
          <w:sz w:val="20"/>
          <w:szCs w:val="20"/>
        </w:rPr>
        <w:t xml:space="preserve">; we can use the </w:t>
      </w:r>
    </w:p>
    <w:p w14:paraId="1A8A0433" w14:textId="548C16E7" w:rsidR="00C129A6" w:rsidRDefault="00C129A6" w:rsidP="00C129A6">
      <w:pPr>
        <w:ind w:firstLine="720"/>
        <w:rPr>
          <w:rFonts w:ascii="Consolas" w:hAnsi="Consolas"/>
          <w:sz w:val="20"/>
          <w:szCs w:val="20"/>
        </w:rPr>
      </w:pPr>
      <w:r>
        <w:rPr>
          <w:rFonts w:ascii="Consolas" w:hAnsi="Consolas"/>
          <w:sz w:val="20"/>
          <w:szCs w:val="20"/>
        </w:rPr>
        <w:t xml:space="preserve">   same </w:t>
      </w:r>
      <w:ins w:id="2531" w:author="Quincey Koziol" w:date="2014-12-07T00:57:00Z">
        <w:r w:rsidR="00F66DDC">
          <w:rPr>
            <w:rFonts w:ascii="Consolas" w:hAnsi="Consolas"/>
            <w:sz w:val="20"/>
            <w:szCs w:val="20"/>
          </w:rPr>
          <w:t xml:space="preserve">source </w:t>
        </w:r>
      </w:ins>
      <w:r>
        <w:rPr>
          <w:rFonts w:ascii="Consolas" w:hAnsi="Consolas"/>
          <w:sz w:val="20"/>
          <w:szCs w:val="20"/>
        </w:rPr>
        <w:t xml:space="preserve">dataspace as shown on the next two lines. </w:t>
      </w:r>
      <w:ins w:id="2532" w:author="Quincey Koziol" w:date="2014-12-07T00:57:00Z">
        <w:r w:rsidR="00F66DDC">
          <w:rPr>
            <w:rFonts w:ascii="Consolas" w:hAnsi="Consolas"/>
            <w:sz w:val="20"/>
            <w:szCs w:val="20"/>
          </w:rPr>
          <w:t xml:space="preserve">The </w:t>
        </w:r>
      </w:ins>
      <w:del w:id="2533" w:author="Quincey Koziol" w:date="2014-12-07T00:57:00Z">
        <w:r w:rsidDel="00F66DDC">
          <w:rPr>
            <w:rFonts w:ascii="Consolas" w:hAnsi="Consolas"/>
            <w:sz w:val="20"/>
            <w:szCs w:val="20"/>
          </w:rPr>
          <w:delText xml:space="preserve">Dataspace </w:delText>
        </w:r>
      </w:del>
      <w:ins w:id="2534" w:author="Quincey Koziol" w:date="2014-12-07T00:57:00Z">
        <w:r w:rsidR="00F66DDC">
          <w:rPr>
            <w:rFonts w:ascii="Consolas" w:hAnsi="Consolas"/>
            <w:sz w:val="20"/>
            <w:szCs w:val="20"/>
          </w:rPr>
          <w:t xml:space="preserve">dataspace </w:t>
        </w:r>
      </w:ins>
      <w:r w:rsidR="004B2AE2">
        <w:rPr>
          <w:rFonts w:ascii="Consolas" w:hAnsi="Consolas"/>
          <w:sz w:val="20"/>
          <w:szCs w:val="20"/>
        </w:rPr>
        <w:t>contain</w:t>
      </w:r>
      <w:r>
        <w:rPr>
          <w:rFonts w:ascii="Consolas" w:hAnsi="Consolas"/>
          <w:sz w:val="20"/>
          <w:szCs w:val="20"/>
        </w:rPr>
        <w:t>s</w:t>
      </w:r>
      <w:r w:rsidR="004B2AE2">
        <w:rPr>
          <w:rFonts w:ascii="Consolas" w:hAnsi="Consolas"/>
          <w:sz w:val="20"/>
          <w:szCs w:val="20"/>
        </w:rPr>
        <w:t xml:space="preserve"> M </w:t>
      </w:r>
      <w:del w:id="2535" w:author="Quincey Koziol" w:date="2014-12-07T00:57:00Z">
        <w:r w:rsidR="004B2AE2" w:rsidDel="00F66DDC">
          <w:rPr>
            <w:rFonts w:ascii="Consolas" w:hAnsi="Consolas"/>
            <w:sz w:val="20"/>
            <w:szCs w:val="20"/>
          </w:rPr>
          <w:delText>images</w:delText>
        </w:r>
        <w:r w:rsidDel="00F66DDC">
          <w:rPr>
            <w:rFonts w:ascii="Consolas" w:hAnsi="Consolas"/>
            <w:sz w:val="20"/>
            <w:szCs w:val="20"/>
          </w:rPr>
          <w:delText>,</w:delText>
        </w:r>
      </w:del>
    </w:p>
    <w:p w14:paraId="6E7DE7DD" w14:textId="52809593" w:rsidR="004B2AE2" w:rsidRPr="00CB6EEA" w:rsidRDefault="00C129A6" w:rsidP="00C129A6">
      <w:pPr>
        <w:ind w:firstLine="720"/>
        <w:rPr>
          <w:rFonts w:ascii="Consolas" w:hAnsi="Consolas"/>
          <w:sz w:val="20"/>
          <w:szCs w:val="20"/>
        </w:rPr>
      </w:pPr>
      <w:r>
        <w:rPr>
          <w:rFonts w:ascii="Consolas" w:hAnsi="Consolas"/>
          <w:sz w:val="20"/>
          <w:szCs w:val="20"/>
        </w:rPr>
        <w:t xml:space="preserve">   </w:t>
      </w:r>
      <w:ins w:id="2536" w:author="Quincey Koziol" w:date="2014-12-07T00:57:00Z">
        <w:r w:rsidR="00F66DDC">
          <w:rPr>
            <w:rFonts w:ascii="Consolas" w:hAnsi="Consolas"/>
            <w:sz w:val="20"/>
            <w:szCs w:val="20"/>
          </w:rPr>
          <w:t xml:space="preserve">images, and the </w:t>
        </w:r>
      </w:ins>
      <w:r w:rsidR="006471F9">
        <w:rPr>
          <w:rFonts w:ascii="Consolas" w:hAnsi="Consolas"/>
          <w:sz w:val="20"/>
          <w:szCs w:val="20"/>
        </w:rPr>
        <w:t>size of each image is</w:t>
      </w:r>
      <w:r>
        <w:rPr>
          <w:rFonts w:ascii="Consolas" w:hAnsi="Consolas"/>
          <w:sz w:val="20"/>
          <w:szCs w:val="20"/>
        </w:rPr>
        <w:t xml:space="preserve"> NxK </w:t>
      </w:r>
      <w:r w:rsidR="004B2AE2" w:rsidRPr="00CB6EEA">
        <w:rPr>
          <w:rFonts w:ascii="Consolas" w:hAnsi="Consolas"/>
          <w:sz w:val="20"/>
          <w:szCs w:val="20"/>
        </w:rPr>
        <w:t>*/</w:t>
      </w:r>
    </w:p>
    <w:p w14:paraId="172D7204" w14:textId="77777777" w:rsidR="004B2AE2" w:rsidRDefault="004B2AE2" w:rsidP="004B2AE2">
      <w:pPr>
        <w:ind w:firstLine="720"/>
        <w:rPr>
          <w:rFonts w:ascii="Consolas" w:hAnsi="Consolas"/>
          <w:sz w:val="20"/>
          <w:szCs w:val="20"/>
        </w:rPr>
      </w:pPr>
      <w:r w:rsidRPr="00CB6EEA">
        <w:rPr>
          <w:rFonts w:ascii="Consolas" w:hAnsi="Consolas"/>
          <w:sz w:val="20"/>
          <w:szCs w:val="20"/>
        </w:rPr>
        <w:t>dims[] = {</w:t>
      </w:r>
      <w:r>
        <w:rPr>
          <w:rFonts w:ascii="Consolas" w:hAnsi="Consolas"/>
          <w:sz w:val="20"/>
          <w:szCs w:val="20"/>
        </w:rPr>
        <w:t>M</w:t>
      </w:r>
      <w:r w:rsidRPr="00CB6EEA">
        <w:rPr>
          <w:rFonts w:ascii="Consolas" w:hAnsi="Consolas"/>
          <w:sz w:val="20"/>
          <w:szCs w:val="20"/>
        </w:rPr>
        <w:t xml:space="preserve">, N, </w:t>
      </w:r>
      <w:r>
        <w:rPr>
          <w:rFonts w:ascii="Consolas" w:hAnsi="Consolas"/>
          <w:sz w:val="20"/>
          <w:szCs w:val="20"/>
        </w:rPr>
        <w:t>K</w:t>
      </w:r>
      <w:r w:rsidRPr="00CB6EEA">
        <w:rPr>
          <w:rFonts w:ascii="Consolas" w:hAnsi="Consolas"/>
          <w:sz w:val="20"/>
          <w:szCs w:val="20"/>
        </w:rPr>
        <w:t>};</w:t>
      </w:r>
    </w:p>
    <w:p w14:paraId="64CDDB0A" w14:textId="660AC8B9" w:rsidR="00E26DD0" w:rsidRPr="00CB6EEA" w:rsidRDefault="004B2AE2" w:rsidP="003D429D">
      <w:pPr>
        <w:ind w:firstLine="720"/>
        <w:rPr>
          <w:rFonts w:ascii="Consolas" w:hAnsi="Consolas"/>
          <w:sz w:val="20"/>
          <w:szCs w:val="20"/>
        </w:rPr>
      </w:pPr>
      <w:r>
        <w:rPr>
          <w:rFonts w:ascii="Consolas" w:hAnsi="Consolas"/>
          <w:sz w:val="20"/>
          <w:szCs w:val="20"/>
        </w:rPr>
        <w:t>src_id</w:t>
      </w:r>
      <w:r w:rsidRPr="00CB6EEA">
        <w:rPr>
          <w:rFonts w:ascii="Consolas" w:hAnsi="Consolas"/>
          <w:sz w:val="20"/>
          <w:szCs w:val="20"/>
        </w:rPr>
        <w:t xml:space="preserve"> = H5Screate_</w:t>
      </w:r>
      <w:r>
        <w:rPr>
          <w:rFonts w:ascii="Consolas" w:hAnsi="Consolas"/>
          <w:sz w:val="20"/>
          <w:szCs w:val="20"/>
        </w:rPr>
        <w:t xml:space="preserve">simple(3, </w:t>
      </w:r>
      <w:r w:rsidRPr="00CB6EEA">
        <w:rPr>
          <w:rFonts w:ascii="Consolas" w:hAnsi="Consolas"/>
          <w:sz w:val="20"/>
          <w:szCs w:val="20"/>
        </w:rPr>
        <w:t xml:space="preserve">dims, </w:t>
      </w:r>
      <w:r>
        <w:rPr>
          <w:rFonts w:ascii="Consolas" w:hAnsi="Consolas"/>
          <w:sz w:val="20"/>
          <w:szCs w:val="20"/>
        </w:rPr>
        <w:t>NULL</w:t>
      </w:r>
      <w:r w:rsidRPr="00CB6EEA">
        <w:rPr>
          <w:rFonts w:ascii="Consolas" w:hAnsi="Consolas"/>
          <w:sz w:val="20"/>
          <w:szCs w:val="20"/>
        </w:rPr>
        <w:t>);</w:t>
      </w:r>
    </w:p>
    <w:p w14:paraId="4859059E" w14:textId="31854409" w:rsidR="00E26DD0" w:rsidRPr="00CB6EEA" w:rsidRDefault="00E26DD0" w:rsidP="00E26DD0">
      <w:pPr>
        <w:ind w:left="720"/>
        <w:rPr>
          <w:rFonts w:ascii="Consolas" w:hAnsi="Consolas"/>
          <w:sz w:val="20"/>
          <w:szCs w:val="20"/>
        </w:rPr>
      </w:pPr>
      <w:r w:rsidRPr="00CB6EEA">
        <w:rPr>
          <w:rFonts w:ascii="Consolas" w:hAnsi="Consolas"/>
          <w:sz w:val="20"/>
          <w:szCs w:val="20"/>
        </w:rPr>
        <w:t>/* Select element</w:t>
      </w:r>
      <w:ins w:id="2537" w:author="Quincey Koziol" w:date="2014-12-07T00:58:00Z">
        <w:r w:rsidR="00F66DDC">
          <w:rPr>
            <w:rFonts w:ascii="Consolas" w:hAnsi="Consolas"/>
            <w:sz w:val="20"/>
            <w:szCs w:val="20"/>
          </w:rPr>
          <w:t>s</w:t>
        </w:r>
      </w:ins>
      <w:r w:rsidRPr="00CB6EEA">
        <w:rPr>
          <w:rFonts w:ascii="Consolas" w:hAnsi="Consolas"/>
          <w:sz w:val="20"/>
          <w:szCs w:val="20"/>
        </w:rPr>
        <w:t xml:space="preserve"> in VDS that will be mapped with the elements in DAT</w:t>
      </w:r>
      <w:ins w:id="2538" w:author="Quincey Koziol" w:date="2014-12-07T01:11:00Z">
        <w:r w:rsidR="00995C50">
          <w:rPr>
            <w:rFonts w:ascii="Consolas" w:hAnsi="Consolas"/>
            <w:sz w:val="20"/>
            <w:szCs w:val="20"/>
          </w:rPr>
          <w:t>A</w:t>
        </w:r>
      </w:ins>
      <w:r w:rsidRPr="00CB6EEA">
        <w:rPr>
          <w:rFonts w:ascii="Consolas" w:hAnsi="Consolas"/>
          <w:sz w:val="20"/>
          <w:szCs w:val="20"/>
        </w:rPr>
        <w:t>SET */</w:t>
      </w:r>
    </w:p>
    <w:p w14:paraId="1A396953" w14:textId="15115C79" w:rsidR="00E26DD0" w:rsidRPr="004B2AE2" w:rsidDel="00F66DDC" w:rsidRDefault="00E26DD0">
      <w:pPr>
        <w:rPr>
          <w:del w:id="2539" w:author="Quincey Koziol" w:date="2014-12-07T01:06:00Z"/>
          <w:rFonts w:ascii="Consolas" w:hAnsi="Consolas"/>
          <w:sz w:val="20"/>
          <w:szCs w:val="20"/>
        </w:rPr>
        <w:pPrChange w:id="2540" w:author="Quincey Koziol" w:date="2014-12-07T01:06:00Z">
          <w:pPr>
            <w:ind w:left="720"/>
          </w:pPr>
        </w:pPrChange>
      </w:pPr>
      <w:del w:id="2541" w:author="Quincey Koziol" w:date="2014-12-07T01:06:00Z">
        <w:r w:rsidRPr="004B2AE2" w:rsidDel="00F66DDC">
          <w:rPr>
            <w:rFonts w:ascii="Consolas" w:hAnsi="Consolas"/>
            <w:sz w:val="20"/>
            <w:szCs w:val="20"/>
          </w:rPr>
          <w:delText xml:space="preserve">/* </w:delText>
        </w:r>
        <w:r w:rsidR="003D429D" w:rsidDel="00F66DDC">
          <w:rPr>
            <w:rFonts w:ascii="Consolas" w:hAnsi="Consolas"/>
            <w:sz w:val="20"/>
            <w:szCs w:val="20"/>
          </w:rPr>
          <w:delText>D</w:delText>
        </w:r>
        <w:r w:rsidRPr="004B2AE2" w:rsidDel="00F66DDC">
          <w:rPr>
            <w:rFonts w:ascii="Consolas" w:hAnsi="Consolas"/>
            <w:sz w:val="20"/>
            <w:szCs w:val="20"/>
          </w:rPr>
          <w:delText>efine the template */</w:delText>
        </w:r>
      </w:del>
    </w:p>
    <w:p w14:paraId="278A5059" w14:textId="4DE0C3D5" w:rsidR="00E26DD0" w:rsidRPr="00CB6EEA" w:rsidDel="00F66DDC" w:rsidRDefault="00E26DD0">
      <w:pPr>
        <w:ind w:left="720"/>
        <w:rPr>
          <w:del w:id="2542" w:author="Quincey Koziol" w:date="2014-12-07T01:06:00Z"/>
          <w:rFonts w:ascii="Consolas" w:hAnsi="Consolas"/>
          <w:sz w:val="20"/>
          <w:szCs w:val="20"/>
        </w:rPr>
        <w:pPrChange w:id="2543" w:author="Quincey Koziol" w:date="2014-12-07T01:06:00Z">
          <w:pPr>
            <w:ind w:left="1440"/>
          </w:pPr>
        </w:pPrChange>
      </w:pPr>
      <w:del w:id="2544" w:author="Quincey Koziol" w:date="2014-12-07T01:06:00Z">
        <w:r w:rsidDel="00F66DDC">
          <w:rPr>
            <w:rFonts w:ascii="Consolas" w:hAnsi="Consolas"/>
            <w:sz w:val="20"/>
            <w:szCs w:val="20"/>
          </w:rPr>
          <w:delText>dims</w:delText>
        </w:r>
        <w:r w:rsidRPr="00CB6EEA" w:rsidDel="00F66DDC">
          <w:rPr>
            <w:rFonts w:ascii="Consolas" w:hAnsi="Consolas"/>
            <w:sz w:val="20"/>
            <w:szCs w:val="20"/>
          </w:rPr>
          <w:delText>[] = {</w:delText>
        </w:r>
        <w:r w:rsidDel="00F66DDC">
          <w:rPr>
            <w:rFonts w:ascii="Consolas" w:hAnsi="Consolas"/>
            <w:sz w:val="20"/>
            <w:szCs w:val="20"/>
          </w:rPr>
          <w:delText>M</w:delText>
        </w:r>
        <w:r w:rsidRPr="00CB6EEA" w:rsidDel="00F66DDC">
          <w:rPr>
            <w:rFonts w:ascii="Consolas" w:hAnsi="Consolas"/>
            <w:sz w:val="20"/>
            <w:szCs w:val="20"/>
          </w:rPr>
          <w:delText xml:space="preserve">, </w:delText>
        </w:r>
        <w:r w:rsidRPr="00E26DD0" w:rsidDel="00F66DDC">
          <w:rPr>
            <w:rFonts w:ascii="Consolas" w:hAnsi="Consolas"/>
            <w:sz w:val="20"/>
            <w:szCs w:val="20"/>
          </w:rPr>
          <w:delText>N</w:delText>
        </w:r>
        <w:r w:rsidRPr="00CB6EEA" w:rsidDel="00F66DDC">
          <w:rPr>
            <w:rFonts w:ascii="Consolas" w:hAnsi="Consolas"/>
            <w:sz w:val="20"/>
            <w:szCs w:val="20"/>
          </w:rPr>
          <w:delText xml:space="preserve">, </w:delText>
        </w:r>
        <w:r w:rsidDel="00F66DDC">
          <w:rPr>
            <w:rFonts w:ascii="Consolas" w:hAnsi="Consolas"/>
            <w:sz w:val="20"/>
            <w:szCs w:val="20"/>
          </w:rPr>
          <w:delText>K</w:delText>
        </w:r>
        <w:r w:rsidRPr="00CB6EEA" w:rsidDel="00F66DDC">
          <w:rPr>
            <w:rFonts w:ascii="Consolas" w:hAnsi="Consolas"/>
            <w:sz w:val="20"/>
            <w:szCs w:val="20"/>
          </w:rPr>
          <w:delText xml:space="preserve">}; /* </w:delText>
        </w:r>
        <w:r w:rsidDel="00F66DDC">
          <w:rPr>
            <w:rFonts w:ascii="Consolas" w:hAnsi="Consolas"/>
            <w:i/>
            <w:sz w:val="20"/>
            <w:szCs w:val="20"/>
          </w:rPr>
          <w:delText>template</w:delText>
        </w:r>
        <w:r w:rsidRPr="00CB6EEA" w:rsidDel="00F66DDC">
          <w:rPr>
            <w:rFonts w:ascii="Consolas" w:hAnsi="Consolas"/>
            <w:sz w:val="20"/>
            <w:szCs w:val="20"/>
          </w:rPr>
          <w:delText xml:space="preserve"> */</w:delText>
        </w:r>
      </w:del>
    </w:p>
    <w:p w14:paraId="00392CD8" w14:textId="34F09BE7" w:rsidR="00E26DD0" w:rsidRPr="00CB6EEA" w:rsidDel="00F66DDC" w:rsidRDefault="00E26DD0">
      <w:pPr>
        <w:ind w:firstLine="720"/>
        <w:rPr>
          <w:del w:id="2545" w:author="Quincey Koziol" w:date="2014-12-07T01:06:00Z"/>
          <w:rFonts w:ascii="Consolas" w:hAnsi="Consolas"/>
          <w:sz w:val="20"/>
          <w:szCs w:val="20"/>
        </w:rPr>
        <w:pPrChange w:id="2546" w:author="Quincey Koziol" w:date="2014-12-07T01:06:00Z">
          <w:pPr>
            <w:ind w:left="720" w:firstLine="720"/>
          </w:pPr>
        </w:pPrChange>
      </w:pPr>
      <w:del w:id="2547" w:author="Quincey Koziol" w:date="2014-12-07T01:06:00Z">
        <w:r w:rsidRPr="00CB6EEA" w:rsidDel="00F66DDC">
          <w:rPr>
            <w:rFonts w:ascii="Consolas" w:hAnsi="Consolas"/>
            <w:sz w:val="20"/>
            <w:szCs w:val="20"/>
          </w:rPr>
          <w:delText>tmpl_</w:delText>
        </w:r>
        <w:r w:rsidDel="00F66DDC">
          <w:rPr>
            <w:rFonts w:ascii="Consolas" w:hAnsi="Consolas"/>
            <w:sz w:val="20"/>
            <w:szCs w:val="20"/>
          </w:rPr>
          <w:delText>VDS</w:delText>
        </w:r>
        <w:r w:rsidRPr="00CB6EEA" w:rsidDel="00F66DDC">
          <w:rPr>
            <w:rFonts w:ascii="Consolas" w:hAnsi="Consolas"/>
            <w:sz w:val="20"/>
            <w:szCs w:val="20"/>
          </w:rPr>
          <w:delText xml:space="preserve"> = H5Screate_simple(3, dims, NULL);</w:delText>
        </w:r>
      </w:del>
    </w:p>
    <w:p w14:paraId="7E4545B3" w14:textId="065B1F0D" w:rsidR="00E26DD0" w:rsidRPr="00CB6EEA" w:rsidRDefault="00E26DD0">
      <w:pPr>
        <w:ind w:firstLine="720"/>
        <w:rPr>
          <w:rFonts w:ascii="Consolas" w:hAnsi="Consolas"/>
          <w:sz w:val="20"/>
          <w:szCs w:val="20"/>
        </w:rPr>
        <w:pPrChange w:id="2548" w:author="Quincey Koziol" w:date="2014-12-07T01:06:00Z">
          <w:pPr>
            <w:ind w:left="720" w:firstLine="720"/>
          </w:pPr>
        </w:pPrChange>
      </w:pPr>
      <w:r>
        <w:rPr>
          <w:rFonts w:ascii="Consolas" w:hAnsi="Consolas"/>
          <w:sz w:val="20"/>
          <w:szCs w:val="20"/>
        </w:rPr>
        <w:t>v</w:t>
      </w:r>
      <w:r w:rsidRPr="00CB6EEA">
        <w:rPr>
          <w:rFonts w:ascii="Consolas" w:hAnsi="Consolas"/>
          <w:sz w:val="20"/>
          <w:szCs w:val="20"/>
        </w:rPr>
        <w:t>start = {</w:t>
      </w:r>
      <w:r>
        <w:rPr>
          <w:rFonts w:ascii="Consolas" w:hAnsi="Consolas"/>
          <w:sz w:val="20"/>
          <w:szCs w:val="20"/>
        </w:rPr>
        <w:t xml:space="preserve">0, </w:t>
      </w:r>
      <w:r w:rsidR="004B2AE2" w:rsidRPr="004B2AE2">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w:t>
      </w:r>
    </w:p>
    <w:p w14:paraId="534521ED" w14:textId="77777777" w:rsidR="00F66DDC" w:rsidRPr="00CB6EEA" w:rsidRDefault="00F66DDC">
      <w:pPr>
        <w:ind w:firstLine="720"/>
        <w:rPr>
          <w:rFonts w:ascii="Consolas" w:hAnsi="Consolas"/>
          <w:sz w:val="20"/>
          <w:szCs w:val="20"/>
        </w:rPr>
        <w:pPrChange w:id="2549" w:author="Quincey Koziol" w:date="2014-12-07T01:06:00Z">
          <w:pPr>
            <w:ind w:left="720" w:firstLine="720"/>
          </w:pPr>
        </w:pPrChange>
      </w:pPr>
      <w:moveToRangeStart w:id="2550" w:author="Quincey Koziol" w:date="2014-12-07T01:05:00Z" w:name="move279533670"/>
      <w:moveTo w:id="2551" w:author="Quincey Koziol" w:date="2014-12-07T01:05:00Z">
        <w:r>
          <w:rPr>
            <w:rFonts w:ascii="Consolas" w:hAnsi="Consolas"/>
            <w:sz w:val="20"/>
            <w:szCs w:val="20"/>
          </w:rPr>
          <w:t>v</w:t>
        </w:r>
        <w:r w:rsidRPr="00CB6EEA">
          <w:rPr>
            <w:rFonts w:ascii="Consolas" w:hAnsi="Consolas"/>
            <w:sz w:val="20"/>
            <w:szCs w:val="20"/>
          </w:rPr>
          <w:t>stride = {</w:t>
        </w:r>
        <w:r>
          <w:rPr>
            <w:rFonts w:ascii="Consolas" w:hAnsi="Consolas"/>
            <w:sz w:val="20"/>
            <w:szCs w:val="20"/>
          </w:rPr>
          <w:t>M</w:t>
        </w:r>
        <w:r w:rsidRPr="00CB6EEA">
          <w:rPr>
            <w:rFonts w:ascii="Consolas" w:hAnsi="Consolas"/>
            <w:sz w:val="20"/>
            <w:szCs w:val="20"/>
          </w:rPr>
          <w:t>, 1, 1};</w:t>
        </w:r>
      </w:moveTo>
    </w:p>
    <w:moveToRangeEnd w:id="2550"/>
    <w:p w14:paraId="428FD64B" w14:textId="77777777" w:rsidR="00E26DD0" w:rsidRPr="00CB6EEA" w:rsidRDefault="00E26DD0">
      <w:pPr>
        <w:ind w:firstLine="720"/>
        <w:rPr>
          <w:rFonts w:ascii="Consolas" w:hAnsi="Consolas"/>
          <w:sz w:val="20"/>
          <w:szCs w:val="20"/>
        </w:rPr>
        <w:pPrChange w:id="2552" w:author="Quincey Koziol" w:date="2014-12-07T01:06:00Z">
          <w:pPr>
            <w:ind w:left="720" w:firstLine="720"/>
          </w:pPr>
        </w:pPrChange>
      </w:pPr>
      <w:r>
        <w:rPr>
          <w:rFonts w:ascii="Consolas" w:hAnsi="Consolas"/>
          <w:sz w:val="20"/>
          <w:szCs w:val="20"/>
        </w:rPr>
        <w:t>v</w:t>
      </w:r>
      <w:r w:rsidRPr="00CB6EEA">
        <w:rPr>
          <w:rFonts w:ascii="Consolas" w:hAnsi="Consolas"/>
          <w:sz w:val="20"/>
          <w:szCs w:val="20"/>
        </w:rPr>
        <w:t>count = {H5S_UNLIMITED, 1, 1};</w:t>
      </w:r>
    </w:p>
    <w:p w14:paraId="2FE828D8" w14:textId="0AA5E2F0" w:rsidR="00F66DDC" w:rsidRPr="00CB6EEA" w:rsidRDefault="00F66DDC">
      <w:pPr>
        <w:ind w:firstLine="720"/>
        <w:rPr>
          <w:ins w:id="2553" w:author="Quincey Koziol" w:date="2014-12-07T01:05:00Z"/>
          <w:rFonts w:ascii="Consolas" w:hAnsi="Consolas"/>
          <w:sz w:val="20"/>
          <w:szCs w:val="20"/>
        </w:rPr>
        <w:pPrChange w:id="2554" w:author="Quincey Koziol" w:date="2014-12-07T01:06:00Z">
          <w:pPr>
            <w:ind w:left="720" w:firstLine="720"/>
          </w:pPr>
        </w:pPrChange>
      </w:pPr>
      <w:ins w:id="2555" w:author="Quincey Koziol" w:date="2014-12-07T01:05:00Z">
        <w:r>
          <w:rPr>
            <w:rFonts w:ascii="Consolas" w:hAnsi="Consolas"/>
            <w:sz w:val="20"/>
            <w:szCs w:val="20"/>
          </w:rPr>
          <w:t>vblock</w:t>
        </w:r>
        <w:r w:rsidRPr="00CB6EEA">
          <w:rPr>
            <w:rFonts w:ascii="Consolas" w:hAnsi="Consolas"/>
            <w:sz w:val="20"/>
            <w:szCs w:val="20"/>
          </w:rPr>
          <w:t xml:space="preserve"> = {</w:t>
        </w:r>
      </w:ins>
      <w:ins w:id="2556" w:author="Quincey Koziol" w:date="2014-12-07T01:06:00Z">
        <w:r>
          <w:rPr>
            <w:rFonts w:ascii="Consolas" w:hAnsi="Consolas"/>
            <w:sz w:val="20"/>
            <w:szCs w:val="20"/>
          </w:rPr>
          <w:t>M, N, K</w:t>
        </w:r>
      </w:ins>
      <w:ins w:id="2557" w:author="Quincey Koziol" w:date="2014-12-07T01:05:00Z">
        <w:r w:rsidRPr="00CB6EEA">
          <w:rPr>
            <w:rFonts w:ascii="Consolas" w:hAnsi="Consolas"/>
            <w:sz w:val="20"/>
            <w:szCs w:val="20"/>
          </w:rPr>
          <w:t>};</w:t>
        </w:r>
      </w:ins>
    </w:p>
    <w:p w14:paraId="231CD53D" w14:textId="030E3648" w:rsidR="00E26DD0" w:rsidRPr="00CB6EEA" w:rsidDel="00F66DDC" w:rsidRDefault="00E26DD0" w:rsidP="004B2AE2">
      <w:pPr>
        <w:ind w:left="720" w:firstLine="720"/>
        <w:rPr>
          <w:rFonts w:ascii="Consolas" w:hAnsi="Consolas"/>
          <w:sz w:val="20"/>
          <w:szCs w:val="20"/>
        </w:rPr>
      </w:pPr>
      <w:moveFromRangeStart w:id="2558" w:author="Quincey Koziol" w:date="2014-12-07T01:05:00Z" w:name="move279533670"/>
      <w:moveFrom w:id="2559" w:author="Quincey Koziol" w:date="2014-12-07T01:05:00Z">
        <w:r w:rsidDel="00F66DDC">
          <w:rPr>
            <w:rFonts w:ascii="Consolas" w:hAnsi="Consolas"/>
            <w:sz w:val="20"/>
            <w:szCs w:val="20"/>
          </w:rPr>
          <w:t>v</w:t>
        </w:r>
        <w:r w:rsidRPr="00CB6EEA" w:rsidDel="00F66DDC">
          <w:rPr>
            <w:rFonts w:ascii="Consolas" w:hAnsi="Consolas"/>
            <w:sz w:val="20"/>
            <w:szCs w:val="20"/>
          </w:rPr>
          <w:t>stride = {</w:t>
        </w:r>
        <w:r w:rsidR="0088226D" w:rsidDel="00F66DDC">
          <w:rPr>
            <w:rFonts w:ascii="Consolas" w:hAnsi="Consolas"/>
            <w:sz w:val="20"/>
            <w:szCs w:val="20"/>
          </w:rPr>
          <w:t>M</w:t>
        </w:r>
        <w:r w:rsidRPr="00CB6EEA" w:rsidDel="00F66DDC">
          <w:rPr>
            <w:rFonts w:ascii="Consolas" w:hAnsi="Consolas"/>
            <w:sz w:val="20"/>
            <w:szCs w:val="20"/>
          </w:rPr>
          <w:t>, 1, 1};</w:t>
        </w:r>
      </w:moveFrom>
    </w:p>
    <w:moveFromRangeEnd w:id="2558"/>
    <w:p w14:paraId="242D3E68" w14:textId="3C22AB5F" w:rsidR="00E26DD0" w:rsidRPr="005F34CB" w:rsidDel="00995C50" w:rsidRDefault="00E26DD0" w:rsidP="004B2AE2">
      <w:pPr>
        <w:ind w:firstLine="720"/>
        <w:rPr>
          <w:del w:id="2560" w:author="Quincey Koziol" w:date="2014-12-07T01:06:00Z"/>
          <w:rFonts w:ascii="Consolas" w:hAnsi="Consolas"/>
          <w:sz w:val="20"/>
          <w:szCs w:val="20"/>
        </w:rPr>
      </w:pPr>
      <w:del w:id="2561" w:author="Quincey Koziol" w:date="2014-12-07T01:06:00Z">
        <w:r w:rsidRPr="005F34CB" w:rsidDel="00995C50">
          <w:rPr>
            <w:rFonts w:ascii="Consolas" w:hAnsi="Consolas"/>
            <w:sz w:val="20"/>
            <w:szCs w:val="20"/>
          </w:rPr>
          <w:delText>/* Select elements in VDS */</w:delText>
        </w:r>
      </w:del>
    </w:p>
    <w:p w14:paraId="7E0F1CEA" w14:textId="0EBEB43C" w:rsidR="00AB2671" w:rsidDel="00995C50" w:rsidRDefault="00E26DD0">
      <w:pPr>
        <w:ind w:left="720"/>
        <w:rPr>
          <w:del w:id="2562" w:author="Quincey Koziol" w:date="2014-12-07T01:06:00Z"/>
          <w:rFonts w:ascii="Consolas" w:hAnsi="Consolas"/>
          <w:sz w:val="20"/>
          <w:szCs w:val="20"/>
        </w:rPr>
        <w:pPrChange w:id="2563" w:author="Quincey Koziol" w:date="2014-12-07T01:06:00Z">
          <w:pPr>
            <w:ind w:left="1440"/>
          </w:pPr>
        </w:pPrChange>
      </w:pPr>
      <w:del w:id="2564" w:author="Quincey Koziol" w:date="2014-12-07T01:05:00Z">
        <w:r w:rsidRPr="005F34CB" w:rsidDel="00F66DDC">
          <w:rPr>
            <w:rFonts w:ascii="Consolas" w:hAnsi="Consolas"/>
            <w:sz w:val="20"/>
            <w:szCs w:val="20"/>
          </w:rPr>
          <w:delText>dest</w:delText>
        </w:r>
        <w:r w:rsidDel="00F66DDC">
          <w:rPr>
            <w:rFonts w:ascii="Consolas" w:hAnsi="Consolas"/>
            <w:sz w:val="20"/>
            <w:szCs w:val="20"/>
          </w:rPr>
          <w:delText>_id</w:delText>
        </w:r>
        <w:r w:rsidRPr="005F34CB" w:rsidDel="00F66DDC">
          <w:rPr>
            <w:rFonts w:ascii="Consolas" w:hAnsi="Consolas"/>
            <w:sz w:val="20"/>
            <w:szCs w:val="20"/>
          </w:rPr>
          <w:delText xml:space="preserve"> = </w:delText>
        </w:r>
      </w:del>
      <w:r w:rsidRPr="005F34CB">
        <w:rPr>
          <w:rFonts w:ascii="Consolas" w:hAnsi="Consolas"/>
          <w:sz w:val="20"/>
          <w:szCs w:val="20"/>
        </w:rPr>
        <w:t>H5Sselect_</w:t>
      </w:r>
      <w:del w:id="2565" w:author="Quincey Koziol" w:date="2014-12-07T01:05:00Z">
        <w:r w:rsidRPr="005F34CB" w:rsidDel="00F66DDC">
          <w:rPr>
            <w:rFonts w:ascii="Consolas" w:hAnsi="Consolas"/>
            <w:sz w:val="20"/>
            <w:szCs w:val="20"/>
          </w:rPr>
          <w:delText>template</w:delText>
        </w:r>
      </w:del>
      <w:ins w:id="2566" w:author="Quincey Koziol" w:date="2014-12-07T01:05:00Z">
        <w:r w:rsidR="00F66DDC">
          <w:rPr>
            <w:rFonts w:ascii="Consolas" w:hAnsi="Consolas"/>
            <w:sz w:val="20"/>
            <w:szCs w:val="20"/>
          </w:rPr>
          <w:t>hyperslab</w:t>
        </w:r>
      </w:ins>
      <w:r w:rsidRPr="005F34CB">
        <w:rPr>
          <w:rFonts w:ascii="Consolas" w:hAnsi="Consolas"/>
          <w:sz w:val="20"/>
          <w:szCs w:val="20"/>
        </w:rPr>
        <w:t>(vspace</w:t>
      </w:r>
      <w:r w:rsidR="00C129A6">
        <w:rPr>
          <w:rFonts w:ascii="Consolas" w:hAnsi="Consolas"/>
          <w:sz w:val="20"/>
          <w:szCs w:val="20"/>
        </w:rPr>
        <w:t>_id</w:t>
      </w:r>
      <w:r w:rsidRPr="005F34CB">
        <w:rPr>
          <w:rFonts w:ascii="Consolas" w:hAnsi="Consolas"/>
          <w:sz w:val="20"/>
          <w:szCs w:val="20"/>
        </w:rPr>
        <w:t>, H5S_SELECT_SET, vstart, vstride,</w:t>
      </w:r>
      <w:ins w:id="2567" w:author="Quincey Koziol" w:date="2014-12-07T01:06:00Z">
        <w:r w:rsidR="00995C50">
          <w:rPr>
            <w:rFonts w:ascii="Consolas" w:hAnsi="Consolas"/>
            <w:sz w:val="20"/>
            <w:szCs w:val="20"/>
          </w:rPr>
          <w:t xml:space="preserve"> </w:t>
        </w:r>
      </w:ins>
    </w:p>
    <w:p w14:paraId="3BF13570" w14:textId="71FCEA8A" w:rsidR="00E26DD0" w:rsidRDefault="00AB2671">
      <w:pPr>
        <w:ind w:left="720"/>
        <w:rPr>
          <w:rFonts w:ascii="Consolas" w:hAnsi="Consolas"/>
          <w:sz w:val="20"/>
          <w:szCs w:val="20"/>
        </w:rPr>
        <w:pPrChange w:id="2568" w:author="Quincey Koziol" w:date="2014-12-07T01:06:00Z">
          <w:pPr>
            <w:ind w:left="1440"/>
          </w:pPr>
        </w:pPrChange>
      </w:pPr>
      <w:del w:id="2569" w:author="Quincey Koziol" w:date="2014-12-07T01:06:00Z">
        <w:r w:rsidDel="00995C50">
          <w:rPr>
            <w:rFonts w:ascii="Consolas" w:hAnsi="Consolas"/>
            <w:sz w:val="20"/>
            <w:szCs w:val="20"/>
          </w:rPr>
          <w:delText xml:space="preserve">     </w:delText>
        </w:r>
        <w:r w:rsidR="00E26DD0" w:rsidRPr="005F34CB" w:rsidDel="00995C50">
          <w:rPr>
            <w:rFonts w:ascii="Consolas" w:hAnsi="Consolas"/>
            <w:sz w:val="20"/>
            <w:szCs w:val="20"/>
          </w:rPr>
          <w:delText xml:space="preserve"> </w:delText>
        </w:r>
        <w:r w:rsidDel="00995C50">
          <w:rPr>
            <w:rFonts w:ascii="Consolas" w:hAnsi="Consolas"/>
            <w:sz w:val="20"/>
            <w:szCs w:val="20"/>
          </w:rPr>
          <w:delText xml:space="preserve">    </w:delText>
        </w:r>
      </w:del>
      <w:r w:rsidR="00E26DD0" w:rsidRPr="005F34CB">
        <w:rPr>
          <w:rFonts w:ascii="Consolas" w:hAnsi="Consolas"/>
          <w:sz w:val="20"/>
          <w:szCs w:val="20"/>
        </w:rPr>
        <w:t>vcount,</w:t>
      </w:r>
      <w:r>
        <w:rPr>
          <w:rFonts w:ascii="Consolas" w:hAnsi="Consolas"/>
          <w:sz w:val="20"/>
          <w:szCs w:val="20"/>
        </w:rPr>
        <w:t xml:space="preserve"> </w:t>
      </w:r>
      <w:del w:id="2570" w:author="Quincey Koziol" w:date="2014-12-07T01:06:00Z">
        <w:r w:rsidR="00E26DD0" w:rsidRPr="005F34CB" w:rsidDel="00995C50">
          <w:rPr>
            <w:rFonts w:ascii="Consolas" w:hAnsi="Consolas"/>
            <w:sz w:val="20"/>
            <w:szCs w:val="20"/>
          </w:rPr>
          <w:delText>tmpl_VDS</w:delText>
        </w:r>
      </w:del>
      <w:ins w:id="2571" w:author="Quincey Koziol" w:date="2014-12-07T01:06:00Z">
        <w:r w:rsidR="00995C50">
          <w:rPr>
            <w:rFonts w:ascii="Consolas" w:hAnsi="Consolas"/>
            <w:sz w:val="20"/>
            <w:szCs w:val="20"/>
          </w:rPr>
          <w:t>vblock</w:t>
        </w:r>
      </w:ins>
      <w:r w:rsidR="00E26DD0" w:rsidRPr="005F34CB">
        <w:rPr>
          <w:rFonts w:ascii="Consolas" w:hAnsi="Consolas"/>
          <w:sz w:val="20"/>
          <w:szCs w:val="20"/>
        </w:rPr>
        <w:t xml:space="preserve">); </w:t>
      </w:r>
    </w:p>
    <w:p w14:paraId="58169F43" w14:textId="45151E44" w:rsidR="00D701E2" w:rsidDel="00995C50" w:rsidRDefault="00D701E2" w:rsidP="00AB2671">
      <w:pPr>
        <w:ind w:left="1440"/>
        <w:rPr>
          <w:del w:id="2572" w:author="Quincey Koziol" w:date="2014-12-07T01:06:00Z"/>
          <w:rFonts w:ascii="Consolas" w:hAnsi="Consolas"/>
          <w:sz w:val="20"/>
          <w:szCs w:val="20"/>
        </w:rPr>
      </w:pPr>
      <w:del w:id="2573" w:author="Quincey Koziol" w:date="2014-12-07T01:06:00Z">
        <w:r w:rsidDel="00995C50">
          <w:rPr>
            <w:rFonts w:ascii="Consolas" w:hAnsi="Consolas"/>
            <w:sz w:val="20"/>
            <w:szCs w:val="20"/>
          </w:rPr>
          <w:delText xml:space="preserve">Once again we can use vblock = {M,N,K} and </w:delText>
        </w:r>
      </w:del>
    </w:p>
    <w:p w14:paraId="76E8ABE6" w14:textId="125291B8" w:rsidR="00D701E2" w:rsidRPr="005F34CB" w:rsidDel="00995C50" w:rsidRDefault="00D701E2" w:rsidP="00AB2671">
      <w:pPr>
        <w:ind w:left="1440"/>
        <w:rPr>
          <w:del w:id="2574" w:author="Quincey Koziol" w:date="2014-12-07T01:06:00Z"/>
          <w:rFonts w:ascii="Consolas" w:hAnsi="Consolas"/>
          <w:sz w:val="20"/>
          <w:szCs w:val="20"/>
        </w:rPr>
      </w:pPr>
      <w:del w:id="2575" w:author="Quincey Koziol" w:date="2014-12-07T01:06:00Z">
        <w:r w:rsidDel="00995C50">
          <w:rPr>
            <w:rFonts w:ascii="Consolas" w:hAnsi="Consolas"/>
            <w:sz w:val="20"/>
            <w:szCs w:val="20"/>
          </w:rPr>
          <w:delText>H5Sselect_hyperslab(vspace_id, H5S_SELECT_SET, vstart, vstride, vcount, vblock);</w:delText>
        </w:r>
      </w:del>
    </w:p>
    <w:p w14:paraId="2F9BCE8C" w14:textId="43559503" w:rsidR="00E26DD0" w:rsidRPr="005F34CB" w:rsidRDefault="00E26DD0" w:rsidP="00E26DD0">
      <w:pPr>
        <w:ind w:left="720"/>
        <w:rPr>
          <w:rFonts w:ascii="Consolas" w:hAnsi="Consolas"/>
          <w:sz w:val="20"/>
          <w:szCs w:val="20"/>
        </w:rPr>
      </w:pPr>
      <w:r w:rsidRPr="005F34CB">
        <w:rPr>
          <w:rFonts w:ascii="Consolas" w:hAnsi="Consolas"/>
          <w:sz w:val="20"/>
          <w:szCs w:val="20"/>
        </w:rPr>
        <w:t>/* Map selections */</w:t>
      </w:r>
    </w:p>
    <w:p w14:paraId="074FA7EE" w14:textId="4981E452" w:rsidR="00E26DD0" w:rsidRDefault="00E26DD0" w:rsidP="00E26DD0">
      <w:pPr>
        <w:ind w:firstLine="720"/>
        <w:rPr>
          <w:rFonts w:ascii="Consolas" w:hAnsi="Consolas" w:cs="Menlo Regular"/>
          <w:color w:val="000000"/>
          <w:sz w:val="20"/>
          <w:szCs w:val="20"/>
        </w:rPr>
      </w:pPr>
      <w:r w:rsidRPr="005F34CB">
        <w:rPr>
          <w:rFonts w:ascii="Consolas" w:hAnsi="Consolas"/>
          <w:sz w:val="20"/>
          <w:szCs w:val="20"/>
        </w:rPr>
        <w:t>H5Pset_virtual_mapping(</w:t>
      </w:r>
      <w:r>
        <w:rPr>
          <w:rFonts w:ascii="Consolas" w:hAnsi="Consolas"/>
          <w:sz w:val="20"/>
          <w:szCs w:val="20"/>
        </w:rPr>
        <w:t>v</w:t>
      </w:r>
      <w:r w:rsidRPr="005F34CB">
        <w:rPr>
          <w:rFonts w:ascii="Consolas" w:hAnsi="Consolas" w:cs="Menlo Regular"/>
          <w:color w:val="000000"/>
          <w:sz w:val="20"/>
          <w:szCs w:val="20"/>
        </w:rPr>
        <w:t xml:space="preserve">dcpl_id, </w:t>
      </w:r>
      <w:del w:id="2576" w:author="Quincey Koziol" w:date="2014-12-07T01:06:00Z">
        <w:r w:rsidRPr="005F34CB" w:rsidDel="00995C50">
          <w:rPr>
            <w:rFonts w:ascii="Consolas" w:hAnsi="Consolas" w:cs="Menlo Regular"/>
            <w:color w:val="000000"/>
            <w:sz w:val="20"/>
            <w:szCs w:val="20"/>
          </w:rPr>
          <w:delText>dest</w:delText>
        </w:r>
      </w:del>
      <w:ins w:id="2577" w:author="Quincey Koziol" w:date="2014-12-07T01:06:00Z">
        <w:r w:rsidR="00995C50">
          <w:rPr>
            <w:rFonts w:ascii="Consolas" w:hAnsi="Consolas" w:cs="Menlo Regular"/>
            <w:color w:val="000000"/>
            <w:sz w:val="20"/>
            <w:szCs w:val="20"/>
          </w:rPr>
          <w:t>vspace</w:t>
        </w:r>
      </w:ins>
      <w:r>
        <w:rPr>
          <w:rFonts w:ascii="Consolas" w:hAnsi="Consolas" w:cs="Menlo Regular"/>
          <w:color w:val="000000"/>
          <w:sz w:val="20"/>
          <w:szCs w:val="20"/>
        </w:rPr>
        <w:t>_id</w:t>
      </w:r>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“f-%</w:t>
      </w:r>
      <w:del w:id="2578" w:author="Quincey Koziol" w:date="2014-12-07T01:07:00Z">
        <w:r w:rsidR="004B2AE2" w:rsidDel="00995C50">
          <w:rPr>
            <w:rFonts w:ascii="Consolas" w:hAnsi="Consolas" w:cs="Menlo Regular"/>
            <w:color w:val="000000"/>
            <w:sz w:val="20"/>
            <w:szCs w:val="20"/>
          </w:rPr>
          <w:delText>d</w:delText>
        </w:r>
      </w:del>
      <w:ins w:id="2579" w:author="Quincey Koziol" w:date="2014-12-07T01:07:00Z">
        <w:r w:rsidR="00995C50">
          <w:rPr>
            <w:rFonts w:ascii="Consolas" w:hAnsi="Consolas" w:cs="Menlo Regular"/>
            <w:color w:val="000000"/>
            <w:sz w:val="20"/>
            <w:szCs w:val="20"/>
          </w:rPr>
          <w:t>0b</w:t>
        </w:r>
      </w:ins>
      <w:r w:rsidR="004B2AE2">
        <w:rPr>
          <w:rFonts w:ascii="Consolas" w:hAnsi="Consolas" w:cs="Menlo Regular"/>
          <w:color w:val="000000"/>
          <w:sz w:val="20"/>
          <w:szCs w:val="20"/>
        </w:rPr>
        <w:t>.h5”</w:t>
      </w:r>
      <w:r w:rsidRPr="005F34CB">
        <w:rPr>
          <w:rFonts w:ascii="Consolas" w:hAnsi="Consolas" w:cs="Menlo Regular"/>
          <w:color w:val="000000"/>
          <w:sz w:val="20"/>
          <w:szCs w:val="20"/>
        </w:rPr>
        <w:t xml:space="preserve">, </w:t>
      </w:r>
      <w:r w:rsidR="004B2AE2">
        <w:rPr>
          <w:rFonts w:ascii="Consolas" w:hAnsi="Consolas" w:cs="Menlo Regular"/>
          <w:color w:val="000000"/>
          <w:sz w:val="20"/>
          <w:szCs w:val="20"/>
        </w:rPr>
        <w:t>“</w:t>
      </w:r>
      <w:ins w:id="2580" w:author="Quincey Koziol" w:date="2014-12-07T01:07:00Z">
        <w:r w:rsidR="00995C50">
          <w:rPr>
            <w:rFonts w:ascii="Consolas" w:hAnsi="Consolas" w:cs="Menlo Regular"/>
            <w:color w:val="000000"/>
            <w:sz w:val="20"/>
            <w:szCs w:val="20"/>
          </w:rPr>
          <w:t>/</w:t>
        </w:r>
      </w:ins>
      <w:r w:rsidR="004B2AE2">
        <w:rPr>
          <w:rFonts w:ascii="Consolas" w:hAnsi="Consolas" w:cs="Menlo Regular"/>
          <w:color w:val="000000"/>
          <w:sz w:val="20"/>
          <w:szCs w:val="20"/>
        </w:rPr>
        <w:t>A”</w:t>
      </w:r>
      <w:r w:rsidRPr="005F34CB">
        <w:rPr>
          <w:rFonts w:ascii="Consolas" w:hAnsi="Consolas" w:cs="Menlo Regular"/>
          <w:color w:val="000000"/>
          <w:sz w:val="20"/>
          <w:szCs w:val="20"/>
        </w:rPr>
        <w:t>, src</w:t>
      </w:r>
      <w:r>
        <w:rPr>
          <w:rFonts w:ascii="Consolas" w:hAnsi="Consolas" w:cs="Menlo Regular"/>
          <w:color w:val="000000"/>
          <w:sz w:val="20"/>
          <w:szCs w:val="20"/>
        </w:rPr>
        <w:t>_id</w:t>
      </w:r>
      <w:r w:rsidRPr="005F34CB">
        <w:rPr>
          <w:rFonts w:ascii="Consolas" w:hAnsi="Consolas" w:cs="Menlo Regular"/>
          <w:color w:val="000000"/>
          <w:sz w:val="20"/>
          <w:szCs w:val="20"/>
        </w:rPr>
        <w:t>);</w:t>
      </w:r>
    </w:p>
    <w:p w14:paraId="60D5400D" w14:textId="44A22E70" w:rsidR="00D701E2" w:rsidDel="00995C50" w:rsidRDefault="00D701E2" w:rsidP="00E26DD0">
      <w:pPr>
        <w:ind w:firstLine="720"/>
        <w:rPr>
          <w:del w:id="2581" w:author="Quincey Koziol" w:date="2014-12-07T01:08:00Z"/>
          <w:rFonts w:ascii="Consolas" w:hAnsi="Consolas" w:cs="Menlo Regular"/>
          <w:color w:val="000000"/>
          <w:sz w:val="20"/>
          <w:szCs w:val="20"/>
        </w:rPr>
      </w:pPr>
      <w:del w:id="2582" w:author="Quincey Koziol" w:date="2014-12-07T01:08:00Z">
        <w:r w:rsidDel="00995C50">
          <w:rPr>
            <w:rFonts w:ascii="Consolas" w:hAnsi="Consolas" w:cs="Menlo Regular"/>
            <w:color w:val="000000"/>
            <w:sz w:val="20"/>
            <w:szCs w:val="20"/>
          </w:rPr>
          <w:delText xml:space="preserve">This call becomes </w:delText>
        </w:r>
      </w:del>
    </w:p>
    <w:p w14:paraId="7007219D" w14:textId="4E8A4A34" w:rsidR="00D701E2" w:rsidRPr="005F34CB" w:rsidDel="00995C50" w:rsidRDefault="00D701E2" w:rsidP="00E26DD0">
      <w:pPr>
        <w:ind w:firstLine="720"/>
        <w:rPr>
          <w:del w:id="2583" w:author="Quincey Koziol" w:date="2014-12-07T01:08:00Z"/>
          <w:rFonts w:ascii="Consolas" w:hAnsi="Consolas" w:cs="Menlo Regular"/>
          <w:color w:val="000000"/>
          <w:sz w:val="20"/>
          <w:szCs w:val="20"/>
        </w:rPr>
      </w:pPr>
      <w:del w:id="2584" w:author="Quincey Koziol" w:date="2014-12-07T01:08:00Z">
        <w:r w:rsidDel="00995C50">
          <w:rPr>
            <w:rFonts w:ascii="Consolas" w:hAnsi="Consolas" w:cs="Menlo Regular"/>
            <w:color w:val="000000"/>
            <w:sz w:val="20"/>
            <w:szCs w:val="20"/>
          </w:rPr>
          <w:delText>H5Pset_virtual_mapping(vdspl_id, vspace_id, “f-%d.h5”, “A” src_id);</w:delText>
        </w:r>
      </w:del>
    </w:p>
    <w:p w14:paraId="5398D198" w14:textId="77777777" w:rsidR="00E26DD0" w:rsidRPr="005F34CB" w:rsidRDefault="00E26DD0" w:rsidP="00E26DD0">
      <w:pPr>
        <w:rPr>
          <w:rFonts w:ascii="Consolas" w:hAnsi="Consolas"/>
          <w:sz w:val="20"/>
          <w:szCs w:val="20"/>
        </w:rPr>
      </w:pPr>
      <w:r w:rsidRPr="005F34CB">
        <w:rPr>
          <w:sz w:val="20"/>
          <w:szCs w:val="20"/>
        </w:rPr>
        <w:tab/>
      </w:r>
      <w:r w:rsidRPr="005F34CB">
        <w:rPr>
          <w:rFonts w:ascii="Consolas" w:hAnsi="Consolas"/>
          <w:sz w:val="20"/>
          <w:szCs w:val="20"/>
        </w:rPr>
        <w:t>/* Finally create virtual dataset using regular HDF5 call */</w:t>
      </w:r>
    </w:p>
    <w:p w14:paraId="28AD8F2F" w14:textId="148A9642" w:rsidR="00E26DD0" w:rsidRPr="005F34CB" w:rsidRDefault="00E26DD0" w:rsidP="00E26DD0">
      <w:pPr>
        <w:ind w:firstLine="720"/>
        <w:jc w:val="left"/>
        <w:rPr>
          <w:rFonts w:ascii="Consolas" w:hAnsi="Consolas"/>
          <w:sz w:val="20"/>
          <w:szCs w:val="20"/>
        </w:rPr>
      </w:pPr>
      <w:r w:rsidRPr="005F34CB">
        <w:rPr>
          <w:rFonts w:ascii="Consolas" w:hAnsi="Consolas"/>
          <w:sz w:val="20"/>
          <w:szCs w:val="20"/>
        </w:rPr>
        <w:t xml:space="preserve">VDS_id = H5Dcreate(…, “VDS”,…, </w:t>
      </w:r>
      <w:r>
        <w:rPr>
          <w:rFonts w:ascii="Consolas" w:hAnsi="Consolas"/>
          <w:sz w:val="20"/>
          <w:szCs w:val="20"/>
        </w:rPr>
        <w:t>v</w:t>
      </w:r>
      <w:r w:rsidRPr="005F34CB">
        <w:rPr>
          <w:rFonts w:ascii="Consolas" w:hAnsi="Consolas"/>
          <w:sz w:val="20"/>
          <w:szCs w:val="20"/>
        </w:rPr>
        <w:t>space_id, …,</w:t>
      </w:r>
      <w:r>
        <w:rPr>
          <w:rFonts w:ascii="Consolas" w:hAnsi="Consolas"/>
          <w:sz w:val="20"/>
          <w:szCs w:val="20"/>
        </w:rPr>
        <w:t xml:space="preserve"> v</w:t>
      </w:r>
      <w:r w:rsidR="00D23396">
        <w:rPr>
          <w:rFonts w:ascii="Consolas" w:hAnsi="Consolas"/>
          <w:sz w:val="20"/>
          <w:szCs w:val="20"/>
        </w:rPr>
        <w:t>dcpl_</w:t>
      </w:r>
      <w:r w:rsidRPr="005F34CB">
        <w:rPr>
          <w:rFonts w:ascii="Consolas" w:hAnsi="Consolas"/>
          <w:sz w:val="20"/>
          <w:szCs w:val="20"/>
        </w:rPr>
        <w:t>id,…);</w:t>
      </w:r>
    </w:p>
    <w:p w14:paraId="79E2F94F" w14:textId="01417FAC" w:rsidR="00E26DD0" w:rsidRPr="005D4B79" w:rsidRDefault="00CE0D89" w:rsidP="005D4B79">
      <w:r>
        <w:t>Notice that files “</w:t>
      </w:r>
      <w:r w:rsidRPr="00632FC4">
        <w:rPr>
          <w:rFonts w:ascii="Consolas" w:hAnsi="Consolas"/>
          <w:sz w:val="22"/>
        </w:rPr>
        <w:t>f-%</w:t>
      </w:r>
      <w:del w:id="2585" w:author="Quincey Koziol" w:date="2014-12-07T01:07:00Z">
        <w:r w:rsidRPr="00632FC4" w:rsidDel="00995C50">
          <w:rPr>
            <w:rFonts w:ascii="Consolas" w:hAnsi="Consolas"/>
            <w:sz w:val="22"/>
          </w:rPr>
          <w:delText>d</w:delText>
        </w:r>
      </w:del>
      <w:ins w:id="2586" w:author="Quincey Koziol" w:date="2014-12-07T01:07:00Z">
        <w:r w:rsidR="00995C50">
          <w:rPr>
            <w:rFonts w:ascii="Consolas" w:hAnsi="Consolas"/>
            <w:sz w:val="22"/>
          </w:rPr>
          <w:t>0b</w:t>
        </w:r>
      </w:ins>
      <w:r w:rsidRPr="00632FC4">
        <w:rPr>
          <w:rFonts w:ascii="Consolas" w:hAnsi="Consolas"/>
          <w:sz w:val="22"/>
        </w:rPr>
        <w:t>.h5</w:t>
      </w:r>
      <w:r>
        <w:t>” and datasets in them may not exist.</w:t>
      </w:r>
    </w:p>
    <w:p w14:paraId="1B83C9E7" w14:textId="61A86A66" w:rsidR="005D4B79" w:rsidRDefault="005D4B79" w:rsidP="002E7285">
      <w:pPr>
        <w:pStyle w:val="Heading2"/>
      </w:pPr>
      <w:r>
        <w:t>Percival Frame Builder use case</w:t>
      </w:r>
    </w:p>
    <w:p w14:paraId="18078175" w14:textId="5F345536" w:rsidR="005D4B79" w:rsidRDefault="00CE0D89" w:rsidP="005D4B79">
      <w:r>
        <w:t xml:space="preserve">This example will use </w:t>
      </w:r>
      <w:r w:rsidR="00370161">
        <w:t>offset and stride</w:t>
      </w:r>
      <w:r>
        <w:t xml:space="preserve"> when selecting templates in the VDS dataspace. The rest of the example follows the example discussed in </w:t>
      </w:r>
      <w:del w:id="2587" w:author="Quincey Koziol" w:date="2014-12-07T01:08:00Z">
        <w:r w:rsidDel="00995C50">
          <w:fldChar w:fldCharType="begin"/>
        </w:r>
        <w:r w:rsidDel="00995C50">
          <w:delInstrText xml:space="preserve"> REF _Ref239837601 \r \h </w:delInstrText>
        </w:r>
        <w:r w:rsidDel="00995C50">
          <w:fldChar w:fldCharType="separate"/>
        </w:r>
        <w:r w:rsidR="00EA3188" w:rsidDel="00995C50">
          <w:delText>7.1</w:delText>
        </w:r>
        <w:r w:rsidDel="00995C50">
          <w:fldChar w:fldCharType="end"/>
        </w:r>
      </w:del>
      <w:ins w:id="2588" w:author="Quincey Koziol" w:date="2014-12-07T01:08:00Z">
        <w:r w:rsidR="00995C50">
          <w:fldChar w:fldCharType="begin"/>
        </w:r>
        <w:r w:rsidR="00995C50">
          <w:instrText xml:space="preserve"> REF _Ref239837601 \r \h </w:instrText>
        </w:r>
      </w:ins>
      <w:ins w:id="2589" w:author="Quincey Koziol" w:date="2014-12-07T01:08:00Z">
        <w:r w:rsidR="00995C50">
          <w:fldChar w:fldCharType="separate"/>
        </w:r>
        <w:r w:rsidR="00995C50">
          <w:t>6.1</w:t>
        </w:r>
        <w:r w:rsidR="00995C50">
          <w:fldChar w:fldCharType="end"/>
        </w:r>
      </w:ins>
      <w:r>
        <w:t>.</w:t>
      </w:r>
    </w:p>
    <w:p w14:paraId="1AEEDCA7" w14:textId="6CE6B92C" w:rsidR="001B58EE" w:rsidRPr="00CB6EEA" w:rsidRDefault="001B58EE" w:rsidP="001B58EE">
      <w:pPr>
        <w:ind w:firstLine="720"/>
        <w:rPr>
          <w:rFonts w:ascii="Consolas" w:hAnsi="Consolas"/>
          <w:sz w:val="20"/>
          <w:szCs w:val="20"/>
        </w:rPr>
      </w:pPr>
      <w:r w:rsidRPr="00CB6EEA">
        <w:rPr>
          <w:rFonts w:ascii="Consolas" w:hAnsi="Consolas"/>
          <w:sz w:val="20"/>
          <w:szCs w:val="20"/>
        </w:rPr>
        <w:t>/* Set creation property to be used in mapping</w:t>
      </w:r>
      <w:r w:rsidR="003D429D">
        <w:rPr>
          <w:rFonts w:ascii="Consolas" w:hAnsi="Consolas"/>
          <w:sz w:val="20"/>
          <w:szCs w:val="20"/>
        </w:rPr>
        <w:t xml:space="preserve"> definition</w:t>
      </w:r>
      <w:r w:rsidRPr="00CB6EEA">
        <w:rPr>
          <w:rFonts w:ascii="Consolas" w:hAnsi="Consolas"/>
          <w:sz w:val="20"/>
          <w:szCs w:val="20"/>
        </w:rPr>
        <w:t xml:space="preserve"> */</w:t>
      </w:r>
    </w:p>
    <w:p w14:paraId="4BD595AF" w14:textId="77777777" w:rsidR="003D429D" w:rsidRDefault="001B58EE" w:rsidP="003D429D">
      <w:pPr>
        <w:ind w:firstLine="720"/>
        <w:rPr>
          <w:rFonts w:ascii="Consolas" w:hAnsi="Consolas"/>
          <w:sz w:val="20"/>
          <w:szCs w:val="20"/>
        </w:rPr>
      </w:pPr>
      <w:r>
        <w:rPr>
          <w:rFonts w:ascii="Consolas" w:hAnsi="Consolas" w:cs="Menlo Regular"/>
          <w:color w:val="000000"/>
          <w:sz w:val="20"/>
          <w:szCs w:val="20"/>
        </w:rPr>
        <w:t>v</w:t>
      </w:r>
      <w:r w:rsidRPr="00CB6EEA">
        <w:rPr>
          <w:rFonts w:ascii="Consolas" w:hAnsi="Consolas" w:cs="Menlo Regular"/>
          <w:color w:val="000000"/>
          <w:sz w:val="20"/>
          <w:szCs w:val="20"/>
        </w:rPr>
        <w:t>dcpl_ id = H5Pcreate (H5P_DATASET_CREATE);</w:t>
      </w:r>
    </w:p>
    <w:p w14:paraId="382513E4" w14:textId="5BDC2AAC" w:rsidR="001B58EE" w:rsidRPr="00CB6EEA" w:rsidRDefault="001B58EE" w:rsidP="003D429D">
      <w:pPr>
        <w:ind w:firstLine="720"/>
        <w:rPr>
          <w:rFonts w:ascii="Consolas" w:hAnsi="Consolas"/>
          <w:sz w:val="20"/>
          <w:szCs w:val="20"/>
        </w:rPr>
      </w:pPr>
      <w:r w:rsidRPr="00CB6EEA">
        <w:rPr>
          <w:rFonts w:ascii="Consolas" w:hAnsi="Consolas"/>
          <w:sz w:val="20"/>
          <w:szCs w:val="20"/>
        </w:rPr>
        <w:t>H5Pset_virtual(</w:t>
      </w:r>
      <w:r>
        <w:rPr>
          <w:rFonts w:ascii="Consolas" w:hAnsi="Consolas"/>
          <w:sz w:val="20"/>
          <w:szCs w:val="20"/>
        </w:rPr>
        <w:t>vdcpl_</w:t>
      </w:r>
      <w:r w:rsidRPr="00CB6EEA">
        <w:rPr>
          <w:rFonts w:ascii="Consolas" w:hAnsi="Consolas"/>
          <w:sz w:val="20"/>
          <w:szCs w:val="20"/>
        </w:rPr>
        <w:t>id);</w:t>
      </w:r>
    </w:p>
    <w:p w14:paraId="0178F03E" w14:textId="77777777" w:rsidR="001B58EE" w:rsidRPr="00CB6EEA" w:rsidRDefault="001B58EE" w:rsidP="001B58EE">
      <w:pPr>
        <w:ind w:firstLine="720"/>
        <w:rPr>
          <w:rFonts w:ascii="Consolas" w:hAnsi="Consolas"/>
          <w:sz w:val="20"/>
          <w:szCs w:val="20"/>
        </w:rPr>
      </w:pPr>
      <w:r w:rsidRPr="00CB6EEA">
        <w:rPr>
          <w:rFonts w:ascii="Consolas" w:hAnsi="Consolas"/>
          <w:sz w:val="20"/>
          <w:szCs w:val="20"/>
        </w:rPr>
        <w:t>/* Second, create a dataspace for virtual dataset VDS */</w:t>
      </w:r>
    </w:p>
    <w:p w14:paraId="290A5750" w14:textId="77777777" w:rsidR="003D429D" w:rsidRDefault="001B58EE" w:rsidP="003D429D">
      <w:pPr>
        <w:ind w:firstLine="720"/>
        <w:rPr>
          <w:rFonts w:ascii="Consolas" w:hAnsi="Consolas"/>
          <w:sz w:val="20"/>
          <w:szCs w:val="20"/>
        </w:rPr>
      </w:pPr>
      <w:r w:rsidRPr="00CB6EEA">
        <w:rPr>
          <w:rFonts w:ascii="Consolas" w:hAnsi="Consolas"/>
          <w:sz w:val="20"/>
          <w:szCs w:val="20"/>
        </w:rPr>
        <w:t>vdims[] = {1, N, M};</w:t>
      </w:r>
    </w:p>
    <w:p w14:paraId="60C795CF" w14:textId="0CC46145" w:rsidR="001B58EE" w:rsidRPr="00CB6EEA" w:rsidRDefault="001B58EE" w:rsidP="003D429D">
      <w:pPr>
        <w:ind w:firstLine="720"/>
        <w:rPr>
          <w:rFonts w:ascii="Consolas" w:hAnsi="Consolas"/>
          <w:sz w:val="20"/>
          <w:szCs w:val="20"/>
        </w:rPr>
      </w:pPr>
      <w:r w:rsidRPr="00CB6EEA">
        <w:rPr>
          <w:rFonts w:ascii="Consolas" w:hAnsi="Consolas"/>
          <w:sz w:val="20"/>
          <w:szCs w:val="20"/>
        </w:rPr>
        <w:t>vmaxdims = {H5S_UNLIMITED, N, M};</w:t>
      </w:r>
    </w:p>
    <w:p w14:paraId="63CB0FFF" w14:textId="7F32C78C" w:rsidR="001B58EE" w:rsidRDefault="009A7CA5" w:rsidP="001B58EE">
      <w:pPr>
        <w:rPr>
          <w:rFonts w:ascii="Consolas" w:hAnsi="Consolas"/>
          <w:sz w:val="20"/>
          <w:szCs w:val="20"/>
        </w:rPr>
      </w:pPr>
      <w:r>
        <w:rPr>
          <w:rFonts w:ascii="Consolas" w:hAnsi="Consolas"/>
          <w:sz w:val="20"/>
          <w:szCs w:val="20"/>
        </w:rPr>
        <w:tab/>
        <w:t>vspace_id</w:t>
      </w:r>
      <w:r w:rsidR="001B58EE" w:rsidRPr="00CB6EEA">
        <w:rPr>
          <w:rFonts w:ascii="Consolas" w:hAnsi="Consolas"/>
          <w:sz w:val="20"/>
          <w:szCs w:val="20"/>
        </w:rPr>
        <w:t xml:space="preserve"> = H5Screate_simple(3, vdims, vmaxdims);</w:t>
      </w:r>
    </w:p>
    <w:p w14:paraId="73A27CCC" w14:textId="33DB00A8" w:rsidR="00FB045D" w:rsidRDefault="00FB045D" w:rsidP="001B58EE">
      <w:pPr>
        <w:rPr>
          <w:rFonts w:ascii="Consolas" w:hAnsi="Consolas"/>
          <w:sz w:val="20"/>
          <w:szCs w:val="20"/>
        </w:rPr>
      </w:pPr>
      <w:r>
        <w:rPr>
          <w:rFonts w:ascii="Consolas" w:hAnsi="Consolas"/>
          <w:sz w:val="20"/>
          <w:szCs w:val="20"/>
        </w:rPr>
        <w:tab/>
        <w:t xml:space="preserve">/* </w:t>
      </w:r>
      <w:del w:id="2590" w:author="Quincey Koziol" w:date="2014-12-07T01:08:00Z">
        <w:r w:rsidDel="00995C50">
          <w:rPr>
            <w:rFonts w:ascii="Consolas" w:hAnsi="Consolas"/>
            <w:sz w:val="20"/>
            <w:szCs w:val="20"/>
          </w:rPr>
          <w:delText>Template s</w:delText>
        </w:r>
      </w:del>
      <w:ins w:id="2591" w:author="Quincey Koziol" w:date="2014-12-07T01:08:00Z">
        <w:r w:rsidR="00995C50">
          <w:rPr>
            <w:rFonts w:ascii="Consolas" w:hAnsi="Consolas"/>
            <w:sz w:val="20"/>
            <w:szCs w:val="20"/>
          </w:rPr>
          <w:t>S</w:t>
        </w:r>
      </w:ins>
      <w:r>
        <w:rPr>
          <w:rFonts w:ascii="Consolas" w:hAnsi="Consolas"/>
          <w:sz w:val="20"/>
          <w:szCs w:val="20"/>
        </w:rPr>
        <w:t>election for all source datasets will be the same */</w:t>
      </w:r>
    </w:p>
    <w:p w14:paraId="6A7E707D" w14:textId="691D1676" w:rsidR="00FB045D" w:rsidRPr="00CB6EEA" w:rsidRDefault="00FB045D" w:rsidP="00FB045D">
      <w:pPr>
        <w:ind w:left="720"/>
        <w:rPr>
          <w:rFonts w:ascii="Consolas" w:hAnsi="Consolas"/>
          <w:sz w:val="20"/>
          <w:szCs w:val="20"/>
        </w:rPr>
      </w:pPr>
      <w:r w:rsidRPr="00CB6EEA">
        <w:rPr>
          <w:rFonts w:ascii="Consolas" w:hAnsi="Consolas"/>
          <w:sz w:val="20"/>
          <w:szCs w:val="20"/>
        </w:rPr>
        <w:t xml:space="preserve">dims [] = {1, </w:t>
      </w:r>
      <w:r w:rsidRPr="00FB045D">
        <w:rPr>
          <w:rFonts w:ascii="Consolas" w:hAnsi="Consolas"/>
          <w:sz w:val="20"/>
          <w:szCs w:val="20"/>
        </w:rPr>
        <w:t>N</w:t>
      </w:r>
      <w:r w:rsidRPr="00CB6EEA">
        <w:rPr>
          <w:rFonts w:ascii="Consolas" w:hAnsi="Consolas"/>
          <w:sz w:val="20"/>
          <w:szCs w:val="20"/>
        </w:rPr>
        <w:t xml:space="preserve">, M}; </w:t>
      </w:r>
    </w:p>
    <w:p w14:paraId="4CF3A5D8" w14:textId="34497545" w:rsidR="00995C50" w:rsidRPr="00CB6EEA" w:rsidRDefault="00995C50" w:rsidP="00995C50">
      <w:pPr>
        <w:ind w:left="720"/>
        <w:rPr>
          <w:ins w:id="2592" w:author="Quincey Koziol" w:date="2014-12-07T01:09:00Z"/>
          <w:rFonts w:ascii="Consolas" w:hAnsi="Consolas"/>
          <w:sz w:val="20"/>
          <w:szCs w:val="20"/>
        </w:rPr>
      </w:pPr>
      <w:ins w:id="2593" w:author="Quincey Koziol" w:date="2014-12-07T01:09:00Z">
        <w:r>
          <w:rPr>
            <w:rFonts w:ascii="Consolas" w:hAnsi="Consolas"/>
            <w:sz w:val="20"/>
            <w:szCs w:val="20"/>
          </w:rPr>
          <w:t>maxdims [] = {H5S_UNLIMITED</w:t>
        </w:r>
        <w:r w:rsidRPr="00CB6EEA">
          <w:rPr>
            <w:rFonts w:ascii="Consolas" w:hAnsi="Consolas"/>
            <w:sz w:val="20"/>
            <w:szCs w:val="20"/>
          </w:rPr>
          <w:t xml:space="preserve">, </w:t>
        </w:r>
        <w:r w:rsidRPr="00FB045D">
          <w:rPr>
            <w:rFonts w:ascii="Consolas" w:hAnsi="Consolas"/>
            <w:sz w:val="20"/>
            <w:szCs w:val="20"/>
          </w:rPr>
          <w:t>N</w:t>
        </w:r>
        <w:r w:rsidRPr="00CB6EEA">
          <w:rPr>
            <w:rFonts w:ascii="Consolas" w:hAnsi="Consolas"/>
            <w:sz w:val="20"/>
            <w:szCs w:val="20"/>
          </w:rPr>
          <w:t xml:space="preserve">, M}; </w:t>
        </w:r>
      </w:ins>
    </w:p>
    <w:p w14:paraId="0FAE4A93" w14:textId="0933C2CE" w:rsidR="00FB045D" w:rsidRPr="00CB6EEA" w:rsidRDefault="00FB045D" w:rsidP="00FB045D">
      <w:pPr>
        <w:ind w:left="720"/>
        <w:rPr>
          <w:rFonts w:ascii="Consolas" w:hAnsi="Consolas"/>
          <w:sz w:val="20"/>
          <w:szCs w:val="20"/>
        </w:rPr>
      </w:pPr>
      <w:del w:id="2594" w:author="Quincey Koziol" w:date="2014-12-07T01:09:00Z">
        <w:r w:rsidRPr="00CB6EEA" w:rsidDel="00995C50">
          <w:rPr>
            <w:rFonts w:ascii="Consolas" w:hAnsi="Consolas"/>
            <w:sz w:val="20"/>
            <w:szCs w:val="20"/>
          </w:rPr>
          <w:delText>tmpl_DATASET</w:delText>
        </w:r>
      </w:del>
      <w:ins w:id="2595" w:author="Quincey Koziol" w:date="2014-12-07T01:09:00Z">
        <w:r w:rsidR="00995C50">
          <w:rPr>
            <w:rFonts w:ascii="Consolas" w:hAnsi="Consolas"/>
            <w:sz w:val="20"/>
            <w:szCs w:val="20"/>
          </w:rPr>
          <w:t>src_id</w:t>
        </w:r>
      </w:ins>
      <w:r w:rsidRPr="00CB6EEA">
        <w:rPr>
          <w:rFonts w:ascii="Consolas" w:hAnsi="Consolas"/>
          <w:sz w:val="20"/>
          <w:szCs w:val="20"/>
        </w:rPr>
        <w:t xml:space="preserve"> = H5Screate_simple(3, dims_DATASET, </w:t>
      </w:r>
      <w:del w:id="2596" w:author="Quincey Koziol" w:date="2014-12-07T01:10:00Z">
        <w:r w:rsidRPr="00CB6EEA" w:rsidDel="00995C50">
          <w:rPr>
            <w:rFonts w:ascii="Consolas" w:hAnsi="Consolas"/>
            <w:sz w:val="20"/>
            <w:szCs w:val="20"/>
          </w:rPr>
          <w:delText>NULL</w:delText>
        </w:r>
      </w:del>
      <w:ins w:id="2597" w:author="Quincey Koziol" w:date="2014-12-07T01:10:00Z">
        <w:r w:rsidR="00995C50">
          <w:rPr>
            <w:rFonts w:ascii="Consolas" w:hAnsi="Consolas"/>
            <w:sz w:val="20"/>
            <w:szCs w:val="20"/>
          </w:rPr>
          <w:t>maxdims</w:t>
        </w:r>
      </w:ins>
      <w:r w:rsidRPr="00CB6EEA">
        <w:rPr>
          <w:rFonts w:ascii="Consolas" w:hAnsi="Consolas"/>
          <w:sz w:val="20"/>
          <w:szCs w:val="20"/>
        </w:rPr>
        <w:t>);</w:t>
      </w:r>
    </w:p>
    <w:p w14:paraId="03E77A41" w14:textId="77777777" w:rsidR="00995C50" w:rsidRPr="00CB6EEA" w:rsidRDefault="00995C50" w:rsidP="00995C50">
      <w:pPr>
        <w:ind w:firstLine="720"/>
        <w:rPr>
          <w:ins w:id="2598" w:author="Quincey Koziol" w:date="2014-12-07T01:10:00Z"/>
          <w:rFonts w:ascii="Consolas" w:hAnsi="Consolas"/>
          <w:sz w:val="20"/>
          <w:szCs w:val="20"/>
        </w:rPr>
      </w:pPr>
      <w:ins w:id="2599" w:author="Quincey Koziol" w:date="2014-12-07T01:10:00Z">
        <w:r w:rsidRPr="00CB6EEA">
          <w:rPr>
            <w:rFonts w:ascii="Consolas" w:hAnsi="Consolas"/>
            <w:sz w:val="20"/>
            <w:szCs w:val="20"/>
          </w:rPr>
          <w:t>/* Select elements in the source dataset */</w:t>
        </w:r>
      </w:ins>
    </w:p>
    <w:p w14:paraId="2D5E3CFC" w14:textId="77777777" w:rsidR="00FB045D" w:rsidRPr="00CB6EEA" w:rsidRDefault="00FB045D" w:rsidP="00FB045D">
      <w:pPr>
        <w:ind w:firstLine="720"/>
        <w:rPr>
          <w:rFonts w:ascii="Consolas" w:hAnsi="Consolas"/>
          <w:sz w:val="20"/>
          <w:szCs w:val="20"/>
        </w:rPr>
      </w:pPr>
      <w:r w:rsidRPr="00CB6EEA">
        <w:rPr>
          <w:rFonts w:ascii="Consolas" w:hAnsi="Consolas"/>
          <w:sz w:val="20"/>
          <w:szCs w:val="20"/>
        </w:rPr>
        <w:t>start = {0, 0, 0};</w:t>
      </w:r>
    </w:p>
    <w:p w14:paraId="6E1E3965" w14:textId="77777777" w:rsidR="00995C50" w:rsidRPr="00CB6EEA" w:rsidRDefault="00995C50" w:rsidP="00995C50">
      <w:pPr>
        <w:ind w:firstLine="720"/>
        <w:rPr>
          <w:rFonts w:ascii="Consolas" w:hAnsi="Consolas"/>
          <w:sz w:val="20"/>
          <w:szCs w:val="20"/>
        </w:rPr>
      </w:pPr>
      <w:moveToRangeStart w:id="2600" w:author="Quincey Koziol" w:date="2014-12-07T01:09:00Z" w:name="move279533876"/>
      <w:moveTo w:id="2601" w:author="Quincey Koziol" w:date="2014-12-07T01:09:00Z">
        <w:r w:rsidRPr="00CB6EEA">
          <w:rPr>
            <w:rFonts w:ascii="Consolas" w:hAnsi="Consolas"/>
            <w:sz w:val="20"/>
            <w:szCs w:val="20"/>
          </w:rPr>
          <w:t>stride = {1, 1, 1};</w:t>
        </w:r>
      </w:moveTo>
    </w:p>
    <w:moveToRangeEnd w:id="2600"/>
    <w:p w14:paraId="135649D8" w14:textId="77777777" w:rsidR="00FB045D" w:rsidRPr="00CB6EEA" w:rsidRDefault="00FB045D" w:rsidP="00FB045D">
      <w:pPr>
        <w:ind w:firstLine="720"/>
        <w:rPr>
          <w:rFonts w:ascii="Consolas" w:hAnsi="Consolas"/>
          <w:sz w:val="20"/>
          <w:szCs w:val="20"/>
        </w:rPr>
      </w:pPr>
      <w:r w:rsidRPr="00CB6EEA">
        <w:rPr>
          <w:rFonts w:ascii="Consolas" w:hAnsi="Consolas"/>
          <w:sz w:val="20"/>
          <w:szCs w:val="20"/>
        </w:rPr>
        <w:t>count = {H5S_UNLIMITED, 1, 1};</w:t>
      </w:r>
    </w:p>
    <w:p w14:paraId="03590D1D" w14:textId="67DDFABF" w:rsidR="00995C50" w:rsidRPr="00CB6EEA" w:rsidRDefault="00995C50" w:rsidP="00995C50">
      <w:pPr>
        <w:ind w:firstLine="720"/>
        <w:rPr>
          <w:ins w:id="2602" w:author="Quincey Koziol" w:date="2014-12-07T01:09:00Z"/>
          <w:rFonts w:ascii="Consolas" w:hAnsi="Consolas"/>
          <w:sz w:val="20"/>
          <w:szCs w:val="20"/>
        </w:rPr>
      </w:pPr>
      <w:ins w:id="2603" w:author="Quincey Koziol" w:date="2014-12-07T01:09:00Z">
        <w:r>
          <w:rPr>
            <w:rFonts w:ascii="Consolas" w:hAnsi="Consolas"/>
            <w:sz w:val="20"/>
            <w:szCs w:val="20"/>
          </w:rPr>
          <w:t>block</w:t>
        </w:r>
        <w:r w:rsidRPr="00CB6EEA">
          <w:rPr>
            <w:rFonts w:ascii="Consolas" w:hAnsi="Consolas"/>
            <w:sz w:val="20"/>
            <w:szCs w:val="20"/>
          </w:rPr>
          <w:t xml:space="preserve"> = {</w:t>
        </w:r>
      </w:ins>
      <w:ins w:id="2604" w:author="Quincey Koziol" w:date="2014-12-07T01:10:00Z">
        <w:r>
          <w:rPr>
            <w:rFonts w:ascii="Consolas" w:hAnsi="Consolas"/>
            <w:sz w:val="20"/>
            <w:szCs w:val="20"/>
          </w:rPr>
          <w:t>1</w:t>
        </w:r>
      </w:ins>
      <w:ins w:id="2605" w:author="Quincey Koziol" w:date="2014-12-07T01:09:00Z">
        <w:r w:rsidRPr="00CB6EEA">
          <w:rPr>
            <w:rFonts w:ascii="Consolas" w:hAnsi="Consolas"/>
            <w:sz w:val="20"/>
            <w:szCs w:val="20"/>
          </w:rPr>
          <w:t xml:space="preserve">, </w:t>
        </w:r>
      </w:ins>
      <w:ins w:id="2606" w:author="Quincey Koziol" w:date="2014-12-07T01:10:00Z">
        <w:r>
          <w:rPr>
            <w:rFonts w:ascii="Consolas" w:hAnsi="Consolas"/>
            <w:sz w:val="20"/>
            <w:szCs w:val="20"/>
          </w:rPr>
          <w:t>N, M</w:t>
        </w:r>
      </w:ins>
      <w:ins w:id="2607" w:author="Quincey Koziol" w:date="2014-12-07T01:09:00Z">
        <w:r w:rsidRPr="00CB6EEA">
          <w:rPr>
            <w:rFonts w:ascii="Consolas" w:hAnsi="Consolas"/>
            <w:sz w:val="20"/>
            <w:szCs w:val="20"/>
          </w:rPr>
          <w:t>};</w:t>
        </w:r>
      </w:ins>
    </w:p>
    <w:p w14:paraId="705BA315" w14:textId="5BE15246" w:rsidR="00FB045D" w:rsidRPr="00CB6EEA" w:rsidDel="00995C50" w:rsidRDefault="00FB045D" w:rsidP="00FB045D">
      <w:pPr>
        <w:ind w:firstLine="720"/>
        <w:rPr>
          <w:rFonts w:ascii="Consolas" w:hAnsi="Consolas"/>
          <w:sz w:val="20"/>
          <w:szCs w:val="20"/>
        </w:rPr>
      </w:pPr>
      <w:moveFromRangeStart w:id="2608" w:author="Quincey Koziol" w:date="2014-12-07T01:09:00Z" w:name="move279533876"/>
      <w:moveFrom w:id="2609" w:author="Quincey Koziol" w:date="2014-12-07T01:09:00Z">
        <w:r w:rsidRPr="00CB6EEA" w:rsidDel="00995C50">
          <w:rPr>
            <w:rFonts w:ascii="Consolas" w:hAnsi="Consolas"/>
            <w:sz w:val="20"/>
            <w:szCs w:val="20"/>
          </w:rPr>
          <w:t>stride = {1, 1, 1};</w:t>
        </w:r>
      </w:moveFrom>
    </w:p>
    <w:moveFromRangeEnd w:id="2608"/>
    <w:p w14:paraId="068C3EA4" w14:textId="3D2D0A0D" w:rsidR="00FB045D" w:rsidRPr="00CB6EEA" w:rsidDel="00995C50" w:rsidRDefault="00FB045D" w:rsidP="00FB045D">
      <w:pPr>
        <w:ind w:firstLine="720"/>
        <w:rPr>
          <w:del w:id="2610" w:author="Quincey Koziol" w:date="2014-12-07T01:10:00Z"/>
          <w:rFonts w:ascii="Consolas" w:hAnsi="Consolas"/>
          <w:sz w:val="20"/>
          <w:szCs w:val="20"/>
        </w:rPr>
      </w:pPr>
      <w:del w:id="2611" w:author="Quincey Koziol" w:date="2014-12-07T01:10:00Z">
        <w:r w:rsidRPr="00CB6EEA" w:rsidDel="00995C50">
          <w:rPr>
            <w:rFonts w:ascii="Consolas" w:hAnsi="Consolas"/>
            <w:sz w:val="20"/>
            <w:szCs w:val="20"/>
          </w:rPr>
          <w:delText>/* Select elements in the source dataset */</w:delText>
        </w:r>
      </w:del>
    </w:p>
    <w:p w14:paraId="4D4BBD2B" w14:textId="336489D8" w:rsidR="00FB045D" w:rsidDel="00995C50" w:rsidRDefault="00FB045D" w:rsidP="00FB045D">
      <w:pPr>
        <w:ind w:firstLine="720"/>
        <w:jc w:val="left"/>
        <w:rPr>
          <w:del w:id="2612" w:author="Quincey Koziol" w:date="2014-12-07T01:10:00Z"/>
          <w:rFonts w:ascii="Consolas" w:hAnsi="Consolas"/>
          <w:sz w:val="20"/>
          <w:szCs w:val="20"/>
        </w:rPr>
      </w:pPr>
      <w:del w:id="2613" w:author="Quincey Koziol" w:date="2014-12-07T01:10:00Z">
        <w:r w:rsidDel="00995C50">
          <w:rPr>
            <w:rFonts w:ascii="Consolas" w:hAnsi="Consolas"/>
            <w:sz w:val="20"/>
            <w:szCs w:val="20"/>
          </w:rPr>
          <w:delText>src_id</w:delText>
        </w:r>
        <w:r w:rsidRPr="00CB6EEA" w:rsidDel="00995C50">
          <w:rPr>
            <w:rFonts w:ascii="Consolas" w:hAnsi="Consolas"/>
            <w:sz w:val="20"/>
            <w:szCs w:val="20"/>
          </w:rPr>
          <w:delText xml:space="preserve"> = </w:delText>
        </w:r>
      </w:del>
      <w:r w:rsidRPr="00CB6EEA">
        <w:rPr>
          <w:rFonts w:ascii="Consolas" w:hAnsi="Consolas"/>
          <w:sz w:val="20"/>
          <w:szCs w:val="20"/>
        </w:rPr>
        <w:t>H5Sselect_</w:t>
      </w:r>
      <w:del w:id="2614" w:author="Quincey Koziol" w:date="2014-12-07T01:10:00Z">
        <w:r w:rsidRPr="00CB6EEA" w:rsidDel="00995C50">
          <w:rPr>
            <w:rFonts w:ascii="Consolas" w:hAnsi="Consolas"/>
            <w:sz w:val="20"/>
            <w:szCs w:val="20"/>
          </w:rPr>
          <w:delText>template</w:delText>
        </w:r>
      </w:del>
      <w:ins w:id="2615" w:author="Quincey Koziol" w:date="2014-12-07T01:10:00Z">
        <w:r w:rsidR="00995C50">
          <w:rPr>
            <w:rFonts w:ascii="Consolas" w:hAnsi="Consolas"/>
            <w:sz w:val="20"/>
            <w:szCs w:val="20"/>
          </w:rPr>
          <w:t>hyperslab</w:t>
        </w:r>
      </w:ins>
      <w:r w:rsidRPr="00CB6EEA">
        <w:rPr>
          <w:rFonts w:ascii="Consolas" w:hAnsi="Consolas"/>
          <w:sz w:val="20"/>
          <w:szCs w:val="20"/>
        </w:rPr>
        <w:t>(</w:t>
      </w:r>
      <w:commentRangeStart w:id="2616"/>
      <w:del w:id="2617" w:author="Quincey Koziol" w:date="2014-12-07T01:11:00Z">
        <w:r w:rsidDel="00995C50">
          <w:rPr>
            <w:rFonts w:ascii="Consolas" w:hAnsi="Consolas"/>
            <w:sz w:val="20"/>
            <w:szCs w:val="20"/>
          </w:rPr>
          <w:delText>space</w:delText>
        </w:r>
        <w:commentRangeEnd w:id="2616"/>
        <w:r w:rsidR="0068669B" w:rsidDel="00995C50">
          <w:rPr>
            <w:rStyle w:val="CommentReference"/>
          </w:rPr>
          <w:commentReference w:id="2616"/>
        </w:r>
      </w:del>
      <w:ins w:id="2618" w:author="Quincey Koziol" w:date="2014-12-07T01:11:00Z">
        <w:r w:rsidR="00995C50">
          <w:rPr>
            <w:rFonts w:ascii="Consolas" w:hAnsi="Consolas"/>
            <w:sz w:val="20"/>
            <w:szCs w:val="20"/>
          </w:rPr>
          <w:t>src_id</w:t>
        </w:r>
      </w:ins>
      <w:r>
        <w:rPr>
          <w:rFonts w:ascii="Consolas" w:hAnsi="Consolas"/>
          <w:sz w:val="20"/>
          <w:szCs w:val="20"/>
        </w:rPr>
        <w:t>, H5S_SELECT_SET, st</w:t>
      </w:r>
      <w:r w:rsidRPr="00CB6EEA">
        <w:rPr>
          <w:rFonts w:ascii="Consolas" w:hAnsi="Consolas"/>
          <w:sz w:val="20"/>
          <w:szCs w:val="20"/>
        </w:rPr>
        <w:t>a</w:t>
      </w:r>
      <w:r>
        <w:rPr>
          <w:rFonts w:ascii="Consolas" w:hAnsi="Consolas"/>
          <w:sz w:val="20"/>
          <w:szCs w:val="20"/>
        </w:rPr>
        <w:t xml:space="preserve">rt, </w:t>
      </w:r>
      <w:r w:rsidRPr="00CB6EEA">
        <w:rPr>
          <w:rFonts w:ascii="Consolas" w:hAnsi="Consolas"/>
          <w:sz w:val="20"/>
          <w:szCs w:val="20"/>
        </w:rPr>
        <w:t>strid</w:t>
      </w:r>
      <w:r>
        <w:rPr>
          <w:rFonts w:ascii="Consolas" w:hAnsi="Consolas"/>
          <w:sz w:val="20"/>
          <w:szCs w:val="20"/>
        </w:rPr>
        <w:t xml:space="preserve">e, </w:t>
      </w:r>
      <w:r w:rsidRPr="00CB6EEA">
        <w:rPr>
          <w:rFonts w:ascii="Consolas" w:hAnsi="Consolas"/>
          <w:sz w:val="20"/>
          <w:szCs w:val="20"/>
        </w:rPr>
        <w:t xml:space="preserve">count, </w:t>
      </w:r>
    </w:p>
    <w:p w14:paraId="6DA4FF2C" w14:textId="5003003C" w:rsidR="00FB045D" w:rsidRDefault="00FB045D">
      <w:pPr>
        <w:ind w:firstLine="720"/>
        <w:jc w:val="left"/>
        <w:rPr>
          <w:rFonts w:ascii="Consolas" w:hAnsi="Consolas"/>
          <w:sz w:val="20"/>
          <w:szCs w:val="20"/>
        </w:rPr>
        <w:pPrChange w:id="2619" w:author="Quincey Koziol" w:date="2014-12-07T01:10:00Z">
          <w:pPr>
            <w:ind w:left="720" w:firstLine="720"/>
            <w:jc w:val="left"/>
          </w:pPr>
        </w:pPrChange>
      </w:pPr>
      <w:del w:id="2620" w:author="Quincey Koziol" w:date="2014-12-07T01:10:00Z">
        <w:r w:rsidDel="00995C50">
          <w:rPr>
            <w:rFonts w:ascii="Consolas" w:hAnsi="Consolas"/>
            <w:sz w:val="20"/>
            <w:szCs w:val="20"/>
          </w:rPr>
          <w:delText xml:space="preserve">  </w:delText>
        </w:r>
        <w:r w:rsidRPr="00CB6EEA" w:rsidDel="00995C50">
          <w:rPr>
            <w:rFonts w:ascii="Consolas" w:hAnsi="Consolas"/>
            <w:sz w:val="20"/>
            <w:szCs w:val="20"/>
          </w:rPr>
          <w:delText>tmpl_DATASET</w:delText>
        </w:r>
      </w:del>
      <w:ins w:id="2621" w:author="Quincey Koziol" w:date="2014-12-07T01:10:00Z">
        <w:r w:rsidR="00995C50">
          <w:rPr>
            <w:rFonts w:ascii="Consolas" w:hAnsi="Consolas"/>
            <w:sz w:val="20"/>
            <w:szCs w:val="20"/>
          </w:rPr>
          <w:t>block</w:t>
        </w:r>
      </w:ins>
      <w:r>
        <w:rPr>
          <w:rFonts w:ascii="Consolas" w:hAnsi="Consolas"/>
          <w:sz w:val="20"/>
          <w:szCs w:val="20"/>
        </w:rPr>
        <w:t>);</w:t>
      </w:r>
    </w:p>
    <w:p w14:paraId="4359B529" w14:textId="1E2CD098" w:rsidR="00D701E2" w:rsidDel="00995C50" w:rsidRDefault="00D701E2" w:rsidP="00FB045D">
      <w:pPr>
        <w:ind w:left="720" w:firstLine="720"/>
        <w:jc w:val="left"/>
        <w:rPr>
          <w:del w:id="2622" w:author="Quincey Koziol" w:date="2014-12-07T01:11:00Z"/>
          <w:rFonts w:ascii="Consolas" w:hAnsi="Consolas"/>
          <w:sz w:val="20"/>
          <w:szCs w:val="20"/>
        </w:rPr>
      </w:pPr>
      <w:del w:id="2623" w:author="Quincey Koziol" w:date="2014-12-07T01:11:00Z">
        <w:r w:rsidDel="00995C50">
          <w:rPr>
            <w:rFonts w:ascii="Consolas" w:hAnsi="Consolas"/>
            <w:sz w:val="20"/>
            <w:szCs w:val="20"/>
          </w:rPr>
          <w:delText>Once again we can use block here; block= {1, N, M}</w:delText>
        </w:r>
      </w:del>
    </w:p>
    <w:p w14:paraId="6387C461" w14:textId="35FF5122" w:rsidR="00D701E2" w:rsidRPr="00CB6EEA" w:rsidDel="00995C50" w:rsidRDefault="00D701E2" w:rsidP="00FB045D">
      <w:pPr>
        <w:ind w:left="720" w:firstLine="720"/>
        <w:jc w:val="left"/>
        <w:rPr>
          <w:del w:id="2624" w:author="Quincey Koziol" w:date="2014-12-07T01:11:00Z"/>
          <w:rFonts w:ascii="Consolas" w:hAnsi="Consolas"/>
          <w:sz w:val="20"/>
          <w:szCs w:val="20"/>
        </w:rPr>
      </w:pPr>
      <w:del w:id="2625" w:author="Quincey Koziol" w:date="2014-12-07T01:11:00Z">
        <w:r w:rsidDel="00995C50">
          <w:rPr>
            <w:rFonts w:ascii="Consolas" w:hAnsi="Consolas"/>
            <w:sz w:val="20"/>
            <w:szCs w:val="20"/>
          </w:rPr>
          <w:delText>H5Sselect_hyperslab(vspace_id, H5S_SELECT_SET, start, stride, count, block);</w:delText>
        </w:r>
      </w:del>
    </w:p>
    <w:p w14:paraId="003195C3" w14:textId="0032C1F7" w:rsidR="001B58EE" w:rsidRPr="00CB6EEA" w:rsidRDefault="001B58EE" w:rsidP="00FB045D">
      <w:pPr>
        <w:ind w:firstLine="720"/>
        <w:rPr>
          <w:rFonts w:ascii="Consolas" w:hAnsi="Consolas"/>
          <w:sz w:val="20"/>
          <w:szCs w:val="20"/>
        </w:rPr>
      </w:pPr>
      <w:r w:rsidRPr="00CB6EEA">
        <w:rPr>
          <w:rFonts w:ascii="Consolas" w:hAnsi="Consolas"/>
          <w:sz w:val="20"/>
          <w:szCs w:val="20"/>
        </w:rPr>
        <w:t>/* Start the loop over the source datasets to define mapping */</w:t>
      </w:r>
    </w:p>
    <w:p w14:paraId="6E3BE157" w14:textId="3D892CAC" w:rsidR="001B58EE" w:rsidRPr="00CB6EEA" w:rsidRDefault="001B58EE" w:rsidP="00FB045D">
      <w:pPr>
        <w:rPr>
          <w:rFonts w:ascii="Consolas" w:hAnsi="Consolas"/>
          <w:sz w:val="20"/>
          <w:szCs w:val="20"/>
        </w:rPr>
      </w:pPr>
      <w:r w:rsidRPr="00CB6EEA">
        <w:rPr>
          <w:rFonts w:ascii="Consolas" w:hAnsi="Consolas"/>
          <w:sz w:val="20"/>
          <w:szCs w:val="20"/>
        </w:rPr>
        <w:tab/>
        <w:t>for each DATASET in (A, B, C, D,) {</w:t>
      </w:r>
      <w:r w:rsidRPr="00CB6EEA">
        <w:rPr>
          <w:rFonts w:ascii="Consolas" w:hAnsi="Consolas"/>
          <w:sz w:val="20"/>
          <w:szCs w:val="20"/>
        </w:rPr>
        <w:tab/>
      </w:r>
    </w:p>
    <w:p w14:paraId="2B4E4276" w14:textId="1E9ABE5A" w:rsidR="001B58EE" w:rsidRPr="00CB6EEA" w:rsidRDefault="001B58EE" w:rsidP="001B58EE">
      <w:pPr>
        <w:ind w:left="720"/>
        <w:rPr>
          <w:rFonts w:ascii="Consolas" w:hAnsi="Consolas"/>
          <w:sz w:val="20"/>
          <w:szCs w:val="20"/>
        </w:rPr>
      </w:pPr>
      <w:r w:rsidRPr="00CB6EEA">
        <w:rPr>
          <w:rFonts w:ascii="Consolas" w:hAnsi="Consolas"/>
          <w:sz w:val="20"/>
          <w:szCs w:val="20"/>
        </w:rPr>
        <w:tab/>
        <w:t>/* Select element</w:t>
      </w:r>
      <w:ins w:id="2626" w:author="Quincey Koziol" w:date="2014-12-07T01:11:00Z">
        <w:r w:rsidR="00995C50">
          <w:rPr>
            <w:rFonts w:ascii="Consolas" w:hAnsi="Consolas"/>
            <w:sz w:val="20"/>
            <w:szCs w:val="20"/>
          </w:rPr>
          <w:t>s</w:t>
        </w:r>
      </w:ins>
      <w:r w:rsidRPr="00CB6EEA">
        <w:rPr>
          <w:rFonts w:ascii="Consolas" w:hAnsi="Consolas"/>
          <w:sz w:val="20"/>
          <w:szCs w:val="20"/>
        </w:rPr>
        <w:t xml:space="preserve"> in VDS that will be mapped with the elements in DAT</w:t>
      </w:r>
      <w:ins w:id="2627" w:author="Quincey Koziol" w:date="2014-12-07T01:11:00Z">
        <w:r w:rsidR="00995C50">
          <w:rPr>
            <w:rFonts w:ascii="Consolas" w:hAnsi="Consolas"/>
            <w:sz w:val="20"/>
            <w:szCs w:val="20"/>
          </w:rPr>
          <w:t>A</w:t>
        </w:r>
      </w:ins>
      <w:r w:rsidRPr="00CB6EEA">
        <w:rPr>
          <w:rFonts w:ascii="Consolas" w:hAnsi="Consolas"/>
          <w:sz w:val="20"/>
          <w:szCs w:val="20"/>
        </w:rPr>
        <w:t>SET */</w:t>
      </w:r>
    </w:p>
    <w:p w14:paraId="745874EB" w14:textId="16FD834F" w:rsidR="001B58EE" w:rsidDel="00995C50" w:rsidRDefault="001B58EE" w:rsidP="001B58EE">
      <w:pPr>
        <w:ind w:left="720"/>
        <w:rPr>
          <w:del w:id="2628" w:author="Quincey Koziol" w:date="2014-12-07T01:11:00Z"/>
          <w:rFonts w:ascii="Consolas" w:hAnsi="Consolas"/>
          <w:sz w:val="22"/>
        </w:rPr>
      </w:pPr>
      <w:del w:id="2629" w:author="Quincey Koziol" w:date="2014-12-07T01:11:00Z">
        <w:r w:rsidDel="00995C50">
          <w:rPr>
            <w:rFonts w:ascii="Consolas" w:hAnsi="Consolas"/>
            <w:sz w:val="22"/>
          </w:rPr>
          <w:tab/>
          <w:delText xml:space="preserve">/* </w:delText>
        </w:r>
        <w:r w:rsidR="003D429D" w:rsidDel="00995C50">
          <w:rPr>
            <w:rFonts w:ascii="Consolas" w:hAnsi="Consolas"/>
            <w:sz w:val="22"/>
          </w:rPr>
          <w:delText>D</w:delText>
        </w:r>
        <w:r w:rsidDel="00995C50">
          <w:rPr>
            <w:rFonts w:ascii="Consolas" w:hAnsi="Consolas"/>
            <w:sz w:val="22"/>
          </w:rPr>
          <w:delText>efine the template */</w:delText>
        </w:r>
      </w:del>
    </w:p>
    <w:p w14:paraId="008A433A" w14:textId="252A9C1A" w:rsidR="001B58EE" w:rsidRPr="00CB6EEA" w:rsidDel="00995C50" w:rsidRDefault="001B58EE" w:rsidP="001B58EE">
      <w:pPr>
        <w:ind w:left="720"/>
        <w:rPr>
          <w:del w:id="2630" w:author="Quincey Koziol" w:date="2014-12-07T01:11:00Z"/>
          <w:rFonts w:ascii="Consolas" w:hAnsi="Consolas"/>
          <w:sz w:val="20"/>
          <w:szCs w:val="20"/>
        </w:rPr>
      </w:pPr>
      <w:del w:id="2631" w:author="Quincey Koziol" w:date="2014-12-07T01:11:00Z">
        <w:r w:rsidDel="00995C50">
          <w:rPr>
            <w:rFonts w:ascii="Consolas" w:hAnsi="Consolas"/>
            <w:sz w:val="22"/>
          </w:rPr>
          <w:tab/>
        </w:r>
        <w:r w:rsidDel="00995C50">
          <w:rPr>
            <w:rFonts w:ascii="Consolas" w:hAnsi="Consolas"/>
            <w:sz w:val="20"/>
            <w:szCs w:val="20"/>
          </w:rPr>
          <w:delText>dims</w:delText>
        </w:r>
        <w:r w:rsidRPr="00CB6EEA" w:rsidDel="00995C50">
          <w:rPr>
            <w:rFonts w:ascii="Consolas" w:hAnsi="Consolas"/>
            <w:sz w:val="20"/>
            <w:szCs w:val="20"/>
          </w:rPr>
          <w:delText xml:space="preserve">[] = {1, </w:delText>
        </w:r>
        <w:r w:rsidR="00FB045D" w:rsidRPr="00FB045D" w:rsidDel="00995C50">
          <w:rPr>
            <w:rFonts w:ascii="Consolas" w:hAnsi="Consolas"/>
            <w:sz w:val="20"/>
            <w:szCs w:val="20"/>
          </w:rPr>
          <w:delText>N</w:delText>
        </w:r>
        <w:r w:rsidRPr="00CB6EEA" w:rsidDel="00995C50">
          <w:rPr>
            <w:rFonts w:ascii="Consolas" w:hAnsi="Consolas"/>
            <w:sz w:val="20"/>
            <w:szCs w:val="20"/>
          </w:rPr>
          <w:delText xml:space="preserve">, M}; </w:delText>
        </w:r>
      </w:del>
    </w:p>
    <w:p w14:paraId="5341B241" w14:textId="437C9CDE" w:rsidR="001B58EE" w:rsidRPr="00CB6EEA" w:rsidDel="00995C50" w:rsidRDefault="001B58EE" w:rsidP="001B58EE">
      <w:pPr>
        <w:ind w:left="720" w:firstLine="720"/>
        <w:rPr>
          <w:del w:id="2632" w:author="Quincey Koziol" w:date="2014-12-07T01:11:00Z"/>
          <w:rFonts w:ascii="Consolas" w:hAnsi="Consolas"/>
          <w:sz w:val="20"/>
          <w:szCs w:val="20"/>
        </w:rPr>
      </w:pPr>
      <w:del w:id="2633" w:author="Quincey Koziol" w:date="2014-12-07T01:11:00Z">
        <w:r w:rsidRPr="00CB6EEA" w:rsidDel="00995C50">
          <w:rPr>
            <w:rFonts w:ascii="Consolas" w:hAnsi="Consolas"/>
            <w:sz w:val="20"/>
            <w:szCs w:val="20"/>
          </w:rPr>
          <w:delText>tmpl_</w:delText>
        </w:r>
        <w:r w:rsidDel="00995C50">
          <w:rPr>
            <w:rFonts w:ascii="Consolas" w:hAnsi="Consolas"/>
            <w:sz w:val="20"/>
            <w:szCs w:val="20"/>
          </w:rPr>
          <w:delText>VDS</w:delText>
        </w:r>
        <w:r w:rsidRPr="00CB6EEA" w:rsidDel="00995C50">
          <w:rPr>
            <w:rFonts w:ascii="Consolas" w:hAnsi="Consolas"/>
            <w:sz w:val="20"/>
            <w:szCs w:val="20"/>
          </w:rPr>
          <w:delText xml:space="preserve"> = H5Screate_simple(3, dims, NULL);</w:delText>
        </w:r>
      </w:del>
    </w:p>
    <w:p w14:paraId="1A604B92" w14:textId="19CBC14A" w:rsidR="001B58EE" w:rsidRDefault="001B58EE" w:rsidP="001B58EE">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start = {</w:t>
      </w:r>
      <w:r w:rsidR="00C62331" w:rsidRPr="00C62331">
        <w:rPr>
          <w:rFonts w:ascii="Consolas" w:hAnsi="Consolas"/>
          <w:i/>
          <w:sz w:val="20"/>
          <w:szCs w:val="20"/>
        </w:rPr>
        <w:t>p</w:t>
      </w:r>
      <w:r>
        <w:rPr>
          <w:rFonts w:ascii="Consolas" w:hAnsi="Consolas"/>
          <w:sz w:val="20"/>
          <w:szCs w:val="20"/>
        </w:rPr>
        <w:t xml:space="preserve">, </w:t>
      </w:r>
      <w:r w:rsidR="00C62331" w:rsidRPr="00C62331">
        <w:rPr>
          <w:rFonts w:ascii="Consolas" w:hAnsi="Consolas"/>
          <w:sz w:val="20"/>
          <w:szCs w:val="20"/>
        </w:rPr>
        <w:t>0</w:t>
      </w:r>
      <w:r>
        <w:rPr>
          <w:rFonts w:ascii="Consolas" w:hAnsi="Consolas"/>
          <w:sz w:val="20"/>
          <w:szCs w:val="20"/>
        </w:rPr>
        <w:t>,</w:t>
      </w:r>
      <w:r w:rsidRPr="00CB6EEA">
        <w:rPr>
          <w:rFonts w:ascii="Consolas" w:hAnsi="Consolas"/>
          <w:sz w:val="20"/>
          <w:szCs w:val="20"/>
        </w:rPr>
        <w:t xml:space="preserve"> 0};</w:t>
      </w:r>
      <w:r>
        <w:rPr>
          <w:rFonts w:ascii="Consolas" w:hAnsi="Consolas"/>
          <w:sz w:val="20"/>
          <w:szCs w:val="20"/>
        </w:rPr>
        <w:t xml:space="preserve"> /*The value of </w:t>
      </w:r>
      <w:r w:rsidRPr="00C37670">
        <w:rPr>
          <w:rFonts w:ascii="Consolas" w:hAnsi="Consolas"/>
          <w:i/>
          <w:sz w:val="20"/>
          <w:szCs w:val="20"/>
        </w:rPr>
        <w:t>p</w:t>
      </w:r>
      <w:r>
        <w:rPr>
          <w:rFonts w:ascii="Consolas" w:hAnsi="Consolas"/>
          <w:sz w:val="20"/>
          <w:szCs w:val="20"/>
        </w:rPr>
        <w:t xml:space="preserve"> is </w:t>
      </w:r>
    </w:p>
    <w:p w14:paraId="7B3FEAD0" w14:textId="77777777" w:rsidR="001B58EE" w:rsidRDefault="001B58EE" w:rsidP="001B58EE">
      <w:pPr>
        <w:ind w:left="720" w:firstLine="720"/>
        <w:rPr>
          <w:rFonts w:ascii="Consolas" w:hAnsi="Consolas"/>
          <w:sz w:val="20"/>
          <w:szCs w:val="20"/>
        </w:rPr>
      </w:pPr>
      <w:r>
        <w:rPr>
          <w:rFonts w:ascii="Consolas" w:hAnsi="Consolas"/>
          <w:sz w:val="20"/>
          <w:szCs w:val="20"/>
        </w:rPr>
        <w:t xml:space="preserve">                      0 for A, </w:t>
      </w:r>
    </w:p>
    <w:p w14:paraId="5E203867" w14:textId="792EC99B"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1</w:t>
      </w:r>
      <w:r>
        <w:rPr>
          <w:rFonts w:ascii="Consolas" w:hAnsi="Consolas"/>
          <w:sz w:val="20"/>
          <w:szCs w:val="20"/>
        </w:rPr>
        <w:t xml:space="preserve"> for B, </w:t>
      </w:r>
    </w:p>
    <w:p w14:paraId="1520B797" w14:textId="003708A2" w:rsidR="001B58EE" w:rsidRDefault="001B58EE" w:rsidP="001B58EE">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2</w:t>
      </w:r>
      <w:r>
        <w:rPr>
          <w:rFonts w:ascii="Consolas" w:hAnsi="Consolas"/>
          <w:sz w:val="20"/>
          <w:szCs w:val="20"/>
        </w:rPr>
        <w:t xml:space="preserve"> for C, </w:t>
      </w:r>
    </w:p>
    <w:p w14:paraId="16074E51" w14:textId="418A9638" w:rsidR="001B58EE" w:rsidRPr="00CB6EEA" w:rsidRDefault="001B58EE" w:rsidP="00FB045D">
      <w:pPr>
        <w:ind w:left="720" w:firstLine="720"/>
        <w:rPr>
          <w:rFonts w:ascii="Consolas" w:hAnsi="Consolas"/>
          <w:sz w:val="20"/>
          <w:szCs w:val="20"/>
        </w:rPr>
      </w:pPr>
      <w:r>
        <w:rPr>
          <w:rFonts w:ascii="Consolas" w:hAnsi="Consolas"/>
          <w:sz w:val="20"/>
          <w:szCs w:val="20"/>
        </w:rPr>
        <w:t xml:space="preserve">                      </w:t>
      </w:r>
      <w:r w:rsidR="00FB045D">
        <w:rPr>
          <w:rFonts w:ascii="Consolas" w:hAnsi="Consolas"/>
          <w:sz w:val="20"/>
          <w:szCs w:val="20"/>
        </w:rPr>
        <w:t xml:space="preserve">3 for D </w:t>
      </w:r>
      <w:r>
        <w:rPr>
          <w:rFonts w:ascii="Consolas" w:hAnsi="Consolas"/>
          <w:sz w:val="20"/>
          <w:szCs w:val="20"/>
        </w:rPr>
        <w:t>*/</w:t>
      </w:r>
    </w:p>
    <w:p w14:paraId="6A84E7FC" w14:textId="77777777" w:rsidR="00995C50" w:rsidRPr="00CB6EEA" w:rsidRDefault="00995C50" w:rsidP="00995C50">
      <w:pPr>
        <w:ind w:left="720" w:firstLine="720"/>
        <w:rPr>
          <w:rFonts w:ascii="Consolas" w:hAnsi="Consolas"/>
          <w:sz w:val="20"/>
          <w:szCs w:val="20"/>
        </w:rPr>
      </w:pPr>
      <w:moveToRangeStart w:id="2634" w:author="Quincey Koziol" w:date="2014-12-07T01:12:00Z" w:name="move279534089"/>
      <w:moveTo w:id="2635" w:author="Quincey Koziol" w:date="2014-12-07T01:12:00Z">
        <w:r>
          <w:rPr>
            <w:rFonts w:ascii="Consolas" w:hAnsi="Consolas"/>
            <w:sz w:val="20"/>
            <w:szCs w:val="20"/>
          </w:rPr>
          <w:t>v</w:t>
        </w:r>
        <w:r w:rsidRPr="00CB6EEA">
          <w:rPr>
            <w:rFonts w:ascii="Consolas" w:hAnsi="Consolas"/>
            <w:sz w:val="20"/>
            <w:szCs w:val="20"/>
          </w:rPr>
          <w:t>stride = {</w:t>
        </w:r>
        <w:r>
          <w:rPr>
            <w:rFonts w:ascii="Consolas" w:hAnsi="Consolas"/>
            <w:sz w:val="20"/>
            <w:szCs w:val="20"/>
          </w:rPr>
          <w:t>4</w:t>
        </w:r>
        <w:r w:rsidRPr="00CB6EEA">
          <w:rPr>
            <w:rFonts w:ascii="Consolas" w:hAnsi="Consolas"/>
            <w:sz w:val="20"/>
            <w:szCs w:val="20"/>
          </w:rPr>
          <w:t xml:space="preserve">, </w:t>
        </w:r>
        <w:r>
          <w:rPr>
            <w:rFonts w:ascii="Consolas" w:hAnsi="Consolas"/>
            <w:sz w:val="20"/>
            <w:szCs w:val="20"/>
          </w:rPr>
          <w:t>1</w:t>
        </w:r>
        <w:r w:rsidRPr="00CB6EEA">
          <w:rPr>
            <w:rFonts w:ascii="Consolas" w:hAnsi="Consolas"/>
            <w:sz w:val="20"/>
            <w:szCs w:val="20"/>
          </w:rPr>
          <w:t>, 1};</w:t>
        </w:r>
      </w:moveTo>
    </w:p>
    <w:moveToRangeEnd w:id="2634"/>
    <w:p w14:paraId="315437B1" w14:textId="77777777" w:rsidR="001B58EE" w:rsidRPr="00CB6EEA" w:rsidRDefault="001B58EE" w:rsidP="001B58EE">
      <w:pPr>
        <w:ind w:left="720" w:firstLine="720"/>
        <w:rPr>
          <w:rFonts w:ascii="Consolas" w:hAnsi="Consolas"/>
          <w:sz w:val="20"/>
          <w:szCs w:val="20"/>
        </w:rPr>
      </w:pPr>
      <w:r>
        <w:rPr>
          <w:rFonts w:ascii="Consolas" w:hAnsi="Consolas"/>
          <w:sz w:val="20"/>
          <w:szCs w:val="20"/>
        </w:rPr>
        <w:t>v</w:t>
      </w:r>
      <w:r w:rsidRPr="00CB6EEA">
        <w:rPr>
          <w:rFonts w:ascii="Consolas" w:hAnsi="Consolas"/>
          <w:sz w:val="20"/>
          <w:szCs w:val="20"/>
        </w:rPr>
        <w:t>count = {H5S_UNLIMITED, 1, 1};</w:t>
      </w:r>
    </w:p>
    <w:p w14:paraId="75BBC500" w14:textId="7151C705" w:rsidR="00995C50" w:rsidRPr="00CB6EEA" w:rsidRDefault="00995C50" w:rsidP="00995C50">
      <w:pPr>
        <w:ind w:left="720" w:firstLine="720"/>
        <w:rPr>
          <w:ins w:id="2636" w:author="Quincey Koziol" w:date="2014-12-07T01:12:00Z"/>
          <w:rFonts w:ascii="Consolas" w:hAnsi="Consolas"/>
          <w:sz w:val="20"/>
          <w:szCs w:val="20"/>
        </w:rPr>
      </w:pPr>
      <w:ins w:id="2637" w:author="Quincey Koziol" w:date="2014-12-07T01:12:00Z">
        <w:r>
          <w:rPr>
            <w:rFonts w:ascii="Consolas" w:hAnsi="Consolas"/>
            <w:sz w:val="20"/>
            <w:szCs w:val="20"/>
          </w:rPr>
          <w:t>vblock</w:t>
        </w:r>
        <w:r w:rsidRPr="00CB6EEA">
          <w:rPr>
            <w:rFonts w:ascii="Consolas" w:hAnsi="Consolas"/>
            <w:sz w:val="20"/>
            <w:szCs w:val="20"/>
          </w:rPr>
          <w:t xml:space="preserve"> = {</w:t>
        </w:r>
        <w:r>
          <w:rPr>
            <w:rFonts w:ascii="Consolas" w:hAnsi="Consolas"/>
            <w:sz w:val="20"/>
            <w:szCs w:val="20"/>
          </w:rPr>
          <w:t>1</w:t>
        </w:r>
        <w:r w:rsidRPr="00CB6EEA">
          <w:rPr>
            <w:rFonts w:ascii="Consolas" w:hAnsi="Consolas"/>
            <w:sz w:val="20"/>
            <w:szCs w:val="20"/>
          </w:rPr>
          <w:t xml:space="preserve">, </w:t>
        </w:r>
      </w:ins>
      <w:ins w:id="2638" w:author="Quincey Koziol" w:date="2014-12-07T01:13:00Z">
        <w:r>
          <w:rPr>
            <w:rFonts w:ascii="Consolas" w:hAnsi="Consolas"/>
            <w:sz w:val="20"/>
            <w:szCs w:val="20"/>
          </w:rPr>
          <w:t>N, M</w:t>
        </w:r>
      </w:ins>
      <w:ins w:id="2639" w:author="Quincey Koziol" w:date="2014-12-07T01:12:00Z">
        <w:r w:rsidRPr="00CB6EEA">
          <w:rPr>
            <w:rFonts w:ascii="Consolas" w:hAnsi="Consolas"/>
            <w:sz w:val="20"/>
            <w:szCs w:val="20"/>
          </w:rPr>
          <w:t>};</w:t>
        </w:r>
      </w:ins>
    </w:p>
    <w:p w14:paraId="06E958F8" w14:textId="574E1B94" w:rsidR="001B58EE" w:rsidRPr="00CB6EEA" w:rsidDel="00995C50" w:rsidRDefault="001B58EE" w:rsidP="001B58EE">
      <w:pPr>
        <w:ind w:left="720" w:firstLine="720"/>
        <w:rPr>
          <w:rFonts w:ascii="Consolas" w:hAnsi="Consolas"/>
          <w:sz w:val="20"/>
          <w:szCs w:val="20"/>
        </w:rPr>
      </w:pPr>
      <w:moveFromRangeStart w:id="2640" w:author="Quincey Koziol" w:date="2014-12-07T01:12:00Z" w:name="move279534089"/>
      <w:moveFrom w:id="2641" w:author="Quincey Koziol" w:date="2014-12-07T01:12:00Z">
        <w:r w:rsidDel="00995C50">
          <w:rPr>
            <w:rFonts w:ascii="Consolas" w:hAnsi="Consolas"/>
            <w:sz w:val="20"/>
            <w:szCs w:val="20"/>
          </w:rPr>
          <w:t>v</w:t>
        </w:r>
        <w:r w:rsidRPr="00CB6EEA" w:rsidDel="00995C50">
          <w:rPr>
            <w:rFonts w:ascii="Consolas" w:hAnsi="Consolas"/>
            <w:sz w:val="20"/>
            <w:szCs w:val="20"/>
          </w:rPr>
          <w:t>stride = {</w:t>
        </w:r>
        <w:r w:rsidR="00C62331" w:rsidDel="00995C50">
          <w:rPr>
            <w:rFonts w:ascii="Consolas" w:hAnsi="Consolas"/>
            <w:sz w:val="20"/>
            <w:szCs w:val="20"/>
          </w:rPr>
          <w:t>4</w:t>
        </w:r>
        <w:r w:rsidRPr="00CB6EEA" w:rsidDel="00995C50">
          <w:rPr>
            <w:rFonts w:ascii="Consolas" w:hAnsi="Consolas"/>
            <w:sz w:val="20"/>
            <w:szCs w:val="20"/>
          </w:rPr>
          <w:t xml:space="preserve">, </w:t>
        </w:r>
        <w:r w:rsidR="00C62331" w:rsidDel="00995C50">
          <w:rPr>
            <w:rFonts w:ascii="Consolas" w:hAnsi="Consolas"/>
            <w:sz w:val="20"/>
            <w:szCs w:val="20"/>
          </w:rPr>
          <w:t>1</w:t>
        </w:r>
        <w:r w:rsidRPr="00CB6EEA" w:rsidDel="00995C50">
          <w:rPr>
            <w:rFonts w:ascii="Consolas" w:hAnsi="Consolas"/>
            <w:sz w:val="20"/>
            <w:szCs w:val="20"/>
          </w:rPr>
          <w:t>, 1};</w:t>
        </w:r>
      </w:moveFrom>
    </w:p>
    <w:moveFromRangeEnd w:id="2640"/>
    <w:p w14:paraId="4106E980" w14:textId="77777777" w:rsidR="001B58EE" w:rsidRPr="005F34CB" w:rsidRDefault="001B58EE" w:rsidP="001B58EE">
      <w:pPr>
        <w:ind w:left="720" w:firstLine="720"/>
        <w:rPr>
          <w:rFonts w:ascii="Consolas" w:hAnsi="Consolas"/>
          <w:sz w:val="20"/>
          <w:szCs w:val="20"/>
        </w:rPr>
      </w:pPr>
      <w:r w:rsidRPr="005F34CB">
        <w:rPr>
          <w:rFonts w:ascii="Consolas" w:hAnsi="Consolas"/>
          <w:sz w:val="20"/>
          <w:szCs w:val="20"/>
        </w:rPr>
        <w:t>/* Select elements in VDS */</w:t>
      </w:r>
    </w:p>
    <w:p w14:paraId="03F6B6EB" w14:textId="757C4E2F" w:rsidR="00B04719" w:rsidDel="00995C50" w:rsidRDefault="001B58EE" w:rsidP="00B04719">
      <w:pPr>
        <w:ind w:left="720"/>
        <w:rPr>
          <w:del w:id="2642" w:author="Quincey Koziol" w:date="2014-12-07T01:13:00Z"/>
          <w:rFonts w:ascii="Consolas" w:hAnsi="Consolas"/>
          <w:sz w:val="20"/>
          <w:szCs w:val="20"/>
        </w:rPr>
      </w:pPr>
      <w:r w:rsidRPr="005F34CB">
        <w:rPr>
          <w:rFonts w:ascii="Consolas" w:hAnsi="Consolas"/>
          <w:sz w:val="20"/>
          <w:szCs w:val="20"/>
        </w:rPr>
        <w:tab/>
      </w:r>
      <w:del w:id="2643" w:author="Quincey Koziol" w:date="2014-12-07T01:13:00Z">
        <w:r w:rsidRPr="005F34CB" w:rsidDel="00995C50">
          <w:rPr>
            <w:rFonts w:ascii="Consolas" w:hAnsi="Consolas"/>
            <w:sz w:val="20"/>
            <w:szCs w:val="20"/>
          </w:rPr>
          <w:delText>dest</w:delText>
        </w:r>
        <w:r w:rsidDel="00995C50">
          <w:rPr>
            <w:rFonts w:ascii="Consolas" w:hAnsi="Consolas"/>
            <w:sz w:val="20"/>
            <w:szCs w:val="20"/>
          </w:rPr>
          <w:delText>_id</w:delText>
        </w:r>
        <w:r w:rsidRPr="005F34CB" w:rsidDel="00995C50">
          <w:rPr>
            <w:rFonts w:ascii="Consolas" w:hAnsi="Consolas"/>
            <w:sz w:val="20"/>
            <w:szCs w:val="20"/>
          </w:rPr>
          <w:delText xml:space="preserve"> = </w:delText>
        </w:r>
      </w:del>
      <w:r w:rsidRPr="005F34CB">
        <w:rPr>
          <w:rFonts w:ascii="Consolas" w:hAnsi="Consolas"/>
          <w:sz w:val="20"/>
          <w:szCs w:val="20"/>
        </w:rPr>
        <w:t>H5Sselect_</w:t>
      </w:r>
      <w:ins w:id="2644" w:author="Quincey Koziol" w:date="2014-12-07T01:13:00Z">
        <w:r w:rsidR="00995C50">
          <w:rPr>
            <w:rFonts w:ascii="Consolas" w:hAnsi="Consolas"/>
            <w:sz w:val="20"/>
            <w:szCs w:val="20"/>
          </w:rPr>
          <w:t>hyperslab</w:t>
        </w:r>
      </w:ins>
      <w:del w:id="2645" w:author="Quincey Koziol" w:date="2014-12-07T01:13:00Z">
        <w:r w:rsidRPr="005F34CB" w:rsidDel="00995C50">
          <w:rPr>
            <w:rFonts w:ascii="Consolas" w:hAnsi="Consolas"/>
            <w:sz w:val="20"/>
            <w:szCs w:val="20"/>
          </w:rPr>
          <w:delText>template</w:delText>
        </w:r>
      </w:del>
      <w:r w:rsidRPr="005F34CB">
        <w:rPr>
          <w:rFonts w:ascii="Consolas" w:hAnsi="Consolas"/>
          <w:sz w:val="20"/>
          <w:szCs w:val="20"/>
        </w:rPr>
        <w:t>(vspace</w:t>
      </w:r>
      <w:r>
        <w:rPr>
          <w:rFonts w:ascii="Consolas" w:hAnsi="Consolas"/>
          <w:sz w:val="20"/>
          <w:szCs w:val="20"/>
        </w:rPr>
        <w:t>_id</w:t>
      </w:r>
      <w:r w:rsidRPr="005F34CB">
        <w:rPr>
          <w:rFonts w:ascii="Consolas" w:hAnsi="Consolas"/>
          <w:sz w:val="20"/>
          <w:szCs w:val="20"/>
        </w:rPr>
        <w:t>, H5S_SELECT_SET, vstart, vstride,</w:t>
      </w:r>
      <w:ins w:id="2646" w:author="Quincey Koziol" w:date="2014-12-07T01:13:00Z">
        <w:r w:rsidR="00995C50">
          <w:rPr>
            <w:rFonts w:ascii="Consolas" w:hAnsi="Consolas"/>
            <w:sz w:val="20"/>
            <w:szCs w:val="20"/>
          </w:rPr>
          <w:t xml:space="preserve"> </w:t>
        </w:r>
      </w:ins>
    </w:p>
    <w:p w14:paraId="36F70D6D" w14:textId="1CF91665" w:rsidR="001B58EE" w:rsidRDefault="00B04719">
      <w:pPr>
        <w:ind w:left="720"/>
        <w:rPr>
          <w:rFonts w:ascii="Consolas" w:hAnsi="Consolas"/>
          <w:sz w:val="20"/>
          <w:szCs w:val="20"/>
        </w:rPr>
        <w:pPrChange w:id="2647" w:author="Quincey Koziol" w:date="2014-12-07T01:13:00Z">
          <w:pPr>
            <w:ind w:left="1440" w:firstLine="720"/>
          </w:pPr>
        </w:pPrChange>
      </w:pPr>
      <w:del w:id="2648" w:author="Quincey Koziol" w:date="2014-12-07T01:13:00Z">
        <w:r w:rsidDel="00995C50">
          <w:rPr>
            <w:rFonts w:ascii="Consolas" w:hAnsi="Consolas"/>
            <w:sz w:val="20"/>
            <w:szCs w:val="20"/>
          </w:rPr>
          <w:delText xml:space="preserve">   </w:delText>
        </w:r>
        <w:r w:rsidR="001B58EE" w:rsidRPr="005F34CB" w:rsidDel="00995C50">
          <w:rPr>
            <w:rFonts w:ascii="Consolas" w:hAnsi="Consolas"/>
            <w:sz w:val="20"/>
            <w:szCs w:val="20"/>
          </w:rPr>
          <w:delText xml:space="preserve"> </w:delText>
        </w:r>
      </w:del>
      <w:r w:rsidR="001B58EE" w:rsidRPr="005F34CB">
        <w:rPr>
          <w:rFonts w:ascii="Consolas" w:hAnsi="Consolas"/>
          <w:sz w:val="20"/>
          <w:szCs w:val="20"/>
        </w:rPr>
        <w:t>vcount,</w:t>
      </w:r>
      <w:r>
        <w:rPr>
          <w:rFonts w:ascii="Consolas" w:hAnsi="Consolas"/>
          <w:sz w:val="20"/>
          <w:szCs w:val="20"/>
        </w:rPr>
        <w:t xml:space="preserve"> </w:t>
      </w:r>
      <w:del w:id="2649" w:author="Quincey Koziol" w:date="2014-12-07T01:13:00Z">
        <w:r w:rsidR="001B58EE" w:rsidRPr="005F34CB" w:rsidDel="00995C50">
          <w:rPr>
            <w:rFonts w:ascii="Consolas" w:hAnsi="Consolas"/>
            <w:sz w:val="20"/>
            <w:szCs w:val="20"/>
          </w:rPr>
          <w:delText>tmpl_VDS</w:delText>
        </w:r>
      </w:del>
      <w:ins w:id="2650" w:author="Quincey Koziol" w:date="2014-12-07T01:13:00Z">
        <w:r w:rsidR="00995C50">
          <w:rPr>
            <w:rFonts w:ascii="Consolas" w:hAnsi="Consolas"/>
            <w:sz w:val="20"/>
            <w:szCs w:val="20"/>
          </w:rPr>
          <w:t>vblock</w:t>
        </w:r>
      </w:ins>
      <w:r w:rsidR="001B58EE" w:rsidRPr="005F34CB">
        <w:rPr>
          <w:rFonts w:ascii="Consolas" w:hAnsi="Consolas"/>
          <w:sz w:val="20"/>
          <w:szCs w:val="20"/>
        </w:rPr>
        <w:t xml:space="preserve">); </w:t>
      </w:r>
    </w:p>
    <w:p w14:paraId="6B92EB0D" w14:textId="3CD06938" w:rsidR="00D701E2" w:rsidDel="00995C50" w:rsidRDefault="00D701E2" w:rsidP="00B04719">
      <w:pPr>
        <w:ind w:left="1440" w:firstLine="720"/>
        <w:rPr>
          <w:del w:id="2651" w:author="Quincey Koziol" w:date="2014-12-07T01:13:00Z"/>
          <w:rFonts w:ascii="Consolas" w:hAnsi="Consolas"/>
          <w:sz w:val="20"/>
          <w:szCs w:val="20"/>
        </w:rPr>
      </w:pPr>
      <w:del w:id="2652" w:author="Quincey Koziol" w:date="2014-12-07T01:13:00Z">
        <w:r w:rsidDel="00995C50">
          <w:rPr>
            <w:rFonts w:ascii="Consolas" w:hAnsi="Consolas"/>
            <w:sz w:val="20"/>
            <w:szCs w:val="20"/>
          </w:rPr>
          <w:delText>Once again we can define vblock = {1, N, M}</w:delText>
        </w:r>
      </w:del>
    </w:p>
    <w:p w14:paraId="7E5036F3" w14:textId="1FA33960" w:rsidR="00D701E2" w:rsidRPr="005F34CB" w:rsidDel="00995C50" w:rsidRDefault="00D701E2" w:rsidP="00B04719">
      <w:pPr>
        <w:ind w:left="1440" w:firstLine="720"/>
        <w:rPr>
          <w:del w:id="2653" w:author="Quincey Koziol" w:date="2014-12-07T01:13:00Z"/>
          <w:rFonts w:ascii="Consolas" w:hAnsi="Consolas"/>
          <w:sz w:val="20"/>
          <w:szCs w:val="20"/>
        </w:rPr>
      </w:pPr>
      <w:del w:id="2654" w:author="Quincey Koziol" w:date="2014-12-07T01:13:00Z">
        <w:r w:rsidDel="00995C50">
          <w:rPr>
            <w:rFonts w:ascii="Consolas" w:hAnsi="Consolas"/>
            <w:sz w:val="20"/>
            <w:szCs w:val="20"/>
          </w:rPr>
          <w:delText>H5Sselect_hyperslab(vspace_id, H5</w:delText>
        </w:r>
        <w:r w:rsidR="000E1C61" w:rsidDel="00995C50">
          <w:rPr>
            <w:rFonts w:ascii="Consolas" w:hAnsi="Consolas"/>
            <w:sz w:val="20"/>
            <w:szCs w:val="20"/>
          </w:rPr>
          <w:delText>S_SELECT_SET, vstart, vstride, vcount, vblock);</w:delText>
        </w:r>
      </w:del>
    </w:p>
    <w:p w14:paraId="3ECACD63" w14:textId="77777777" w:rsidR="001B58EE" w:rsidRPr="005F34CB" w:rsidRDefault="001B58EE" w:rsidP="001B58EE">
      <w:pPr>
        <w:ind w:left="720"/>
        <w:rPr>
          <w:rFonts w:ascii="Consolas" w:hAnsi="Consolas"/>
          <w:sz w:val="20"/>
          <w:szCs w:val="20"/>
        </w:rPr>
      </w:pPr>
      <w:r w:rsidRPr="005F34CB">
        <w:rPr>
          <w:rFonts w:ascii="Consolas" w:hAnsi="Consolas"/>
          <w:sz w:val="20"/>
          <w:szCs w:val="20"/>
        </w:rPr>
        <w:tab/>
        <w:t>/* Map selections */</w:t>
      </w:r>
    </w:p>
    <w:p w14:paraId="0536310D" w14:textId="4B61AD92" w:rsidR="001B58EE" w:rsidRDefault="001B58EE" w:rsidP="001B58EE">
      <w:pPr>
        <w:ind w:firstLine="720"/>
        <w:rPr>
          <w:rFonts w:ascii="Consolas" w:hAnsi="Consolas" w:cs="Menlo Regular"/>
          <w:color w:val="000000"/>
          <w:sz w:val="20"/>
          <w:szCs w:val="20"/>
        </w:rPr>
      </w:pPr>
      <w:r w:rsidRPr="005F34CB">
        <w:rPr>
          <w:rFonts w:ascii="Consolas" w:hAnsi="Consolas"/>
          <w:sz w:val="20"/>
          <w:szCs w:val="20"/>
        </w:rPr>
        <w:tab/>
        <w:t>H5Pset_virtual_mapping(</w:t>
      </w:r>
      <w:r>
        <w:rPr>
          <w:rFonts w:ascii="Consolas" w:hAnsi="Consolas"/>
          <w:sz w:val="20"/>
          <w:szCs w:val="20"/>
        </w:rPr>
        <w:t>v</w:t>
      </w:r>
      <w:r w:rsidRPr="005F34CB">
        <w:rPr>
          <w:rFonts w:ascii="Consolas" w:hAnsi="Consolas" w:cs="Menlo Regular"/>
          <w:color w:val="000000"/>
          <w:sz w:val="20"/>
          <w:szCs w:val="20"/>
        </w:rPr>
        <w:t xml:space="preserve">dcpl_id, </w:t>
      </w:r>
      <w:ins w:id="2655" w:author="Quincey Koziol" w:date="2014-12-07T01:14:00Z">
        <w:r w:rsidR="00995C50">
          <w:rPr>
            <w:rFonts w:ascii="Consolas" w:hAnsi="Consolas" w:cs="Menlo Regular"/>
            <w:color w:val="000000"/>
            <w:sz w:val="20"/>
            <w:szCs w:val="20"/>
          </w:rPr>
          <w:t>vspace</w:t>
        </w:r>
      </w:ins>
      <w:del w:id="2656" w:author="Quincey Koziol" w:date="2014-12-07T01:14:00Z">
        <w:r w:rsidRPr="005F34CB" w:rsidDel="00995C50">
          <w:rPr>
            <w:rFonts w:ascii="Consolas" w:hAnsi="Consolas" w:cs="Menlo Regular"/>
            <w:color w:val="000000"/>
            <w:sz w:val="20"/>
            <w:szCs w:val="20"/>
          </w:rPr>
          <w:delText>dest</w:delText>
        </w:r>
      </w:del>
      <w:r>
        <w:rPr>
          <w:rFonts w:ascii="Consolas" w:hAnsi="Consolas" w:cs="Menlo Regular"/>
          <w:color w:val="000000"/>
          <w:sz w:val="20"/>
          <w:szCs w:val="20"/>
        </w:rPr>
        <w:t>_id</w:t>
      </w:r>
      <w:r w:rsidRPr="005F34CB">
        <w:rPr>
          <w:rFonts w:ascii="Consolas" w:hAnsi="Consolas" w:cs="Menlo Regular"/>
          <w:color w:val="000000"/>
          <w:sz w:val="20"/>
          <w:szCs w:val="20"/>
        </w:rPr>
        <w:t xml:space="preserve">, </w:t>
      </w:r>
      <w:r>
        <w:rPr>
          <w:rFonts w:ascii="Consolas" w:hAnsi="Consolas" w:cs="Menlo Regular"/>
          <w:color w:val="000000"/>
          <w:sz w:val="20"/>
          <w:szCs w:val="20"/>
        </w:rPr>
        <w:t>FILE</w:t>
      </w:r>
      <w:r w:rsidRPr="005F34CB">
        <w:rPr>
          <w:rFonts w:ascii="Consolas" w:hAnsi="Consolas" w:cs="Menlo Regular"/>
          <w:color w:val="000000"/>
          <w:sz w:val="20"/>
          <w:szCs w:val="20"/>
        </w:rPr>
        <w:t>, DATASET, src</w:t>
      </w:r>
      <w:r>
        <w:rPr>
          <w:rFonts w:ascii="Consolas" w:hAnsi="Consolas" w:cs="Menlo Regular"/>
          <w:color w:val="000000"/>
          <w:sz w:val="20"/>
          <w:szCs w:val="20"/>
        </w:rPr>
        <w:t>_id</w:t>
      </w:r>
      <w:r w:rsidRPr="005F34CB">
        <w:rPr>
          <w:rFonts w:ascii="Consolas" w:hAnsi="Consolas" w:cs="Menlo Regular"/>
          <w:color w:val="000000"/>
          <w:sz w:val="20"/>
          <w:szCs w:val="20"/>
        </w:rPr>
        <w:t>);</w:t>
      </w:r>
    </w:p>
    <w:p w14:paraId="4DECA642" w14:textId="371F6B3C" w:rsidR="000E1C61" w:rsidRPr="005F34CB" w:rsidDel="00995C50" w:rsidRDefault="000E1C61" w:rsidP="001B58EE">
      <w:pPr>
        <w:ind w:firstLine="720"/>
        <w:rPr>
          <w:del w:id="2657" w:author="Quincey Koziol" w:date="2014-12-07T01:14:00Z"/>
          <w:rFonts w:ascii="Consolas" w:hAnsi="Consolas" w:cs="Menlo Regular"/>
          <w:color w:val="000000"/>
          <w:sz w:val="20"/>
          <w:szCs w:val="20"/>
        </w:rPr>
      </w:pPr>
      <w:del w:id="2658" w:author="Quincey Koziol" w:date="2014-12-07T01:14:00Z">
        <w:r w:rsidDel="00995C50">
          <w:rPr>
            <w:rFonts w:ascii="Consolas" w:hAnsi="Consolas" w:cs="Menlo Regular"/>
            <w:color w:val="000000"/>
            <w:sz w:val="20"/>
            <w:szCs w:val="20"/>
          </w:rPr>
          <w:delText>H5Pset_</w:delText>
        </w:r>
      </w:del>
      <w:del w:id="2659" w:author="Quincey Koziol" w:date="2014-12-03T15:20:00Z">
        <w:r w:rsidDel="00C47D84">
          <w:rPr>
            <w:rFonts w:ascii="Consolas" w:hAnsi="Consolas" w:cs="Menlo Regular"/>
            <w:color w:val="000000"/>
            <w:sz w:val="20"/>
            <w:szCs w:val="20"/>
          </w:rPr>
          <w:delText>vertual</w:delText>
        </w:r>
      </w:del>
      <w:del w:id="2660" w:author="Quincey Koziol" w:date="2014-12-07T01:14:00Z">
        <w:r w:rsidDel="00995C50">
          <w:rPr>
            <w:rFonts w:ascii="Consolas" w:hAnsi="Consolas" w:cs="Menlo Regular"/>
            <w:color w:val="000000"/>
            <w:sz w:val="20"/>
            <w:szCs w:val="20"/>
          </w:rPr>
          <w:delText>_mapping(vdcpl_id, vspace_id, FILE, DATASET, space);</w:delText>
        </w:r>
      </w:del>
    </w:p>
    <w:p w14:paraId="436E2C97" w14:textId="77777777" w:rsidR="001B58EE" w:rsidRPr="005F34CB" w:rsidRDefault="001B58EE" w:rsidP="001B58EE">
      <w:pPr>
        <w:rPr>
          <w:rFonts w:ascii="Consolas" w:hAnsi="Consolas"/>
          <w:sz w:val="20"/>
          <w:szCs w:val="20"/>
        </w:rPr>
      </w:pPr>
      <w:r w:rsidRPr="005F34CB">
        <w:rPr>
          <w:rFonts w:ascii="Consolas" w:hAnsi="Consolas"/>
          <w:sz w:val="20"/>
          <w:szCs w:val="20"/>
        </w:rPr>
        <w:tab/>
        <w:t>}</w:t>
      </w:r>
    </w:p>
    <w:p w14:paraId="74B16DED" w14:textId="2F6E795F" w:rsidR="001B58EE" w:rsidRPr="005F34CB" w:rsidRDefault="001B58EE" w:rsidP="001B58EE">
      <w:pPr>
        <w:rPr>
          <w:rFonts w:ascii="Consolas" w:hAnsi="Consolas"/>
          <w:sz w:val="20"/>
          <w:szCs w:val="20"/>
        </w:rPr>
      </w:pPr>
      <w:r w:rsidRPr="005F34CB">
        <w:rPr>
          <w:sz w:val="20"/>
          <w:szCs w:val="20"/>
        </w:rPr>
        <w:tab/>
      </w:r>
      <w:r w:rsidRPr="005F34CB">
        <w:rPr>
          <w:rFonts w:ascii="Consolas" w:hAnsi="Consolas"/>
          <w:sz w:val="20"/>
          <w:szCs w:val="20"/>
        </w:rPr>
        <w:t xml:space="preserve">/* </w:t>
      </w:r>
      <w:r w:rsidR="003D429D">
        <w:rPr>
          <w:rFonts w:ascii="Consolas" w:hAnsi="Consolas"/>
          <w:sz w:val="20"/>
          <w:szCs w:val="20"/>
        </w:rPr>
        <w:t>C</w:t>
      </w:r>
      <w:r w:rsidRPr="005F34CB">
        <w:rPr>
          <w:rFonts w:ascii="Consolas" w:hAnsi="Consolas"/>
          <w:sz w:val="20"/>
          <w:szCs w:val="20"/>
        </w:rPr>
        <w:t>reate virtual dataset using regular HDF5 call */</w:t>
      </w:r>
    </w:p>
    <w:p w14:paraId="55D30B77" w14:textId="011629BA" w:rsidR="001B58EE" w:rsidRPr="005F34CB" w:rsidRDefault="001B58EE" w:rsidP="001B58EE">
      <w:pPr>
        <w:ind w:firstLine="720"/>
        <w:jc w:val="left"/>
        <w:rPr>
          <w:rFonts w:ascii="Consolas" w:hAnsi="Consolas"/>
          <w:sz w:val="20"/>
          <w:szCs w:val="20"/>
        </w:rPr>
      </w:pPr>
      <w:r w:rsidRPr="005F34CB">
        <w:rPr>
          <w:rFonts w:ascii="Consolas" w:hAnsi="Consolas"/>
          <w:sz w:val="20"/>
          <w:szCs w:val="20"/>
        </w:rPr>
        <w:t xml:space="preserve">VDS_id = H5Dcreate(…, “VDS”,…, </w:t>
      </w:r>
      <w:r>
        <w:rPr>
          <w:rFonts w:ascii="Consolas" w:hAnsi="Consolas"/>
          <w:sz w:val="20"/>
          <w:szCs w:val="20"/>
        </w:rPr>
        <w:t>v</w:t>
      </w:r>
      <w:r w:rsidRPr="005F34CB">
        <w:rPr>
          <w:rFonts w:ascii="Consolas" w:hAnsi="Consolas"/>
          <w:sz w:val="20"/>
          <w:szCs w:val="20"/>
        </w:rPr>
        <w:t>space_id, …,</w:t>
      </w:r>
      <w:r>
        <w:rPr>
          <w:rFonts w:ascii="Consolas" w:hAnsi="Consolas"/>
          <w:sz w:val="20"/>
          <w:szCs w:val="20"/>
        </w:rPr>
        <w:t xml:space="preserve"> v</w:t>
      </w:r>
      <w:r w:rsidR="004D3179">
        <w:rPr>
          <w:rFonts w:ascii="Consolas" w:hAnsi="Consolas"/>
          <w:sz w:val="20"/>
          <w:szCs w:val="20"/>
        </w:rPr>
        <w:t>dcpl_</w:t>
      </w:r>
      <w:r w:rsidRPr="005F34CB">
        <w:rPr>
          <w:rFonts w:ascii="Consolas" w:hAnsi="Consolas"/>
          <w:sz w:val="20"/>
          <w:szCs w:val="20"/>
        </w:rPr>
        <w:t>id,…);</w:t>
      </w:r>
    </w:p>
    <w:p w14:paraId="4CCD696A" w14:textId="5C949176" w:rsidR="00931193" w:rsidRDefault="00931193" w:rsidP="003C6222">
      <w:pPr>
        <w:pStyle w:val="Heading1"/>
        <w:rPr>
          <w:ins w:id="2661" w:author="Quincey Koziol" w:date="2014-12-08T21:35:00Z"/>
        </w:rPr>
      </w:pPr>
      <w:ins w:id="2662" w:author="Quincey Koziol" w:date="2014-12-08T21:37:00Z">
        <w:r>
          <w:t>Implementation Details</w:t>
        </w:r>
      </w:ins>
    </w:p>
    <w:p w14:paraId="7F51E371" w14:textId="6DDAD929" w:rsidR="00931193" w:rsidRDefault="00931193" w:rsidP="00931193">
      <w:pPr>
        <w:rPr>
          <w:ins w:id="2663" w:author="Quincey Koziol" w:date="2014-12-08T21:35:00Z"/>
        </w:rPr>
      </w:pPr>
      <w:ins w:id="2664" w:author="Quincey Koziol" w:date="2014-12-08T21:37:00Z">
        <w:r>
          <w:t xml:space="preserve">This section describes the changes to </w:t>
        </w:r>
        <w:r w:rsidR="003C6222">
          <w:t>major components</w:t>
        </w:r>
        <w:r>
          <w:t xml:space="preserve"> of the HDF5 </w:t>
        </w:r>
      </w:ins>
      <w:ins w:id="2665" w:author="Quincey Koziol" w:date="2014-12-08T21:39:00Z">
        <w:r w:rsidR="003C6222">
          <w:t>software package needed for implementing the virtual dataset capability</w:t>
        </w:r>
      </w:ins>
      <w:ins w:id="2666" w:author="Quincey Koziol" w:date="2014-12-08T21:35:00Z">
        <w:r>
          <w:t>.</w:t>
        </w:r>
      </w:ins>
    </w:p>
    <w:p w14:paraId="6AC10A01" w14:textId="018C8E6B" w:rsidR="00931193" w:rsidRDefault="003C6222" w:rsidP="00931193">
      <w:pPr>
        <w:pStyle w:val="Heading2"/>
        <w:rPr>
          <w:ins w:id="2667" w:author="Quincey Koziol" w:date="2014-12-08T21:35:00Z"/>
        </w:rPr>
      </w:pPr>
      <w:ins w:id="2668" w:author="Quincey Koziol" w:date="2014-12-08T21:40:00Z">
        <w:r>
          <w:t>HDF5 Library</w:t>
        </w:r>
      </w:ins>
    </w:p>
    <w:p w14:paraId="2C7507B9" w14:textId="550D4511" w:rsidR="003C6222" w:rsidRPr="003C6222" w:rsidRDefault="003C6222" w:rsidP="003C6222">
      <w:pPr>
        <w:rPr>
          <w:ins w:id="2669" w:author="Quincey Koziol" w:date="2014-12-08T21:40:00Z"/>
        </w:rPr>
      </w:pPr>
      <w:ins w:id="2670" w:author="Quincey Koziol" w:date="2014-12-08T21:40:00Z">
        <w:r w:rsidRPr="003C6222">
          <w:t xml:space="preserve">The core of the </w:t>
        </w:r>
      </w:ins>
      <w:ins w:id="2671" w:author="Quincey Koziol" w:date="2014-12-08T21:52:00Z">
        <w:r>
          <w:t>virtual dataset</w:t>
        </w:r>
      </w:ins>
      <w:ins w:id="2672" w:author="Quincey Koziol" w:date="2014-12-08T21:40:00Z">
        <w:r w:rsidRPr="003C6222">
          <w:t xml:space="preserve"> implementation will be in the implementation of the VDS dataset layout type. This consists of adding callback functions for the VDS H5D_layout_t struct and other auxiliary functions. First, we will have to create a structure for the VDS storage type, which will allow the library to track persistent information about the VDS storage for the dataset that is not contained in the layout info message or that should be cached for efficiency. We will also need to create initialization routines to initialize this structure when a dataset is opened, as well as a routine to initialize the layout structure when the dataset is created.</w:t>
        </w:r>
      </w:ins>
    </w:p>
    <w:p w14:paraId="20B60120" w14:textId="77777777" w:rsidR="003C6222" w:rsidRPr="003C6222" w:rsidRDefault="003C6222" w:rsidP="003C6222">
      <w:pPr>
        <w:rPr>
          <w:ins w:id="2673" w:author="Quincey Koziol" w:date="2014-12-08T21:40:00Z"/>
        </w:rPr>
      </w:pPr>
      <w:ins w:id="2674" w:author="Quincey Koziol" w:date="2014-12-08T21:40:00Z">
        <w:r w:rsidRPr="003C6222">
          <w:t>We will have to create a layout callback to inform the library if space has been allocated for the dataset yet. We will need to decide whether to examine the source datasets to see if they have been allocated, or simply return yes, at least until the private data feature is implemented (if ever). We will need to write a function to initialize structures used during an I/O operation. This routine may need to make decisions about how to proceed with I/O and cache the results in the I/O structure, or it may defer those decisions to the read/write callbacks. The translation between selections in the VDS and selections in the source datasets is one major task that could be in either place. This will use HDF5 hyperslab routines in order to transform the selections as necessary. The other major task that could be performed in either place is the resolution of file and dataset names for each source dataset in the selection. This includes resolving the “printf” style names to strings that can be used to open the source dataset directly.</w:t>
        </w:r>
      </w:ins>
    </w:p>
    <w:p w14:paraId="0155F5F5" w14:textId="2E566A31" w:rsidR="003C6222" w:rsidRPr="003C6222" w:rsidRDefault="003C6222" w:rsidP="003C6222">
      <w:pPr>
        <w:rPr>
          <w:ins w:id="2675" w:author="Quincey Koziol" w:date="2014-12-08T21:40:00Z"/>
        </w:rPr>
      </w:pPr>
      <w:ins w:id="2676" w:author="Quincey Koziol" w:date="2014-12-08T21:40:00Z">
        <w:r w:rsidRPr="003C6222">
          <w:t xml:space="preserve">The </w:t>
        </w:r>
      </w:ins>
      <w:ins w:id="2677" w:author="Quincey Koziol" w:date="2014-12-08T22:04:00Z">
        <w:r w:rsidR="00DD2440">
          <w:t>H5D</w:t>
        </w:r>
      </w:ins>
      <w:ins w:id="2678" w:author="Quincey Koziol" w:date="2014-12-08T21:40:00Z">
        <w:r w:rsidRPr="003C6222">
          <w:t xml:space="preserve">read and </w:t>
        </w:r>
      </w:ins>
      <w:ins w:id="2679" w:author="Quincey Koziol" w:date="2014-12-08T22:04:00Z">
        <w:r w:rsidR="00DD2440">
          <w:t>H5D</w:t>
        </w:r>
      </w:ins>
      <w:bookmarkStart w:id="2680" w:name="_GoBack"/>
      <w:bookmarkEnd w:id="2680"/>
      <w:ins w:id="2681" w:author="Quincey Koziol" w:date="2014-12-08T21:40:00Z">
        <w:r w:rsidRPr="003C6222">
          <w:t>write routines, used to perform actual I/O, will also need to determine if the I/O is a collective MPI operation, and if so, change it to independent, while adding a barrier to make is behave like a collective operation. The read routine will need to, when a selected part of the VDS does not have an associated source dataset, propagate the fill value to the relevant places in the application's read buffer. We will need to write a flush routine, which will instruct all source datasets to flush, as well as a routine to release any resources used during I/O.</w:t>
        </w:r>
      </w:ins>
    </w:p>
    <w:p w14:paraId="59C95680" w14:textId="77777777" w:rsidR="003C6222" w:rsidRPr="003C6222" w:rsidRDefault="003C6222" w:rsidP="003C6222">
      <w:pPr>
        <w:rPr>
          <w:ins w:id="2682" w:author="Quincey Koziol" w:date="2014-12-08T21:40:00Z"/>
        </w:rPr>
      </w:pPr>
      <w:ins w:id="2683" w:author="Quincey Koziol" w:date="2014-12-08T21:40:00Z">
        <w:r w:rsidRPr="003C6222">
          <w:t>We will also need to make changes to the existing HDF5 hyperslab routines to support the new “unlimited” selections needed for the VDS feature. Hyperslabs with unlimited selections may not be combined with any other selections. This will simplify the process of creating a hyperslab, as the library need only record the initial description of the hyperslab (start/stride/count/block). Other hyperslab functions, such as iterator functions, will need to be updated to handle unlimited selections by clipping the selection to the extent of the dataspace. We will also need to update the serialized form of a dataspace to account for unlimited selections.</w:t>
        </w:r>
      </w:ins>
    </w:p>
    <w:p w14:paraId="1C084392" w14:textId="4B4FD0B6" w:rsidR="003C6222" w:rsidRPr="003C6222" w:rsidRDefault="003C6222" w:rsidP="003C6222">
      <w:pPr>
        <w:rPr>
          <w:ins w:id="2684" w:author="Quincey Koziol" w:date="2014-12-08T21:40:00Z"/>
        </w:rPr>
      </w:pPr>
      <w:ins w:id="2685" w:author="Quincey Koziol" w:date="2014-12-08T21:40:00Z">
        <w:r w:rsidRPr="003C6222">
          <w:t xml:space="preserve">The dataset layout object header message will need to be updated to be able to describe virtual datasets. This includes both the in-memory structure and the serialized format written to the file. These will need to include the list of selections and paths to source datasets needed to construct the VDS. This work will use the updated hyperslab routines for serializing selections described above. We will also need to update region references to be able to handle unlimited selections, though this work should be </w:t>
        </w:r>
      </w:ins>
      <w:ins w:id="2686" w:author="Quincey Koziol" w:date="2014-12-08T21:57:00Z">
        <w:r w:rsidR="001E4A27" w:rsidRPr="003C6222">
          <w:t>minimal,</w:t>
        </w:r>
      </w:ins>
      <w:ins w:id="2687" w:author="Quincey Koziol" w:date="2014-12-08T21:40:00Z">
        <w:r w:rsidRPr="003C6222">
          <w:t xml:space="preserve"> as it should just use the same hyperslab routines.</w:t>
        </w:r>
      </w:ins>
    </w:p>
    <w:p w14:paraId="0AA9B430" w14:textId="4490F657" w:rsidR="00931193" w:rsidRPr="003C6222" w:rsidRDefault="003C6222" w:rsidP="003C6222">
      <w:pPr>
        <w:rPr>
          <w:ins w:id="2688" w:author="Quincey Koziol" w:date="2014-12-08T21:35:00Z"/>
        </w:rPr>
      </w:pPr>
      <w:ins w:id="2689" w:author="Quincey Koziol" w:date="2014-12-08T21:40:00Z">
        <w:r w:rsidRPr="003C6222">
          <w:t>Finally, the new API function</w:t>
        </w:r>
      </w:ins>
      <w:ins w:id="2690" w:author="Quincey Koziol" w:date="2014-12-08T22:04:00Z">
        <w:r w:rsidR="00DD2440">
          <w:t>s</w:t>
        </w:r>
      </w:ins>
      <w:ins w:id="2691" w:author="Quincey Koziol" w:date="2014-12-08T21:40:00Z">
        <w:r w:rsidRPr="003C6222">
          <w:t xml:space="preserve"> will need to be written and others will need to be updated to reflect the changes specified in the requirements document. The API functions themselves will mostly check the parameters for validity and translate them into a form the internal library handles before calling internal functions. We will also need to add internal functions to handle the VDS layout on dataset creation property lists, as well as add the options to control the </w:t>
        </w:r>
      </w:ins>
      <w:ins w:id="2692" w:author="Quincey Koziol" w:date="2014-12-08T21:57:00Z">
        <w:r w:rsidR="001E4A27" w:rsidRPr="003C6222">
          <w:t>behavior</w:t>
        </w:r>
      </w:ins>
      <w:ins w:id="2693" w:author="Quincey Koziol" w:date="2014-12-08T21:40:00Z">
        <w:r w:rsidRPr="003C6222">
          <w:t xml:space="preserve"> of H5Dget_</w:t>
        </w:r>
      </w:ins>
      <w:ins w:id="2694" w:author="Quincey Koziol" w:date="2014-12-08T22:04:00Z">
        <w:r w:rsidR="00DD2440">
          <w:t>storage_</w:t>
        </w:r>
      </w:ins>
      <w:ins w:id="2695" w:author="Quincey Koziol" w:date="2014-12-08T21:40:00Z">
        <w:r w:rsidRPr="003C6222">
          <w:t>size and update the search path for source files to dataset access property lists. We will need to update H5Dget_space to handle virtual datasets by checking to see which source datasets have been allocated and what sizes they are. Finally, we will need to update H5Ocopy to</w:t>
        </w:r>
        <w:r w:rsidR="00DD2440">
          <w:t xml:space="preserve"> property copy virtual datasets</w:t>
        </w:r>
      </w:ins>
      <w:ins w:id="2696" w:author="Quincey Koziol" w:date="2014-12-08T21:35:00Z">
        <w:r w:rsidR="00931193" w:rsidRPr="003C6222">
          <w:t>.</w:t>
        </w:r>
      </w:ins>
    </w:p>
    <w:p w14:paraId="4DFF26D4" w14:textId="4D1DFFC2" w:rsidR="001E4A27" w:rsidRDefault="001E4A27" w:rsidP="001E4A27">
      <w:pPr>
        <w:pStyle w:val="Heading2"/>
        <w:rPr>
          <w:ins w:id="2697" w:author="Quincey Koziol" w:date="2014-12-08T21:56:00Z"/>
        </w:rPr>
      </w:pPr>
      <w:ins w:id="2698" w:author="Quincey Koziol" w:date="2014-12-08T21:56:00Z">
        <w:r>
          <w:t>HDF5 Library Testing</w:t>
        </w:r>
      </w:ins>
    </w:p>
    <w:p w14:paraId="32B2D5CD" w14:textId="21D8F3FB" w:rsidR="001E4A27" w:rsidRDefault="001E4A27" w:rsidP="001E4A27">
      <w:pPr>
        <w:rPr>
          <w:ins w:id="2699" w:author="Quincey Koziol" w:date="2014-12-08T21:56:00Z"/>
        </w:rPr>
      </w:pPr>
      <w:ins w:id="2700" w:author="Quincey Koziol" w:date="2014-12-08T21:56:00Z">
        <w:r>
          <w:t>The bulk of the regression testing will test the virtual dataset feature directly. These tests will start from simple cases, such as a single non-unlimited source dataset, and build to complex configurations, while testing that corner cases, such as a source dataset with a null dataspace, are handled correctly. These tests will also make sure that invalid inputs, such as overlapping source datasets, are rejected appropriately.</w:t>
        </w:r>
      </w:ins>
    </w:p>
    <w:p w14:paraId="11C0D8A4" w14:textId="4119759F" w:rsidR="001E4A27" w:rsidRDefault="001E4A27" w:rsidP="001E4A27">
      <w:pPr>
        <w:rPr>
          <w:ins w:id="2701" w:author="Quincey Koziol" w:date="2014-12-08T21:56:00Z"/>
        </w:rPr>
      </w:pPr>
      <w:ins w:id="2702" w:author="Quincey Koziol" w:date="2014-12-08T21:56:00Z">
        <w:r>
          <w:t xml:space="preserve">We will also need to write similar tests for the hyperslab selection code to test that unlimited selections are handled correctly by all the internal selection routines, including the routines to serialize and deserialize the selection. We will also add a test to verify that region references to unlimited selections are handled appropriately, as well as a test to make sure that virtual datasets can be accessed in SWMR (single writer, multiple reader) mode correctly. </w:t>
        </w:r>
      </w:ins>
    </w:p>
    <w:p w14:paraId="53F5DC5F" w14:textId="1CEA16F7" w:rsidR="00CE0D89" w:rsidRPr="005D4B79" w:rsidRDefault="001E4A27" w:rsidP="001E4A27">
      <w:ins w:id="2703" w:author="Quincey Koziol" w:date="2014-12-08T21:56:00Z">
        <w:r>
          <w:t>In addition to the internal tests, we will also write an acceptance test suite to make sure we correctly handle the customer's use cases. We will work closely with the customer to develop these tests to ensure that they closely reflect, and the customer will sign off on the test suite before the project is complete. In addition to the acceptance tests, we will also write a performance benchmark to ensure that the virtual dataset feature's performance in the customer's use cases adequately meets their needs</w:t>
        </w:r>
      </w:ins>
      <w:ins w:id="2704" w:author="Quincey Koziol" w:date="2014-12-08T21:57:00Z">
        <w:r>
          <w:t>.</w:t>
        </w:r>
      </w:ins>
      <w:ins w:id="2705" w:author="Quincey Koziol" w:date="2014-12-08T22:03:00Z">
        <w:r w:rsidR="0006099B" w:rsidRPr="0006099B">
          <w:t xml:space="preserve"> </w:t>
        </w:r>
        <w:r w:rsidR="0006099B">
          <w:t>We will also write a performance regression test to ensure that the performance of the VDS feature does not degrade in the future.</w:t>
        </w:r>
      </w:ins>
    </w:p>
    <w:p w14:paraId="18BFE01A" w14:textId="09773208" w:rsidR="001E4A27" w:rsidRDefault="001E4A27" w:rsidP="001E4A27">
      <w:pPr>
        <w:pStyle w:val="Heading2"/>
        <w:rPr>
          <w:ins w:id="2706" w:author="Quincey Koziol" w:date="2014-12-08T21:57:00Z"/>
        </w:rPr>
      </w:pPr>
      <w:ins w:id="2707" w:author="Quincey Koziol" w:date="2014-12-08T21:57:00Z">
        <w:r>
          <w:t>HDF5 Command-Line Tools &amp; Testing</w:t>
        </w:r>
      </w:ins>
    </w:p>
    <w:p w14:paraId="3A91B2CC" w14:textId="43FB8183" w:rsidR="005D4B79" w:rsidRDefault="001E4A27" w:rsidP="001E4A27">
      <w:pPr>
        <w:rPr>
          <w:ins w:id="2708" w:author="Quincey Koziol" w:date="2014-12-08T21:59:00Z"/>
        </w:rPr>
      </w:pPr>
      <w:ins w:id="2709" w:author="Quincey Koziol" w:date="2014-12-08T21:58:00Z">
        <w:r>
          <w:t xml:space="preserve">As the design of the changes to the command-line tools for HDF5 (e.g. h5dump, h5repack, etc.) to support virtual datasets has not yet been performed, implementation details are not yet available.  As the </w:t>
        </w:r>
      </w:ins>
      <w:ins w:id="2710" w:author="Quincey Koziol" w:date="2014-12-08T21:59:00Z">
        <w:r w:rsidR="008D7C06">
          <w:t>design for the command-line tools is finalized, this section will be updated with information about the implementation and testing details.</w:t>
        </w:r>
      </w:ins>
    </w:p>
    <w:p w14:paraId="03B2701E" w14:textId="2D0F206F" w:rsidR="008D7C06" w:rsidRDefault="008D7C06" w:rsidP="008D7C06">
      <w:pPr>
        <w:pStyle w:val="Heading2"/>
        <w:rPr>
          <w:ins w:id="2711" w:author="Quincey Koziol" w:date="2014-12-08T21:59:00Z"/>
        </w:rPr>
      </w:pPr>
      <w:ins w:id="2712" w:author="Quincey Koziol" w:date="2014-12-08T21:59:00Z">
        <w:r>
          <w:t xml:space="preserve">HDF5 </w:t>
        </w:r>
      </w:ins>
      <w:ins w:id="2713" w:author="Quincey Koziol" w:date="2014-12-08T22:00:00Z">
        <w:r>
          <w:t>Language Wrappers</w:t>
        </w:r>
      </w:ins>
      <w:ins w:id="2714" w:author="Quincey Koziol" w:date="2014-12-08T21:59:00Z">
        <w:r>
          <w:t xml:space="preserve"> &amp; Testing</w:t>
        </w:r>
      </w:ins>
    </w:p>
    <w:p w14:paraId="52117B42" w14:textId="5453E5C9" w:rsidR="008D7C06" w:rsidRPr="005D4B79" w:rsidRDefault="008D7C06" w:rsidP="008D7C06">
      <w:ins w:id="2715" w:author="Quincey Koziol" w:date="2014-12-08T21:59:00Z">
        <w:r>
          <w:t xml:space="preserve">As </w:t>
        </w:r>
      </w:ins>
      <w:ins w:id="2716" w:author="Quincey Koziol" w:date="2014-12-08T22:00:00Z">
        <w:r>
          <w:t>with the section above, the language wrappers have not yet been designed, and this section will be updated at that time.</w:t>
        </w:r>
      </w:ins>
    </w:p>
    <w:p w14:paraId="5C3EC672" w14:textId="77777777" w:rsidR="008D7C06" w:rsidRDefault="008D7C06">
      <w:pPr>
        <w:spacing w:after="0"/>
        <w:jc w:val="left"/>
        <w:rPr>
          <w:ins w:id="2717" w:author="Quincey Koziol" w:date="2014-12-08T22:01:00Z"/>
          <w:rFonts w:asciiTheme="majorHAnsi" w:eastAsiaTheme="majorEastAsia" w:hAnsiTheme="majorHAnsi" w:cstheme="majorBidi"/>
          <w:b/>
          <w:bCs/>
          <w:sz w:val="28"/>
          <w:szCs w:val="28"/>
        </w:rPr>
      </w:pPr>
      <w:ins w:id="2718" w:author="Quincey Koziol" w:date="2014-12-08T22:01:00Z">
        <w:r>
          <w:br w:type="page"/>
        </w:r>
      </w:ins>
    </w:p>
    <w:p w14:paraId="449FE271" w14:textId="31A32E95" w:rsidR="00C47D84" w:rsidRDefault="00C47D84" w:rsidP="007525AC">
      <w:pPr>
        <w:pStyle w:val="Heading"/>
        <w:rPr>
          <w:ins w:id="2719" w:author="Quincey Koziol" w:date="2014-12-03T15:25:00Z"/>
        </w:rPr>
      </w:pPr>
      <w:ins w:id="2720" w:author="Quincey Koziol" w:date="2014-12-03T15:25:00Z">
        <w:r>
          <w:t>Appendix I – Examples of Source to Virtual Dataset Mapping</w:t>
        </w:r>
      </w:ins>
    </w:p>
    <w:p w14:paraId="5AD775DC" w14:textId="77777777" w:rsidR="00E66FDD" w:rsidRPr="00626923" w:rsidRDefault="00E66FDD" w:rsidP="00E66FDD">
      <w:moveToRangeStart w:id="2721" w:author="Quincey Koziol" w:date="2014-12-03T15:27:00Z" w:name="move279239748"/>
      <w:moveTo w:id="2722" w:author="Quincey Koziol" w:date="2014-12-03T15:27:00Z">
        <w:r>
          <w:t xml:space="preserve">The following code examples show various combinations of the possible source and virtual dataset mappings, and elaborate on </w:t>
        </w:r>
        <w:r w:rsidRPr="00091C0B">
          <w:rPr>
            <w:rFonts w:ascii="Consolas" w:hAnsi="Consolas"/>
            <w:sz w:val="22"/>
          </w:rPr>
          <w:t>printf</w:t>
        </w:r>
        <w:r>
          <w:t xml:space="preserve"> usage.</w:t>
        </w:r>
      </w:moveTo>
    </w:p>
    <w:p w14:paraId="16D15756" w14:textId="77777777" w:rsidR="00E66FDD" w:rsidRDefault="00E66FDD" w:rsidP="00E66FDD">
      <w:pPr>
        <w:pStyle w:val="Heading6"/>
      </w:pPr>
      <w:moveTo w:id="2723" w:author="Quincey Koziol" w:date="2014-12-03T15:27:00Z">
        <w:r>
          <w:t>Fixed-size source and fixed-size virtual dataset mapping, blocked pattern in slowest dimension of virtual dataset</w:t>
        </w:r>
      </w:moveTo>
    </w:p>
    <w:p w14:paraId="78102C9F" w14:textId="77777777" w:rsidR="00E66FDD" w:rsidRDefault="00E66FDD" w:rsidP="00E66FDD">
      <w:moveTo w:id="2724" w:author="Quincey Koziol" w:date="2014-12-03T15:27:00Z">
        <w:r>
          <w:t>The figure below shows a mapping of two source datasets with fixed-size selections of the entire source dataset to a single virtual dataset, with each source dataset occupying a block along the virtual dataset’s slowest changing dimension.</w:t>
        </w:r>
      </w:moveTo>
    </w:p>
    <w:p w14:paraId="1F8CBA50" w14:textId="77777777" w:rsidR="00E66FDD" w:rsidRDefault="00E66FDD" w:rsidP="00E66FDD">
      <w:pPr>
        <w:keepNext/>
      </w:pPr>
      <w:moveTo w:id="2725" w:author="Quincey Koziol" w:date="2014-12-03T15:27:00Z">
        <w:r>
          <w:rPr>
            <w:noProof/>
          </w:rPr>
          <w:drawing>
            <wp:inline distT="0" distB="0" distL="0" distR="0" wp14:anchorId="73639683" wp14:editId="4E9211C8">
              <wp:extent cx="5501005" cy="6485800"/>
              <wp:effectExtent l="0" t="0" r="1079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FullFixed-BlockedVirtual.png"/>
                      <pic:cNvPicPr/>
                    </pic:nvPicPr>
                    <pic:blipFill>
                      <a:blip r:embed="rId11">
                        <a:extLst>
                          <a:ext uri="{28A0092B-C50C-407E-A947-70E740481C1C}">
                            <a14:useLocalDpi xmlns:a14="http://schemas.microsoft.com/office/drawing/2010/main" val="0"/>
                          </a:ext>
                        </a:extLst>
                      </a:blip>
                      <a:stretch>
                        <a:fillRect/>
                      </a:stretch>
                    </pic:blipFill>
                    <pic:spPr>
                      <a:xfrm>
                        <a:off x="0" y="0"/>
                        <a:ext cx="5501005" cy="6485800"/>
                      </a:xfrm>
                      <a:prstGeom prst="rect">
                        <a:avLst/>
                      </a:prstGeom>
                    </pic:spPr>
                  </pic:pic>
                </a:graphicData>
              </a:graphic>
            </wp:inline>
          </w:drawing>
        </w:r>
      </w:moveTo>
    </w:p>
    <w:p w14:paraId="74D44DED" w14:textId="77777777" w:rsidR="00E66FDD" w:rsidRPr="00626923" w:rsidRDefault="00E66FDD" w:rsidP="00E66FDD">
      <w:pPr>
        <w:pStyle w:val="Caption"/>
      </w:pPr>
      <w:moveTo w:id="2726"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7</w:t>
      </w:r>
      <w:moveTo w:id="2727"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 xml:space="preserve">Mapping fixed-size selections of two entire source datasets to blocks in slowest changing dimension of virtual dataset. </w:t>
        </w:r>
      </w:moveTo>
    </w:p>
    <w:p w14:paraId="0FBE6627" w14:textId="77777777" w:rsidR="00E66FDD" w:rsidRDefault="00E66FDD" w:rsidP="00E66FDD">
      <w:moveTo w:id="2728" w:author="Quincey Koziol" w:date="2014-12-03T15:27:00Z">
        <w:r>
          <w:t>The following pseudo-code shows how to create this mapping:</w:t>
        </w:r>
      </w:moveTo>
    </w:p>
    <w:p w14:paraId="16618CC2" w14:textId="77777777" w:rsidR="00E66FDD" w:rsidRDefault="00E66FDD" w:rsidP="00E66FDD">
      <w:pPr>
        <w:pStyle w:val="ListParagraph"/>
        <w:ind w:left="0"/>
        <w:rPr>
          <w:sz w:val="22"/>
        </w:rPr>
      </w:pPr>
      <w:moveTo w:id="2729" w:author="Quincey Koziol" w:date="2014-12-03T15:27:00Z">
        <w:r>
          <w:rPr>
            <w:rFonts w:ascii="Consolas" w:hAnsi="Consolas"/>
            <w:sz w:val="22"/>
          </w:rPr>
          <w:t>hsize_t src_dims[3], vds_dims[3]</w:t>
        </w:r>
        <w:r w:rsidRPr="002E7157">
          <w:rPr>
            <w:rFonts w:ascii="Consolas" w:hAnsi="Consolas"/>
            <w:sz w:val="22"/>
          </w:rPr>
          <w:t>;</w:t>
        </w:r>
        <w:r w:rsidRPr="003462F9">
          <w:rPr>
            <w:sz w:val="22"/>
          </w:rPr>
          <w:t xml:space="preserve"> </w:t>
        </w:r>
      </w:moveTo>
    </w:p>
    <w:p w14:paraId="3761B6DC" w14:textId="77777777" w:rsidR="00E66FDD" w:rsidRDefault="00E66FDD" w:rsidP="00E66FDD">
      <w:pPr>
        <w:pStyle w:val="ListParagraph"/>
        <w:ind w:left="0"/>
        <w:rPr>
          <w:rFonts w:ascii="Consolas" w:hAnsi="Consolas"/>
          <w:sz w:val="22"/>
        </w:rPr>
      </w:pPr>
      <w:moveTo w:id="2730"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3AB0DB3B" w14:textId="77777777" w:rsidR="00E66FDD" w:rsidRDefault="00E66FDD" w:rsidP="00E66FDD">
      <w:pPr>
        <w:pStyle w:val="ListParagraph"/>
        <w:ind w:left="0"/>
        <w:rPr>
          <w:rFonts w:ascii="Consolas" w:hAnsi="Consolas"/>
          <w:sz w:val="22"/>
        </w:rPr>
      </w:pPr>
      <w:moveTo w:id="2731" w:author="Quincey Koziol" w:date="2014-12-03T15:27:00Z">
        <w:r>
          <w:rPr>
            <w:rFonts w:ascii="Consolas" w:hAnsi="Consolas"/>
            <w:sz w:val="22"/>
          </w:rPr>
          <w:t>hid_t src_space_id, vds_space_id;</w:t>
        </w:r>
      </w:moveTo>
    </w:p>
    <w:p w14:paraId="2DD740F3" w14:textId="77777777" w:rsidR="00E66FDD" w:rsidRDefault="00E66FDD" w:rsidP="00E66FDD">
      <w:pPr>
        <w:pStyle w:val="ListParagraph"/>
        <w:ind w:left="0"/>
        <w:rPr>
          <w:rFonts w:ascii="Consolas" w:hAnsi="Consolas"/>
          <w:sz w:val="22"/>
        </w:rPr>
      </w:pPr>
      <w:moveTo w:id="2732" w:author="Quincey Koziol" w:date="2014-12-03T15:27:00Z">
        <w:r>
          <w:rPr>
            <w:rFonts w:ascii="Consolas" w:hAnsi="Consolas"/>
            <w:sz w:val="22"/>
          </w:rPr>
          <w:t>hid_t dcpl_id;</w:t>
        </w:r>
      </w:moveTo>
    </w:p>
    <w:p w14:paraId="35E36DF0" w14:textId="77777777" w:rsidR="00E66FDD" w:rsidRDefault="00E66FDD" w:rsidP="00E66FDD">
      <w:pPr>
        <w:pStyle w:val="ListParagraph"/>
        <w:ind w:left="0"/>
        <w:rPr>
          <w:rFonts w:ascii="Consolas" w:hAnsi="Consolas"/>
          <w:sz w:val="22"/>
        </w:rPr>
      </w:pPr>
    </w:p>
    <w:p w14:paraId="70FD6AD9" w14:textId="77777777" w:rsidR="00E66FDD" w:rsidRDefault="00E66FDD" w:rsidP="00E66FDD">
      <w:pPr>
        <w:pStyle w:val="ListParagraph"/>
        <w:ind w:left="0"/>
        <w:rPr>
          <w:rFonts w:ascii="Consolas" w:hAnsi="Consolas"/>
          <w:sz w:val="22"/>
        </w:rPr>
      </w:pPr>
      <w:moveTo w:id="2733" w:author="Quincey Koziol" w:date="2014-12-03T15:27:00Z">
        <w:r>
          <w:rPr>
            <w:rFonts w:ascii="Consolas" w:hAnsi="Consolas"/>
            <w:sz w:val="22"/>
          </w:rPr>
          <w:t>/* Create DCPL and set to virtual storage */</w:t>
        </w:r>
      </w:moveTo>
    </w:p>
    <w:p w14:paraId="44F8FECB" w14:textId="77777777" w:rsidR="00E66FDD" w:rsidRDefault="00E66FDD" w:rsidP="00E66FDD">
      <w:pPr>
        <w:pStyle w:val="ListParagraph"/>
        <w:ind w:left="0"/>
        <w:rPr>
          <w:rFonts w:ascii="Consolas" w:hAnsi="Consolas" w:cs="Menlo Regular"/>
          <w:color w:val="000000"/>
          <w:sz w:val="22"/>
        </w:rPr>
      </w:pPr>
      <w:moveTo w:id="2734"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1F53843F" w14:textId="77777777" w:rsidR="00E66FDD" w:rsidRDefault="00E66FDD" w:rsidP="00E66FDD">
      <w:pPr>
        <w:pStyle w:val="ListParagraph"/>
        <w:ind w:left="0"/>
        <w:rPr>
          <w:rFonts w:ascii="Consolas" w:hAnsi="Consolas" w:cs="Menlo Regular"/>
          <w:color w:val="000000"/>
          <w:sz w:val="22"/>
        </w:rPr>
      </w:pPr>
      <w:moveTo w:id="2735" w:author="Quincey Koziol" w:date="2014-12-03T15:27:00Z">
        <w:r>
          <w:rPr>
            <w:rFonts w:ascii="Consolas" w:hAnsi="Consolas"/>
            <w:sz w:val="22"/>
          </w:rPr>
          <w:t>H5Pset_virtual(dcpl_id);</w:t>
        </w:r>
      </w:moveTo>
    </w:p>
    <w:p w14:paraId="620517D6" w14:textId="77777777" w:rsidR="00E66FDD" w:rsidRDefault="00E66FDD" w:rsidP="00E66FDD">
      <w:pPr>
        <w:pStyle w:val="ListParagraph"/>
        <w:ind w:left="0"/>
        <w:rPr>
          <w:rFonts w:ascii="Consolas" w:hAnsi="Consolas"/>
          <w:sz w:val="22"/>
        </w:rPr>
      </w:pPr>
    </w:p>
    <w:p w14:paraId="78705A5C" w14:textId="77777777" w:rsidR="00E66FDD" w:rsidRDefault="00E66FDD" w:rsidP="00E66FDD">
      <w:pPr>
        <w:pStyle w:val="ListParagraph"/>
        <w:ind w:left="0"/>
        <w:rPr>
          <w:rFonts w:ascii="Consolas" w:hAnsi="Consolas"/>
          <w:sz w:val="22"/>
        </w:rPr>
      </w:pPr>
      <w:moveTo w:id="2736" w:author="Quincey Koziol" w:date="2014-12-03T15:27:00Z">
        <w:r>
          <w:rPr>
            <w:rFonts w:ascii="Consolas" w:hAnsi="Consolas"/>
            <w:sz w:val="22"/>
          </w:rPr>
          <w:t>/* Create source dataspace and set selection */</w:t>
        </w:r>
      </w:moveTo>
    </w:p>
    <w:p w14:paraId="094771AA" w14:textId="77777777" w:rsidR="00E66FDD" w:rsidRDefault="00E66FDD" w:rsidP="00E66FDD">
      <w:pPr>
        <w:pStyle w:val="ListParagraph"/>
        <w:ind w:left="0"/>
        <w:rPr>
          <w:sz w:val="22"/>
        </w:rPr>
      </w:pPr>
      <w:moveTo w:id="2737"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14E02C26" w14:textId="77777777" w:rsidR="00E66FDD" w:rsidRDefault="00E66FDD" w:rsidP="00E66FDD">
      <w:pPr>
        <w:pStyle w:val="ListParagraph"/>
        <w:ind w:left="0"/>
        <w:rPr>
          <w:sz w:val="22"/>
        </w:rPr>
      </w:pPr>
      <w:moveTo w:id="2738" w:author="Quincey Koziol" w:date="2014-12-03T15:27:00Z">
        <w:r>
          <w:rPr>
            <w:rFonts w:ascii="Consolas" w:hAnsi="Consolas"/>
            <w:sz w:val="22"/>
          </w:rPr>
          <w:t>src_space_id = H5Screate_simple(3, src_dims, NULL);</w:t>
        </w:r>
      </w:moveTo>
    </w:p>
    <w:p w14:paraId="770A79C7" w14:textId="77777777" w:rsidR="00E66FDD" w:rsidRDefault="00E66FDD" w:rsidP="00E66FDD">
      <w:pPr>
        <w:pStyle w:val="ListParagraph"/>
        <w:ind w:left="0"/>
        <w:rPr>
          <w:sz w:val="22"/>
        </w:rPr>
      </w:pPr>
      <w:moveTo w:id="2739"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67EECE89" w14:textId="77777777" w:rsidR="00E66FDD" w:rsidRDefault="00E66FDD" w:rsidP="00E66FDD">
      <w:pPr>
        <w:pStyle w:val="ListParagraph"/>
        <w:ind w:left="0"/>
        <w:rPr>
          <w:rFonts w:ascii="Consolas" w:hAnsi="Consolas"/>
          <w:sz w:val="22"/>
        </w:rPr>
      </w:pPr>
      <w:moveTo w:id="2740" w:author="Quincey Koziol" w:date="2014-12-03T15:27:00Z">
        <w:r>
          <w:rPr>
            <w:rFonts w:ascii="Consolas" w:hAnsi="Consolas"/>
            <w:sz w:val="22"/>
          </w:rPr>
          <w:t>stride[3] = {1, 1, 1};</w:t>
        </w:r>
      </w:moveTo>
    </w:p>
    <w:p w14:paraId="4F7658BA" w14:textId="77777777" w:rsidR="00E66FDD" w:rsidRDefault="00E66FDD" w:rsidP="00E66FDD">
      <w:pPr>
        <w:pStyle w:val="ListParagraph"/>
        <w:ind w:left="0"/>
        <w:rPr>
          <w:rFonts w:ascii="Consolas" w:hAnsi="Consolas"/>
          <w:sz w:val="22"/>
        </w:rPr>
      </w:pPr>
      <w:moveTo w:id="2741" w:author="Quincey Koziol" w:date="2014-12-03T15:27:00Z">
        <w:r>
          <w:rPr>
            <w:rFonts w:ascii="Consolas" w:hAnsi="Consolas"/>
            <w:sz w:val="22"/>
          </w:rPr>
          <w:t>block[3] = {1, 10, 10};</w:t>
        </w:r>
      </w:moveTo>
    </w:p>
    <w:p w14:paraId="0A36B42F" w14:textId="77777777" w:rsidR="00E66FDD" w:rsidRDefault="00E66FDD" w:rsidP="00E66FDD">
      <w:pPr>
        <w:pStyle w:val="ListParagraph"/>
        <w:ind w:left="0"/>
        <w:rPr>
          <w:rFonts w:ascii="Consolas" w:hAnsi="Consolas"/>
          <w:sz w:val="22"/>
        </w:rPr>
      </w:pPr>
      <w:moveTo w:id="2742" w:author="Quincey Koziol" w:date="2014-12-03T15:27:00Z">
        <w:r>
          <w:rPr>
            <w:rFonts w:ascii="Consolas" w:hAnsi="Consolas"/>
            <w:sz w:val="22"/>
          </w:rPr>
          <w:t>count[3] = {10, 1, 1};</w:t>
        </w:r>
      </w:moveTo>
    </w:p>
    <w:p w14:paraId="6FAB3607" w14:textId="77777777" w:rsidR="00E66FDD" w:rsidRDefault="00E66FDD" w:rsidP="00E66FDD">
      <w:pPr>
        <w:pStyle w:val="ListParagraph"/>
        <w:ind w:left="0"/>
        <w:rPr>
          <w:rFonts w:ascii="Consolas" w:hAnsi="Consolas"/>
          <w:sz w:val="22"/>
        </w:rPr>
      </w:pPr>
      <w:moveTo w:id="2743"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1644AB46" w14:textId="77777777" w:rsidR="00E66FDD" w:rsidRDefault="00E66FDD" w:rsidP="00E66FDD">
      <w:pPr>
        <w:pStyle w:val="ListParagraph"/>
        <w:ind w:left="0" w:firstLine="720"/>
        <w:rPr>
          <w:rFonts w:ascii="Consolas" w:hAnsi="Consolas"/>
          <w:sz w:val="22"/>
        </w:rPr>
      </w:pPr>
      <w:moveTo w:id="2744" w:author="Quincey Koziol" w:date="2014-12-03T15:27:00Z">
        <w:r w:rsidRPr="002E7157">
          <w:rPr>
            <w:rFonts w:ascii="Consolas" w:hAnsi="Consolas"/>
            <w:sz w:val="22"/>
          </w:rPr>
          <w:t>count);</w:t>
        </w:r>
      </w:moveTo>
    </w:p>
    <w:p w14:paraId="636B524D" w14:textId="77777777" w:rsidR="00E66FDD" w:rsidRPr="003462F9" w:rsidRDefault="00E66FDD" w:rsidP="00E66FDD">
      <w:pPr>
        <w:pStyle w:val="ListParagraph"/>
        <w:ind w:left="0" w:firstLine="720"/>
        <w:rPr>
          <w:rFonts w:ascii="Consolas" w:hAnsi="Consolas"/>
          <w:sz w:val="22"/>
        </w:rPr>
      </w:pPr>
    </w:p>
    <w:p w14:paraId="274144D1" w14:textId="77777777" w:rsidR="00E66FDD" w:rsidRDefault="00E66FDD" w:rsidP="00E66FDD">
      <w:pPr>
        <w:pStyle w:val="ListParagraph"/>
        <w:ind w:left="0"/>
        <w:rPr>
          <w:rFonts w:ascii="Consolas" w:hAnsi="Consolas"/>
          <w:sz w:val="22"/>
        </w:rPr>
      </w:pPr>
      <w:moveTo w:id="2745" w:author="Quincey Koziol" w:date="2014-12-03T15:27:00Z">
        <w:r>
          <w:rPr>
            <w:rFonts w:ascii="Consolas" w:hAnsi="Consolas"/>
            <w:sz w:val="22"/>
          </w:rPr>
          <w:t>/* Create virtual dataspace and set first selection */</w:t>
        </w:r>
      </w:moveTo>
    </w:p>
    <w:p w14:paraId="0DF9CE89" w14:textId="77777777" w:rsidR="00E66FDD" w:rsidRDefault="00E66FDD" w:rsidP="00E66FDD">
      <w:pPr>
        <w:pStyle w:val="ListParagraph"/>
        <w:ind w:left="0"/>
        <w:rPr>
          <w:sz w:val="22"/>
        </w:rPr>
      </w:pPr>
      <w:moveTo w:id="2746" w:author="Quincey Koziol" w:date="2014-12-03T15:27:00Z">
        <w:r>
          <w:rPr>
            <w:rFonts w:ascii="Consolas" w:hAnsi="Consolas"/>
            <w:sz w:val="22"/>
          </w:rPr>
          <w:t>vds_dims[3] = {/* Z: */ 20, /* Y: */ 10, /* X: */ 10}</w:t>
        </w:r>
        <w:r w:rsidRPr="002E7157">
          <w:rPr>
            <w:rFonts w:ascii="Consolas" w:hAnsi="Consolas"/>
            <w:sz w:val="22"/>
          </w:rPr>
          <w:t>;</w:t>
        </w:r>
        <w:r w:rsidRPr="003462F9">
          <w:rPr>
            <w:sz w:val="22"/>
          </w:rPr>
          <w:t xml:space="preserve"> </w:t>
        </w:r>
      </w:moveTo>
    </w:p>
    <w:p w14:paraId="4375119F" w14:textId="77777777" w:rsidR="00E66FDD" w:rsidRPr="00DD2EE9" w:rsidRDefault="00E66FDD" w:rsidP="00E66FDD">
      <w:pPr>
        <w:pStyle w:val="ListParagraph"/>
        <w:ind w:left="0"/>
        <w:rPr>
          <w:rFonts w:ascii="Consolas" w:hAnsi="Consolas"/>
          <w:sz w:val="22"/>
        </w:rPr>
      </w:pPr>
      <w:moveTo w:id="2747" w:author="Quincey Koziol" w:date="2014-12-03T15:27:00Z">
        <w:r>
          <w:rPr>
            <w:rFonts w:ascii="Consolas" w:hAnsi="Consolas"/>
            <w:sz w:val="22"/>
          </w:rPr>
          <w:t>vds_space_id = H5Screate_simple(3, vds_dims, NULL);</w:t>
        </w:r>
      </w:moveTo>
    </w:p>
    <w:p w14:paraId="7D31CEE9" w14:textId="77777777" w:rsidR="00E66FDD" w:rsidRDefault="00E66FDD" w:rsidP="00E66FDD">
      <w:pPr>
        <w:pStyle w:val="ListParagraph"/>
        <w:ind w:left="0"/>
        <w:rPr>
          <w:sz w:val="22"/>
        </w:rPr>
      </w:pPr>
      <w:moveTo w:id="2748"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7ADBABCA" w14:textId="77777777" w:rsidR="00E66FDD" w:rsidRDefault="00E66FDD" w:rsidP="00E66FDD">
      <w:pPr>
        <w:pStyle w:val="ListParagraph"/>
        <w:ind w:left="0"/>
        <w:rPr>
          <w:rFonts w:ascii="Consolas" w:hAnsi="Consolas"/>
          <w:sz w:val="22"/>
        </w:rPr>
      </w:pPr>
      <w:moveTo w:id="2749" w:author="Quincey Koziol" w:date="2014-12-03T15:27:00Z">
        <w:r>
          <w:rPr>
            <w:rFonts w:ascii="Consolas" w:hAnsi="Consolas"/>
            <w:sz w:val="22"/>
          </w:rPr>
          <w:t>stride[3] = {1, 1, 1};</w:t>
        </w:r>
      </w:moveTo>
    </w:p>
    <w:p w14:paraId="585A5AFE" w14:textId="77777777" w:rsidR="00E66FDD" w:rsidRDefault="00E66FDD" w:rsidP="00E66FDD">
      <w:pPr>
        <w:pStyle w:val="ListParagraph"/>
        <w:ind w:left="0"/>
        <w:rPr>
          <w:rFonts w:ascii="Consolas" w:hAnsi="Consolas"/>
          <w:sz w:val="22"/>
        </w:rPr>
      </w:pPr>
      <w:moveTo w:id="2750" w:author="Quincey Koziol" w:date="2014-12-03T15:27:00Z">
        <w:r>
          <w:rPr>
            <w:rFonts w:ascii="Consolas" w:hAnsi="Consolas"/>
            <w:sz w:val="22"/>
          </w:rPr>
          <w:t>block[3] = {1, 10, 10};</w:t>
        </w:r>
      </w:moveTo>
    </w:p>
    <w:p w14:paraId="1D61B0CC" w14:textId="77777777" w:rsidR="00E66FDD" w:rsidRDefault="00E66FDD" w:rsidP="00E66FDD">
      <w:pPr>
        <w:pStyle w:val="ListParagraph"/>
        <w:ind w:left="0"/>
        <w:rPr>
          <w:rFonts w:ascii="Consolas" w:hAnsi="Consolas"/>
          <w:sz w:val="22"/>
        </w:rPr>
      </w:pPr>
      <w:moveTo w:id="2751" w:author="Quincey Koziol" w:date="2014-12-03T15:27:00Z">
        <w:r>
          <w:rPr>
            <w:rFonts w:ascii="Consolas" w:hAnsi="Consolas"/>
            <w:sz w:val="22"/>
          </w:rPr>
          <w:t>count[3] = {10, 1, 1};</w:t>
        </w:r>
      </w:moveTo>
    </w:p>
    <w:p w14:paraId="47C83283" w14:textId="77777777" w:rsidR="00E66FDD" w:rsidRDefault="00E66FDD" w:rsidP="00E66FDD">
      <w:pPr>
        <w:pStyle w:val="ListParagraph"/>
        <w:ind w:left="0"/>
        <w:rPr>
          <w:rFonts w:ascii="Consolas" w:hAnsi="Consolas"/>
          <w:sz w:val="22"/>
        </w:rPr>
      </w:pPr>
      <w:moveTo w:id="2752"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6646B277" w14:textId="77777777" w:rsidR="00E66FDD" w:rsidRDefault="00E66FDD" w:rsidP="00E66FDD">
      <w:pPr>
        <w:pStyle w:val="ListParagraph"/>
        <w:ind w:left="0" w:firstLine="720"/>
        <w:rPr>
          <w:rFonts w:ascii="Consolas" w:hAnsi="Consolas"/>
          <w:sz w:val="22"/>
        </w:rPr>
      </w:pPr>
      <w:moveTo w:id="2753" w:author="Quincey Koziol" w:date="2014-12-03T15:27:00Z">
        <w:r w:rsidRPr="002E7157">
          <w:rPr>
            <w:rFonts w:ascii="Consolas" w:hAnsi="Consolas"/>
            <w:sz w:val="22"/>
          </w:rPr>
          <w:t>count);</w:t>
        </w:r>
      </w:moveTo>
    </w:p>
    <w:p w14:paraId="41396821" w14:textId="77777777" w:rsidR="00E66FDD" w:rsidRPr="003462F9" w:rsidRDefault="00E66FDD" w:rsidP="00E66FDD">
      <w:pPr>
        <w:pStyle w:val="ListParagraph"/>
        <w:ind w:left="0" w:firstLine="720"/>
        <w:rPr>
          <w:rFonts w:ascii="Consolas" w:hAnsi="Consolas"/>
          <w:sz w:val="22"/>
        </w:rPr>
      </w:pPr>
    </w:p>
    <w:p w14:paraId="525C9F37" w14:textId="77777777" w:rsidR="00E66FDD" w:rsidRDefault="00E66FDD" w:rsidP="00E66FDD">
      <w:pPr>
        <w:pStyle w:val="ListParagraph"/>
        <w:ind w:left="0"/>
        <w:rPr>
          <w:rFonts w:ascii="Consolas" w:hAnsi="Consolas"/>
          <w:sz w:val="22"/>
        </w:rPr>
      </w:pPr>
      <w:moveTo w:id="2754" w:author="Quincey Koziol" w:date="2014-12-03T15:27:00Z">
        <w:r>
          <w:rPr>
            <w:rFonts w:ascii="Consolas" w:hAnsi="Consolas"/>
            <w:sz w:val="22"/>
          </w:rPr>
          <w:t>/* Set mapping between first source dataset and first block in virtual dataset */</w:t>
        </w:r>
      </w:moveTo>
    </w:p>
    <w:p w14:paraId="4654EA08" w14:textId="77777777" w:rsidR="00E66FDD" w:rsidRDefault="00E66FDD" w:rsidP="00E66FDD">
      <w:pPr>
        <w:jc w:val="left"/>
        <w:rPr>
          <w:rFonts w:ascii="Consolas" w:hAnsi="Consolas"/>
          <w:sz w:val="22"/>
        </w:rPr>
      </w:pPr>
      <w:moveTo w:id="2755"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moveTo>
    </w:p>
    <w:p w14:paraId="42A301B5" w14:textId="77777777" w:rsidR="00E66FDD" w:rsidRDefault="00E66FDD" w:rsidP="00E66FDD">
      <w:pPr>
        <w:jc w:val="left"/>
        <w:rPr>
          <w:rFonts w:ascii="Consolas" w:hAnsi="Consolas"/>
          <w:sz w:val="22"/>
        </w:rPr>
      </w:pPr>
    </w:p>
    <w:p w14:paraId="02855D91" w14:textId="77777777" w:rsidR="00E66FDD" w:rsidRDefault="00E66FDD" w:rsidP="00E66FDD">
      <w:pPr>
        <w:pStyle w:val="ListParagraph"/>
        <w:ind w:left="0"/>
        <w:rPr>
          <w:rFonts w:ascii="Consolas" w:hAnsi="Consolas"/>
          <w:sz w:val="22"/>
        </w:rPr>
      </w:pPr>
      <w:moveTo w:id="2756" w:author="Quincey Koziol" w:date="2014-12-03T15:27:00Z">
        <w:r>
          <w:rPr>
            <w:rFonts w:ascii="Consolas" w:hAnsi="Consolas"/>
            <w:sz w:val="22"/>
          </w:rPr>
          <w:t>/* Set second selection in virtual dataset */</w:t>
        </w:r>
      </w:moveTo>
    </w:p>
    <w:p w14:paraId="51632ADD" w14:textId="77777777" w:rsidR="00E66FDD" w:rsidRDefault="00E66FDD" w:rsidP="00E66FDD">
      <w:pPr>
        <w:pStyle w:val="ListParagraph"/>
        <w:ind w:left="0"/>
        <w:rPr>
          <w:sz w:val="22"/>
        </w:rPr>
      </w:pPr>
      <w:moveTo w:id="2757" w:author="Quincey Koziol" w:date="2014-12-03T15:27:00Z">
        <w:r w:rsidRPr="002E7157">
          <w:rPr>
            <w:rFonts w:ascii="Consolas" w:hAnsi="Consolas"/>
            <w:sz w:val="22"/>
          </w:rPr>
          <w:t>start</w:t>
        </w:r>
        <w:r>
          <w:rPr>
            <w:rFonts w:ascii="Consolas" w:hAnsi="Consolas"/>
            <w:sz w:val="22"/>
          </w:rPr>
          <w:t>[3] = {10, 0, 0}</w:t>
        </w:r>
        <w:r w:rsidRPr="002E7157">
          <w:rPr>
            <w:rFonts w:ascii="Consolas" w:hAnsi="Consolas"/>
            <w:sz w:val="22"/>
          </w:rPr>
          <w:t>;</w:t>
        </w:r>
        <w:r w:rsidRPr="003462F9">
          <w:rPr>
            <w:sz w:val="22"/>
          </w:rPr>
          <w:t xml:space="preserve"> </w:t>
        </w:r>
      </w:moveTo>
    </w:p>
    <w:p w14:paraId="64703A0D" w14:textId="77777777" w:rsidR="00E66FDD" w:rsidRDefault="00E66FDD" w:rsidP="00E66FDD">
      <w:pPr>
        <w:pStyle w:val="ListParagraph"/>
        <w:ind w:left="0"/>
        <w:rPr>
          <w:rFonts w:ascii="Consolas" w:hAnsi="Consolas"/>
          <w:sz w:val="22"/>
        </w:rPr>
      </w:pPr>
      <w:moveTo w:id="2758" w:author="Quincey Koziol" w:date="2014-12-03T15:27:00Z">
        <w:r>
          <w:rPr>
            <w:rFonts w:ascii="Consolas" w:hAnsi="Consolas"/>
            <w:sz w:val="22"/>
          </w:rPr>
          <w:t>stride[3] = {1, 1, 1};</w:t>
        </w:r>
      </w:moveTo>
    </w:p>
    <w:p w14:paraId="406FE66E" w14:textId="77777777" w:rsidR="00E66FDD" w:rsidRDefault="00E66FDD" w:rsidP="00E66FDD">
      <w:pPr>
        <w:pStyle w:val="ListParagraph"/>
        <w:ind w:left="0"/>
        <w:rPr>
          <w:rFonts w:ascii="Consolas" w:hAnsi="Consolas"/>
          <w:sz w:val="22"/>
        </w:rPr>
      </w:pPr>
      <w:moveTo w:id="2759" w:author="Quincey Koziol" w:date="2014-12-03T15:27:00Z">
        <w:r>
          <w:rPr>
            <w:rFonts w:ascii="Consolas" w:hAnsi="Consolas"/>
            <w:sz w:val="22"/>
          </w:rPr>
          <w:t>block[3] = {1, 10, 10};</w:t>
        </w:r>
      </w:moveTo>
    </w:p>
    <w:p w14:paraId="1FE7DE68" w14:textId="77777777" w:rsidR="00E66FDD" w:rsidRDefault="00E66FDD" w:rsidP="00E66FDD">
      <w:pPr>
        <w:pStyle w:val="ListParagraph"/>
        <w:ind w:left="0"/>
        <w:rPr>
          <w:rFonts w:ascii="Consolas" w:hAnsi="Consolas"/>
          <w:sz w:val="22"/>
        </w:rPr>
      </w:pPr>
      <w:moveTo w:id="2760" w:author="Quincey Koziol" w:date="2014-12-03T15:27:00Z">
        <w:r>
          <w:rPr>
            <w:rFonts w:ascii="Consolas" w:hAnsi="Consolas"/>
            <w:sz w:val="22"/>
          </w:rPr>
          <w:t>count[3] = {10, 1, 1};</w:t>
        </w:r>
      </w:moveTo>
    </w:p>
    <w:p w14:paraId="1D4C0A75" w14:textId="77777777" w:rsidR="00E66FDD" w:rsidRDefault="00E66FDD" w:rsidP="00E66FDD">
      <w:pPr>
        <w:pStyle w:val="ListParagraph"/>
        <w:ind w:left="0"/>
        <w:rPr>
          <w:rFonts w:ascii="Consolas" w:hAnsi="Consolas"/>
          <w:sz w:val="22"/>
        </w:rPr>
      </w:pPr>
      <w:moveTo w:id="2761"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939F9B5" w14:textId="77777777" w:rsidR="00E66FDD" w:rsidRDefault="00E66FDD" w:rsidP="00E66FDD">
      <w:pPr>
        <w:pStyle w:val="ListParagraph"/>
        <w:ind w:left="0" w:firstLine="720"/>
        <w:rPr>
          <w:rFonts w:ascii="Consolas" w:hAnsi="Consolas"/>
          <w:sz w:val="22"/>
        </w:rPr>
      </w:pPr>
      <w:moveTo w:id="2762" w:author="Quincey Koziol" w:date="2014-12-03T15:27:00Z">
        <w:r w:rsidRPr="002E7157">
          <w:rPr>
            <w:rFonts w:ascii="Consolas" w:hAnsi="Consolas"/>
            <w:sz w:val="22"/>
          </w:rPr>
          <w:t>count);</w:t>
        </w:r>
      </w:moveTo>
    </w:p>
    <w:p w14:paraId="102D4802" w14:textId="77777777" w:rsidR="00E66FDD" w:rsidRPr="003462F9" w:rsidRDefault="00E66FDD" w:rsidP="00E66FDD">
      <w:pPr>
        <w:pStyle w:val="ListParagraph"/>
        <w:ind w:left="0" w:firstLine="720"/>
        <w:rPr>
          <w:rFonts w:ascii="Consolas" w:hAnsi="Consolas"/>
          <w:sz w:val="22"/>
        </w:rPr>
      </w:pPr>
    </w:p>
    <w:p w14:paraId="3430317F" w14:textId="77777777" w:rsidR="00E66FDD" w:rsidRDefault="00E66FDD" w:rsidP="00E66FDD">
      <w:pPr>
        <w:pStyle w:val="ListParagraph"/>
        <w:ind w:left="0"/>
        <w:rPr>
          <w:rFonts w:ascii="Consolas" w:hAnsi="Consolas"/>
          <w:sz w:val="22"/>
        </w:rPr>
      </w:pPr>
      <w:moveTo w:id="2763" w:author="Quincey Koziol" w:date="2014-12-03T15:27:00Z">
        <w:r>
          <w:rPr>
            <w:rFonts w:ascii="Consolas" w:hAnsi="Consolas"/>
            <w:sz w:val="22"/>
          </w:rPr>
          <w:t>/* Set mapping between second source dataset and second block in virtual dataset */</w:t>
        </w:r>
      </w:moveTo>
    </w:p>
    <w:p w14:paraId="37E79487" w14:textId="77777777" w:rsidR="00E66FDD" w:rsidRDefault="00E66FDD" w:rsidP="00E66FDD">
      <w:pPr>
        <w:jc w:val="left"/>
        <w:rPr>
          <w:rFonts w:ascii="Consolas" w:hAnsi="Consolas"/>
          <w:sz w:val="22"/>
        </w:rPr>
      </w:pPr>
      <w:moveTo w:id="2764"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moveTo>
    </w:p>
    <w:p w14:paraId="4A39CC25" w14:textId="77777777" w:rsidR="00E66FDD" w:rsidRDefault="00E66FDD" w:rsidP="00E66FDD">
      <w:pPr>
        <w:pStyle w:val="ListParagraph"/>
        <w:ind w:left="0"/>
        <w:rPr>
          <w:rFonts w:ascii="Consolas" w:hAnsi="Consolas"/>
          <w:sz w:val="22"/>
        </w:rPr>
      </w:pPr>
    </w:p>
    <w:p w14:paraId="26597DC3" w14:textId="77777777" w:rsidR="00E66FDD" w:rsidRDefault="00E66FDD" w:rsidP="00E66FDD">
      <w:pPr>
        <w:pStyle w:val="ListParagraph"/>
        <w:ind w:left="0"/>
        <w:rPr>
          <w:rFonts w:ascii="Consolas" w:hAnsi="Consolas"/>
          <w:sz w:val="22"/>
        </w:rPr>
      </w:pPr>
      <w:moveTo w:id="2765" w:author="Quincey Koziol" w:date="2014-12-03T15:27:00Z">
        <w:r>
          <w:rPr>
            <w:rFonts w:ascii="Consolas" w:hAnsi="Consolas"/>
            <w:sz w:val="22"/>
          </w:rPr>
          <w:t>/* Close source dataspace */</w:t>
        </w:r>
      </w:moveTo>
    </w:p>
    <w:p w14:paraId="523A5EE8" w14:textId="77777777" w:rsidR="00E66FDD" w:rsidRDefault="00E66FDD" w:rsidP="00E66FDD">
      <w:pPr>
        <w:jc w:val="left"/>
        <w:rPr>
          <w:rFonts w:ascii="Consolas" w:hAnsi="Consolas"/>
          <w:sz w:val="22"/>
        </w:rPr>
      </w:pPr>
      <w:moveTo w:id="2766" w:author="Quincey Koziol" w:date="2014-12-03T15:27:00Z">
        <w:r>
          <w:rPr>
            <w:rFonts w:ascii="Consolas" w:hAnsi="Consolas"/>
            <w:sz w:val="22"/>
          </w:rPr>
          <w:t>H5Sclose(src_space_id);</w:t>
        </w:r>
      </w:moveTo>
    </w:p>
    <w:p w14:paraId="2457C58C" w14:textId="77777777" w:rsidR="00E66FDD" w:rsidRPr="00F11F7D" w:rsidRDefault="00E66FDD" w:rsidP="00E66FDD">
      <w:pPr>
        <w:jc w:val="left"/>
        <w:rPr>
          <w:rFonts w:ascii="Consolas" w:hAnsi="Consolas"/>
          <w:sz w:val="22"/>
        </w:rPr>
      </w:pPr>
    </w:p>
    <w:p w14:paraId="5642487A" w14:textId="77777777" w:rsidR="00E66FDD" w:rsidRDefault="00E66FDD" w:rsidP="00E66FDD">
      <w:pPr>
        <w:pStyle w:val="Heading6"/>
      </w:pPr>
      <w:moveTo w:id="2767" w:author="Quincey Koziol" w:date="2014-12-03T15:27:00Z">
        <w:r>
          <w:t>Fixed-size source and fixed-size virtual dataset mapping, tiled pattern in virtual dataset, partial source dataset selected</w:t>
        </w:r>
      </w:moveTo>
    </w:p>
    <w:p w14:paraId="47E34823" w14:textId="77777777" w:rsidR="00E66FDD" w:rsidRDefault="00E66FDD" w:rsidP="00E66FDD">
      <w:moveTo w:id="2768" w:author="Quincey Koziol" w:date="2014-12-03T15:27:00Z">
        <w:r>
          <w:t>The figure below shows a mapping of four source datasets with fixed-size selections of a portion of the source dataset to a single virtual dataset, with each source dataset selection occupying a tiled portion of the virtual dataset.</w:t>
        </w:r>
      </w:moveTo>
    </w:p>
    <w:p w14:paraId="75533C0E" w14:textId="77777777" w:rsidR="00E66FDD" w:rsidRDefault="00E66FDD" w:rsidP="00E66FDD">
      <w:pPr>
        <w:keepNext/>
      </w:pPr>
      <w:moveTo w:id="2769" w:author="Quincey Koziol" w:date="2014-12-03T15:27:00Z">
        <w:r>
          <w:rPr>
            <w:noProof/>
          </w:rPr>
          <w:drawing>
            <wp:inline distT="0" distB="0" distL="0" distR="0" wp14:anchorId="54C0F89A" wp14:editId="0A0E08B6">
              <wp:extent cx="4470400" cy="7273603"/>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artialFixed-BlockedVirtual.png"/>
                      <pic:cNvPicPr/>
                    </pic:nvPicPr>
                    <pic:blipFill>
                      <a:blip r:embed="rId9">
                        <a:extLst>
                          <a:ext uri="{28A0092B-C50C-407E-A947-70E740481C1C}">
                            <a14:useLocalDpi xmlns:a14="http://schemas.microsoft.com/office/drawing/2010/main" val="0"/>
                          </a:ext>
                        </a:extLst>
                      </a:blip>
                      <a:stretch>
                        <a:fillRect/>
                      </a:stretch>
                    </pic:blipFill>
                    <pic:spPr>
                      <a:xfrm>
                        <a:off x="0" y="0"/>
                        <a:ext cx="4470400" cy="7273603"/>
                      </a:xfrm>
                      <a:prstGeom prst="rect">
                        <a:avLst/>
                      </a:prstGeom>
                    </pic:spPr>
                  </pic:pic>
                </a:graphicData>
              </a:graphic>
            </wp:inline>
          </w:drawing>
        </w:r>
      </w:moveTo>
    </w:p>
    <w:p w14:paraId="1533E105" w14:textId="77777777" w:rsidR="00E66FDD" w:rsidRDefault="00E66FDD" w:rsidP="00E66FDD">
      <w:pPr>
        <w:pStyle w:val="Caption"/>
      </w:pPr>
      <w:moveTo w:id="2770"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8</w:t>
      </w:r>
      <w:moveTo w:id="2771"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fixed-size partial selections of four source datasets to tiles in virtual dataset.</w:t>
        </w:r>
      </w:moveTo>
    </w:p>
    <w:p w14:paraId="024C4115" w14:textId="77777777" w:rsidR="00E66FDD" w:rsidRDefault="00E66FDD" w:rsidP="00E66FDD">
      <w:moveTo w:id="2772" w:author="Quincey Koziol" w:date="2014-12-03T15:27:00Z">
        <w:r>
          <w:t>The following pseudo-code shows how to create this mapping:</w:t>
        </w:r>
      </w:moveTo>
    </w:p>
    <w:p w14:paraId="426961F3" w14:textId="77777777" w:rsidR="00E66FDD" w:rsidRDefault="00E66FDD" w:rsidP="00E66FDD">
      <w:pPr>
        <w:pStyle w:val="ListParagraph"/>
        <w:ind w:left="0"/>
        <w:rPr>
          <w:sz w:val="22"/>
        </w:rPr>
      </w:pPr>
      <w:moveTo w:id="2773" w:author="Quincey Koziol" w:date="2014-12-03T15:27:00Z">
        <w:r>
          <w:rPr>
            <w:rFonts w:ascii="Consolas" w:hAnsi="Consolas"/>
            <w:sz w:val="22"/>
          </w:rPr>
          <w:t>hsize_t src_dims[3], vds_dims[3]</w:t>
        </w:r>
        <w:r w:rsidRPr="002E7157">
          <w:rPr>
            <w:rFonts w:ascii="Consolas" w:hAnsi="Consolas"/>
            <w:sz w:val="22"/>
          </w:rPr>
          <w:t>;</w:t>
        </w:r>
        <w:r w:rsidRPr="003462F9">
          <w:rPr>
            <w:sz w:val="22"/>
          </w:rPr>
          <w:t xml:space="preserve"> </w:t>
        </w:r>
      </w:moveTo>
    </w:p>
    <w:p w14:paraId="5FDF7E45" w14:textId="77777777" w:rsidR="00E66FDD" w:rsidRDefault="00E66FDD" w:rsidP="00E66FDD">
      <w:pPr>
        <w:pStyle w:val="ListParagraph"/>
        <w:ind w:left="0"/>
        <w:rPr>
          <w:rFonts w:ascii="Consolas" w:hAnsi="Consolas"/>
          <w:sz w:val="22"/>
        </w:rPr>
      </w:pPr>
      <w:moveTo w:id="2774"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1BFC097D" w14:textId="77777777" w:rsidR="00E66FDD" w:rsidRDefault="00E66FDD" w:rsidP="00E66FDD">
      <w:pPr>
        <w:pStyle w:val="ListParagraph"/>
        <w:ind w:left="0"/>
        <w:rPr>
          <w:rFonts w:ascii="Consolas" w:hAnsi="Consolas"/>
          <w:sz w:val="22"/>
        </w:rPr>
      </w:pPr>
      <w:moveTo w:id="2775" w:author="Quincey Koziol" w:date="2014-12-03T15:27:00Z">
        <w:r>
          <w:rPr>
            <w:rFonts w:ascii="Consolas" w:hAnsi="Consolas"/>
            <w:sz w:val="22"/>
          </w:rPr>
          <w:t>hid_t src_space_id, vds_space_id;</w:t>
        </w:r>
      </w:moveTo>
    </w:p>
    <w:p w14:paraId="2F04D3E2" w14:textId="77777777" w:rsidR="00E66FDD" w:rsidRDefault="00E66FDD" w:rsidP="00E66FDD">
      <w:pPr>
        <w:pStyle w:val="ListParagraph"/>
        <w:ind w:left="0"/>
        <w:rPr>
          <w:rFonts w:ascii="Consolas" w:hAnsi="Consolas"/>
          <w:sz w:val="22"/>
        </w:rPr>
      </w:pPr>
      <w:moveTo w:id="2776" w:author="Quincey Koziol" w:date="2014-12-03T15:27:00Z">
        <w:r>
          <w:rPr>
            <w:rFonts w:ascii="Consolas" w:hAnsi="Consolas"/>
            <w:sz w:val="22"/>
          </w:rPr>
          <w:t>hid_t dcpl_id;</w:t>
        </w:r>
      </w:moveTo>
    </w:p>
    <w:p w14:paraId="674145EA" w14:textId="77777777" w:rsidR="00E66FDD" w:rsidRDefault="00E66FDD" w:rsidP="00E66FDD">
      <w:pPr>
        <w:pStyle w:val="ListParagraph"/>
        <w:ind w:left="0"/>
        <w:rPr>
          <w:rFonts w:ascii="Consolas" w:hAnsi="Consolas"/>
          <w:sz w:val="22"/>
        </w:rPr>
      </w:pPr>
    </w:p>
    <w:p w14:paraId="4E24006B" w14:textId="77777777" w:rsidR="00E66FDD" w:rsidRDefault="00E66FDD" w:rsidP="00E66FDD">
      <w:pPr>
        <w:pStyle w:val="ListParagraph"/>
        <w:ind w:left="0"/>
        <w:rPr>
          <w:rFonts w:ascii="Consolas" w:hAnsi="Consolas"/>
          <w:sz w:val="22"/>
        </w:rPr>
      </w:pPr>
      <w:moveTo w:id="2777" w:author="Quincey Koziol" w:date="2014-12-03T15:27:00Z">
        <w:r>
          <w:rPr>
            <w:rFonts w:ascii="Consolas" w:hAnsi="Consolas"/>
            <w:sz w:val="22"/>
          </w:rPr>
          <w:t>/* Create DCPL and set to virtual storage */</w:t>
        </w:r>
      </w:moveTo>
    </w:p>
    <w:p w14:paraId="5630DD9D" w14:textId="77777777" w:rsidR="00E66FDD" w:rsidRDefault="00E66FDD" w:rsidP="00E66FDD">
      <w:pPr>
        <w:pStyle w:val="ListParagraph"/>
        <w:ind w:left="0"/>
        <w:rPr>
          <w:rFonts w:ascii="Consolas" w:hAnsi="Consolas" w:cs="Menlo Regular"/>
          <w:color w:val="000000"/>
          <w:sz w:val="22"/>
        </w:rPr>
      </w:pPr>
      <w:moveTo w:id="2778"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2BB2BA96" w14:textId="77777777" w:rsidR="00E66FDD" w:rsidRDefault="00E66FDD" w:rsidP="00E66FDD">
      <w:pPr>
        <w:pStyle w:val="ListParagraph"/>
        <w:ind w:left="0"/>
        <w:rPr>
          <w:rFonts w:ascii="Consolas" w:hAnsi="Consolas" w:cs="Menlo Regular"/>
          <w:color w:val="000000"/>
          <w:sz w:val="22"/>
        </w:rPr>
      </w:pPr>
      <w:moveTo w:id="2779" w:author="Quincey Koziol" w:date="2014-12-03T15:27:00Z">
        <w:r>
          <w:rPr>
            <w:rFonts w:ascii="Consolas" w:hAnsi="Consolas"/>
            <w:sz w:val="22"/>
          </w:rPr>
          <w:t>H5Pset_virtual(dcpl_id);</w:t>
        </w:r>
      </w:moveTo>
    </w:p>
    <w:p w14:paraId="02ACCB36" w14:textId="77777777" w:rsidR="00E66FDD" w:rsidRDefault="00E66FDD" w:rsidP="00E66FDD">
      <w:pPr>
        <w:pStyle w:val="ListParagraph"/>
        <w:ind w:left="0"/>
        <w:rPr>
          <w:rFonts w:ascii="Consolas" w:hAnsi="Consolas"/>
          <w:sz w:val="22"/>
        </w:rPr>
      </w:pPr>
    </w:p>
    <w:p w14:paraId="39FC8B5E" w14:textId="77777777" w:rsidR="00E66FDD" w:rsidRDefault="00E66FDD" w:rsidP="00E66FDD">
      <w:pPr>
        <w:pStyle w:val="ListParagraph"/>
        <w:ind w:left="0"/>
        <w:rPr>
          <w:rFonts w:ascii="Consolas" w:hAnsi="Consolas"/>
          <w:sz w:val="22"/>
        </w:rPr>
      </w:pPr>
      <w:moveTo w:id="2780" w:author="Quincey Koziol" w:date="2014-12-03T15:27:00Z">
        <w:r>
          <w:rPr>
            <w:rFonts w:ascii="Consolas" w:hAnsi="Consolas"/>
            <w:sz w:val="22"/>
          </w:rPr>
          <w:t>/* Create first source dataspace and set selection */</w:t>
        </w:r>
      </w:moveTo>
    </w:p>
    <w:p w14:paraId="287B6A32" w14:textId="77777777" w:rsidR="00E66FDD" w:rsidRDefault="00E66FDD" w:rsidP="00E66FDD">
      <w:pPr>
        <w:pStyle w:val="ListParagraph"/>
        <w:ind w:left="0"/>
        <w:rPr>
          <w:sz w:val="22"/>
        </w:rPr>
      </w:pPr>
      <w:moveTo w:id="2781" w:author="Quincey Koziol" w:date="2014-12-03T15:27:00Z">
        <w:r>
          <w:rPr>
            <w:rFonts w:ascii="Consolas" w:hAnsi="Consolas"/>
            <w:sz w:val="22"/>
          </w:rPr>
          <w:t>src_dims[3] = {/* Z: */ 15, /* Y: */ 10, /* X: */ 10}</w:t>
        </w:r>
        <w:r w:rsidRPr="002E7157">
          <w:rPr>
            <w:rFonts w:ascii="Consolas" w:hAnsi="Consolas"/>
            <w:sz w:val="22"/>
          </w:rPr>
          <w:t>;</w:t>
        </w:r>
        <w:r w:rsidRPr="003462F9">
          <w:rPr>
            <w:sz w:val="22"/>
          </w:rPr>
          <w:t xml:space="preserve"> </w:t>
        </w:r>
      </w:moveTo>
    </w:p>
    <w:p w14:paraId="21A5D0DD" w14:textId="77777777" w:rsidR="00E66FDD" w:rsidRDefault="00E66FDD" w:rsidP="00E66FDD">
      <w:pPr>
        <w:pStyle w:val="ListParagraph"/>
        <w:ind w:left="0"/>
        <w:rPr>
          <w:sz w:val="22"/>
        </w:rPr>
      </w:pPr>
      <w:moveTo w:id="2782" w:author="Quincey Koziol" w:date="2014-12-03T15:27:00Z">
        <w:r>
          <w:rPr>
            <w:rFonts w:ascii="Consolas" w:hAnsi="Consolas"/>
            <w:sz w:val="22"/>
          </w:rPr>
          <w:t>src_space_id = H5Screate_simple(3, src_dims, NULL);</w:t>
        </w:r>
      </w:moveTo>
    </w:p>
    <w:p w14:paraId="714A79CF" w14:textId="77777777" w:rsidR="00E66FDD" w:rsidRDefault="00E66FDD" w:rsidP="00E66FDD">
      <w:pPr>
        <w:pStyle w:val="ListParagraph"/>
        <w:ind w:left="0"/>
        <w:rPr>
          <w:sz w:val="22"/>
        </w:rPr>
      </w:pPr>
      <w:moveTo w:id="2783" w:author="Quincey Koziol" w:date="2014-12-03T15:27:00Z">
        <w:r w:rsidRPr="002E7157">
          <w:rPr>
            <w:rFonts w:ascii="Consolas" w:hAnsi="Consolas"/>
            <w:sz w:val="22"/>
          </w:rPr>
          <w:t>start</w:t>
        </w:r>
        <w:r>
          <w:rPr>
            <w:rFonts w:ascii="Consolas" w:hAnsi="Consolas"/>
            <w:sz w:val="22"/>
          </w:rPr>
          <w:t>[3] = {5, 0, 0}</w:t>
        </w:r>
        <w:r w:rsidRPr="002E7157">
          <w:rPr>
            <w:rFonts w:ascii="Consolas" w:hAnsi="Consolas"/>
            <w:sz w:val="22"/>
          </w:rPr>
          <w:t>;</w:t>
        </w:r>
        <w:r w:rsidRPr="003462F9">
          <w:rPr>
            <w:sz w:val="22"/>
          </w:rPr>
          <w:t xml:space="preserve"> </w:t>
        </w:r>
      </w:moveTo>
    </w:p>
    <w:p w14:paraId="512FFDFF" w14:textId="77777777" w:rsidR="00E66FDD" w:rsidRDefault="00E66FDD" w:rsidP="00E66FDD">
      <w:pPr>
        <w:pStyle w:val="ListParagraph"/>
        <w:ind w:left="0"/>
        <w:rPr>
          <w:rFonts w:ascii="Consolas" w:hAnsi="Consolas"/>
          <w:sz w:val="22"/>
        </w:rPr>
      </w:pPr>
      <w:moveTo w:id="2784" w:author="Quincey Koziol" w:date="2014-12-03T15:27:00Z">
        <w:r>
          <w:rPr>
            <w:rFonts w:ascii="Consolas" w:hAnsi="Consolas"/>
            <w:sz w:val="22"/>
          </w:rPr>
          <w:t>stride[3] = {1, 1, 1};</w:t>
        </w:r>
      </w:moveTo>
    </w:p>
    <w:p w14:paraId="39300CF5" w14:textId="77777777" w:rsidR="00E66FDD" w:rsidRDefault="00E66FDD" w:rsidP="00E66FDD">
      <w:pPr>
        <w:pStyle w:val="ListParagraph"/>
        <w:ind w:left="0"/>
        <w:rPr>
          <w:rFonts w:ascii="Consolas" w:hAnsi="Consolas"/>
          <w:sz w:val="22"/>
        </w:rPr>
      </w:pPr>
      <w:moveTo w:id="2785" w:author="Quincey Koziol" w:date="2014-12-03T15:27:00Z">
        <w:r>
          <w:rPr>
            <w:rFonts w:ascii="Consolas" w:hAnsi="Consolas"/>
            <w:sz w:val="22"/>
          </w:rPr>
          <w:t>block[3] = {1, 10, 10};</w:t>
        </w:r>
      </w:moveTo>
    </w:p>
    <w:p w14:paraId="036DED5F" w14:textId="77777777" w:rsidR="00E66FDD" w:rsidRDefault="00E66FDD" w:rsidP="00E66FDD">
      <w:pPr>
        <w:pStyle w:val="ListParagraph"/>
        <w:ind w:left="0"/>
        <w:rPr>
          <w:rFonts w:ascii="Consolas" w:hAnsi="Consolas"/>
          <w:sz w:val="22"/>
        </w:rPr>
      </w:pPr>
      <w:moveTo w:id="2786" w:author="Quincey Koziol" w:date="2014-12-03T15:27:00Z">
        <w:r>
          <w:rPr>
            <w:rFonts w:ascii="Consolas" w:hAnsi="Consolas"/>
            <w:sz w:val="22"/>
          </w:rPr>
          <w:t>count[3] = {10, 1, 1};</w:t>
        </w:r>
      </w:moveTo>
    </w:p>
    <w:p w14:paraId="2B380B3D" w14:textId="77777777" w:rsidR="00E66FDD" w:rsidRDefault="00E66FDD" w:rsidP="00E66FDD">
      <w:pPr>
        <w:pStyle w:val="ListParagraph"/>
        <w:ind w:left="0"/>
        <w:rPr>
          <w:rFonts w:ascii="Consolas" w:hAnsi="Consolas"/>
          <w:sz w:val="22"/>
        </w:rPr>
      </w:pPr>
      <w:moveTo w:id="2787"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2013DFB4" w14:textId="77777777" w:rsidR="00E66FDD" w:rsidRDefault="00E66FDD" w:rsidP="00E66FDD">
      <w:pPr>
        <w:pStyle w:val="ListParagraph"/>
        <w:ind w:left="0" w:firstLine="720"/>
        <w:rPr>
          <w:rFonts w:ascii="Consolas" w:hAnsi="Consolas"/>
          <w:sz w:val="22"/>
        </w:rPr>
      </w:pPr>
      <w:moveTo w:id="2788" w:author="Quincey Koziol" w:date="2014-12-03T15:27:00Z">
        <w:r w:rsidRPr="002E7157">
          <w:rPr>
            <w:rFonts w:ascii="Consolas" w:hAnsi="Consolas"/>
            <w:sz w:val="22"/>
          </w:rPr>
          <w:t>count);</w:t>
        </w:r>
      </w:moveTo>
    </w:p>
    <w:p w14:paraId="3579CD3D" w14:textId="77777777" w:rsidR="00E66FDD" w:rsidRPr="003462F9" w:rsidRDefault="00E66FDD" w:rsidP="00E66FDD">
      <w:pPr>
        <w:pStyle w:val="ListParagraph"/>
        <w:ind w:left="0" w:firstLine="720"/>
        <w:rPr>
          <w:rFonts w:ascii="Consolas" w:hAnsi="Consolas"/>
          <w:sz w:val="22"/>
        </w:rPr>
      </w:pPr>
    </w:p>
    <w:p w14:paraId="1CC376A1" w14:textId="77777777" w:rsidR="00E66FDD" w:rsidRDefault="00E66FDD" w:rsidP="00E66FDD">
      <w:pPr>
        <w:pStyle w:val="ListParagraph"/>
        <w:ind w:left="0"/>
        <w:rPr>
          <w:rFonts w:ascii="Consolas" w:hAnsi="Consolas"/>
          <w:sz w:val="22"/>
        </w:rPr>
      </w:pPr>
      <w:moveTo w:id="2789" w:author="Quincey Koziol" w:date="2014-12-03T15:27:00Z">
        <w:r>
          <w:rPr>
            <w:rFonts w:ascii="Consolas" w:hAnsi="Consolas"/>
            <w:sz w:val="22"/>
          </w:rPr>
          <w:t>/* Create virtual dataspace and set first selection */</w:t>
        </w:r>
      </w:moveTo>
    </w:p>
    <w:p w14:paraId="11AAAD52" w14:textId="77777777" w:rsidR="00E66FDD" w:rsidRDefault="00E66FDD" w:rsidP="00E66FDD">
      <w:pPr>
        <w:pStyle w:val="ListParagraph"/>
        <w:ind w:left="0"/>
        <w:rPr>
          <w:sz w:val="22"/>
        </w:rPr>
      </w:pPr>
      <w:moveTo w:id="2790" w:author="Quincey Koziol" w:date="2014-12-03T15:27:00Z">
        <w:r>
          <w:rPr>
            <w:rFonts w:ascii="Consolas" w:hAnsi="Consolas"/>
            <w:sz w:val="22"/>
          </w:rPr>
          <w:t>vds_dims[3] = {/* Z: */ 10, /* Y: */ 20, /* X: */ 20}</w:t>
        </w:r>
        <w:r w:rsidRPr="002E7157">
          <w:rPr>
            <w:rFonts w:ascii="Consolas" w:hAnsi="Consolas"/>
            <w:sz w:val="22"/>
          </w:rPr>
          <w:t>;</w:t>
        </w:r>
        <w:r w:rsidRPr="003462F9">
          <w:rPr>
            <w:sz w:val="22"/>
          </w:rPr>
          <w:t xml:space="preserve"> </w:t>
        </w:r>
      </w:moveTo>
    </w:p>
    <w:p w14:paraId="5BC7EA6B" w14:textId="77777777" w:rsidR="00E66FDD" w:rsidRPr="00DD2EE9" w:rsidRDefault="00E66FDD" w:rsidP="00E66FDD">
      <w:pPr>
        <w:pStyle w:val="ListParagraph"/>
        <w:ind w:left="0"/>
        <w:rPr>
          <w:rFonts w:ascii="Consolas" w:hAnsi="Consolas"/>
          <w:sz w:val="22"/>
        </w:rPr>
      </w:pPr>
      <w:moveTo w:id="2791" w:author="Quincey Koziol" w:date="2014-12-03T15:27:00Z">
        <w:r>
          <w:rPr>
            <w:rFonts w:ascii="Consolas" w:hAnsi="Consolas"/>
            <w:sz w:val="22"/>
          </w:rPr>
          <w:t>vds_space_id = H5Screate_simple(3, vds_dims, NULL);</w:t>
        </w:r>
      </w:moveTo>
    </w:p>
    <w:p w14:paraId="1F78FD97" w14:textId="77777777" w:rsidR="00E66FDD" w:rsidRDefault="00E66FDD" w:rsidP="00E66FDD">
      <w:pPr>
        <w:pStyle w:val="ListParagraph"/>
        <w:ind w:left="0"/>
        <w:rPr>
          <w:sz w:val="22"/>
        </w:rPr>
      </w:pPr>
      <w:moveTo w:id="2792"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7FA540D9" w14:textId="77777777" w:rsidR="00E66FDD" w:rsidRDefault="00E66FDD" w:rsidP="00E66FDD">
      <w:pPr>
        <w:pStyle w:val="ListParagraph"/>
        <w:ind w:left="0"/>
        <w:rPr>
          <w:rFonts w:ascii="Consolas" w:hAnsi="Consolas"/>
          <w:sz w:val="22"/>
        </w:rPr>
      </w:pPr>
      <w:moveTo w:id="2793" w:author="Quincey Koziol" w:date="2014-12-03T15:27:00Z">
        <w:r>
          <w:rPr>
            <w:rFonts w:ascii="Consolas" w:hAnsi="Consolas"/>
            <w:sz w:val="22"/>
          </w:rPr>
          <w:t>stride[3] = {1, 1, 1};</w:t>
        </w:r>
      </w:moveTo>
    </w:p>
    <w:p w14:paraId="01B5D17A" w14:textId="77777777" w:rsidR="00E66FDD" w:rsidRDefault="00E66FDD" w:rsidP="00E66FDD">
      <w:pPr>
        <w:pStyle w:val="ListParagraph"/>
        <w:ind w:left="0"/>
        <w:rPr>
          <w:rFonts w:ascii="Consolas" w:hAnsi="Consolas"/>
          <w:sz w:val="22"/>
        </w:rPr>
      </w:pPr>
      <w:moveTo w:id="2794" w:author="Quincey Koziol" w:date="2014-12-03T15:27:00Z">
        <w:r>
          <w:rPr>
            <w:rFonts w:ascii="Consolas" w:hAnsi="Consolas"/>
            <w:sz w:val="22"/>
          </w:rPr>
          <w:t>block[3] = {1, 10, 10};</w:t>
        </w:r>
      </w:moveTo>
    </w:p>
    <w:p w14:paraId="3731E68D" w14:textId="77777777" w:rsidR="00E66FDD" w:rsidRDefault="00E66FDD" w:rsidP="00E66FDD">
      <w:pPr>
        <w:pStyle w:val="ListParagraph"/>
        <w:ind w:left="0"/>
        <w:rPr>
          <w:rFonts w:ascii="Consolas" w:hAnsi="Consolas"/>
          <w:sz w:val="22"/>
        </w:rPr>
      </w:pPr>
      <w:moveTo w:id="2795" w:author="Quincey Koziol" w:date="2014-12-03T15:27:00Z">
        <w:r>
          <w:rPr>
            <w:rFonts w:ascii="Consolas" w:hAnsi="Consolas"/>
            <w:sz w:val="22"/>
          </w:rPr>
          <w:t>count[3] = {10, 1, 1};</w:t>
        </w:r>
      </w:moveTo>
    </w:p>
    <w:p w14:paraId="10666FAB" w14:textId="77777777" w:rsidR="00E66FDD" w:rsidRDefault="00E66FDD" w:rsidP="00E66FDD">
      <w:pPr>
        <w:pStyle w:val="ListParagraph"/>
        <w:ind w:left="0"/>
        <w:rPr>
          <w:rFonts w:ascii="Consolas" w:hAnsi="Consolas"/>
          <w:sz w:val="22"/>
        </w:rPr>
      </w:pPr>
      <w:moveTo w:id="2796"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44D69F54" w14:textId="77777777" w:rsidR="00E66FDD" w:rsidRDefault="00E66FDD" w:rsidP="00E66FDD">
      <w:pPr>
        <w:pStyle w:val="ListParagraph"/>
        <w:ind w:left="0" w:firstLine="720"/>
        <w:rPr>
          <w:rFonts w:ascii="Consolas" w:hAnsi="Consolas"/>
          <w:sz w:val="22"/>
        </w:rPr>
      </w:pPr>
      <w:moveTo w:id="2797" w:author="Quincey Koziol" w:date="2014-12-03T15:27:00Z">
        <w:r w:rsidRPr="002E7157">
          <w:rPr>
            <w:rFonts w:ascii="Consolas" w:hAnsi="Consolas"/>
            <w:sz w:val="22"/>
          </w:rPr>
          <w:t>count);</w:t>
        </w:r>
      </w:moveTo>
    </w:p>
    <w:p w14:paraId="78AB39CC" w14:textId="77777777" w:rsidR="00E66FDD" w:rsidRPr="003462F9" w:rsidRDefault="00E66FDD" w:rsidP="00E66FDD">
      <w:pPr>
        <w:pStyle w:val="ListParagraph"/>
        <w:ind w:left="0" w:firstLine="720"/>
        <w:rPr>
          <w:rFonts w:ascii="Consolas" w:hAnsi="Consolas"/>
          <w:sz w:val="22"/>
        </w:rPr>
      </w:pPr>
    </w:p>
    <w:p w14:paraId="5BD5309B" w14:textId="77777777" w:rsidR="00E66FDD" w:rsidRDefault="00E66FDD" w:rsidP="00E66FDD">
      <w:pPr>
        <w:pStyle w:val="ListParagraph"/>
        <w:ind w:left="0"/>
        <w:rPr>
          <w:rFonts w:ascii="Consolas" w:hAnsi="Consolas"/>
          <w:sz w:val="22"/>
        </w:rPr>
      </w:pPr>
      <w:moveTo w:id="2798" w:author="Quincey Koziol" w:date="2014-12-03T15:27:00Z">
        <w:r>
          <w:rPr>
            <w:rFonts w:ascii="Consolas" w:hAnsi="Consolas"/>
            <w:sz w:val="22"/>
          </w:rPr>
          <w:t>/* Set mapping between first source dataset and first block in virtual dataset */</w:t>
        </w:r>
      </w:moveTo>
    </w:p>
    <w:p w14:paraId="1CB6A0EC" w14:textId="77777777" w:rsidR="00E66FDD" w:rsidRDefault="00E66FDD" w:rsidP="00E66FDD">
      <w:pPr>
        <w:jc w:val="left"/>
        <w:rPr>
          <w:rFonts w:ascii="Consolas" w:hAnsi="Consolas"/>
          <w:sz w:val="22"/>
        </w:rPr>
      </w:pPr>
      <w:moveTo w:id="2799"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moveTo>
    </w:p>
    <w:p w14:paraId="254845D1" w14:textId="77777777" w:rsidR="00E66FDD" w:rsidRDefault="00E66FDD" w:rsidP="00E66FDD">
      <w:pPr>
        <w:pStyle w:val="ListParagraph"/>
        <w:ind w:left="0"/>
        <w:rPr>
          <w:rFonts w:ascii="Consolas" w:hAnsi="Consolas"/>
          <w:sz w:val="22"/>
        </w:rPr>
      </w:pPr>
    </w:p>
    <w:p w14:paraId="60AB32B9" w14:textId="77777777" w:rsidR="00E66FDD" w:rsidRDefault="00E66FDD" w:rsidP="00E66FDD">
      <w:pPr>
        <w:pStyle w:val="ListParagraph"/>
        <w:ind w:left="0"/>
        <w:rPr>
          <w:rFonts w:ascii="Consolas" w:hAnsi="Consolas"/>
          <w:sz w:val="22"/>
        </w:rPr>
      </w:pPr>
      <w:moveTo w:id="2800" w:author="Quincey Koziol" w:date="2014-12-03T15:27:00Z">
        <w:r>
          <w:rPr>
            <w:rFonts w:ascii="Consolas" w:hAnsi="Consolas"/>
            <w:sz w:val="22"/>
          </w:rPr>
          <w:t>/* Close first source dataspace */</w:t>
        </w:r>
      </w:moveTo>
    </w:p>
    <w:p w14:paraId="22C5CE35" w14:textId="77777777" w:rsidR="00E66FDD" w:rsidRDefault="00E66FDD" w:rsidP="00E66FDD">
      <w:pPr>
        <w:jc w:val="left"/>
        <w:rPr>
          <w:rFonts w:ascii="Consolas" w:hAnsi="Consolas"/>
          <w:sz w:val="22"/>
        </w:rPr>
      </w:pPr>
      <w:moveTo w:id="2801" w:author="Quincey Koziol" w:date="2014-12-03T15:27:00Z">
        <w:r>
          <w:rPr>
            <w:rFonts w:ascii="Consolas" w:hAnsi="Consolas"/>
            <w:sz w:val="22"/>
          </w:rPr>
          <w:t>H5Sclose(src_space_id);</w:t>
        </w:r>
      </w:moveTo>
    </w:p>
    <w:p w14:paraId="1984896B" w14:textId="77777777" w:rsidR="00E66FDD" w:rsidRDefault="00E66FDD" w:rsidP="00E66FDD">
      <w:pPr>
        <w:jc w:val="left"/>
        <w:rPr>
          <w:rFonts w:ascii="Consolas" w:hAnsi="Consolas"/>
          <w:sz w:val="22"/>
        </w:rPr>
      </w:pPr>
    </w:p>
    <w:p w14:paraId="0C989043" w14:textId="77777777" w:rsidR="00E66FDD" w:rsidRDefault="00E66FDD" w:rsidP="00E66FDD">
      <w:pPr>
        <w:pStyle w:val="ListParagraph"/>
        <w:ind w:left="0"/>
        <w:rPr>
          <w:rFonts w:ascii="Consolas" w:hAnsi="Consolas"/>
          <w:sz w:val="22"/>
        </w:rPr>
      </w:pPr>
      <w:moveTo w:id="2802" w:author="Quincey Koziol" w:date="2014-12-03T15:27:00Z">
        <w:r>
          <w:rPr>
            <w:rFonts w:ascii="Consolas" w:hAnsi="Consolas"/>
            <w:sz w:val="22"/>
          </w:rPr>
          <w:t>/* Create second source dataspace and set selection */</w:t>
        </w:r>
      </w:moveTo>
    </w:p>
    <w:p w14:paraId="53E30B44" w14:textId="77777777" w:rsidR="00E66FDD" w:rsidRDefault="00E66FDD" w:rsidP="00E66FDD">
      <w:pPr>
        <w:pStyle w:val="ListParagraph"/>
        <w:ind w:left="0"/>
        <w:rPr>
          <w:sz w:val="22"/>
        </w:rPr>
      </w:pPr>
      <w:moveTo w:id="2803" w:author="Quincey Koziol" w:date="2014-12-03T15:27:00Z">
        <w:r>
          <w:rPr>
            <w:rFonts w:ascii="Consolas" w:hAnsi="Consolas"/>
            <w:sz w:val="22"/>
          </w:rPr>
          <w:t>src_dims[3] = {/* Z: */ 15, /* Y: */ 10, /* X: */ 10}</w:t>
        </w:r>
        <w:r w:rsidRPr="002E7157">
          <w:rPr>
            <w:rFonts w:ascii="Consolas" w:hAnsi="Consolas"/>
            <w:sz w:val="22"/>
          </w:rPr>
          <w:t>;</w:t>
        </w:r>
        <w:r w:rsidRPr="003462F9">
          <w:rPr>
            <w:sz w:val="22"/>
          </w:rPr>
          <w:t xml:space="preserve"> </w:t>
        </w:r>
      </w:moveTo>
    </w:p>
    <w:p w14:paraId="483420FF" w14:textId="77777777" w:rsidR="00E66FDD" w:rsidRDefault="00E66FDD" w:rsidP="00E66FDD">
      <w:pPr>
        <w:pStyle w:val="ListParagraph"/>
        <w:ind w:left="0"/>
        <w:rPr>
          <w:sz w:val="22"/>
        </w:rPr>
      </w:pPr>
      <w:moveTo w:id="2804" w:author="Quincey Koziol" w:date="2014-12-03T15:27:00Z">
        <w:r>
          <w:rPr>
            <w:rFonts w:ascii="Consolas" w:hAnsi="Consolas"/>
            <w:sz w:val="22"/>
          </w:rPr>
          <w:t>src_space_id = H5Screate_simple(3, src_dims, NULL);</w:t>
        </w:r>
      </w:moveTo>
    </w:p>
    <w:p w14:paraId="12E2A2B1" w14:textId="77777777" w:rsidR="00E66FDD" w:rsidRDefault="00E66FDD" w:rsidP="00E66FDD">
      <w:pPr>
        <w:pStyle w:val="ListParagraph"/>
        <w:ind w:left="0"/>
        <w:rPr>
          <w:sz w:val="22"/>
        </w:rPr>
      </w:pPr>
      <w:moveTo w:id="2805"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1B8821CA" w14:textId="77777777" w:rsidR="00E66FDD" w:rsidRDefault="00E66FDD" w:rsidP="00E66FDD">
      <w:pPr>
        <w:pStyle w:val="ListParagraph"/>
        <w:ind w:left="0"/>
        <w:rPr>
          <w:rFonts w:ascii="Consolas" w:hAnsi="Consolas"/>
          <w:sz w:val="22"/>
        </w:rPr>
      </w:pPr>
      <w:moveTo w:id="2806" w:author="Quincey Koziol" w:date="2014-12-03T15:27:00Z">
        <w:r>
          <w:rPr>
            <w:rFonts w:ascii="Consolas" w:hAnsi="Consolas"/>
            <w:sz w:val="22"/>
          </w:rPr>
          <w:t>stride[3] = {1, 1, 1};</w:t>
        </w:r>
      </w:moveTo>
    </w:p>
    <w:p w14:paraId="508512C8" w14:textId="77777777" w:rsidR="00E66FDD" w:rsidRDefault="00E66FDD" w:rsidP="00E66FDD">
      <w:pPr>
        <w:pStyle w:val="ListParagraph"/>
        <w:ind w:left="0"/>
        <w:rPr>
          <w:rFonts w:ascii="Consolas" w:hAnsi="Consolas"/>
          <w:sz w:val="22"/>
        </w:rPr>
      </w:pPr>
      <w:moveTo w:id="2807" w:author="Quincey Koziol" w:date="2014-12-03T15:27:00Z">
        <w:r>
          <w:rPr>
            <w:rFonts w:ascii="Consolas" w:hAnsi="Consolas"/>
            <w:sz w:val="22"/>
          </w:rPr>
          <w:t>block[3] = {1, 10, 10};</w:t>
        </w:r>
      </w:moveTo>
    </w:p>
    <w:p w14:paraId="1C2E58AD" w14:textId="77777777" w:rsidR="00E66FDD" w:rsidRDefault="00E66FDD" w:rsidP="00E66FDD">
      <w:pPr>
        <w:pStyle w:val="ListParagraph"/>
        <w:ind w:left="0"/>
        <w:rPr>
          <w:rFonts w:ascii="Consolas" w:hAnsi="Consolas"/>
          <w:sz w:val="22"/>
        </w:rPr>
      </w:pPr>
      <w:moveTo w:id="2808" w:author="Quincey Koziol" w:date="2014-12-03T15:27:00Z">
        <w:r>
          <w:rPr>
            <w:rFonts w:ascii="Consolas" w:hAnsi="Consolas"/>
            <w:sz w:val="22"/>
          </w:rPr>
          <w:t>count[3] = {10, 1, 1};</w:t>
        </w:r>
      </w:moveTo>
    </w:p>
    <w:p w14:paraId="390CAC68" w14:textId="77777777" w:rsidR="00E66FDD" w:rsidRDefault="00E66FDD" w:rsidP="00E66FDD">
      <w:pPr>
        <w:pStyle w:val="ListParagraph"/>
        <w:ind w:left="0"/>
        <w:rPr>
          <w:rFonts w:ascii="Consolas" w:hAnsi="Consolas"/>
          <w:sz w:val="22"/>
        </w:rPr>
      </w:pPr>
      <w:moveTo w:id="2809"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63ED72A" w14:textId="77777777" w:rsidR="00E66FDD" w:rsidRDefault="00E66FDD" w:rsidP="00E66FDD">
      <w:pPr>
        <w:pStyle w:val="ListParagraph"/>
        <w:ind w:left="0" w:firstLine="720"/>
        <w:rPr>
          <w:rFonts w:ascii="Consolas" w:hAnsi="Consolas"/>
          <w:sz w:val="22"/>
        </w:rPr>
      </w:pPr>
      <w:moveTo w:id="2810" w:author="Quincey Koziol" w:date="2014-12-03T15:27:00Z">
        <w:r w:rsidRPr="002E7157">
          <w:rPr>
            <w:rFonts w:ascii="Consolas" w:hAnsi="Consolas"/>
            <w:sz w:val="22"/>
          </w:rPr>
          <w:t>count);</w:t>
        </w:r>
      </w:moveTo>
    </w:p>
    <w:p w14:paraId="23D147BE" w14:textId="77777777" w:rsidR="00E66FDD" w:rsidRDefault="00E66FDD" w:rsidP="00E66FDD">
      <w:pPr>
        <w:pStyle w:val="ListParagraph"/>
        <w:ind w:left="0"/>
        <w:rPr>
          <w:rFonts w:ascii="Consolas" w:hAnsi="Consolas"/>
          <w:sz w:val="22"/>
        </w:rPr>
      </w:pPr>
    </w:p>
    <w:p w14:paraId="2EBA0390" w14:textId="77777777" w:rsidR="00E66FDD" w:rsidRDefault="00E66FDD" w:rsidP="00E66FDD">
      <w:pPr>
        <w:pStyle w:val="ListParagraph"/>
        <w:ind w:left="0"/>
        <w:rPr>
          <w:rFonts w:ascii="Consolas" w:hAnsi="Consolas"/>
          <w:sz w:val="22"/>
        </w:rPr>
      </w:pPr>
      <w:moveTo w:id="2811" w:author="Quincey Koziol" w:date="2014-12-03T15:27:00Z">
        <w:r>
          <w:rPr>
            <w:rFonts w:ascii="Consolas" w:hAnsi="Consolas"/>
            <w:sz w:val="22"/>
          </w:rPr>
          <w:t>/* Set second selection in virtual dataset */</w:t>
        </w:r>
      </w:moveTo>
    </w:p>
    <w:p w14:paraId="3127865A" w14:textId="77777777" w:rsidR="00E66FDD" w:rsidRDefault="00E66FDD" w:rsidP="00E66FDD">
      <w:pPr>
        <w:pStyle w:val="ListParagraph"/>
        <w:ind w:left="0"/>
        <w:rPr>
          <w:sz w:val="22"/>
        </w:rPr>
      </w:pPr>
      <w:moveTo w:id="2812" w:author="Quincey Koziol" w:date="2014-12-03T15:27:00Z">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moveTo>
    </w:p>
    <w:p w14:paraId="5459F8C5" w14:textId="77777777" w:rsidR="00E66FDD" w:rsidRDefault="00E66FDD" w:rsidP="00E66FDD">
      <w:pPr>
        <w:pStyle w:val="ListParagraph"/>
        <w:ind w:left="0"/>
        <w:rPr>
          <w:rFonts w:ascii="Consolas" w:hAnsi="Consolas"/>
          <w:sz w:val="22"/>
        </w:rPr>
      </w:pPr>
      <w:moveTo w:id="2813" w:author="Quincey Koziol" w:date="2014-12-03T15:27:00Z">
        <w:r>
          <w:rPr>
            <w:rFonts w:ascii="Consolas" w:hAnsi="Consolas"/>
            <w:sz w:val="22"/>
          </w:rPr>
          <w:t>stride[3] = {1, 1, 1};</w:t>
        </w:r>
      </w:moveTo>
    </w:p>
    <w:p w14:paraId="1AA981C0" w14:textId="77777777" w:rsidR="00E66FDD" w:rsidRDefault="00E66FDD" w:rsidP="00E66FDD">
      <w:pPr>
        <w:pStyle w:val="ListParagraph"/>
        <w:ind w:left="0"/>
        <w:rPr>
          <w:rFonts w:ascii="Consolas" w:hAnsi="Consolas"/>
          <w:sz w:val="22"/>
        </w:rPr>
      </w:pPr>
      <w:moveTo w:id="2814" w:author="Quincey Koziol" w:date="2014-12-03T15:27:00Z">
        <w:r>
          <w:rPr>
            <w:rFonts w:ascii="Consolas" w:hAnsi="Consolas"/>
            <w:sz w:val="22"/>
          </w:rPr>
          <w:t>block[3] = {1, 10, 10};</w:t>
        </w:r>
      </w:moveTo>
    </w:p>
    <w:p w14:paraId="73E3509A" w14:textId="77777777" w:rsidR="00E66FDD" w:rsidRDefault="00E66FDD" w:rsidP="00E66FDD">
      <w:pPr>
        <w:pStyle w:val="ListParagraph"/>
        <w:ind w:left="0"/>
        <w:rPr>
          <w:rFonts w:ascii="Consolas" w:hAnsi="Consolas"/>
          <w:sz w:val="22"/>
        </w:rPr>
      </w:pPr>
      <w:moveTo w:id="2815" w:author="Quincey Koziol" w:date="2014-12-03T15:27:00Z">
        <w:r>
          <w:rPr>
            <w:rFonts w:ascii="Consolas" w:hAnsi="Consolas"/>
            <w:sz w:val="22"/>
          </w:rPr>
          <w:t>count[3] = {10, 1, 1};</w:t>
        </w:r>
      </w:moveTo>
    </w:p>
    <w:p w14:paraId="72982A70" w14:textId="77777777" w:rsidR="00E66FDD" w:rsidRDefault="00E66FDD" w:rsidP="00E66FDD">
      <w:pPr>
        <w:pStyle w:val="ListParagraph"/>
        <w:ind w:left="0"/>
        <w:rPr>
          <w:rFonts w:ascii="Consolas" w:hAnsi="Consolas"/>
          <w:sz w:val="22"/>
        </w:rPr>
      </w:pPr>
      <w:moveTo w:id="2816"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52A10CB0" w14:textId="77777777" w:rsidR="00E66FDD" w:rsidRDefault="00E66FDD" w:rsidP="00E66FDD">
      <w:pPr>
        <w:pStyle w:val="ListParagraph"/>
        <w:ind w:left="0" w:firstLine="720"/>
        <w:rPr>
          <w:rFonts w:ascii="Consolas" w:hAnsi="Consolas"/>
          <w:sz w:val="22"/>
        </w:rPr>
      </w:pPr>
      <w:moveTo w:id="2817" w:author="Quincey Koziol" w:date="2014-12-03T15:27:00Z">
        <w:r w:rsidRPr="002E7157">
          <w:rPr>
            <w:rFonts w:ascii="Consolas" w:hAnsi="Consolas"/>
            <w:sz w:val="22"/>
          </w:rPr>
          <w:t>count);</w:t>
        </w:r>
      </w:moveTo>
    </w:p>
    <w:p w14:paraId="07709B7A" w14:textId="77777777" w:rsidR="00E66FDD" w:rsidRPr="003462F9" w:rsidRDefault="00E66FDD" w:rsidP="00E66FDD">
      <w:pPr>
        <w:pStyle w:val="ListParagraph"/>
        <w:ind w:left="0" w:firstLine="720"/>
        <w:rPr>
          <w:rFonts w:ascii="Consolas" w:hAnsi="Consolas"/>
          <w:sz w:val="22"/>
        </w:rPr>
      </w:pPr>
    </w:p>
    <w:p w14:paraId="06093B24" w14:textId="77777777" w:rsidR="00E66FDD" w:rsidRDefault="00E66FDD" w:rsidP="00E66FDD">
      <w:pPr>
        <w:pStyle w:val="ListParagraph"/>
        <w:ind w:left="0"/>
        <w:rPr>
          <w:rFonts w:ascii="Consolas" w:hAnsi="Consolas"/>
          <w:sz w:val="22"/>
        </w:rPr>
      </w:pPr>
      <w:moveTo w:id="2818" w:author="Quincey Koziol" w:date="2014-12-03T15:27:00Z">
        <w:r>
          <w:rPr>
            <w:rFonts w:ascii="Consolas" w:hAnsi="Consolas"/>
            <w:sz w:val="22"/>
          </w:rPr>
          <w:t>/* Set mapping between second source dataset and second block in virtual dataset */</w:t>
        </w:r>
      </w:moveTo>
    </w:p>
    <w:p w14:paraId="2B2E80D0" w14:textId="77777777" w:rsidR="00E66FDD" w:rsidRDefault="00E66FDD" w:rsidP="00E66FDD">
      <w:pPr>
        <w:jc w:val="left"/>
        <w:rPr>
          <w:rFonts w:ascii="Consolas" w:hAnsi="Consolas"/>
          <w:sz w:val="22"/>
        </w:rPr>
      </w:pPr>
      <w:moveTo w:id="2819"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moveTo>
    </w:p>
    <w:p w14:paraId="32106FE6" w14:textId="77777777" w:rsidR="00E66FDD" w:rsidRDefault="00E66FDD" w:rsidP="00E66FDD">
      <w:pPr>
        <w:pStyle w:val="ListParagraph"/>
        <w:ind w:left="0"/>
        <w:rPr>
          <w:rFonts w:ascii="Consolas" w:hAnsi="Consolas"/>
          <w:sz w:val="22"/>
        </w:rPr>
      </w:pPr>
    </w:p>
    <w:p w14:paraId="3BA19735" w14:textId="77777777" w:rsidR="00E66FDD" w:rsidRDefault="00E66FDD" w:rsidP="00E66FDD">
      <w:pPr>
        <w:pStyle w:val="ListParagraph"/>
        <w:ind w:left="0"/>
        <w:rPr>
          <w:rFonts w:ascii="Consolas" w:hAnsi="Consolas"/>
          <w:sz w:val="22"/>
        </w:rPr>
      </w:pPr>
      <w:moveTo w:id="2820" w:author="Quincey Koziol" w:date="2014-12-03T15:27:00Z">
        <w:r>
          <w:rPr>
            <w:rFonts w:ascii="Consolas" w:hAnsi="Consolas"/>
            <w:sz w:val="22"/>
          </w:rPr>
          <w:t>/* Close second source dataspace */</w:t>
        </w:r>
      </w:moveTo>
    </w:p>
    <w:p w14:paraId="41329F20" w14:textId="77777777" w:rsidR="00E66FDD" w:rsidRDefault="00E66FDD" w:rsidP="00E66FDD">
      <w:pPr>
        <w:jc w:val="left"/>
        <w:rPr>
          <w:rFonts w:ascii="Consolas" w:hAnsi="Consolas"/>
          <w:sz w:val="22"/>
        </w:rPr>
      </w:pPr>
      <w:moveTo w:id="2821" w:author="Quincey Koziol" w:date="2014-12-03T15:27:00Z">
        <w:r>
          <w:rPr>
            <w:rFonts w:ascii="Consolas" w:hAnsi="Consolas"/>
            <w:sz w:val="22"/>
          </w:rPr>
          <w:t>H5Sclose(src_space_id);</w:t>
        </w:r>
      </w:moveTo>
    </w:p>
    <w:p w14:paraId="4E0F646B" w14:textId="77777777" w:rsidR="00E66FDD" w:rsidRDefault="00E66FDD" w:rsidP="00E66FDD">
      <w:pPr>
        <w:jc w:val="left"/>
        <w:rPr>
          <w:rFonts w:ascii="Consolas" w:hAnsi="Consolas"/>
          <w:sz w:val="22"/>
        </w:rPr>
      </w:pPr>
    </w:p>
    <w:p w14:paraId="3F8C35E3" w14:textId="77777777" w:rsidR="00E66FDD" w:rsidRDefault="00E66FDD" w:rsidP="00E66FDD">
      <w:pPr>
        <w:pStyle w:val="ListParagraph"/>
        <w:ind w:left="0"/>
        <w:rPr>
          <w:rFonts w:ascii="Consolas" w:hAnsi="Consolas"/>
          <w:sz w:val="22"/>
        </w:rPr>
      </w:pPr>
      <w:moveTo w:id="2822" w:author="Quincey Koziol" w:date="2014-12-03T15:27:00Z">
        <w:r>
          <w:rPr>
            <w:rFonts w:ascii="Consolas" w:hAnsi="Consolas"/>
            <w:sz w:val="22"/>
          </w:rPr>
          <w:t>/* Create third source dataspace and set selection */</w:t>
        </w:r>
      </w:moveTo>
    </w:p>
    <w:p w14:paraId="00FC1737" w14:textId="77777777" w:rsidR="00E66FDD" w:rsidRDefault="00E66FDD" w:rsidP="00E66FDD">
      <w:pPr>
        <w:pStyle w:val="ListParagraph"/>
        <w:ind w:left="0"/>
        <w:rPr>
          <w:sz w:val="22"/>
        </w:rPr>
      </w:pPr>
      <w:moveTo w:id="2823" w:author="Quincey Koziol" w:date="2014-12-03T15:27:00Z">
        <w:r>
          <w:rPr>
            <w:rFonts w:ascii="Consolas" w:hAnsi="Consolas"/>
            <w:sz w:val="22"/>
          </w:rPr>
          <w:t>src_dims[3] = {/* Z: */ 10, /* Y: */ 10, /* X: */ 15}</w:t>
        </w:r>
        <w:r w:rsidRPr="002E7157">
          <w:rPr>
            <w:rFonts w:ascii="Consolas" w:hAnsi="Consolas"/>
            <w:sz w:val="22"/>
          </w:rPr>
          <w:t>;</w:t>
        </w:r>
        <w:r w:rsidRPr="003462F9">
          <w:rPr>
            <w:sz w:val="22"/>
          </w:rPr>
          <w:t xml:space="preserve"> </w:t>
        </w:r>
      </w:moveTo>
    </w:p>
    <w:p w14:paraId="621352F9" w14:textId="77777777" w:rsidR="00E66FDD" w:rsidRDefault="00E66FDD" w:rsidP="00E66FDD">
      <w:pPr>
        <w:pStyle w:val="ListParagraph"/>
        <w:ind w:left="0"/>
        <w:rPr>
          <w:sz w:val="22"/>
        </w:rPr>
      </w:pPr>
      <w:moveTo w:id="2824" w:author="Quincey Koziol" w:date="2014-12-03T15:27:00Z">
        <w:r>
          <w:rPr>
            <w:rFonts w:ascii="Consolas" w:hAnsi="Consolas"/>
            <w:sz w:val="22"/>
          </w:rPr>
          <w:t>src_space_id = H5Screate_simple(3, src_dims, NULL);</w:t>
        </w:r>
      </w:moveTo>
    </w:p>
    <w:p w14:paraId="1A630AEE" w14:textId="77777777" w:rsidR="00E66FDD" w:rsidRDefault="00E66FDD" w:rsidP="00E66FDD">
      <w:pPr>
        <w:pStyle w:val="ListParagraph"/>
        <w:ind w:left="0"/>
        <w:rPr>
          <w:sz w:val="22"/>
        </w:rPr>
      </w:pPr>
      <w:moveTo w:id="2825"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64A6FDB0" w14:textId="77777777" w:rsidR="00E66FDD" w:rsidRDefault="00E66FDD" w:rsidP="00E66FDD">
      <w:pPr>
        <w:pStyle w:val="ListParagraph"/>
        <w:ind w:left="0"/>
        <w:rPr>
          <w:rFonts w:ascii="Consolas" w:hAnsi="Consolas"/>
          <w:sz w:val="22"/>
        </w:rPr>
      </w:pPr>
      <w:moveTo w:id="2826" w:author="Quincey Koziol" w:date="2014-12-03T15:27:00Z">
        <w:r>
          <w:rPr>
            <w:rFonts w:ascii="Consolas" w:hAnsi="Consolas"/>
            <w:sz w:val="22"/>
          </w:rPr>
          <w:t>stride[3] = {1, 1, 1};</w:t>
        </w:r>
      </w:moveTo>
    </w:p>
    <w:p w14:paraId="755F2FBC" w14:textId="77777777" w:rsidR="00E66FDD" w:rsidRDefault="00E66FDD" w:rsidP="00E66FDD">
      <w:pPr>
        <w:pStyle w:val="ListParagraph"/>
        <w:ind w:left="0"/>
        <w:rPr>
          <w:rFonts w:ascii="Consolas" w:hAnsi="Consolas"/>
          <w:sz w:val="22"/>
        </w:rPr>
      </w:pPr>
      <w:moveTo w:id="2827" w:author="Quincey Koziol" w:date="2014-12-03T15:27:00Z">
        <w:r>
          <w:rPr>
            <w:rFonts w:ascii="Consolas" w:hAnsi="Consolas"/>
            <w:sz w:val="22"/>
          </w:rPr>
          <w:t>block[3] = {1, 10, 10};</w:t>
        </w:r>
      </w:moveTo>
    </w:p>
    <w:p w14:paraId="5FB74797" w14:textId="77777777" w:rsidR="00E66FDD" w:rsidRDefault="00E66FDD" w:rsidP="00E66FDD">
      <w:pPr>
        <w:pStyle w:val="ListParagraph"/>
        <w:ind w:left="0"/>
        <w:rPr>
          <w:rFonts w:ascii="Consolas" w:hAnsi="Consolas"/>
          <w:sz w:val="22"/>
        </w:rPr>
      </w:pPr>
      <w:moveTo w:id="2828" w:author="Quincey Koziol" w:date="2014-12-03T15:27:00Z">
        <w:r>
          <w:rPr>
            <w:rFonts w:ascii="Consolas" w:hAnsi="Consolas"/>
            <w:sz w:val="22"/>
          </w:rPr>
          <w:t>count[3] = {10, 1, 1};</w:t>
        </w:r>
      </w:moveTo>
    </w:p>
    <w:p w14:paraId="15425548" w14:textId="77777777" w:rsidR="00E66FDD" w:rsidRDefault="00E66FDD" w:rsidP="00E66FDD">
      <w:pPr>
        <w:pStyle w:val="ListParagraph"/>
        <w:ind w:left="0"/>
        <w:rPr>
          <w:rFonts w:ascii="Consolas" w:hAnsi="Consolas"/>
          <w:sz w:val="22"/>
        </w:rPr>
      </w:pPr>
      <w:moveTo w:id="2829"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2CCE7470" w14:textId="77777777" w:rsidR="00E66FDD" w:rsidRDefault="00E66FDD" w:rsidP="00E66FDD">
      <w:pPr>
        <w:pStyle w:val="ListParagraph"/>
        <w:ind w:left="0" w:firstLine="720"/>
        <w:rPr>
          <w:rFonts w:ascii="Consolas" w:hAnsi="Consolas"/>
          <w:sz w:val="22"/>
        </w:rPr>
      </w:pPr>
      <w:moveTo w:id="2830" w:author="Quincey Koziol" w:date="2014-12-03T15:27:00Z">
        <w:r w:rsidRPr="002E7157">
          <w:rPr>
            <w:rFonts w:ascii="Consolas" w:hAnsi="Consolas"/>
            <w:sz w:val="22"/>
          </w:rPr>
          <w:t>count);</w:t>
        </w:r>
      </w:moveTo>
    </w:p>
    <w:p w14:paraId="0755B8E5" w14:textId="77777777" w:rsidR="00E66FDD" w:rsidRDefault="00E66FDD" w:rsidP="00E66FDD">
      <w:pPr>
        <w:pStyle w:val="ListParagraph"/>
        <w:ind w:left="0"/>
        <w:rPr>
          <w:rFonts w:ascii="Consolas" w:hAnsi="Consolas"/>
          <w:sz w:val="22"/>
        </w:rPr>
      </w:pPr>
    </w:p>
    <w:p w14:paraId="7EA2D240" w14:textId="77777777" w:rsidR="00E66FDD" w:rsidRDefault="00E66FDD" w:rsidP="00E66FDD">
      <w:pPr>
        <w:pStyle w:val="ListParagraph"/>
        <w:ind w:left="0"/>
        <w:rPr>
          <w:rFonts w:ascii="Consolas" w:hAnsi="Consolas"/>
          <w:sz w:val="22"/>
        </w:rPr>
      </w:pPr>
      <w:moveTo w:id="2831" w:author="Quincey Koziol" w:date="2014-12-03T15:27:00Z">
        <w:r>
          <w:rPr>
            <w:rFonts w:ascii="Consolas" w:hAnsi="Consolas"/>
            <w:sz w:val="22"/>
          </w:rPr>
          <w:t>/* Set third selection in virtual dataset */</w:t>
        </w:r>
      </w:moveTo>
    </w:p>
    <w:p w14:paraId="4768CFC5" w14:textId="77777777" w:rsidR="00E66FDD" w:rsidRDefault="00E66FDD" w:rsidP="00E66FDD">
      <w:pPr>
        <w:pStyle w:val="ListParagraph"/>
        <w:ind w:left="0"/>
        <w:rPr>
          <w:sz w:val="22"/>
        </w:rPr>
      </w:pPr>
      <w:moveTo w:id="2832" w:author="Quincey Koziol" w:date="2014-12-03T15:27:00Z">
        <w:r w:rsidRPr="002E7157">
          <w:rPr>
            <w:rFonts w:ascii="Consolas" w:hAnsi="Consolas"/>
            <w:sz w:val="22"/>
          </w:rPr>
          <w:t>start</w:t>
        </w:r>
        <w:r>
          <w:rPr>
            <w:rFonts w:ascii="Consolas" w:hAnsi="Consolas"/>
            <w:sz w:val="22"/>
          </w:rPr>
          <w:t>[3] = {0, 10, 0}</w:t>
        </w:r>
        <w:r w:rsidRPr="002E7157">
          <w:rPr>
            <w:rFonts w:ascii="Consolas" w:hAnsi="Consolas"/>
            <w:sz w:val="22"/>
          </w:rPr>
          <w:t>;</w:t>
        </w:r>
        <w:r w:rsidRPr="003462F9">
          <w:rPr>
            <w:sz w:val="22"/>
          </w:rPr>
          <w:t xml:space="preserve"> </w:t>
        </w:r>
      </w:moveTo>
    </w:p>
    <w:p w14:paraId="1AF78F69" w14:textId="77777777" w:rsidR="00E66FDD" w:rsidRDefault="00E66FDD" w:rsidP="00E66FDD">
      <w:pPr>
        <w:pStyle w:val="ListParagraph"/>
        <w:ind w:left="0"/>
        <w:rPr>
          <w:rFonts w:ascii="Consolas" w:hAnsi="Consolas"/>
          <w:sz w:val="22"/>
        </w:rPr>
      </w:pPr>
      <w:moveTo w:id="2833" w:author="Quincey Koziol" w:date="2014-12-03T15:27:00Z">
        <w:r>
          <w:rPr>
            <w:rFonts w:ascii="Consolas" w:hAnsi="Consolas"/>
            <w:sz w:val="22"/>
          </w:rPr>
          <w:t>stride[3] = {1, 1, 1};</w:t>
        </w:r>
      </w:moveTo>
    </w:p>
    <w:p w14:paraId="264576A1" w14:textId="77777777" w:rsidR="00E66FDD" w:rsidRDefault="00E66FDD" w:rsidP="00E66FDD">
      <w:pPr>
        <w:pStyle w:val="ListParagraph"/>
        <w:ind w:left="0"/>
        <w:rPr>
          <w:rFonts w:ascii="Consolas" w:hAnsi="Consolas"/>
          <w:sz w:val="22"/>
        </w:rPr>
      </w:pPr>
      <w:moveTo w:id="2834" w:author="Quincey Koziol" w:date="2014-12-03T15:27:00Z">
        <w:r>
          <w:rPr>
            <w:rFonts w:ascii="Consolas" w:hAnsi="Consolas"/>
            <w:sz w:val="22"/>
          </w:rPr>
          <w:t>block[3] = {1, 10, 10};</w:t>
        </w:r>
      </w:moveTo>
    </w:p>
    <w:p w14:paraId="51E4BCE7" w14:textId="77777777" w:rsidR="00E66FDD" w:rsidRDefault="00E66FDD" w:rsidP="00E66FDD">
      <w:pPr>
        <w:pStyle w:val="ListParagraph"/>
        <w:ind w:left="0"/>
        <w:rPr>
          <w:rFonts w:ascii="Consolas" w:hAnsi="Consolas"/>
          <w:sz w:val="22"/>
        </w:rPr>
      </w:pPr>
      <w:moveTo w:id="2835" w:author="Quincey Koziol" w:date="2014-12-03T15:27:00Z">
        <w:r>
          <w:rPr>
            <w:rFonts w:ascii="Consolas" w:hAnsi="Consolas"/>
            <w:sz w:val="22"/>
          </w:rPr>
          <w:t>count[3] = {10, 1, 1};</w:t>
        </w:r>
      </w:moveTo>
    </w:p>
    <w:p w14:paraId="4F2FCF85" w14:textId="77777777" w:rsidR="00E66FDD" w:rsidRDefault="00E66FDD" w:rsidP="00E66FDD">
      <w:pPr>
        <w:pStyle w:val="ListParagraph"/>
        <w:ind w:left="0"/>
        <w:rPr>
          <w:rFonts w:ascii="Consolas" w:hAnsi="Consolas"/>
          <w:sz w:val="22"/>
        </w:rPr>
      </w:pPr>
      <w:moveTo w:id="2836"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783906D7" w14:textId="77777777" w:rsidR="00E66FDD" w:rsidRDefault="00E66FDD" w:rsidP="00E66FDD">
      <w:pPr>
        <w:pStyle w:val="ListParagraph"/>
        <w:ind w:left="0" w:firstLine="720"/>
        <w:rPr>
          <w:rFonts w:ascii="Consolas" w:hAnsi="Consolas"/>
          <w:sz w:val="22"/>
        </w:rPr>
      </w:pPr>
      <w:moveTo w:id="2837" w:author="Quincey Koziol" w:date="2014-12-03T15:27:00Z">
        <w:r w:rsidRPr="002E7157">
          <w:rPr>
            <w:rFonts w:ascii="Consolas" w:hAnsi="Consolas"/>
            <w:sz w:val="22"/>
          </w:rPr>
          <w:t>count);</w:t>
        </w:r>
      </w:moveTo>
    </w:p>
    <w:p w14:paraId="3EC86B07" w14:textId="77777777" w:rsidR="00E66FDD" w:rsidRPr="003462F9" w:rsidRDefault="00E66FDD" w:rsidP="00E66FDD">
      <w:pPr>
        <w:pStyle w:val="ListParagraph"/>
        <w:ind w:left="0" w:firstLine="720"/>
        <w:rPr>
          <w:rFonts w:ascii="Consolas" w:hAnsi="Consolas"/>
          <w:sz w:val="22"/>
        </w:rPr>
      </w:pPr>
    </w:p>
    <w:p w14:paraId="29BECE60" w14:textId="77777777" w:rsidR="00E66FDD" w:rsidRDefault="00E66FDD" w:rsidP="00E66FDD">
      <w:pPr>
        <w:pStyle w:val="ListParagraph"/>
        <w:ind w:left="0"/>
        <w:rPr>
          <w:rFonts w:ascii="Consolas" w:hAnsi="Consolas"/>
          <w:sz w:val="22"/>
        </w:rPr>
      </w:pPr>
      <w:moveTo w:id="2838" w:author="Quincey Koziol" w:date="2014-12-03T15:27:00Z">
        <w:r>
          <w:rPr>
            <w:rFonts w:ascii="Consolas" w:hAnsi="Consolas"/>
            <w:sz w:val="22"/>
          </w:rPr>
          <w:t>/* Set mapping between third source dataset and third block in virtual dataset */</w:t>
        </w:r>
      </w:moveTo>
    </w:p>
    <w:p w14:paraId="180002C2" w14:textId="77777777" w:rsidR="00E66FDD" w:rsidRDefault="00E66FDD" w:rsidP="00E66FDD">
      <w:pPr>
        <w:jc w:val="left"/>
        <w:rPr>
          <w:rFonts w:ascii="Consolas" w:hAnsi="Consolas"/>
          <w:sz w:val="22"/>
        </w:rPr>
      </w:pPr>
      <w:moveTo w:id="2839"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moveTo>
    </w:p>
    <w:p w14:paraId="537683B3" w14:textId="77777777" w:rsidR="00E66FDD" w:rsidRDefault="00E66FDD" w:rsidP="00E66FDD">
      <w:pPr>
        <w:pStyle w:val="ListParagraph"/>
        <w:ind w:left="0"/>
        <w:rPr>
          <w:rFonts w:ascii="Consolas" w:hAnsi="Consolas"/>
          <w:sz w:val="22"/>
        </w:rPr>
      </w:pPr>
    </w:p>
    <w:p w14:paraId="04A73EDA" w14:textId="77777777" w:rsidR="00E66FDD" w:rsidRDefault="00E66FDD" w:rsidP="00E66FDD">
      <w:pPr>
        <w:pStyle w:val="ListParagraph"/>
        <w:ind w:left="0"/>
        <w:rPr>
          <w:rFonts w:ascii="Consolas" w:hAnsi="Consolas"/>
          <w:sz w:val="22"/>
        </w:rPr>
      </w:pPr>
      <w:moveTo w:id="2840" w:author="Quincey Koziol" w:date="2014-12-03T15:27:00Z">
        <w:r>
          <w:rPr>
            <w:rFonts w:ascii="Consolas" w:hAnsi="Consolas"/>
            <w:sz w:val="22"/>
          </w:rPr>
          <w:t>/* Close third source dataspace */</w:t>
        </w:r>
      </w:moveTo>
    </w:p>
    <w:p w14:paraId="1F22D5FD" w14:textId="77777777" w:rsidR="00E66FDD" w:rsidRDefault="00E66FDD" w:rsidP="00E66FDD">
      <w:pPr>
        <w:jc w:val="left"/>
        <w:rPr>
          <w:rFonts w:ascii="Consolas" w:hAnsi="Consolas"/>
          <w:sz w:val="22"/>
        </w:rPr>
      </w:pPr>
      <w:moveTo w:id="2841" w:author="Quincey Koziol" w:date="2014-12-03T15:27:00Z">
        <w:r>
          <w:rPr>
            <w:rFonts w:ascii="Consolas" w:hAnsi="Consolas"/>
            <w:sz w:val="22"/>
          </w:rPr>
          <w:t>H5Sclose(src_space_id);</w:t>
        </w:r>
      </w:moveTo>
    </w:p>
    <w:p w14:paraId="16780582" w14:textId="77777777" w:rsidR="00E66FDD" w:rsidRDefault="00E66FDD" w:rsidP="00E66FDD">
      <w:pPr>
        <w:jc w:val="left"/>
        <w:rPr>
          <w:rFonts w:ascii="Consolas" w:hAnsi="Consolas"/>
          <w:sz w:val="22"/>
        </w:rPr>
      </w:pPr>
    </w:p>
    <w:p w14:paraId="1578015B" w14:textId="77777777" w:rsidR="00E66FDD" w:rsidRDefault="00E66FDD" w:rsidP="00E66FDD">
      <w:pPr>
        <w:pStyle w:val="ListParagraph"/>
        <w:ind w:left="0"/>
        <w:rPr>
          <w:rFonts w:ascii="Consolas" w:hAnsi="Consolas"/>
          <w:sz w:val="22"/>
        </w:rPr>
      </w:pPr>
      <w:moveTo w:id="2842" w:author="Quincey Koziol" w:date="2014-12-03T15:27:00Z">
        <w:r>
          <w:rPr>
            <w:rFonts w:ascii="Consolas" w:hAnsi="Consolas"/>
            <w:sz w:val="22"/>
          </w:rPr>
          <w:t>/* Create fourth source dataspace and set selection */</w:t>
        </w:r>
      </w:moveTo>
    </w:p>
    <w:p w14:paraId="37D8AB38" w14:textId="77777777" w:rsidR="00E66FDD" w:rsidRDefault="00E66FDD" w:rsidP="00E66FDD">
      <w:pPr>
        <w:pStyle w:val="ListParagraph"/>
        <w:ind w:left="0"/>
        <w:rPr>
          <w:sz w:val="22"/>
        </w:rPr>
      </w:pPr>
      <w:moveTo w:id="2843" w:author="Quincey Koziol" w:date="2014-12-03T15:27:00Z">
        <w:r>
          <w:rPr>
            <w:rFonts w:ascii="Consolas" w:hAnsi="Consolas"/>
            <w:sz w:val="22"/>
          </w:rPr>
          <w:t>src_dims[3] = {/* Z: */ 10, /* Y: */ 10, /* X: */ 15}</w:t>
        </w:r>
        <w:r w:rsidRPr="002E7157">
          <w:rPr>
            <w:rFonts w:ascii="Consolas" w:hAnsi="Consolas"/>
            <w:sz w:val="22"/>
          </w:rPr>
          <w:t>;</w:t>
        </w:r>
        <w:r w:rsidRPr="003462F9">
          <w:rPr>
            <w:sz w:val="22"/>
          </w:rPr>
          <w:t xml:space="preserve"> </w:t>
        </w:r>
      </w:moveTo>
    </w:p>
    <w:p w14:paraId="0E2D4ECD" w14:textId="77777777" w:rsidR="00E66FDD" w:rsidRDefault="00E66FDD" w:rsidP="00E66FDD">
      <w:pPr>
        <w:pStyle w:val="ListParagraph"/>
        <w:ind w:left="0"/>
        <w:rPr>
          <w:sz w:val="22"/>
        </w:rPr>
      </w:pPr>
      <w:moveTo w:id="2844" w:author="Quincey Koziol" w:date="2014-12-03T15:27:00Z">
        <w:r>
          <w:rPr>
            <w:rFonts w:ascii="Consolas" w:hAnsi="Consolas"/>
            <w:sz w:val="22"/>
          </w:rPr>
          <w:t>src_space_id = H5Screate_simple(3, src_dims, NULL);</w:t>
        </w:r>
      </w:moveTo>
    </w:p>
    <w:p w14:paraId="7B34BE93" w14:textId="77777777" w:rsidR="00E66FDD" w:rsidRDefault="00E66FDD" w:rsidP="00E66FDD">
      <w:pPr>
        <w:pStyle w:val="ListParagraph"/>
        <w:ind w:left="0"/>
        <w:rPr>
          <w:sz w:val="22"/>
        </w:rPr>
      </w:pPr>
      <w:moveTo w:id="2845" w:author="Quincey Koziol" w:date="2014-12-03T15:27:00Z">
        <w:r w:rsidRPr="002E7157">
          <w:rPr>
            <w:rFonts w:ascii="Consolas" w:hAnsi="Consolas"/>
            <w:sz w:val="22"/>
          </w:rPr>
          <w:t>start</w:t>
        </w:r>
        <w:r>
          <w:rPr>
            <w:rFonts w:ascii="Consolas" w:hAnsi="Consolas"/>
            <w:sz w:val="22"/>
          </w:rPr>
          <w:t>[3] = {0, 2, 0}</w:t>
        </w:r>
        <w:r w:rsidRPr="002E7157">
          <w:rPr>
            <w:rFonts w:ascii="Consolas" w:hAnsi="Consolas"/>
            <w:sz w:val="22"/>
          </w:rPr>
          <w:t>;</w:t>
        </w:r>
        <w:r w:rsidRPr="003462F9">
          <w:rPr>
            <w:sz w:val="22"/>
          </w:rPr>
          <w:t xml:space="preserve"> </w:t>
        </w:r>
      </w:moveTo>
    </w:p>
    <w:p w14:paraId="317FFEC5" w14:textId="77777777" w:rsidR="00E66FDD" w:rsidRDefault="00E66FDD" w:rsidP="00E66FDD">
      <w:pPr>
        <w:pStyle w:val="ListParagraph"/>
        <w:ind w:left="0"/>
        <w:rPr>
          <w:rFonts w:ascii="Consolas" w:hAnsi="Consolas"/>
          <w:sz w:val="22"/>
        </w:rPr>
      </w:pPr>
      <w:moveTo w:id="2846" w:author="Quincey Koziol" w:date="2014-12-03T15:27:00Z">
        <w:r>
          <w:rPr>
            <w:rFonts w:ascii="Consolas" w:hAnsi="Consolas"/>
            <w:sz w:val="22"/>
          </w:rPr>
          <w:t>stride[3] = {1, 1, 1};</w:t>
        </w:r>
      </w:moveTo>
    </w:p>
    <w:p w14:paraId="165D9EAA" w14:textId="77777777" w:rsidR="00E66FDD" w:rsidRDefault="00E66FDD" w:rsidP="00E66FDD">
      <w:pPr>
        <w:pStyle w:val="ListParagraph"/>
        <w:ind w:left="0"/>
        <w:rPr>
          <w:rFonts w:ascii="Consolas" w:hAnsi="Consolas"/>
          <w:sz w:val="22"/>
        </w:rPr>
      </w:pPr>
      <w:moveTo w:id="2847" w:author="Quincey Koziol" w:date="2014-12-03T15:27:00Z">
        <w:r>
          <w:rPr>
            <w:rFonts w:ascii="Consolas" w:hAnsi="Consolas"/>
            <w:sz w:val="22"/>
          </w:rPr>
          <w:t>block[3] = {1, 10, 10};</w:t>
        </w:r>
      </w:moveTo>
    </w:p>
    <w:p w14:paraId="209CA418" w14:textId="77777777" w:rsidR="00E66FDD" w:rsidRDefault="00E66FDD" w:rsidP="00E66FDD">
      <w:pPr>
        <w:pStyle w:val="ListParagraph"/>
        <w:ind w:left="0"/>
        <w:rPr>
          <w:rFonts w:ascii="Consolas" w:hAnsi="Consolas"/>
          <w:sz w:val="22"/>
        </w:rPr>
      </w:pPr>
      <w:moveTo w:id="2848" w:author="Quincey Koziol" w:date="2014-12-03T15:27:00Z">
        <w:r>
          <w:rPr>
            <w:rFonts w:ascii="Consolas" w:hAnsi="Consolas"/>
            <w:sz w:val="22"/>
          </w:rPr>
          <w:t>count[3] = {10, 1, 1};</w:t>
        </w:r>
      </w:moveTo>
    </w:p>
    <w:p w14:paraId="344FF95F" w14:textId="77777777" w:rsidR="00E66FDD" w:rsidRDefault="00E66FDD" w:rsidP="00E66FDD">
      <w:pPr>
        <w:pStyle w:val="ListParagraph"/>
        <w:ind w:left="0"/>
        <w:rPr>
          <w:rFonts w:ascii="Consolas" w:hAnsi="Consolas"/>
          <w:sz w:val="22"/>
        </w:rPr>
      </w:pPr>
      <w:moveTo w:id="2849"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7B1E8461" w14:textId="77777777" w:rsidR="00E66FDD" w:rsidRDefault="00E66FDD" w:rsidP="00E66FDD">
      <w:pPr>
        <w:pStyle w:val="ListParagraph"/>
        <w:ind w:left="0" w:firstLine="720"/>
        <w:rPr>
          <w:rFonts w:ascii="Consolas" w:hAnsi="Consolas"/>
          <w:sz w:val="22"/>
        </w:rPr>
      </w:pPr>
      <w:moveTo w:id="2850" w:author="Quincey Koziol" w:date="2014-12-03T15:27:00Z">
        <w:r w:rsidRPr="002E7157">
          <w:rPr>
            <w:rFonts w:ascii="Consolas" w:hAnsi="Consolas"/>
            <w:sz w:val="22"/>
          </w:rPr>
          <w:t>count);</w:t>
        </w:r>
      </w:moveTo>
    </w:p>
    <w:p w14:paraId="5CC97965" w14:textId="77777777" w:rsidR="00E66FDD" w:rsidRDefault="00E66FDD" w:rsidP="00E66FDD">
      <w:pPr>
        <w:pStyle w:val="ListParagraph"/>
        <w:ind w:left="0"/>
        <w:rPr>
          <w:rFonts w:ascii="Consolas" w:hAnsi="Consolas"/>
          <w:sz w:val="22"/>
        </w:rPr>
      </w:pPr>
    </w:p>
    <w:p w14:paraId="3842F0C8" w14:textId="77777777" w:rsidR="00E66FDD" w:rsidRDefault="00E66FDD" w:rsidP="00E66FDD">
      <w:pPr>
        <w:pStyle w:val="ListParagraph"/>
        <w:ind w:left="0"/>
        <w:rPr>
          <w:rFonts w:ascii="Consolas" w:hAnsi="Consolas"/>
          <w:sz w:val="22"/>
        </w:rPr>
      </w:pPr>
      <w:moveTo w:id="2851" w:author="Quincey Koziol" w:date="2014-12-03T15:27:00Z">
        <w:r>
          <w:rPr>
            <w:rFonts w:ascii="Consolas" w:hAnsi="Consolas"/>
            <w:sz w:val="22"/>
          </w:rPr>
          <w:t>/* Set fourth selection in virtual dataset */</w:t>
        </w:r>
      </w:moveTo>
    </w:p>
    <w:p w14:paraId="7B1C015E" w14:textId="77777777" w:rsidR="00E66FDD" w:rsidRDefault="00E66FDD" w:rsidP="00E66FDD">
      <w:pPr>
        <w:pStyle w:val="ListParagraph"/>
        <w:ind w:left="0"/>
        <w:rPr>
          <w:sz w:val="22"/>
        </w:rPr>
      </w:pPr>
      <w:moveTo w:id="2852" w:author="Quincey Koziol" w:date="2014-12-03T15:27:00Z">
        <w:r w:rsidRPr="002E7157">
          <w:rPr>
            <w:rFonts w:ascii="Consolas" w:hAnsi="Consolas"/>
            <w:sz w:val="22"/>
          </w:rPr>
          <w:t>start</w:t>
        </w:r>
        <w:r>
          <w:rPr>
            <w:rFonts w:ascii="Consolas" w:hAnsi="Consolas"/>
            <w:sz w:val="22"/>
          </w:rPr>
          <w:t>[3] = {0, 10, 10}</w:t>
        </w:r>
        <w:r w:rsidRPr="002E7157">
          <w:rPr>
            <w:rFonts w:ascii="Consolas" w:hAnsi="Consolas"/>
            <w:sz w:val="22"/>
          </w:rPr>
          <w:t>;</w:t>
        </w:r>
        <w:r w:rsidRPr="003462F9">
          <w:rPr>
            <w:sz w:val="22"/>
          </w:rPr>
          <w:t xml:space="preserve"> </w:t>
        </w:r>
      </w:moveTo>
    </w:p>
    <w:p w14:paraId="7C6D75BF" w14:textId="77777777" w:rsidR="00E66FDD" w:rsidRDefault="00E66FDD" w:rsidP="00E66FDD">
      <w:pPr>
        <w:pStyle w:val="ListParagraph"/>
        <w:ind w:left="0"/>
        <w:rPr>
          <w:rFonts w:ascii="Consolas" w:hAnsi="Consolas"/>
          <w:sz w:val="22"/>
        </w:rPr>
      </w:pPr>
      <w:moveTo w:id="2853" w:author="Quincey Koziol" w:date="2014-12-03T15:27:00Z">
        <w:r>
          <w:rPr>
            <w:rFonts w:ascii="Consolas" w:hAnsi="Consolas"/>
            <w:sz w:val="22"/>
          </w:rPr>
          <w:t>stride[3] = {1, 1, 1};</w:t>
        </w:r>
      </w:moveTo>
    </w:p>
    <w:p w14:paraId="0E4B114F" w14:textId="77777777" w:rsidR="00E66FDD" w:rsidRDefault="00E66FDD" w:rsidP="00E66FDD">
      <w:pPr>
        <w:pStyle w:val="ListParagraph"/>
        <w:ind w:left="0"/>
        <w:rPr>
          <w:rFonts w:ascii="Consolas" w:hAnsi="Consolas"/>
          <w:sz w:val="22"/>
        </w:rPr>
      </w:pPr>
      <w:moveTo w:id="2854" w:author="Quincey Koziol" w:date="2014-12-03T15:27:00Z">
        <w:r>
          <w:rPr>
            <w:rFonts w:ascii="Consolas" w:hAnsi="Consolas"/>
            <w:sz w:val="22"/>
          </w:rPr>
          <w:t>block[3] = {1, 10, 10};</w:t>
        </w:r>
      </w:moveTo>
    </w:p>
    <w:p w14:paraId="70E3ACFB" w14:textId="77777777" w:rsidR="00E66FDD" w:rsidRDefault="00E66FDD" w:rsidP="00E66FDD">
      <w:pPr>
        <w:pStyle w:val="ListParagraph"/>
        <w:ind w:left="0"/>
        <w:rPr>
          <w:rFonts w:ascii="Consolas" w:hAnsi="Consolas"/>
          <w:sz w:val="22"/>
        </w:rPr>
      </w:pPr>
      <w:moveTo w:id="2855" w:author="Quincey Koziol" w:date="2014-12-03T15:27:00Z">
        <w:r>
          <w:rPr>
            <w:rFonts w:ascii="Consolas" w:hAnsi="Consolas"/>
            <w:sz w:val="22"/>
          </w:rPr>
          <w:t>count[3] = {10, 1, 1};</w:t>
        </w:r>
      </w:moveTo>
    </w:p>
    <w:p w14:paraId="69701C9B" w14:textId="77777777" w:rsidR="00E66FDD" w:rsidRDefault="00E66FDD" w:rsidP="00E66FDD">
      <w:pPr>
        <w:pStyle w:val="ListParagraph"/>
        <w:ind w:left="0"/>
        <w:rPr>
          <w:rFonts w:ascii="Consolas" w:hAnsi="Consolas"/>
          <w:sz w:val="22"/>
        </w:rPr>
      </w:pPr>
      <w:moveTo w:id="2856"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D06573B" w14:textId="77777777" w:rsidR="00E66FDD" w:rsidRDefault="00E66FDD" w:rsidP="00E66FDD">
      <w:pPr>
        <w:pStyle w:val="ListParagraph"/>
        <w:ind w:left="0" w:firstLine="720"/>
        <w:rPr>
          <w:rFonts w:ascii="Consolas" w:hAnsi="Consolas"/>
          <w:sz w:val="22"/>
        </w:rPr>
      </w:pPr>
      <w:moveTo w:id="2857" w:author="Quincey Koziol" w:date="2014-12-03T15:27:00Z">
        <w:r w:rsidRPr="002E7157">
          <w:rPr>
            <w:rFonts w:ascii="Consolas" w:hAnsi="Consolas"/>
            <w:sz w:val="22"/>
          </w:rPr>
          <w:t>count);</w:t>
        </w:r>
      </w:moveTo>
    </w:p>
    <w:p w14:paraId="474D1BA5" w14:textId="77777777" w:rsidR="00E66FDD" w:rsidRPr="003462F9" w:rsidRDefault="00E66FDD" w:rsidP="00E66FDD">
      <w:pPr>
        <w:pStyle w:val="ListParagraph"/>
        <w:ind w:left="0" w:firstLine="720"/>
        <w:rPr>
          <w:rFonts w:ascii="Consolas" w:hAnsi="Consolas"/>
          <w:sz w:val="22"/>
        </w:rPr>
      </w:pPr>
    </w:p>
    <w:p w14:paraId="742A5F08" w14:textId="77777777" w:rsidR="00E66FDD" w:rsidRDefault="00E66FDD" w:rsidP="00E66FDD">
      <w:pPr>
        <w:pStyle w:val="ListParagraph"/>
        <w:ind w:left="0"/>
        <w:rPr>
          <w:rFonts w:ascii="Consolas" w:hAnsi="Consolas"/>
          <w:sz w:val="22"/>
        </w:rPr>
      </w:pPr>
      <w:moveTo w:id="2858" w:author="Quincey Koziol" w:date="2014-12-03T15:27:00Z">
        <w:r>
          <w:rPr>
            <w:rFonts w:ascii="Consolas" w:hAnsi="Consolas"/>
            <w:sz w:val="22"/>
          </w:rPr>
          <w:t>/* Set mapping between fourth source dataset and fourth block in virtual dataset */</w:t>
        </w:r>
      </w:moveTo>
    </w:p>
    <w:p w14:paraId="188CAACC" w14:textId="77777777" w:rsidR="00E66FDD" w:rsidRDefault="00E66FDD" w:rsidP="00E66FDD">
      <w:pPr>
        <w:jc w:val="left"/>
        <w:rPr>
          <w:rFonts w:ascii="Consolas" w:hAnsi="Consolas"/>
          <w:sz w:val="22"/>
        </w:rPr>
      </w:pPr>
      <w:moveTo w:id="2859"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moveTo>
    </w:p>
    <w:p w14:paraId="6781155F" w14:textId="77777777" w:rsidR="00E66FDD" w:rsidRDefault="00E66FDD" w:rsidP="00E66FDD">
      <w:pPr>
        <w:pStyle w:val="ListParagraph"/>
        <w:ind w:left="0"/>
        <w:rPr>
          <w:rFonts w:ascii="Consolas" w:hAnsi="Consolas"/>
          <w:sz w:val="22"/>
        </w:rPr>
      </w:pPr>
    </w:p>
    <w:p w14:paraId="5E1DBF5E" w14:textId="77777777" w:rsidR="00E66FDD" w:rsidRDefault="00E66FDD" w:rsidP="00E66FDD">
      <w:pPr>
        <w:pStyle w:val="ListParagraph"/>
        <w:ind w:left="0"/>
        <w:rPr>
          <w:rFonts w:ascii="Consolas" w:hAnsi="Consolas"/>
          <w:sz w:val="22"/>
        </w:rPr>
      </w:pPr>
      <w:moveTo w:id="2860" w:author="Quincey Koziol" w:date="2014-12-03T15:27:00Z">
        <w:r>
          <w:rPr>
            <w:rFonts w:ascii="Consolas" w:hAnsi="Consolas"/>
            <w:sz w:val="22"/>
          </w:rPr>
          <w:t>/* Close fourth source dataspace */</w:t>
        </w:r>
      </w:moveTo>
    </w:p>
    <w:p w14:paraId="36435B88" w14:textId="77777777" w:rsidR="00E66FDD" w:rsidRDefault="00E66FDD" w:rsidP="00E66FDD">
      <w:pPr>
        <w:jc w:val="left"/>
        <w:rPr>
          <w:rFonts w:ascii="Consolas" w:hAnsi="Consolas"/>
          <w:sz w:val="22"/>
        </w:rPr>
      </w:pPr>
      <w:moveTo w:id="2861" w:author="Quincey Koziol" w:date="2014-12-03T15:27:00Z">
        <w:r>
          <w:rPr>
            <w:rFonts w:ascii="Consolas" w:hAnsi="Consolas"/>
            <w:sz w:val="22"/>
          </w:rPr>
          <w:t>H5Sclose(src_space_id);</w:t>
        </w:r>
      </w:moveTo>
    </w:p>
    <w:p w14:paraId="511B36D7" w14:textId="77777777" w:rsidR="00E66FDD" w:rsidRDefault="00E66FDD" w:rsidP="00E66FDD">
      <w:pPr>
        <w:jc w:val="left"/>
        <w:rPr>
          <w:rFonts w:ascii="Consolas" w:hAnsi="Consolas"/>
          <w:sz w:val="22"/>
        </w:rPr>
      </w:pPr>
    </w:p>
    <w:p w14:paraId="1C13A60E" w14:textId="77777777" w:rsidR="00E66FDD" w:rsidRDefault="00E66FDD" w:rsidP="00E66FDD">
      <w:pPr>
        <w:pStyle w:val="Heading6"/>
      </w:pPr>
      <w:moveTo w:id="2862" w:author="Quincey Koziol" w:date="2014-12-03T15:27:00Z">
        <w:r>
          <w:t>Unlimited-dimension source and unlimited-dimension virtual dataset mapping, tiled pattern in virtual dataset, entire source dataset selected</w:t>
        </w:r>
      </w:moveTo>
    </w:p>
    <w:p w14:paraId="38D639A8" w14:textId="77777777" w:rsidR="00E66FDD" w:rsidRDefault="00E66FDD" w:rsidP="00E66FDD">
      <w:moveTo w:id="2863" w:author="Quincey Koziol" w:date="2014-12-03T15:27:00Z">
        <w:r>
          <w:t>The figure below shows a mapping of four source datasets with unlimited selections of the entire source dataset to a single virtual dataset with unlimited dimensions, with each source dataset selection occupying a tiled portion of the virtual dataset.</w:t>
        </w:r>
      </w:moveTo>
    </w:p>
    <w:p w14:paraId="0D6EC251" w14:textId="77777777" w:rsidR="00E66FDD" w:rsidRDefault="00E66FDD" w:rsidP="00E66FDD">
      <w:pPr>
        <w:keepNext/>
      </w:pPr>
      <w:moveTo w:id="2864" w:author="Quincey Koziol" w:date="2014-12-03T15:27:00Z">
        <w:r>
          <w:rPr>
            <w:noProof/>
          </w:rPr>
          <w:drawing>
            <wp:inline distT="0" distB="0" distL="0" distR="0" wp14:anchorId="5770DCA6" wp14:editId="1FCD9E6E">
              <wp:extent cx="5184775" cy="841248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ullUnlimited-TiledVirtual.png"/>
                      <pic:cNvPicPr/>
                    </pic:nvPicPr>
                    <pic:blipFill>
                      <a:blip r:embed="rId12">
                        <a:extLst>
                          <a:ext uri="{28A0092B-C50C-407E-A947-70E740481C1C}">
                            <a14:useLocalDpi xmlns:a14="http://schemas.microsoft.com/office/drawing/2010/main" val="0"/>
                          </a:ext>
                        </a:extLst>
                      </a:blip>
                      <a:stretch>
                        <a:fillRect/>
                      </a:stretch>
                    </pic:blipFill>
                    <pic:spPr>
                      <a:xfrm>
                        <a:off x="0" y="0"/>
                        <a:ext cx="5184775" cy="8412480"/>
                      </a:xfrm>
                      <a:prstGeom prst="rect">
                        <a:avLst/>
                      </a:prstGeom>
                    </pic:spPr>
                  </pic:pic>
                </a:graphicData>
              </a:graphic>
            </wp:inline>
          </w:drawing>
        </w:r>
      </w:moveTo>
    </w:p>
    <w:p w14:paraId="6D21608F" w14:textId="77777777" w:rsidR="00E66FDD" w:rsidRDefault="00E66FDD" w:rsidP="00E66FDD">
      <w:pPr>
        <w:pStyle w:val="Caption"/>
      </w:pPr>
      <w:moveTo w:id="2865"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9</w:t>
      </w:r>
      <w:moveTo w:id="2866"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unlimited full selections of four source datasets to tiles in virtual dataset with an unlimited dimension.</w:t>
        </w:r>
      </w:moveTo>
    </w:p>
    <w:p w14:paraId="34824490" w14:textId="77777777" w:rsidR="00E66FDD" w:rsidRDefault="00E66FDD" w:rsidP="00E66FDD">
      <w:moveTo w:id="2867" w:author="Quincey Koziol" w:date="2014-12-03T15:27:00Z">
        <w:r>
          <w:t>The following pseudo-code shows how to create this mapping:</w:t>
        </w:r>
      </w:moveTo>
    </w:p>
    <w:p w14:paraId="048D1079" w14:textId="77777777" w:rsidR="00E66FDD" w:rsidRDefault="00E66FDD" w:rsidP="00E66FDD">
      <w:pPr>
        <w:pStyle w:val="ListParagraph"/>
        <w:ind w:left="0"/>
        <w:rPr>
          <w:sz w:val="22"/>
        </w:rPr>
      </w:pPr>
      <w:moveTo w:id="2868" w:author="Quincey Koziol" w:date="2014-12-03T15:27:00Z">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moveTo>
    </w:p>
    <w:p w14:paraId="32BDA25D" w14:textId="77777777" w:rsidR="00E66FDD" w:rsidRDefault="00E66FDD" w:rsidP="00E66FDD">
      <w:pPr>
        <w:pStyle w:val="ListParagraph"/>
        <w:ind w:left="0"/>
        <w:rPr>
          <w:rFonts w:ascii="Consolas" w:hAnsi="Consolas"/>
          <w:sz w:val="22"/>
        </w:rPr>
      </w:pPr>
      <w:moveTo w:id="2869"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300A8A4D" w14:textId="77777777" w:rsidR="00E66FDD" w:rsidRDefault="00E66FDD" w:rsidP="00E66FDD">
      <w:pPr>
        <w:pStyle w:val="ListParagraph"/>
        <w:ind w:left="0"/>
        <w:rPr>
          <w:rFonts w:ascii="Consolas" w:hAnsi="Consolas"/>
          <w:sz w:val="22"/>
        </w:rPr>
      </w:pPr>
      <w:moveTo w:id="2870" w:author="Quincey Koziol" w:date="2014-12-03T15:27:00Z">
        <w:r>
          <w:rPr>
            <w:rFonts w:ascii="Consolas" w:hAnsi="Consolas"/>
            <w:sz w:val="22"/>
          </w:rPr>
          <w:t>hid_t src_space_id, vds_space_id;</w:t>
        </w:r>
      </w:moveTo>
    </w:p>
    <w:p w14:paraId="1F686E83" w14:textId="77777777" w:rsidR="00E66FDD" w:rsidRDefault="00E66FDD" w:rsidP="00E66FDD">
      <w:pPr>
        <w:pStyle w:val="ListParagraph"/>
        <w:ind w:left="0"/>
        <w:rPr>
          <w:rFonts w:ascii="Consolas" w:hAnsi="Consolas"/>
          <w:sz w:val="22"/>
        </w:rPr>
      </w:pPr>
      <w:moveTo w:id="2871" w:author="Quincey Koziol" w:date="2014-12-03T15:27:00Z">
        <w:r>
          <w:rPr>
            <w:rFonts w:ascii="Consolas" w:hAnsi="Consolas"/>
            <w:sz w:val="22"/>
          </w:rPr>
          <w:t>hid_t dcpl_id;</w:t>
        </w:r>
      </w:moveTo>
    </w:p>
    <w:p w14:paraId="04645675" w14:textId="77777777" w:rsidR="00E66FDD" w:rsidRDefault="00E66FDD" w:rsidP="00E66FDD">
      <w:pPr>
        <w:pStyle w:val="ListParagraph"/>
        <w:ind w:left="0"/>
        <w:rPr>
          <w:rFonts w:ascii="Consolas" w:hAnsi="Consolas"/>
          <w:sz w:val="22"/>
        </w:rPr>
      </w:pPr>
    </w:p>
    <w:p w14:paraId="18558931" w14:textId="77777777" w:rsidR="00E66FDD" w:rsidRDefault="00E66FDD" w:rsidP="00E66FDD">
      <w:pPr>
        <w:pStyle w:val="ListParagraph"/>
        <w:ind w:left="0"/>
        <w:rPr>
          <w:rFonts w:ascii="Consolas" w:hAnsi="Consolas"/>
          <w:sz w:val="22"/>
        </w:rPr>
      </w:pPr>
      <w:moveTo w:id="2872" w:author="Quincey Koziol" w:date="2014-12-03T15:27:00Z">
        <w:r>
          <w:rPr>
            <w:rFonts w:ascii="Consolas" w:hAnsi="Consolas"/>
            <w:sz w:val="22"/>
          </w:rPr>
          <w:t>/* Create DCPL and set to virtual storage */</w:t>
        </w:r>
      </w:moveTo>
    </w:p>
    <w:p w14:paraId="247CE99B" w14:textId="77777777" w:rsidR="00E66FDD" w:rsidRDefault="00E66FDD" w:rsidP="00E66FDD">
      <w:pPr>
        <w:pStyle w:val="ListParagraph"/>
        <w:ind w:left="0"/>
        <w:rPr>
          <w:rFonts w:ascii="Consolas" w:hAnsi="Consolas" w:cs="Menlo Regular"/>
          <w:color w:val="000000"/>
          <w:sz w:val="22"/>
        </w:rPr>
      </w:pPr>
      <w:moveTo w:id="2873"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671A99C0" w14:textId="77777777" w:rsidR="00E66FDD" w:rsidRDefault="00E66FDD" w:rsidP="00E66FDD">
      <w:pPr>
        <w:pStyle w:val="ListParagraph"/>
        <w:ind w:left="0"/>
        <w:rPr>
          <w:rFonts w:ascii="Consolas" w:hAnsi="Consolas" w:cs="Menlo Regular"/>
          <w:color w:val="000000"/>
          <w:sz w:val="22"/>
        </w:rPr>
      </w:pPr>
      <w:moveTo w:id="2874" w:author="Quincey Koziol" w:date="2014-12-03T15:27:00Z">
        <w:r>
          <w:rPr>
            <w:rFonts w:ascii="Consolas" w:hAnsi="Consolas"/>
            <w:sz w:val="22"/>
          </w:rPr>
          <w:t>H5Pset_virtual(dcpl_id);</w:t>
        </w:r>
      </w:moveTo>
    </w:p>
    <w:p w14:paraId="02894EAB" w14:textId="77777777" w:rsidR="00E66FDD" w:rsidRDefault="00E66FDD" w:rsidP="00E66FDD">
      <w:pPr>
        <w:pStyle w:val="ListParagraph"/>
        <w:ind w:left="0"/>
        <w:rPr>
          <w:rFonts w:ascii="Consolas" w:hAnsi="Consolas"/>
          <w:sz w:val="22"/>
        </w:rPr>
      </w:pPr>
    </w:p>
    <w:p w14:paraId="689BA985" w14:textId="77777777" w:rsidR="00E66FDD" w:rsidRDefault="00E66FDD" w:rsidP="00E66FDD">
      <w:pPr>
        <w:pStyle w:val="ListParagraph"/>
        <w:ind w:left="0"/>
        <w:rPr>
          <w:rFonts w:ascii="Consolas" w:hAnsi="Consolas"/>
          <w:sz w:val="22"/>
        </w:rPr>
      </w:pPr>
      <w:moveTo w:id="2875" w:author="Quincey Koziol" w:date="2014-12-03T15:27:00Z">
        <w:r>
          <w:rPr>
            <w:rFonts w:ascii="Consolas" w:hAnsi="Consolas"/>
            <w:sz w:val="22"/>
          </w:rPr>
          <w:t>/* Create unlimited source dataspace and set selection */</w:t>
        </w:r>
      </w:moveTo>
    </w:p>
    <w:p w14:paraId="36C34463" w14:textId="77777777" w:rsidR="00E66FDD" w:rsidRDefault="00E66FDD" w:rsidP="00E66FDD">
      <w:pPr>
        <w:pStyle w:val="ListParagraph"/>
        <w:ind w:left="0"/>
        <w:rPr>
          <w:sz w:val="22"/>
        </w:rPr>
      </w:pPr>
      <w:moveTo w:id="2876"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7C23581D" w14:textId="77777777" w:rsidR="00E66FDD" w:rsidRDefault="00E66FDD" w:rsidP="00E66FDD">
      <w:pPr>
        <w:pStyle w:val="ListParagraph"/>
        <w:ind w:left="0"/>
        <w:rPr>
          <w:sz w:val="22"/>
        </w:rPr>
      </w:pPr>
      <w:moveTo w:id="2877" w:author="Quincey Koziol" w:date="2014-12-03T15:27:00Z">
        <w:r>
          <w:rPr>
            <w:rFonts w:ascii="Consolas" w:hAnsi="Consolas"/>
            <w:sz w:val="22"/>
          </w:rPr>
          <w:t>max_src_dims[3] = {/* Z: */ H5S_UNLIMITED, /* Y: */ 10, /* X: */ 10}</w:t>
        </w:r>
        <w:r w:rsidRPr="002E7157">
          <w:rPr>
            <w:rFonts w:ascii="Consolas" w:hAnsi="Consolas"/>
            <w:sz w:val="22"/>
          </w:rPr>
          <w:t>;</w:t>
        </w:r>
        <w:r w:rsidRPr="003462F9">
          <w:rPr>
            <w:sz w:val="22"/>
          </w:rPr>
          <w:t xml:space="preserve"> </w:t>
        </w:r>
      </w:moveTo>
    </w:p>
    <w:p w14:paraId="72F83BAE" w14:textId="77777777" w:rsidR="00E66FDD" w:rsidRDefault="00E66FDD" w:rsidP="00E66FDD">
      <w:pPr>
        <w:pStyle w:val="ListParagraph"/>
        <w:ind w:left="0"/>
        <w:rPr>
          <w:sz w:val="22"/>
        </w:rPr>
      </w:pPr>
      <w:moveTo w:id="2878" w:author="Quincey Koziol" w:date="2014-12-03T15:27:00Z">
        <w:r>
          <w:rPr>
            <w:rFonts w:ascii="Consolas" w:hAnsi="Consolas"/>
            <w:sz w:val="22"/>
          </w:rPr>
          <w:t>src_space_id = H5Screate_simple(3, src_dims, max_src_dims);</w:t>
        </w:r>
      </w:moveTo>
    </w:p>
    <w:p w14:paraId="381678D3" w14:textId="77777777" w:rsidR="00E66FDD" w:rsidRDefault="00E66FDD" w:rsidP="00E66FDD">
      <w:pPr>
        <w:pStyle w:val="ListParagraph"/>
        <w:ind w:left="0"/>
        <w:rPr>
          <w:sz w:val="22"/>
        </w:rPr>
      </w:pPr>
      <w:moveTo w:id="2879"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5125FECF" w14:textId="77777777" w:rsidR="00E66FDD" w:rsidRDefault="00E66FDD" w:rsidP="00E66FDD">
      <w:pPr>
        <w:pStyle w:val="ListParagraph"/>
        <w:ind w:left="0"/>
        <w:rPr>
          <w:rFonts w:ascii="Consolas" w:hAnsi="Consolas"/>
          <w:sz w:val="22"/>
        </w:rPr>
      </w:pPr>
      <w:moveTo w:id="2880" w:author="Quincey Koziol" w:date="2014-12-03T15:27:00Z">
        <w:r>
          <w:rPr>
            <w:rFonts w:ascii="Consolas" w:hAnsi="Consolas"/>
            <w:sz w:val="22"/>
          </w:rPr>
          <w:t>stride[3] = {1, 1, 1};</w:t>
        </w:r>
      </w:moveTo>
    </w:p>
    <w:p w14:paraId="39AD21F8" w14:textId="77777777" w:rsidR="00E66FDD" w:rsidRDefault="00E66FDD" w:rsidP="00E66FDD">
      <w:pPr>
        <w:pStyle w:val="ListParagraph"/>
        <w:ind w:left="0"/>
        <w:rPr>
          <w:rFonts w:ascii="Consolas" w:hAnsi="Consolas"/>
          <w:sz w:val="22"/>
        </w:rPr>
      </w:pPr>
      <w:moveTo w:id="2881" w:author="Quincey Koziol" w:date="2014-12-03T15:27:00Z">
        <w:r>
          <w:rPr>
            <w:rFonts w:ascii="Consolas" w:hAnsi="Consolas"/>
            <w:sz w:val="22"/>
          </w:rPr>
          <w:t>block[3] = {1, 10, 10};</w:t>
        </w:r>
      </w:moveTo>
    </w:p>
    <w:p w14:paraId="41FCE79B" w14:textId="77777777" w:rsidR="00E66FDD" w:rsidRDefault="00E66FDD" w:rsidP="00E66FDD">
      <w:pPr>
        <w:pStyle w:val="ListParagraph"/>
        <w:ind w:left="0"/>
        <w:rPr>
          <w:rFonts w:ascii="Consolas" w:hAnsi="Consolas"/>
          <w:sz w:val="22"/>
        </w:rPr>
      </w:pPr>
      <w:moveTo w:id="2882" w:author="Quincey Koziol" w:date="2014-12-03T15:27:00Z">
        <w:r>
          <w:rPr>
            <w:rFonts w:ascii="Consolas" w:hAnsi="Consolas"/>
            <w:sz w:val="22"/>
          </w:rPr>
          <w:t>count[3] = {H5S_UNLIMITED, 1, 1};</w:t>
        </w:r>
      </w:moveTo>
    </w:p>
    <w:p w14:paraId="1E4E0E36" w14:textId="77777777" w:rsidR="00E66FDD" w:rsidRDefault="00E66FDD" w:rsidP="00E66FDD">
      <w:pPr>
        <w:pStyle w:val="ListParagraph"/>
        <w:ind w:left="0"/>
        <w:rPr>
          <w:rFonts w:ascii="Consolas" w:hAnsi="Consolas"/>
          <w:sz w:val="22"/>
        </w:rPr>
      </w:pPr>
      <w:moveTo w:id="2883"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383EC7C" w14:textId="77777777" w:rsidR="00E66FDD" w:rsidRDefault="00E66FDD" w:rsidP="00E66FDD">
      <w:pPr>
        <w:pStyle w:val="ListParagraph"/>
        <w:ind w:left="0" w:firstLine="720"/>
        <w:rPr>
          <w:rFonts w:ascii="Consolas" w:hAnsi="Consolas"/>
          <w:sz w:val="22"/>
        </w:rPr>
      </w:pPr>
      <w:moveTo w:id="2884" w:author="Quincey Koziol" w:date="2014-12-03T15:27:00Z">
        <w:r w:rsidRPr="002E7157">
          <w:rPr>
            <w:rFonts w:ascii="Consolas" w:hAnsi="Consolas"/>
            <w:sz w:val="22"/>
          </w:rPr>
          <w:t>count);</w:t>
        </w:r>
      </w:moveTo>
    </w:p>
    <w:p w14:paraId="671413BB" w14:textId="77777777" w:rsidR="00E66FDD" w:rsidRPr="003462F9" w:rsidRDefault="00E66FDD" w:rsidP="00E66FDD">
      <w:pPr>
        <w:pStyle w:val="ListParagraph"/>
        <w:ind w:left="0" w:firstLine="720"/>
        <w:rPr>
          <w:rFonts w:ascii="Consolas" w:hAnsi="Consolas"/>
          <w:sz w:val="22"/>
        </w:rPr>
      </w:pPr>
    </w:p>
    <w:p w14:paraId="0845E01A" w14:textId="77777777" w:rsidR="00E66FDD" w:rsidRDefault="00E66FDD" w:rsidP="00E66FDD">
      <w:pPr>
        <w:pStyle w:val="ListParagraph"/>
        <w:ind w:left="0"/>
        <w:rPr>
          <w:rFonts w:ascii="Consolas" w:hAnsi="Consolas"/>
          <w:sz w:val="22"/>
        </w:rPr>
      </w:pPr>
      <w:moveTo w:id="2885" w:author="Quincey Koziol" w:date="2014-12-03T15:27:00Z">
        <w:r>
          <w:rPr>
            <w:rFonts w:ascii="Consolas" w:hAnsi="Consolas"/>
            <w:sz w:val="22"/>
          </w:rPr>
          <w:t>/* Create virtual dataspace and set first selection */</w:t>
        </w:r>
      </w:moveTo>
    </w:p>
    <w:p w14:paraId="7BB2FFE3" w14:textId="77777777" w:rsidR="00E66FDD" w:rsidRDefault="00E66FDD" w:rsidP="00E66FDD">
      <w:pPr>
        <w:pStyle w:val="ListParagraph"/>
        <w:ind w:left="0"/>
        <w:rPr>
          <w:sz w:val="22"/>
        </w:rPr>
      </w:pPr>
      <w:moveTo w:id="2886" w:author="Quincey Koziol" w:date="2014-12-03T15:27:00Z">
        <w:r>
          <w:rPr>
            <w:rFonts w:ascii="Consolas" w:hAnsi="Consolas"/>
            <w:sz w:val="22"/>
          </w:rPr>
          <w:t>vds_dims[3] = {/* Z: */ 10, /* Y: */ 20, /* X: */ 20}</w:t>
        </w:r>
        <w:r w:rsidRPr="002E7157">
          <w:rPr>
            <w:rFonts w:ascii="Consolas" w:hAnsi="Consolas"/>
            <w:sz w:val="22"/>
          </w:rPr>
          <w:t>;</w:t>
        </w:r>
        <w:r w:rsidRPr="003462F9">
          <w:rPr>
            <w:sz w:val="22"/>
          </w:rPr>
          <w:t xml:space="preserve"> </w:t>
        </w:r>
      </w:moveTo>
    </w:p>
    <w:p w14:paraId="1D0F9B62" w14:textId="77777777" w:rsidR="00E66FDD" w:rsidRDefault="00E66FDD" w:rsidP="00E66FDD">
      <w:pPr>
        <w:pStyle w:val="ListParagraph"/>
        <w:ind w:left="0"/>
        <w:rPr>
          <w:sz w:val="22"/>
        </w:rPr>
      </w:pPr>
      <w:moveTo w:id="2887" w:author="Quincey Koziol" w:date="2014-12-03T15:27:00Z">
        <w:r>
          <w:rPr>
            <w:rFonts w:ascii="Consolas" w:hAnsi="Consolas"/>
            <w:sz w:val="22"/>
          </w:rPr>
          <w:t>max_vds_dims[3] = {/* Z: */ H5S_UNLIMITED, /* Y: */ 20, /* X: */ 20}</w:t>
        </w:r>
        <w:r w:rsidRPr="002E7157">
          <w:rPr>
            <w:rFonts w:ascii="Consolas" w:hAnsi="Consolas"/>
            <w:sz w:val="22"/>
          </w:rPr>
          <w:t>;</w:t>
        </w:r>
        <w:r w:rsidRPr="003462F9">
          <w:rPr>
            <w:sz w:val="22"/>
          </w:rPr>
          <w:t xml:space="preserve"> </w:t>
        </w:r>
      </w:moveTo>
    </w:p>
    <w:p w14:paraId="7AC8B213" w14:textId="77777777" w:rsidR="00E66FDD" w:rsidRPr="00DD2EE9" w:rsidRDefault="00E66FDD" w:rsidP="00E66FDD">
      <w:pPr>
        <w:pStyle w:val="ListParagraph"/>
        <w:ind w:left="0"/>
        <w:rPr>
          <w:rFonts w:ascii="Consolas" w:hAnsi="Consolas"/>
          <w:sz w:val="22"/>
        </w:rPr>
      </w:pPr>
      <w:moveTo w:id="2888" w:author="Quincey Koziol" w:date="2014-12-03T15:27:00Z">
        <w:r>
          <w:rPr>
            <w:rFonts w:ascii="Consolas" w:hAnsi="Consolas"/>
            <w:sz w:val="22"/>
          </w:rPr>
          <w:t>vds_space_id = H5Screate_simple(3, vds_dims, max_vds_dims);</w:t>
        </w:r>
      </w:moveTo>
    </w:p>
    <w:p w14:paraId="00647AF1" w14:textId="77777777" w:rsidR="00E66FDD" w:rsidRDefault="00E66FDD" w:rsidP="00E66FDD">
      <w:pPr>
        <w:pStyle w:val="ListParagraph"/>
        <w:ind w:left="0"/>
        <w:rPr>
          <w:sz w:val="22"/>
        </w:rPr>
      </w:pPr>
      <w:moveTo w:id="2889"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29CD22BA" w14:textId="77777777" w:rsidR="00E66FDD" w:rsidRDefault="00E66FDD" w:rsidP="00E66FDD">
      <w:pPr>
        <w:pStyle w:val="ListParagraph"/>
        <w:ind w:left="0"/>
        <w:rPr>
          <w:rFonts w:ascii="Consolas" w:hAnsi="Consolas"/>
          <w:sz w:val="22"/>
        </w:rPr>
      </w:pPr>
      <w:moveTo w:id="2890" w:author="Quincey Koziol" w:date="2014-12-03T15:27:00Z">
        <w:r>
          <w:rPr>
            <w:rFonts w:ascii="Consolas" w:hAnsi="Consolas"/>
            <w:sz w:val="22"/>
          </w:rPr>
          <w:t>stride[3] = {1, 1, 1};</w:t>
        </w:r>
      </w:moveTo>
    </w:p>
    <w:p w14:paraId="3DBA15BC" w14:textId="77777777" w:rsidR="00E66FDD" w:rsidRDefault="00E66FDD" w:rsidP="00E66FDD">
      <w:pPr>
        <w:pStyle w:val="ListParagraph"/>
        <w:ind w:left="0"/>
        <w:rPr>
          <w:rFonts w:ascii="Consolas" w:hAnsi="Consolas"/>
          <w:sz w:val="22"/>
        </w:rPr>
      </w:pPr>
      <w:moveTo w:id="2891" w:author="Quincey Koziol" w:date="2014-12-03T15:27:00Z">
        <w:r>
          <w:rPr>
            <w:rFonts w:ascii="Consolas" w:hAnsi="Consolas"/>
            <w:sz w:val="22"/>
          </w:rPr>
          <w:t>block[3] = {1, 10, 10};</w:t>
        </w:r>
      </w:moveTo>
    </w:p>
    <w:p w14:paraId="26E09F32" w14:textId="77777777" w:rsidR="00E66FDD" w:rsidRDefault="00E66FDD" w:rsidP="00E66FDD">
      <w:pPr>
        <w:pStyle w:val="ListParagraph"/>
        <w:ind w:left="0"/>
        <w:rPr>
          <w:rFonts w:ascii="Consolas" w:hAnsi="Consolas"/>
          <w:sz w:val="22"/>
        </w:rPr>
      </w:pPr>
      <w:moveTo w:id="2892" w:author="Quincey Koziol" w:date="2014-12-03T15:27:00Z">
        <w:r>
          <w:rPr>
            <w:rFonts w:ascii="Consolas" w:hAnsi="Consolas"/>
            <w:sz w:val="22"/>
          </w:rPr>
          <w:t>count[3] = {H5S_UNLIMITED, 1, 1};</w:t>
        </w:r>
      </w:moveTo>
    </w:p>
    <w:p w14:paraId="12480919" w14:textId="77777777" w:rsidR="00E66FDD" w:rsidRDefault="00E66FDD" w:rsidP="00E66FDD">
      <w:pPr>
        <w:pStyle w:val="ListParagraph"/>
        <w:ind w:left="0"/>
        <w:rPr>
          <w:rFonts w:ascii="Consolas" w:hAnsi="Consolas"/>
          <w:sz w:val="22"/>
        </w:rPr>
      </w:pPr>
      <w:moveTo w:id="2893"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7091C5F1" w14:textId="77777777" w:rsidR="00E66FDD" w:rsidRDefault="00E66FDD" w:rsidP="00E66FDD">
      <w:pPr>
        <w:pStyle w:val="ListParagraph"/>
        <w:ind w:left="0" w:firstLine="720"/>
        <w:rPr>
          <w:rFonts w:ascii="Consolas" w:hAnsi="Consolas"/>
          <w:sz w:val="22"/>
        </w:rPr>
      </w:pPr>
      <w:moveTo w:id="2894" w:author="Quincey Koziol" w:date="2014-12-03T15:27:00Z">
        <w:r w:rsidRPr="002E7157">
          <w:rPr>
            <w:rFonts w:ascii="Consolas" w:hAnsi="Consolas"/>
            <w:sz w:val="22"/>
          </w:rPr>
          <w:t>count);</w:t>
        </w:r>
      </w:moveTo>
    </w:p>
    <w:p w14:paraId="2363A1CB" w14:textId="77777777" w:rsidR="00E66FDD" w:rsidRPr="003462F9" w:rsidRDefault="00E66FDD" w:rsidP="00E66FDD">
      <w:pPr>
        <w:pStyle w:val="ListParagraph"/>
        <w:ind w:left="0" w:firstLine="720"/>
        <w:rPr>
          <w:rFonts w:ascii="Consolas" w:hAnsi="Consolas"/>
          <w:sz w:val="22"/>
        </w:rPr>
      </w:pPr>
    </w:p>
    <w:p w14:paraId="4042AA4F" w14:textId="77777777" w:rsidR="00E66FDD" w:rsidRDefault="00E66FDD" w:rsidP="00E66FDD">
      <w:pPr>
        <w:pStyle w:val="ListParagraph"/>
        <w:ind w:left="0"/>
        <w:rPr>
          <w:rFonts w:ascii="Consolas" w:hAnsi="Consolas"/>
          <w:sz w:val="22"/>
        </w:rPr>
      </w:pPr>
      <w:moveTo w:id="2895" w:author="Quincey Koziol" w:date="2014-12-03T15:27:00Z">
        <w:r>
          <w:rPr>
            <w:rFonts w:ascii="Consolas" w:hAnsi="Consolas"/>
            <w:sz w:val="22"/>
          </w:rPr>
          <w:t>/* Set mapping between first source dataset and first block in virtual dataset */</w:t>
        </w:r>
      </w:moveTo>
    </w:p>
    <w:p w14:paraId="588C7010" w14:textId="77777777" w:rsidR="00E66FDD" w:rsidRDefault="00E66FDD" w:rsidP="00E66FDD">
      <w:pPr>
        <w:jc w:val="left"/>
        <w:rPr>
          <w:rFonts w:ascii="Consolas" w:hAnsi="Consolas"/>
          <w:sz w:val="22"/>
        </w:rPr>
      </w:pPr>
      <w:moveTo w:id="2896"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moveTo>
    </w:p>
    <w:p w14:paraId="1EB40E13" w14:textId="77777777" w:rsidR="00E66FDD" w:rsidRDefault="00E66FDD" w:rsidP="00E66FDD">
      <w:pPr>
        <w:pStyle w:val="ListParagraph"/>
        <w:ind w:left="0"/>
        <w:rPr>
          <w:rFonts w:ascii="Consolas" w:hAnsi="Consolas"/>
          <w:sz w:val="22"/>
        </w:rPr>
      </w:pPr>
    </w:p>
    <w:p w14:paraId="7C8CB6D5" w14:textId="77777777" w:rsidR="00E66FDD" w:rsidRDefault="00E66FDD" w:rsidP="00E66FDD">
      <w:pPr>
        <w:pStyle w:val="ListParagraph"/>
        <w:ind w:left="0"/>
        <w:rPr>
          <w:rFonts w:ascii="Consolas" w:hAnsi="Consolas"/>
          <w:sz w:val="22"/>
        </w:rPr>
      </w:pPr>
      <w:moveTo w:id="2897" w:author="Quincey Koziol" w:date="2014-12-03T15:27:00Z">
        <w:r>
          <w:rPr>
            <w:rFonts w:ascii="Consolas" w:hAnsi="Consolas"/>
            <w:sz w:val="22"/>
          </w:rPr>
          <w:t>/* Set second selection in virtual dataset */</w:t>
        </w:r>
      </w:moveTo>
    </w:p>
    <w:p w14:paraId="3D4EF19B" w14:textId="77777777" w:rsidR="00E66FDD" w:rsidRDefault="00E66FDD" w:rsidP="00E66FDD">
      <w:pPr>
        <w:pStyle w:val="ListParagraph"/>
        <w:ind w:left="0"/>
        <w:rPr>
          <w:sz w:val="22"/>
        </w:rPr>
      </w:pPr>
      <w:moveTo w:id="2898" w:author="Quincey Koziol" w:date="2014-12-03T15:27:00Z">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moveTo>
    </w:p>
    <w:p w14:paraId="18979443" w14:textId="77777777" w:rsidR="00E66FDD" w:rsidRDefault="00E66FDD" w:rsidP="00E66FDD">
      <w:pPr>
        <w:pStyle w:val="ListParagraph"/>
        <w:ind w:left="0"/>
        <w:rPr>
          <w:rFonts w:ascii="Consolas" w:hAnsi="Consolas"/>
          <w:sz w:val="22"/>
        </w:rPr>
      </w:pPr>
      <w:moveTo w:id="2899" w:author="Quincey Koziol" w:date="2014-12-03T15:27:00Z">
        <w:r>
          <w:rPr>
            <w:rFonts w:ascii="Consolas" w:hAnsi="Consolas"/>
            <w:sz w:val="22"/>
          </w:rPr>
          <w:t>stride[3] = {1, 1, 1};</w:t>
        </w:r>
      </w:moveTo>
    </w:p>
    <w:p w14:paraId="0A1F96B9" w14:textId="77777777" w:rsidR="00E66FDD" w:rsidRDefault="00E66FDD" w:rsidP="00E66FDD">
      <w:pPr>
        <w:pStyle w:val="ListParagraph"/>
        <w:ind w:left="0"/>
        <w:rPr>
          <w:rFonts w:ascii="Consolas" w:hAnsi="Consolas"/>
          <w:sz w:val="22"/>
        </w:rPr>
      </w:pPr>
      <w:moveTo w:id="2900" w:author="Quincey Koziol" w:date="2014-12-03T15:27:00Z">
        <w:r>
          <w:rPr>
            <w:rFonts w:ascii="Consolas" w:hAnsi="Consolas"/>
            <w:sz w:val="22"/>
          </w:rPr>
          <w:t>block[3] = {1, 10, 10};</w:t>
        </w:r>
      </w:moveTo>
    </w:p>
    <w:p w14:paraId="78E5FC83" w14:textId="77777777" w:rsidR="00E66FDD" w:rsidRDefault="00E66FDD" w:rsidP="00E66FDD">
      <w:pPr>
        <w:pStyle w:val="ListParagraph"/>
        <w:ind w:left="0"/>
        <w:rPr>
          <w:rFonts w:ascii="Consolas" w:hAnsi="Consolas"/>
          <w:sz w:val="22"/>
        </w:rPr>
      </w:pPr>
      <w:moveTo w:id="2901" w:author="Quincey Koziol" w:date="2014-12-03T15:27:00Z">
        <w:r>
          <w:rPr>
            <w:rFonts w:ascii="Consolas" w:hAnsi="Consolas"/>
            <w:sz w:val="22"/>
          </w:rPr>
          <w:t>count[3] = {H5S_UNLIMITED, 1, 1};</w:t>
        </w:r>
      </w:moveTo>
    </w:p>
    <w:p w14:paraId="2A152E78" w14:textId="77777777" w:rsidR="00E66FDD" w:rsidRDefault="00E66FDD" w:rsidP="00E66FDD">
      <w:pPr>
        <w:pStyle w:val="ListParagraph"/>
        <w:ind w:left="0"/>
        <w:rPr>
          <w:rFonts w:ascii="Consolas" w:hAnsi="Consolas"/>
          <w:sz w:val="22"/>
        </w:rPr>
      </w:pPr>
      <w:moveTo w:id="2902"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9A47542" w14:textId="77777777" w:rsidR="00E66FDD" w:rsidRDefault="00E66FDD" w:rsidP="00E66FDD">
      <w:pPr>
        <w:pStyle w:val="ListParagraph"/>
        <w:ind w:left="0" w:firstLine="720"/>
        <w:rPr>
          <w:rFonts w:ascii="Consolas" w:hAnsi="Consolas"/>
          <w:sz w:val="22"/>
        </w:rPr>
      </w:pPr>
      <w:moveTo w:id="2903" w:author="Quincey Koziol" w:date="2014-12-03T15:27:00Z">
        <w:r w:rsidRPr="002E7157">
          <w:rPr>
            <w:rFonts w:ascii="Consolas" w:hAnsi="Consolas"/>
            <w:sz w:val="22"/>
          </w:rPr>
          <w:t>count);</w:t>
        </w:r>
      </w:moveTo>
    </w:p>
    <w:p w14:paraId="05331948" w14:textId="77777777" w:rsidR="00E66FDD" w:rsidRPr="003462F9" w:rsidRDefault="00E66FDD" w:rsidP="00E66FDD">
      <w:pPr>
        <w:pStyle w:val="ListParagraph"/>
        <w:ind w:left="0" w:firstLine="720"/>
        <w:rPr>
          <w:rFonts w:ascii="Consolas" w:hAnsi="Consolas"/>
          <w:sz w:val="22"/>
        </w:rPr>
      </w:pPr>
    </w:p>
    <w:p w14:paraId="145D8A65" w14:textId="77777777" w:rsidR="00E66FDD" w:rsidRDefault="00E66FDD" w:rsidP="00E66FDD">
      <w:pPr>
        <w:pStyle w:val="ListParagraph"/>
        <w:ind w:left="0"/>
        <w:rPr>
          <w:rFonts w:ascii="Consolas" w:hAnsi="Consolas"/>
          <w:sz w:val="22"/>
        </w:rPr>
      </w:pPr>
      <w:moveTo w:id="2904" w:author="Quincey Koziol" w:date="2014-12-03T15:27:00Z">
        <w:r>
          <w:rPr>
            <w:rFonts w:ascii="Consolas" w:hAnsi="Consolas"/>
            <w:sz w:val="22"/>
          </w:rPr>
          <w:t>/* Set mapping between second source dataset and second block in virtual dataset */</w:t>
        </w:r>
      </w:moveTo>
    </w:p>
    <w:p w14:paraId="6392F0BF" w14:textId="77777777" w:rsidR="00E66FDD" w:rsidRDefault="00E66FDD" w:rsidP="00E66FDD">
      <w:pPr>
        <w:jc w:val="left"/>
        <w:rPr>
          <w:rFonts w:ascii="Consolas" w:hAnsi="Consolas"/>
          <w:sz w:val="22"/>
        </w:rPr>
      </w:pPr>
      <w:moveTo w:id="2905"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moveTo>
    </w:p>
    <w:p w14:paraId="172AC819" w14:textId="77777777" w:rsidR="00E66FDD" w:rsidRDefault="00E66FDD" w:rsidP="00E66FDD">
      <w:pPr>
        <w:pStyle w:val="ListParagraph"/>
        <w:ind w:left="0"/>
        <w:rPr>
          <w:rFonts w:ascii="Consolas" w:hAnsi="Consolas"/>
          <w:sz w:val="22"/>
        </w:rPr>
      </w:pPr>
    </w:p>
    <w:p w14:paraId="5F4B3275" w14:textId="77777777" w:rsidR="00E66FDD" w:rsidRDefault="00E66FDD" w:rsidP="00E66FDD">
      <w:pPr>
        <w:pStyle w:val="ListParagraph"/>
        <w:ind w:left="0"/>
        <w:rPr>
          <w:rFonts w:ascii="Consolas" w:hAnsi="Consolas"/>
          <w:sz w:val="22"/>
        </w:rPr>
      </w:pPr>
      <w:moveTo w:id="2906" w:author="Quincey Koziol" w:date="2014-12-03T15:27:00Z">
        <w:r>
          <w:rPr>
            <w:rFonts w:ascii="Consolas" w:hAnsi="Consolas"/>
            <w:sz w:val="22"/>
          </w:rPr>
          <w:t>/* Set third selection in virtual dataset */</w:t>
        </w:r>
      </w:moveTo>
    </w:p>
    <w:p w14:paraId="62DBA85D" w14:textId="77777777" w:rsidR="00E66FDD" w:rsidRDefault="00E66FDD" w:rsidP="00E66FDD">
      <w:pPr>
        <w:pStyle w:val="ListParagraph"/>
        <w:ind w:left="0"/>
        <w:rPr>
          <w:sz w:val="22"/>
        </w:rPr>
      </w:pPr>
      <w:moveTo w:id="2907" w:author="Quincey Koziol" w:date="2014-12-03T15:27:00Z">
        <w:r w:rsidRPr="002E7157">
          <w:rPr>
            <w:rFonts w:ascii="Consolas" w:hAnsi="Consolas"/>
            <w:sz w:val="22"/>
          </w:rPr>
          <w:t>start</w:t>
        </w:r>
        <w:r>
          <w:rPr>
            <w:rFonts w:ascii="Consolas" w:hAnsi="Consolas"/>
            <w:sz w:val="22"/>
          </w:rPr>
          <w:t>[3] = {0, 10, 0}</w:t>
        </w:r>
        <w:r w:rsidRPr="002E7157">
          <w:rPr>
            <w:rFonts w:ascii="Consolas" w:hAnsi="Consolas"/>
            <w:sz w:val="22"/>
          </w:rPr>
          <w:t>;</w:t>
        </w:r>
        <w:r w:rsidRPr="003462F9">
          <w:rPr>
            <w:sz w:val="22"/>
          </w:rPr>
          <w:t xml:space="preserve"> </w:t>
        </w:r>
      </w:moveTo>
    </w:p>
    <w:p w14:paraId="1FD6ED46" w14:textId="77777777" w:rsidR="00E66FDD" w:rsidRDefault="00E66FDD" w:rsidP="00E66FDD">
      <w:pPr>
        <w:pStyle w:val="ListParagraph"/>
        <w:ind w:left="0"/>
        <w:rPr>
          <w:rFonts w:ascii="Consolas" w:hAnsi="Consolas"/>
          <w:sz w:val="22"/>
        </w:rPr>
      </w:pPr>
      <w:moveTo w:id="2908" w:author="Quincey Koziol" w:date="2014-12-03T15:27:00Z">
        <w:r>
          <w:rPr>
            <w:rFonts w:ascii="Consolas" w:hAnsi="Consolas"/>
            <w:sz w:val="22"/>
          </w:rPr>
          <w:t>stride[3] = {1, 1, 1};</w:t>
        </w:r>
      </w:moveTo>
    </w:p>
    <w:p w14:paraId="13596914" w14:textId="77777777" w:rsidR="00E66FDD" w:rsidRDefault="00E66FDD" w:rsidP="00E66FDD">
      <w:pPr>
        <w:pStyle w:val="ListParagraph"/>
        <w:ind w:left="0"/>
        <w:rPr>
          <w:rFonts w:ascii="Consolas" w:hAnsi="Consolas"/>
          <w:sz w:val="22"/>
        </w:rPr>
      </w:pPr>
      <w:moveTo w:id="2909" w:author="Quincey Koziol" w:date="2014-12-03T15:27:00Z">
        <w:r>
          <w:rPr>
            <w:rFonts w:ascii="Consolas" w:hAnsi="Consolas"/>
            <w:sz w:val="22"/>
          </w:rPr>
          <w:t>block[3] = {1, 10, 10};</w:t>
        </w:r>
      </w:moveTo>
    </w:p>
    <w:p w14:paraId="6820E527" w14:textId="77777777" w:rsidR="00E66FDD" w:rsidRDefault="00E66FDD" w:rsidP="00E66FDD">
      <w:pPr>
        <w:pStyle w:val="ListParagraph"/>
        <w:ind w:left="0"/>
        <w:rPr>
          <w:rFonts w:ascii="Consolas" w:hAnsi="Consolas"/>
          <w:sz w:val="22"/>
        </w:rPr>
      </w:pPr>
      <w:moveTo w:id="2910" w:author="Quincey Koziol" w:date="2014-12-03T15:27:00Z">
        <w:r>
          <w:rPr>
            <w:rFonts w:ascii="Consolas" w:hAnsi="Consolas"/>
            <w:sz w:val="22"/>
          </w:rPr>
          <w:t>count[3] = {H5S_UNLIMITED, 1, 1};</w:t>
        </w:r>
      </w:moveTo>
    </w:p>
    <w:p w14:paraId="5103EE8C" w14:textId="77777777" w:rsidR="00E66FDD" w:rsidRDefault="00E66FDD" w:rsidP="00E66FDD">
      <w:pPr>
        <w:pStyle w:val="ListParagraph"/>
        <w:ind w:left="0"/>
        <w:rPr>
          <w:rFonts w:ascii="Consolas" w:hAnsi="Consolas"/>
          <w:sz w:val="22"/>
        </w:rPr>
      </w:pPr>
      <w:moveTo w:id="2911"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1EE3417C" w14:textId="77777777" w:rsidR="00E66FDD" w:rsidRDefault="00E66FDD" w:rsidP="00E66FDD">
      <w:pPr>
        <w:pStyle w:val="ListParagraph"/>
        <w:ind w:left="0" w:firstLine="720"/>
        <w:rPr>
          <w:rFonts w:ascii="Consolas" w:hAnsi="Consolas"/>
          <w:sz w:val="22"/>
        </w:rPr>
      </w:pPr>
      <w:moveTo w:id="2912" w:author="Quincey Koziol" w:date="2014-12-03T15:27:00Z">
        <w:r w:rsidRPr="002E7157">
          <w:rPr>
            <w:rFonts w:ascii="Consolas" w:hAnsi="Consolas"/>
            <w:sz w:val="22"/>
          </w:rPr>
          <w:t>count);</w:t>
        </w:r>
      </w:moveTo>
    </w:p>
    <w:p w14:paraId="0F53F69C" w14:textId="77777777" w:rsidR="00E66FDD" w:rsidRPr="003462F9" w:rsidRDefault="00E66FDD" w:rsidP="00E66FDD">
      <w:pPr>
        <w:pStyle w:val="ListParagraph"/>
        <w:ind w:left="0" w:firstLine="720"/>
        <w:rPr>
          <w:rFonts w:ascii="Consolas" w:hAnsi="Consolas"/>
          <w:sz w:val="22"/>
        </w:rPr>
      </w:pPr>
    </w:p>
    <w:p w14:paraId="232879DE" w14:textId="77777777" w:rsidR="00E66FDD" w:rsidRDefault="00E66FDD" w:rsidP="00E66FDD">
      <w:pPr>
        <w:pStyle w:val="ListParagraph"/>
        <w:ind w:left="0"/>
        <w:rPr>
          <w:rFonts w:ascii="Consolas" w:hAnsi="Consolas"/>
          <w:sz w:val="22"/>
        </w:rPr>
      </w:pPr>
      <w:moveTo w:id="2913" w:author="Quincey Koziol" w:date="2014-12-03T15:27:00Z">
        <w:r>
          <w:rPr>
            <w:rFonts w:ascii="Consolas" w:hAnsi="Consolas"/>
            <w:sz w:val="22"/>
          </w:rPr>
          <w:t>/* Set mapping between third source dataset and third block in virtual dataset */</w:t>
        </w:r>
      </w:moveTo>
    </w:p>
    <w:p w14:paraId="62D80027" w14:textId="77777777" w:rsidR="00E66FDD" w:rsidRDefault="00E66FDD" w:rsidP="00E66FDD">
      <w:pPr>
        <w:jc w:val="left"/>
        <w:rPr>
          <w:rFonts w:ascii="Consolas" w:hAnsi="Consolas"/>
          <w:sz w:val="22"/>
        </w:rPr>
      </w:pPr>
      <w:moveTo w:id="2914"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moveTo>
    </w:p>
    <w:p w14:paraId="138AD573" w14:textId="77777777" w:rsidR="00E66FDD" w:rsidRDefault="00E66FDD" w:rsidP="00E66FDD">
      <w:pPr>
        <w:pStyle w:val="ListParagraph"/>
        <w:ind w:left="0"/>
        <w:rPr>
          <w:rFonts w:ascii="Consolas" w:hAnsi="Consolas"/>
          <w:sz w:val="22"/>
        </w:rPr>
      </w:pPr>
    </w:p>
    <w:p w14:paraId="502B6B3A" w14:textId="77777777" w:rsidR="00E66FDD" w:rsidRDefault="00E66FDD" w:rsidP="00E66FDD">
      <w:pPr>
        <w:pStyle w:val="ListParagraph"/>
        <w:ind w:left="0"/>
        <w:rPr>
          <w:rFonts w:ascii="Consolas" w:hAnsi="Consolas"/>
          <w:sz w:val="22"/>
        </w:rPr>
      </w:pPr>
      <w:moveTo w:id="2915" w:author="Quincey Koziol" w:date="2014-12-03T15:27:00Z">
        <w:r>
          <w:rPr>
            <w:rFonts w:ascii="Consolas" w:hAnsi="Consolas"/>
            <w:sz w:val="22"/>
          </w:rPr>
          <w:t>/* Set fourth selection in virtual dataset */</w:t>
        </w:r>
      </w:moveTo>
    </w:p>
    <w:p w14:paraId="2CBD70BB" w14:textId="77777777" w:rsidR="00E66FDD" w:rsidRDefault="00E66FDD" w:rsidP="00E66FDD">
      <w:pPr>
        <w:pStyle w:val="ListParagraph"/>
        <w:ind w:left="0"/>
        <w:rPr>
          <w:sz w:val="22"/>
        </w:rPr>
      </w:pPr>
      <w:moveTo w:id="2916" w:author="Quincey Koziol" w:date="2014-12-03T15:27:00Z">
        <w:r w:rsidRPr="002E7157">
          <w:rPr>
            <w:rFonts w:ascii="Consolas" w:hAnsi="Consolas"/>
            <w:sz w:val="22"/>
          </w:rPr>
          <w:t>start</w:t>
        </w:r>
        <w:r>
          <w:rPr>
            <w:rFonts w:ascii="Consolas" w:hAnsi="Consolas"/>
            <w:sz w:val="22"/>
          </w:rPr>
          <w:t>[3] = {0, 10, 10}</w:t>
        </w:r>
        <w:r w:rsidRPr="002E7157">
          <w:rPr>
            <w:rFonts w:ascii="Consolas" w:hAnsi="Consolas"/>
            <w:sz w:val="22"/>
          </w:rPr>
          <w:t>;</w:t>
        </w:r>
        <w:r w:rsidRPr="003462F9">
          <w:rPr>
            <w:sz w:val="22"/>
          </w:rPr>
          <w:t xml:space="preserve"> </w:t>
        </w:r>
      </w:moveTo>
    </w:p>
    <w:p w14:paraId="7A9A758B" w14:textId="77777777" w:rsidR="00E66FDD" w:rsidRDefault="00E66FDD" w:rsidP="00E66FDD">
      <w:pPr>
        <w:pStyle w:val="ListParagraph"/>
        <w:ind w:left="0"/>
        <w:rPr>
          <w:rFonts w:ascii="Consolas" w:hAnsi="Consolas"/>
          <w:sz w:val="22"/>
        </w:rPr>
      </w:pPr>
      <w:moveTo w:id="2917" w:author="Quincey Koziol" w:date="2014-12-03T15:27:00Z">
        <w:r>
          <w:rPr>
            <w:rFonts w:ascii="Consolas" w:hAnsi="Consolas"/>
            <w:sz w:val="22"/>
          </w:rPr>
          <w:t>stride[3] = {1, 1, 1};</w:t>
        </w:r>
      </w:moveTo>
    </w:p>
    <w:p w14:paraId="129C5DDE" w14:textId="77777777" w:rsidR="00E66FDD" w:rsidRDefault="00E66FDD" w:rsidP="00E66FDD">
      <w:pPr>
        <w:pStyle w:val="ListParagraph"/>
        <w:ind w:left="0"/>
        <w:rPr>
          <w:rFonts w:ascii="Consolas" w:hAnsi="Consolas"/>
          <w:sz w:val="22"/>
        </w:rPr>
      </w:pPr>
      <w:moveTo w:id="2918" w:author="Quincey Koziol" w:date="2014-12-03T15:27:00Z">
        <w:r>
          <w:rPr>
            <w:rFonts w:ascii="Consolas" w:hAnsi="Consolas"/>
            <w:sz w:val="22"/>
          </w:rPr>
          <w:t>block[3] = {1, 10, 10};</w:t>
        </w:r>
      </w:moveTo>
    </w:p>
    <w:p w14:paraId="13C9D79B" w14:textId="77777777" w:rsidR="00E66FDD" w:rsidRDefault="00E66FDD" w:rsidP="00E66FDD">
      <w:pPr>
        <w:pStyle w:val="ListParagraph"/>
        <w:ind w:left="0"/>
        <w:rPr>
          <w:rFonts w:ascii="Consolas" w:hAnsi="Consolas"/>
          <w:sz w:val="22"/>
        </w:rPr>
      </w:pPr>
      <w:moveTo w:id="2919" w:author="Quincey Koziol" w:date="2014-12-03T15:27:00Z">
        <w:r>
          <w:rPr>
            <w:rFonts w:ascii="Consolas" w:hAnsi="Consolas"/>
            <w:sz w:val="22"/>
          </w:rPr>
          <w:t>count[3] = {H5S_UNLIMITED, 1, 1};</w:t>
        </w:r>
      </w:moveTo>
    </w:p>
    <w:p w14:paraId="41611380" w14:textId="77777777" w:rsidR="00E66FDD" w:rsidRDefault="00E66FDD" w:rsidP="00E66FDD">
      <w:pPr>
        <w:pStyle w:val="ListParagraph"/>
        <w:ind w:left="0"/>
        <w:rPr>
          <w:rFonts w:ascii="Consolas" w:hAnsi="Consolas"/>
          <w:sz w:val="22"/>
        </w:rPr>
      </w:pPr>
      <w:moveTo w:id="2920"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4435E633" w14:textId="77777777" w:rsidR="00E66FDD" w:rsidRDefault="00E66FDD" w:rsidP="00E66FDD">
      <w:pPr>
        <w:pStyle w:val="ListParagraph"/>
        <w:ind w:left="0" w:firstLine="720"/>
        <w:rPr>
          <w:rFonts w:ascii="Consolas" w:hAnsi="Consolas"/>
          <w:sz w:val="22"/>
        </w:rPr>
      </w:pPr>
      <w:moveTo w:id="2921" w:author="Quincey Koziol" w:date="2014-12-03T15:27:00Z">
        <w:r w:rsidRPr="002E7157">
          <w:rPr>
            <w:rFonts w:ascii="Consolas" w:hAnsi="Consolas"/>
            <w:sz w:val="22"/>
          </w:rPr>
          <w:t>count);</w:t>
        </w:r>
      </w:moveTo>
    </w:p>
    <w:p w14:paraId="62CCFE0E" w14:textId="77777777" w:rsidR="00E66FDD" w:rsidRPr="003462F9" w:rsidRDefault="00E66FDD" w:rsidP="00E66FDD">
      <w:pPr>
        <w:pStyle w:val="ListParagraph"/>
        <w:ind w:left="0" w:firstLine="720"/>
        <w:rPr>
          <w:rFonts w:ascii="Consolas" w:hAnsi="Consolas"/>
          <w:sz w:val="22"/>
        </w:rPr>
      </w:pPr>
    </w:p>
    <w:p w14:paraId="6D3B3C85" w14:textId="77777777" w:rsidR="00E66FDD" w:rsidRDefault="00E66FDD" w:rsidP="00E66FDD">
      <w:pPr>
        <w:pStyle w:val="ListParagraph"/>
        <w:ind w:left="0"/>
        <w:rPr>
          <w:rFonts w:ascii="Consolas" w:hAnsi="Consolas"/>
          <w:sz w:val="22"/>
        </w:rPr>
      </w:pPr>
      <w:moveTo w:id="2922" w:author="Quincey Koziol" w:date="2014-12-03T15:27:00Z">
        <w:r>
          <w:rPr>
            <w:rFonts w:ascii="Consolas" w:hAnsi="Consolas"/>
            <w:sz w:val="22"/>
          </w:rPr>
          <w:t>/* Set mapping between fourth source dataset and fourth block in virtual dataset */</w:t>
        </w:r>
      </w:moveTo>
    </w:p>
    <w:p w14:paraId="148DA791" w14:textId="77777777" w:rsidR="00E66FDD" w:rsidRDefault="00E66FDD" w:rsidP="00E66FDD">
      <w:pPr>
        <w:jc w:val="left"/>
        <w:rPr>
          <w:rFonts w:ascii="Consolas" w:hAnsi="Consolas"/>
          <w:sz w:val="22"/>
        </w:rPr>
      </w:pPr>
      <w:moveTo w:id="2923"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moveTo>
    </w:p>
    <w:p w14:paraId="196212DC" w14:textId="77777777" w:rsidR="00E66FDD" w:rsidRDefault="00E66FDD" w:rsidP="00E66FDD">
      <w:pPr>
        <w:pStyle w:val="ListParagraph"/>
        <w:ind w:left="0"/>
        <w:rPr>
          <w:rFonts w:ascii="Consolas" w:hAnsi="Consolas"/>
          <w:sz w:val="22"/>
        </w:rPr>
      </w:pPr>
    </w:p>
    <w:p w14:paraId="627A49B4" w14:textId="77777777" w:rsidR="00E66FDD" w:rsidRDefault="00E66FDD" w:rsidP="00E66FDD">
      <w:pPr>
        <w:pStyle w:val="ListParagraph"/>
        <w:ind w:left="0"/>
        <w:rPr>
          <w:rFonts w:ascii="Consolas" w:hAnsi="Consolas"/>
          <w:sz w:val="22"/>
        </w:rPr>
      </w:pPr>
      <w:moveTo w:id="2924" w:author="Quincey Koziol" w:date="2014-12-03T15:27:00Z">
        <w:r>
          <w:rPr>
            <w:rFonts w:ascii="Consolas" w:hAnsi="Consolas"/>
            <w:sz w:val="22"/>
          </w:rPr>
          <w:t>/* Close source dataspace */</w:t>
        </w:r>
      </w:moveTo>
    </w:p>
    <w:p w14:paraId="086A58AF" w14:textId="77777777" w:rsidR="00E66FDD" w:rsidRDefault="00E66FDD" w:rsidP="00E66FDD">
      <w:pPr>
        <w:jc w:val="left"/>
        <w:rPr>
          <w:rFonts w:ascii="Consolas" w:hAnsi="Consolas"/>
          <w:sz w:val="22"/>
        </w:rPr>
      </w:pPr>
      <w:moveTo w:id="2925" w:author="Quincey Koziol" w:date="2014-12-03T15:27:00Z">
        <w:r>
          <w:rPr>
            <w:rFonts w:ascii="Consolas" w:hAnsi="Consolas"/>
            <w:sz w:val="22"/>
          </w:rPr>
          <w:t>H5Sclose(src_space_id);</w:t>
        </w:r>
      </w:moveTo>
    </w:p>
    <w:p w14:paraId="72D8E054" w14:textId="77777777" w:rsidR="00E66FDD" w:rsidRDefault="00E66FDD" w:rsidP="00E66FDD">
      <w:pPr>
        <w:pStyle w:val="Heading6"/>
      </w:pPr>
      <w:moveTo w:id="2926" w:author="Quincey Koziol" w:date="2014-12-03T15:27:00Z">
        <w:r>
          <w:t>Unlimited-dimension source and unlimited-dimension virtual dataset mapping, tiled and interleaved pattern in virtual dataset, partial and strided source dataset selected</w:t>
        </w:r>
      </w:moveTo>
    </w:p>
    <w:p w14:paraId="0522DD8C" w14:textId="77777777" w:rsidR="00E66FDD" w:rsidRDefault="00E66FDD" w:rsidP="00E66FDD">
      <w:moveTo w:id="2927" w:author="Quincey Koziol" w:date="2014-12-03T15:27:00Z">
        <w:r>
          <w:t>The figure below shows a mapping of four source datasets with unlimited selections of partial and strided source dataset to a single virtual dataset with unlimited dimensions, with each source dataset selection occupying a tiled and interleaved portion of the virtual dataset.</w:t>
        </w:r>
      </w:moveTo>
    </w:p>
    <w:p w14:paraId="2599EE0C" w14:textId="77777777" w:rsidR="00E66FDD" w:rsidRDefault="00E66FDD" w:rsidP="00E66FDD">
      <w:pPr>
        <w:keepNext/>
      </w:pPr>
      <w:moveTo w:id="2928" w:author="Quincey Koziol" w:date="2014-12-03T15:27:00Z">
        <w:r>
          <w:rPr>
            <w:noProof/>
          </w:rPr>
          <w:drawing>
            <wp:inline distT="0" distB="0" distL="0" distR="0" wp14:anchorId="2E43986F" wp14:editId="723BB62F">
              <wp:extent cx="5225109" cy="8412480"/>
              <wp:effectExtent l="0" t="0" r="762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artialStridedUnlimited-TiledStridedVirtual.png"/>
                      <pic:cNvPicPr/>
                    </pic:nvPicPr>
                    <pic:blipFill>
                      <a:blip r:embed="rId13">
                        <a:extLst>
                          <a:ext uri="{28A0092B-C50C-407E-A947-70E740481C1C}">
                            <a14:useLocalDpi xmlns:a14="http://schemas.microsoft.com/office/drawing/2010/main" val="0"/>
                          </a:ext>
                        </a:extLst>
                      </a:blip>
                      <a:stretch>
                        <a:fillRect/>
                      </a:stretch>
                    </pic:blipFill>
                    <pic:spPr>
                      <a:xfrm>
                        <a:off x="0" y="0"/>
                        <a:ext cx="5225109" cy="8412480"/>
                      </a:xfrm>
                      <a:prstGeom prst="rect">
                        <a:avLst/>
                      </a:prstGeom>
                    </pic:spPr>
                  </pic:pic>
                </a:graphicData>
              </a:graphic>
            </wp:inline>
          </w:drawing>
        </w:r>
      </w:moveTo>
    </w:p>
    <w:p w14:paraId="1D4DFFF4" w14:textId="77777777" w:rsidR="00E66FDD" w:rsidRDefault="00E66FDD" w:rsidP="00E66FDD">
      <w:pPr>
        <w:pStyle w:val="Caption"/>
      </w:pPr>
      <w:moveTo w:id="2929"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10</w:t>
      </w:r>
      <w:moveTo w:id="2930"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unlimited partial and strided selections of four source datasets to strided tiles in virtual dataset with an unlimited dimension.</w:t>
        </w:r>
      </w:moveTo>
    </w:p>
    <w:p w14:paraId="5460F2F4" w14:textId="77777777" w:rsidR="00E66FDD" w:rsidRDefault="00E66FDD" w:rsidP="00E66FDD">
      <w:moveTo w:id="2931" w:author="Quincey Koziol" w:date="2014-12-03T15:27:00Z">
        <w:r>
          <w:t>The following pseudo-code shows how to create this mapping:</w:t>
        </w:r>
      </w:moveTo>
    </w:p>
    <w:p w14:paraId="26556724" w14:textId="77777777" w:rsidR="00E66FDD" w:rsidRDefault="00E66FDD" w:rsidP="00E66FDD">
      <w:pPr>
        <w:pStyle w:val="ListParagraph"/>
        <w:ind w:left="0"/>
        <w:rPr>
          <w:sz w:val="22"/>
        </w:rPr>
      </w:pPr>
      <w:moveTo w:id="2932" w:author="Quincey Koziol" w:date="2014-12-03T15:27:00Z">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moveTo>
    </w:p>
    <w:p w14:paraId="35628427" w14:textId="77777777" w:rsidR="00E66FDD" w:rsidRDefault="00E66FDD" w:rsidP="00E66FDD">
      <w:pPr>
        <w:pStyle w:val="ListParagraph"/>
        <w:ind w:left="0"/>
        <w:rPr>
          <w:rFonts w:ascii="Consolas" w:hAnsi="Consolas"/>
          <w:sz w:val="22"/>
        </w:rPr>
      </w:pPr>
      <w:moveTo w:id="2933"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1F74AF3A" w14:textId="77777777" w:rsidR="00E66FDD" w:rsidRDefault="00E66FDD" w:rsidP="00E66FDD">
      <w:pPr>
        <w:pStyle w:val="ListParagraph"/>
        <w:ind w:left="0"/>
        <w:rPr>
          <w:rFonts w:ascii="Consolas" w:hAnsi="Consolas"/>
          <w:sz w:val="22"/>
        </w:rPr>
      </w:pPr>
      <w:moveTo w:id="2934" w:author="Quincey Koziol" w:date="2014-12-03T15:27:00Z">
        <w:r>
          <w:rPr>
            <w:rFonts w:ascii="Consolas" w:hAnsi="Consolas"/>
            <w:sz w:val="22"/>
          </w:rPr>
          <w:t>hid_t src_space_id, vds_space_id;</w:t>
        </w:r>
      </w:moveTo>
    </w:p>
    <w:p w14:paraId="5A72FC7D" w14:textId="77777777" w:rsidR="00E66FDD" w:rsidRDefault="00E66FDD" w:rsidP="00E66FDD">
      <w:pPr>
        <w:pStyle w:val="ListParagraph"/>
        <w:ind w:left="0"/>
        <w:rPr>
          <w:rFonts w:ascii="Consolas" w:hAnsi="Consolas"/>
          <w:sz w:val="22"/>
        </w:rPr>
      </w:pPr>
      <w:moveTo w:id="2935" w:author="Quincey Koziol" w:date="2014-12-03T15:27:00Z">
        <w:r>
          <w:rPr>
            <w:rFonts w:ascii="Consolas" w:hAnsi="Consolas"/>
            <w:sz w:val="22"/>
          </w:rPr>
          <w:t>hid_t dcpl_id;</w:t>
        </w:r>
      </w:moveTo>
    </w:p>
    <w:p w14:paraId="084D3F00" w14:textId="77777777" w:rsidR="00E66FDD" w:rsidRDefault="00E66FDD" w:rsidP="00E66FDD">
      <w:pPr>
        <w:pStyle w:val="ListParagraph"/>
        <w:ind w:left="0"/>
        <w:rPr>
          <w:rFonts w:ascii="Consolas" w:hAnsi="Consolas"/>
          <w:sz w:val="22"/>
        </w:rPr>
      </w:pPr>
    </w:p>
    <w:p w14:paraId="16769295" w14:textId="77777777" w:rsidR="00E66FDD" w:rsidRDefault="00E66FDD" w:rsidP="00E66FDD">
      <w:pPr>
        <w:pStyle w:val="ListParagraph"/>
        <w:ind w:left="0"/>
        <w:rPr>
          <w:rFonts w:ascii="Consolas" w:hAnsi="Consolas"/>
          <w:sz w:val="22"/>
        </w:rPr>
      </w:pPr>
      <w:moveTo w:id="2936" w:author="Quincey Koziol" w:date="2014-12-03T15:27:00Z">
        <w:r>
          <w:rPr>
            <w:rFonts w:ascii="Consolas" w:hAnsi="Consolas"/>
            <w:sz w:val="22"/>
          </w:rPr>
          <w:t>/* Create DCPL and set to virtual storage */</w:t>
        </w:r>
      </w:moveTo>
    </w:p>
    <w:p w14:paraId="5DE21EB7" w14:textId="77777777" w:rsidR="00E66FDD" w:rsidRDefault="00E66FDD" w:rsidP="00E66FDD">
      <w:pPr>
        <w:pStyle w:val="ListParagraph"/>
        <w:ind w:left="0"/>
        <w:rPr>
          <w:rFonts w:ascii="Consolas" w:hAnsi="Consolas" w:cs="Menlo Regular"/>
          <w:color w:val="000000"/>
          <w:sz w:val="22"/>
        </w:rPr>
      </w:pPr>
      <w:moveTo w:id="2937"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46C14259" w14:textId="77777777" w:rsidR="00E66FDD" w:rsidRDefault="00E66FDD" w:rsidP="00E66FDD">
      <w:pPr>
        <w:pStyle w:val="ListParagraph"/>
        <w:ind w:left="0"/>
        <w:rPr>
          <w:rFonts w:ascii="Consolas" w:hAnsi="Consolas" w:cs="Menlo Regular"/>
          <w:color w:val="000000"/>
          <w:sz w:val="22"/>
        </w:rPr>
      </w:pPr>
      <w:moveTo w:id="2938" w:author="Quincey Koziol" w:date="2014-12-03T15:27:00Z">
        <w:r>
          <w:rPr>
            <w:rFonts w:ascii="Consolas" w:hAnsi="Consolas"/>
            <w:sz w:val="22"/>
          </w:rPr>
          <w:t>H5Pset_virtual(dcpl_id);</w:t>
        </w:r>
      </w:moveTo>
    </w:p>
    <w:p w14:paraId="7F1B3170" w14:textId="77777777" w:rsidR="00E66FDD" w:rsidRDefault="00E66FDD" w:rsidP="00E66FDD">
      <w:pPr>
        <w:pStyle w:val="ListParagraph"/>
        <w:ind w:left="0"/>
        <w:rPr>
          <w:rFonts w:ascii="Consolas" w:hAnsi="Consolas"/>
          <w:sz w:val="22"/>
        </w:rPr>
      </w:pPr>
    </w:p>
    <w:p w14:paraId="51447F1C" w14:textId="77777777" w:rsidR="00E66FDD" w:rsidRDefault="00E66FDD" w:rsidP="00E66FDD">
      <w:pPr>
        <w:pStyle w:val="ListParagraph"/>
        <w:ind w:left="0"/>
        <w:rPr>
          <w:rFonts w:ascii="Consolas" w:hAnsi="Consolas"/>
          <w:sz w:val="22"/>
        </w:rPr>
      </w:pPr>
      <w:moveTo w:id="2939" w:author="Quincey Koziol" w:date="2014-12-03T15:27:00Z">
        <w:r>
          <w:rPr>
            <w:rFonts w:ascii="Consolas" w:hAnsi="Consolas"/>
            <w:sz w:val="22"/>
          </w:rPr>
          <w:t>/* Create first unlimited source dataspace and set selection */</w:t>
        </w:r>
      </w:moveTo>
    </w:p>
    <w:p w14:paraId="4BCD44E4" w14:textId="77777777" w:rsidR="00E66FDD" w:rsidRDefault="00E66FDD" w:rsidP="00E66FDD">
      <w:pPr>
        <w:pStyle w:val="ListParagraph"/>
        <w:ind w:left="0"/>
        <w:rPr>
          <w:sz w:val="22"/>
        </w:rPr>
      </w:pPr>
      <w:moveTo w:id="2940"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1CD8B200" w14:textId="77777777" w:rsidR="00E66FDD" w:rsidRDefault="00E66FDD" w:rsidP="00E66FDD">
      <w:pPr>
        <w:pStyle w:val="ListParagraph"/>
        <w:ind w:left="0"/>
        <w:rPr>
          <w:sz w:val="22"/>
        </w:rPr>
      </w:pPr>
      <w:moveTo w:id="2941" w:author="Quincey Koziol" w:date="2014-12-03T15:27:00Z">
        <w:r>
          <w:rPr>
            <w:rFonts w:ascii="Consolas" w:hAnsi="Consolas"/>
            <w:sz w:val="22"/>
          </w:rPr>
          <w:t>max_src_dims[3] = {/* Z: */ H5S_UNLIMITED, /* Y: */ 10, /* X: */ 10}</w:t>
        </w:r>
        <w:r w:rsidRPr="002E7157">
          <w:rPr>
            <w:rFonts w:ascii="Consolas" w:hAnsi="Consolas"/>
            <w:sz w:val="22"/>
          </w:rPr>
          <w:t>;</w:t>
        </w:r>
        <w:r w:rsidRPr="003462F9">
          <w:rPr>
            <w:sz w:val="22"/>
          </w:rPr>
          <w:t xml:space="preserve"> </w:t>
        </w:r>
      </w:moveTo>
    </w:p>
    <w:p w14:paraId="4031754E" w14:textId="77777777" w:rsidR="00E66FDD" w:rsidRDefault="00E66FDD" w:rsidP="00E66FDD">
      <w:pPr>
        <w:pStyle w:val="ListParagraph"/>
        <w:ind w:left="0"/>
        <w:rPr>
          <w:sz w:val="22"/>
        </w:rPr>
      </w:pPr>
      <w:moveTo w:id="2942" w:author="Quincey Koziol" w:date="2014-12-03T15:27:00Z">
        <w:r>
          <w:rPr>
            <w:rFonts w:ascii="Consolas" w:hAnsi="Consolas"/>
            <w:sz w:val="22"/>
          </w:rPr>
          <w:t>src_space_id = H5Screate_simple(3, src_dims, max_src_dims);</w:t>
        </w:r>
      </w:moveTo>
    </w:p>
    <w:p w14:paraId="446DF9DE" w14:textId="77777777" w:rsidR="00E66FDD" w:rsidRDefault="00E66FDD" w:rsidP="00E66FDD">
      <w:pPr>
        <w:pStyle w:val="ListParagraph"/>
        <w:ind w:left="0"/>
        <w:rPr>
          <w:sz w:val="22"/>
        </w:rPr>
      </w:pPr>
      <w:moveTo w:id="2943"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4A178CE5" w14:textId="77777777" w:rsidR="00E66FDD" w:rsidRDefault="00E66FDD" w:rsidP="00E66FDD">
      <w:pPr>
        <w:pStyle w:val="ListParagraph"/>
        <w:ind w:left="0"/>
        <w:rPr>
          <w:rFonts w:ascii="Consolas" w:hAnsi="Consolas"/>
          <w:sz w:val="22"/>
        </w:rPr>
      </w:pPr>
      <w:moveTo w:id="2944" w:author="Quincey Koziol" w:date="2014-12-03T15:27:00Z">
        <w:r>
          <w:rPr>
            <w:rFonts w:ascii="Consolas" w:hAnsi="Consolas"/>
            <w:sz w:val="22"/>
          </w:rPr>
          <w:t>stride[3] = {1, 1, 1};</w:t>
        </w:r>
      </w:moveTo>
    </w:p>
    <w:p w14:paraId="0484FF77" w14:textId="77777777" w:rsidR="00E66FDD" w:rsidRDefault="00E66FDD" w:rsidP="00E66FDD">
      <w:pPr>
        <w:pStyle w:val="ListParagraph"/>
        <w:ind w:left="0"/>
        <w:rPr>
          <w:rFonts w:ascii="Consolas" w:hAnsi="Consolas"/>
          <w:sz w:val="22"/>
        </w:rPr>
      </w:pPr>
      <w:moveTo w:id="2945" w:author="Quincey Koziol" w:date="2014-12-03T15:27:00Z">
        <w:r>
          <w:rPr>
            <w:rFonts w:ascii="Consolas" w:hAnsi="Consolas"/>
            <w:sz w:val="22"/>
          </w:rPr>
          <w:t>block[3] = {1, 10, 10};</w:t>
        </w:r>
      </w:moveTo>
    </w:p>
    <w:p w14:paraId="7D493CA3" w14:textId="77777777" w:rsidR="00E66FDD" w:rsidRDefault="00E66FDD" w:rsidP="00E66FDD">
      <w:pPr>
        <w:pStyle w:val="ListParagraph"/>
        <w:ind w:left="0"/>
        <w:rPr>
          <w:rFonts w:ascii="Consolas" w:hAnsi="Consolas"/>
          <w:sz w:val="22"/>
        </w:rPr>
      </w:pPr>
      <w:moveTo w:id="2946" w:author="Quincey Koziol" w:date="2014-12-03T15:27:00Z">
        <w:r>
          <w:rPr>
            <w:rFonts w:ascii="Consolas" w:hAnsi="Consolas"/>
            <w:sz w:val="22"/>
          </w:rPr>
          <w:t>count[3] = {H5S_UNLIMITED, 1, 1};</w:t>
        </w:r>
      </w:moveTo>
    </w:p>
    <w:p w14:paraId="7DA83332" w14:textId="77777777" w:rsidR="00E66FDD" w:rsidRDefault="00E66FDD" w:rsidP="00E66FDD">
      <w:pPr>
        <w:pStyle w:val="ListParagraph"/>
        <w:ind w:left="0"/>
        <w:rPr>
          <w:rFonts w:ascii="Consolas" w:hAnsi="Consolas"/>
          <w:sz w:val="22"/>
        </w:rPr>
      </w:pPr>
      <w:moveTo w:id="2947"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8C0FA47" w14:textId="77777777" w:rsidR="00E66FDD" w:rsidRDefault="00E66FDD" w:rsidP="00E66FDD">
      <w:pPr>
        <w:pStyle w:val="ListParagraph"/>
        <w:ind w:left="0" w:firstLine="720"/>
        <w:rPr>
          <w:rFonts w:ascii="Consolas" w:hAnsi="Consolas"/>
          <w:sz w:val="22"/>
        </w:rPr>
      </w:pPr>
      <w:moveTo w:id="2948" w:author="Quincey Koziol" w:date="2014-12-03T15:27:00Z">
        <w:r w:rsidRPr="002E7157">
          <w:rPr>
            <w:rFonts w:ascii="Consolas" w:hAnsi="Consolas"/>
            <w:sz w:val="22"/>
          </w:rPr>
          <w:t>count);</w:t>
        </w:r>
      </w:moveTo>
    </w:p>
    <w:p w14:paraId="5E4E4C09" w14:textId="77777777" w:rsidR="00E66FDD" w:rsidRPr="00F11F7D" w:rsidRDefault="00E66FDD" w:rsidP="00E66FDD">
      <w:pPr>
        <w:rPr>
          <w:rFonts w:ascii="Consolas" w:hAnsi="Consolas"/>
          <w:sz w:val="22"/>
        </w:rPr>
      </w:pPr>
    </w:p>
    <w:p w14:paraId="7CC7D1BA" w14:textId="77777777" w:rsidR="00E66FDD" w:rsidRDefault="00E66FDD" w:rsidP="00E66FDD">
      <w:pPr>
        <w:pStyle w:val="ListParagraph"/>
        <w:ind w:left="0"/>
        <w:rPr>
          <w:rFonts w:ascii="Consolas" w:hAnsi="Consolas"/>
          <w:sz w:val="22"/>
        </w:rPr>
      </w:pPr>
      <w:moveTo w:id="2949" w:author="Quincey Koziol" w:date="2014-12-03T15:27:00Z">
        <w:r>
          <w:rPr>
            <w:rFonts w:ascii="Consolas" w:hAnsi="Consolas"/>
            <w:sz w:val="22"/>
          </w:rPr>
          <w:t>/* Create virtual dataspace and set first selection */</w:t>
        </w:r>
      </w:moveTo>
    </w:p>
    <w:p w14:paraId="18C5D252" w14:textId="77777777" w:rsidR="00E66FDD" w:rsidRDefault="00E66FDD" w:rsidP="00E66FDD">
      <w:pPr>
        <w:pStyle w:val="ListParagraph"/>
        <w:ind w:left="0"/>
        <w:rPr>
          <w:sz w:val="22"/>
        </w:rPr>
      </w:pPr>
      <w:moveTo w:id="2950" w:author="Quincey Koziol" w:date="2014-12-03T15:27:00Z">
        <w:r>
          <w:rPr>
            <w:rFonts w:ascii="Consolas" w:hAnsi="Consolas"/>
            <w:sz w:val="22"/>
          </w:rPr>
          <w:t>vds_dims[3] = {/* Z: */ 20, /* Y: */ 10, /* X: */ 20}</w:t>
        </w:r>
        <w:r w:rsidRPr="002E7157">
          <w:rPr>
            <w:rFonts w:ascii="Consolas" w:hAnsi="Consolas"/>
            <w:sz w:val="22"/>
          </w:rPr>
          <w:t>;</w:t>
        </w:r>
        <w:r w:rsidRPr="003462F9">
          <w:rPr>
            <w:sz w:val="22"/>
          </w:rPr>
          <w:t xml:space="preserve"> </w:t>
        </w:r>
      </w:moveTo>
    </w:p>
    <w:p w14:paraId="7822501A" w14:textId="77777777" w:rsidR="00E66FDD" w:rsidRDefault="00E66FDD" w:rsidP="00E66FDD">
      <w:pPr>
        <w:pStyle w:val="ListParagraph"/>
        <w:ind w:left="0"/>
        <w:rPr>
          <w:sz w:val="22"/>
        </w:rPr>
      </w:pPr>
      <w:moveTo w:id="2951" w:author="Quincey Koziol" w:date="2014-12-03T15:27:00Z">
        <w:r>
          <w:rPr>
            <w:rFonts w:ascii="Consolas" w:hAnsi="Consolas"/>
            <w:sz w:val="22"/>
          </w:rPr>
          <w:t>max_vds_dims[3] = {/* Z: */ H5S_UNLIMITED, /* Y: */ 10, /* X: */ 20}</w:t>
        </w:r>
        <w:r w:rsidRPr="002E7157">
          <w:rPr>
            <w:rFonts w:ascii="Consolas" w:hAnsi="Consolas"/>
            <w:sz w:val="22"/>
          </w:rPr>
          <w:t>;</w:t>
        </w:r>
        <w:r w:rsidRPr="003462F9">
          <w:rPr>
            <w:sz w:val="22"/>
          </w:rPr>
          <w:t xml:space="preserve"> </w:t>
        </w:r>
      </w:moveTo>
    </w:p>
    <w:p w14:paraId="5767FE1D" w14:textId="77777777" w:rsidR="00E66FDD" w:rsidRPr="00DD2EE9" w:rsidRDefault="00E66FDD" w:rsidP="00E66FDD">
      <w:pPr>
        <w:pStyle w:val="ListParagraph"/>
        <w:ind w:left="0"/>
        <w:rPr>
          <w:rFonts w:ascii="Consolas" w:hAnsi="Consolas"/>
          <w:sz w:val="22"/>
        </w:rPr>
      </w:pPr>
      <w:moveTo w:id="2952" w:author="Quincey Koziol" w:date="2014-12-03T15:27:00Z">
        <w:r>
          <w:rPr>
            <w:rFonts w:ascii="Consolas" w:hAnsi="Consolas"/>
            <w:sz w:val="22"/>
          </w:rPr>
          <w:t>vds_space_id = H5Screate_simple(3, vds_dims, max_vds_dims);</w:t>
        </w:r>
      </w:moveTo>
    </w:p>
    <w:p w14:paraId="4B8C845D" w14:textId="77777777" w:rsidR="00E66FDD" w:rsidRDefault="00E66FDD" w:rsidP="00E66FDD">
      <w:pPr>
        <w:pStyle w:val="ListParagraph"/>
        <w:ind w:left="0"/>
        <w:rPr>
          <w:sz w:val="22"/>
        </w:rPr>
      </w:pPr>
      <w:moveTo w:id="2953"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68BEB7DA" w14:textId="77777777" w:rsidR="00E66FDD" w:rsidRDefault="00E66FDD" w:rsidP="00E66FDD">
      <w:pPr>
        <w:pStyle w:val="ListParagraph"/>
        <w:ind w:left="0"/>
        <w:rPr>
          <w:rFonts w:ascii="Consolas" w:hAnsi="Consolas"/>
          <w:sz w:val="22"/>
        </w:rPr>
      </w:pPr>
      <w:moveTo w:id="2954" w:author="Quincey Koziol" w:date="2014-12-03T15:27:00Z">
        <w:r>
          <w:rPr>
            <w:rFonts w:ascii="Consolas" w:hAnsi="Consolas"/>
            <w:sz w:val="22"/>
          </w:rPr>
          <w:t>stride[3] = {2, 1, 1};</w:t>
        </w:r>
      </w:moveTo>
    </w:p>
    <w:p w14:paraId="77A01EC0" w14:textId="77777777" w:rsidR="00E66FDD" w:rsidRDefault="00E66FDD" w:rsidP="00E66FDD">
      <w:pPr>
        <w:pStyle w:val="ListParagraph"/>
        <w:ind w:left="0"/>
        <w:rPr>
          <w:rFonts w:ascii="Consolas" w:hAnsi="Consolas"/>
          <w:sz w:val="22"/>
        </w:rPr>
      </w:pPr>
      <w:moveTo w:id="2955" w:author="Quincey Koziol" w:date="2014-12-03T15:27:00Z">
        <w:r>
          <w:rPr>
            <w:rFonts w:ascii="Consolas" w:hAnsi="Consolas"/>
            <w:sz w:val="22"/>
          </w:rPr>
          <w:t>block[3] = {1, 10, 10};</w:t>
        </w:r>
      </w:moveTo>
    </w:p>
    <w:p w14:paraId="54C8B5EB" w14:textId="77777777" w:rsidR="00E66FDD" w:rsidRDefault="00E66FDD" w:rsidP="00E66FDD">
      <w:pPr>
        <w:pStyle w:val="ListParagraph"/>
        <w:ind w:left="0"/>
        <w:rPr>
          <w:rFonts w:ascii="Consolas" w:hAnsi="Consolas"/>
          <w:sz w:val="22"/>
        </w:rPr>
      </w:pPr>
      <w:moveTo w:id="2956" w:author="Quincey Koziol" w:date="2014-12-03T15:27:00Z">
        <w:r>
          <w:rPr>
            <w:rFonts w:ascii="Consolas" w:hAnsi="Consolas"/>
            <w:sz w:val="22"/>
          </w:rPr>
          <w:t>count[3] = {H5S_UNLIMITED, 1, 1};</w:t>
        </w:r>
      </w:moveTo>
    </w:p>
    <w:p w14:paraId="32F7D01D" w14:textId="77777777" w:rsidR="00E66FDD" w:rsidRDefault="00E66FDD" w:rsidP="00E66FDD">
      <w:pPr>
        <w:pStyle w:val="ListParagraph"/>
        <w:ind w:left="0"/>
        <w:rPr>
          <w:rFonts w:ascii="Consolas" w:hAnsi="Consolas"/>
          <w:sz w:val="22"/>
        </w:rPr>
      </w:pPr>
      <w:moveTo w:id="2957"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67F7B6E8" w14:textId="77777777" w:rsidR="00E66FDD" w:rsidRDefault="00E66FDD" w:rsidP="00E66FDD">
      <w:pPr>
        <w:pStyle w:val="ListParagraph"/>
        <w:ind w:left="0" w:firstLine="720"/>
        <w:rPr>
          <w:rFonts w:ascii="Consolas" w:hAnsi="Consolas"/>
          <w:sz w:val="22"/>
        </w:rPr>
      </w:pPr>
      <w:moveTo w:id="2958" w:author="Quincey Koziol" w:date="2014-12-03T15:27:00Z">
        <w:r w:rsidRPr="002E7157">
          <w:rPr>
            <w:rFonts w:ascii="Consolas" w:hAnsi="Consolas"/>
            <w:sz w:val="22"/>
          </w:rPr>
          <w:t>count);</w:t>
        </w:r>
      </w:moveTo>
    </w:p>
    <w:p w14:paraId="2530E256" w14:textId="77777777" w:rsidR="00E66FDD" w:rsidRPr="00F11F7D" w:rsidRDefault="00E66FDD" w:rsidP="00E66FDD">
      <w:pPr>
        <w:rPr>
          <w:rFonts w:ascii="Consolas" w:hAnsi="Consolas"/>
          <w:sz w:val="22"/>
        </w:rPr>
      </w:pPr>
    </w:p>
    <w:p w14:paraId="5F67C0FA" w14:textId="77777777" w:rsidR="00E66FDD" w:rsidRDefault="00E66FDD" w:rsidP="00E66FDD">
      <w:pPr>
        <w:pStyle w:val="ListParagraph"/>
        <w:ind w:left="0"/>
        <w:rPr>
          <w:rFonts w:ascii="Consolas" w:hAnsi="Consolas"/>
          <w:sz w:val="22"/>
        </w:rPr>
      </w:pPr>
      <w:moveTo w:id="2959" w:author="Quincey Koziol" w:date="2014-12-03T15:27:00Z">
        <w:r>
          <w:rPr>
            <w:rFonts w:ascii="Consolas" w:hAnsi="Consolas"/>
            <w:sz w:val="22"/>
          </w:rPr>
          <w:t>/* Set mapping between first source dataset and first unlimited, strided selection in virtual dataset */</w:t>
        </w:r>
      </w:moveTo>
    </w:p>
    <w:p w14:paraId="2A631874" w14:textId="77777777" w:rsidR="00E66FDD" w:rsidRDefault="00E66FDD" w:rsidP="00E66FDD">
      <w:pPr>
        <w:jc w:val="left"/>
        <w:rPr>
          <w:rFonts w:ascii="Consolas" w:hAnsi="Consolas"/>
          <w:sz w:val="22"/>
        </w:rPr>
      </w:pPr>
      <w:moveTo w:id="2960"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 src</w:t>
        </w:r>
        <w:r w:rsidRPr="002C4D15">
          <w:rPr>
            <w:rFonts w:ascii="Consolas" w:hAnsi="Consolas"/>
            <w:sz w:val="22"/>
          </w:rPr>
          <w:t>_space_id);</w:t>
        </w:r>
      </w:moveTo>
    </w:p>
    <w:p w14:paraId="36ADE79E" w14:textId="77777777" w:rsidR="00E66FDD" w:rsidRDefault="00E66FDD" w:rsidP="00E66FDD">
      <w:pPr>
        <w:pStyle w:val="ListParagraph"/>
        <w:ind w:left="0"/>
        <w:rPr>
          <w:rFonts w:ascii="Consolas" w:hAnsi="Consolas"/>
          <w:sz w:val="22"/>
        </w:rPr>
      </w:pPr>
    </w:p>
    <w:p w14:paraId="489B6B32" w14:textId="77777777" w:rsidR="00E66FDD" w:rsidRDefault="00E66FDD" w:rsidP="00E66FDD">
      <w:pPr>
        <w:pStyle w:val="ListParagraph"/>
        <w:ind w:left="0"/>
        <w:rPr>
          <w:rFonts w:ascii="Consolas" w:hAnsi="Consolas"/>
          <w:sz w:val="22"/>
        </w:rPr>
      </w:pPr>
      <w:moveTo w:id="2961" w:author="Quincey Koziol" w:date="2014-12-03T15:27:00Z">
        <w:r>
          <w:rPr>
            <w:rFonts w:ascii="Consolas" w:hAnsi="Consolas"/>
            <w:sz w:val="22"/>
          </w:rPr>
          <w:t>/* Close first source dataspace */</w:t>
        </w:r>
      </w:moveTo>
    </w:p>
    <w:p w14:paraId="0D6C2BFE" w14:textId="77777777" w:rsidR="00E66FDD" w:rsidRDefault="00E66FDD" w:rsidP="00E66FDD">
      <w:pPr>
        <w:jc w:val="left"/>
        <w:rPr>
          <w:rFonts w:ascii="Consolas" w:hAnsi="Consolas"/>
          <w:sz w:val="22"/>
        </w:rPr>
      </w:pPr>
      <w:moveTo w:id="2962" w:author="Quincey Koziol" w:date="2014-12-03T15:27:00Z">
        <w:r>
          <w:rPr>
            <w:rFonts w:ascii="Consolas" w:hAnsi="Consolas"/>
            <w:sz w:val="22"/>
          </w:rPr>
          <w:t>H5Sclose(src_space_id);</w:t>
        </w:r>
      </w:moveTo>
    </w:p>
    <w:p w14:paraId="09E0660D" w14:textId="77777777" w:rsidR="00E66FDD" w:rsidRDefault="00E66FDD" w:rsidP="00E66FDD">
      <w:pPr>
        <w:jc w:val="left"/>
        <w:rPr>
          <w:rFonts w:ascii="Consolas" w:hAnsi="Consolas"/>
          <w:sz w:val="22"/>
        </w:rPr>
      </w:pPr>
    </w:p>
    <w:p w14:paraId="00B7ABBC" w14:textId="77777777" w:rsidR="00E66FDD" w:rsidRDefault="00E66FDD" w:rsidP="00E66FDD">
      <w:pPr>
        <w:pStyle w:val="ListParagraph"/>
        <w:ind w:left="0"/>
        <w:rPr>
          <w:rFonts w:ascii="Consolas" w:hAnsi="Consolas"/>
          <w:sz w:val="22"/>
        </w:rPr>
      </w:pPr>
      <w:moveTo w:id="2963" w:author="Quincey Koziol" w:date="2014-12-03T15:27:00Z">
        <w:r>
          <w:rPr>
            <w:rFonts w:ascii="Consolas" w:hAnsi="Consolas"/>
            <w:sz w:val="22"/>
          </w:rPr>
          <w:t>/* Create second unlimited source dataspace and set strided selection */</w:t>
        </w:r>
      </w:moveTo>
    </w:p>
    <w:p w14:paraId="214408D1" w14:textId="77777777" w:rsidR="00E66FDD" w:rsidRDefault="00E66FDD" w:rsidP="00E66FDD">
      <w:pPr>
        <w:pStyle w:val="ListParagraph"/>
        <w:ind w:left="0"/>
        <w:rPr>
          <w:sz w:val="22"/>
        </w:rPr>
      </w:pPr>
      <w:moveTo w:id="2964" w:author="Quincey Koziol" w:date="2014-12-03T15:27:00Z">
        <w:r>
          <w:rPr>
            <w:rFonts w:ascii="Consolas" w:hAnsi="Consolas"/>
            <w:sz w:val="22"/>
          </w:rPr>
          <w:t>src_dims[3] = {/* Z: */ 20, /* Y: */ 10, /* X: */ 10}</w:t>
        </w:r>
        <w:r w:rsidRPr="002E7157">
          <w:rPr>
            <w:rFonts w:ascii="Consolas" w:hAnsi="Consolas"/>
            <w:sz w:val="22"/>
          </w:rPr>
          <w:t>;</w:t>
        </w:r>
        <w:r w:rsidRPr="003462F9">
          <w:rPr>
            <w:sz w:val="22"/>
          </w:rPr>
          <w:t xml:space="preserve"> </w:t>
        </w:r>
      </w:moveTo>
    </w:p>
    <w:p w14:paraId="4A12F246" w14:textId="77777777" w:rsidR="00E66FDD" w:rsidRDefault="00E66FDD" w:rsidP="00E66FDD">
      <w:pPr>
        <w:pStyle w:val="ListParagraph"/>
        <w:ind w:left="0"/>
        <w:rPr>
          <w:sz w:val="22"/>
        </w:rPr>
      </w:pPr>
      <w:moveTo w:id="2965" w:author="Quincey Koziol" w:date="2014-12-03T15:27:00Z">
        <w:r>
          <w:rPr>
            <w:rFonts w:ascii="Consolas" w:hAnsi="Consolas"/>
            <w:sz w:val="22"/>
          </w:rPr>
          <w:t>max_src_dims[3] = {/* Z: */ H5S_UNLIMITED, /* Y: */ 10, /* X: */ 10}</w:t>
        </w:r>
        <w:r w:rsidRPr="002E7157">
          <w:rPr>
            <w:rFonts w:ascii="Consolas" w:hAnsi="Consolas"/>
            <w:sz w:val="22"/>
          </w:rPr>
          <w:t>;</w:t>
        </w:r>
        <w:r w:rsidRPr="003462F9">
          <w:rPr>
            <w:sz w:val="22"/>
          </w:rPr>
          <w:t xml:space="preserve"> </w:t>
        </w:r>
      </w:moveTo>
    </w:p>
    <w:p w14:paraId="53E53D2F" w14:textId="77777777" w:rsidR="00E66FDD" w:rsidRDefault="00E66FDD" w:rsidP="00E66FDD">
      <w:pPr>
        <w:pStyle w:val="ListParagraph"/>
        <w:ind w:left="0"/>
        <w:rPr>
          <w:sz w:val="22"/>
        </w:rPr>
      </w:pPr>
      <w:moveTo w:id="2966" w:author="Quincey Koziol" w:date="2014-12-03T15:27:00Z">
        <w:r>
          <w:rPr>
            <w:rFonts w:ascii="Consolas" w:hAnsi="Consolas"/>
            <w:sz w:val="22"/>
          </w:rPr>
          <w:t>src_space_id = H5Screate_simple(3, src_dims, max_src_dims);</w:t>
        </w:r>
      </w:moveTo>
    </w:p>
    <w:p w14:paraId="1C691CD4" w14:textId="77777777" w:rsidR="00E66FDD" w:rsidRDefault="00E66FDD" w:rsidP="00E66FDD">
      <w:pPr>
        <w:pStyle w:val="ListParagraph"/>
        <w:ind w:left="0"/>
        <w:rPr>
          <w:sz w:val="22"/>
        </w:rPr>
      </w:pPr>
      <w:moveTo w:id="2967"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0783A1F3" w14:textId="77777777" w:rsidR="00E66FDD" w:rsidRDefault="00E66FDD" w:rsidP="00E66FDD">
      <w:pPr>
        <w:pStyle w:val="ListParagraph"/>
        <w:ind w:left="0"/>
        <w:rPr>
          <w:rFonts w:ascii="Consolas" w:hAnsi="Consolas"/>
          <w:sz w:val="22"/>
        </w:rPr>
      </w:pPr>
      <w:moveTo w:id="2968" w:author="Quincey Koziol" w:date="2014-12-03T15:27:00Z">
        <w:r>
          <w:rPr>
            <w:rFonts w:ascii="Consolas" w:hAnsi="Consolas"/>
            <w:sz w:val="22"/>
          </w:rPr>
          <w:t>stride[3] = {2, 1, 1};</w:t>
        </w:r>
      </w:moveTo>
    </w:p>
    <w:p w14:paraId="5FE88BD7" w14:textId="77777777" w:rsidR="00E66FDD" w:rsidRDefault="00E66FDD" w:rsidP="00E66FDD">
      <w:pPr>
        <w:pStyle w:val="ListParagraph"/>
        <w:ind w:left="0"/>
        <w:rPr>
          <w:rFonts w:ascii="Consolas" w:hAnsi="Consolas"/>
          <w:sz w:val="22"/>
        </w:rPr>
      </w:pPr>
      <w:moveTo w:id="2969" w:author="Quincey Koziol" w:date="2014-12-03T15:27:00Z">
        <w:r>
          <w:rPr>
            <w:rFonts w:ascii="Consolas" w:hAnsi="Consolas"/>
            <w:sz w:val="22"/>
          </w:rPr>
          <w:t>block[3] = {1, 10, 10};</w:t>
        </w:r>
      </w:moveTo>
    </w:p>
    <w:p w14:paraId="7749A985" w14:textId="77777777" w:rsidR="00E66FDD" w:rsidRDefault="00E66FDD" w:rsidP="00E66FDD">
      <w:pPr>
        <w:pStyle w:val="ListParagraph"/>
        <w:ind w:left="0"/>
        <w:rPr>
          <w:rFonts w:ascii="Consolas" w:hAnsi="Consolas"/>
          <w:sz w:val="22"/>
        </w:rPr>
      </w:pPr>
      <w:moveTo w:id="2970" w:author="Quincey Koziol" w:date="2014-12-03T15:27:00Z">
        <w:r>
          <w:rPr>
            <w:rFonts w:ascii="Consolas" w:hAnsi="Consolas"/>
            <w:sz w:val="22"/>
          </w:rPr>
          <w:t>count[3] = {H5S_UNLIMITED, 1, 1};</w:t>
        </w:r>
      </w:moveTo>
    </w:p>
    <w:p w14:paraId="5FF93B2A" w14:textId="77777777" w:rsidR="00E66FDD" w:rsidRDefault="00E66FDD" w:rsidP="00E66FDD">
      <w:pPr>
        <w:pStyle w:val="ListParagraph"/>
        <w:ind w:left="0"/>
        <w:rPr>
          <w:rFonts w:ascii="Consolas" w:hAnsi="Consolas"/>
          <w:sz w:val="22"/>
        </w:rPr>
      </w:pPr>
      <w:moveTo w:id="2971"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775FB12A" w14:textId="77777777" w:rsidR="00E66FDD" w:rsidRDefault="00E66FDD" w:rsidP="00E66FDD">
      <w:pPr>
        <w:pStyle w:val="ListParagraph"/>
        <w:ind w:left="0" w:firstLine="720"/>
        <w:rPr>
          <w:rFonts w:ascii="Consolas" w:hAnsi="Consolas"/>
          <w:sz w:val="22"/>
        </w:rPr>
      </w:pPr>
      <w:moveTo w:id="2972" w:author="Quincey Koziol" w:date="2014-12-03T15:27:00Z">
        <w:r w:rsidRPr="002E7157">
          <w:rPr>
            <w:rFonts w:ascii="Consolas" w:hAnsi="Consolas"/>
            <w:sz w:val="22"/>
          </w:rPr>
          <w:t>count);</w:t>
        </w:r>
      </w:moveTo>
    </w:p>
    <w:p w14:paraId="2D1CA294" w14:textId="77777777" w:rsidR="00E66FDD" w:rsidRPr="00F11F7D" w:rsidRDefault="00E66FDD" w:rsidP="00E66FDD">
      <w:pPr>
        <w:rPr>
          <w:rFonts w:ascii="Consolas" w:hAnsi="Consolas"/>
          <w:sz w:val="22"/>
        </w:rPr>
      </w:pPr>
    </w:p>
    <w:p w14:paraId="3E95C73B" w14:textId="77777777" w:rsidR="00E66FDD" w:rsidRDefault="00E66FDD" w:rsidP="00E66FDD">
      <w:pPr>
        <w:pStyle w:val="ListParagraph"/>
        <w:ind w:left="0"/>
        <w:rPr>
          <w:rFonts w:ascii="Consolas" w:hAnsi="Consolas"/>
          <w:sz w:val="22"/>
        </w:rPr>
      </w:pPr>
      <w:moveTo w:id="2973" w:author="Quincey Koziol" w:date="2014-12-03T15:27:00Z">
        <w:r>
          <w:rPr>
            <w:rFonts w:ascii="Consolas" w:hAnsi="Consolas"/>
            <w:sz w:val="22"/>
          </w:rPr>
          <w:t>/* Set second selection in virtual dataset */</w:t>
        </w:r>
      </w:moveTo>
    </w:p>
    <w:p w14:paraId="1308F682" w14:textId="77777777" w:rsidR="00E66FDD" w:rsidRDefault="00E66FDD" w:rsidP="00E66FDD">
      <w:pPr>
        <w:pStyle w:val="ListParagraph"/>
        <w:ind w:left="0"/>
        <w:rPr>
          <w:sz w:val="22"/>
        </w:rPr>
      </w:pPr>
      <w:moveTo w:id="2974" w:author="Quincey Koziol" w:date="2014-12-03T15:27:00Z">
        <w:r w:rsidRPr="002E7157">
          <w:rPr>
            <w:rFonts w:ascii="Consolas" w:hAnsi="Consolas"/>
            <w:sz w:val="22"/>
          </w:rPr>
          <w:t>start</w:t>
        </w:r>
        <w:r>
          <w:rPr>
            <w:rFonts w:ascii="Consolas" w:hAnsi="Consolas"/>
            <w:sz w:val="22"/>
          </w:rPr>
          <w:t>[3] = {0, 0, 10}</w:t>
        </w:r>
        <w:r w:rsidRPr="002E7157">
          <w:rPr>
            <w:rFonts w:ascii="Consolas" w:hAnsi="Consolas"/>
            <w:sz w:val="22"/>
          </w:rPr>
          <w:t>;</w:t>
        </w:r>
        <w:r w:rsidRPr="003462F9">
          <w:rPr>
            <w:sz w:val="22"/>
          </w:rPr>
          <w:t xml:space="preserve"> </w:t>
        </w:r>
      </w:moveTo>
    </w:p>
    <w:p w14:paraId="59E5850F" w14:textId="77777777" w:rsidR="00E66FDD" w:rsidRDefault="00E66FDD" w:rsidP="00E66FDD">
      <w:pPr>
        <w:pStyle w:val="ListParagraph"/>
        <w:ind w:left="0"/>
        <w:rPr>
          <w:rFonts w:ascii="Consolas" w:hAnsi="Consolas"/>
          <w:sz w:val="22"/>
        </w:rPr>
      </w:pPr>
      <w:moveTo w:id="2975" w:author="Quincey Koziol" w:date="2014-12-03T15:27:00Z">
        <w:r>
          <w:rPr>
            <w:rFonts w:ascii="Consolas" w:hAnsi="Consolas"/>
            <w:sz w:val="22"/>
          </w:rPr>
          <w:t>stride[3] = {2, 1, 1};</w:t>
        </w:r>
      </w:moveTo>
    </w:p>
    <w:p w14:paraId="552E7441" w14:textId="77777777" w:rsidR="00E66FDD" w:rsidRDefault="00E66FDD" w:rsidP="00E66FDD">
      <w:pPr>
        <w:pStyle w:val="ListParagraph"/>
        <w:ind w:left="0"/>
        <w:rPr>
          <w:rFonts w:ascii="Consolas" w:hAnsi="Consolas"/>
          <w:sz w:val="22"/>
        </w:rPr>
      </w:pPr>
      <w:moveTo w:id="2976" w:author="Quincey Koziol" w:date="2014-12-03T15:27:00Z">
        <w:r>
          <w:rPr>
            <w:rFonts w:ascii="Consolas" w:hAnsi="Consolas"/>
            <w:sz w:val="22"/>
          </w:rPr>
          <w:t>block[3] = {1, 10, 10};</w:t>
        </w:r>
      </w:moveTo>
    </w:p>
    <w:p w14:paraId="722EB95A" w14:textId="77777777" w:rsidR="00E66FDD" w:rsidRDefault="00E66FDD" w:rsidP="00E66FDD">
      <w:pPr>
        <w:pStyle w:val="ListParagraph"/>
        <w:ind w:left="0"/>
        <w:rPr>
          <w:rFonts w:ascii="Consolas" w:hAnsi="Consolas"/>
          <w:sz w:val="22"/>
        </w:rPr>
      </w:pPr>
      <w:moveTo w:id="2977" w:author="Quincey Koziol" w:date="2014-12-03T15:27:00Z">
        <w:r>
          <w:rPr>
            <w:rFonts w:ascii="Consolas" w:hAnsi="Consolas"/>
            <w:sz w:val="22"/>
          </w:rPr>
          <w:t>count[3] = {H5S_UNLIMITED, 1, 1};</w:t>
        </w:r>
      </w:moveTo>
    </w:p>
    <w:p w14:paraId="0589A670" w14:textId="77777777" w:rsidR="00E66FDD" w:rsidRDefault="00E66FDD" w:rsidP="00E66FDD">
      <w:pPr>
        <w:pStyle w:val="ListParagraph"/>
        <w:ind w:left="0"/>
        <w:rPr>
          <w:rFonts w:ascii="Consolas" w:hAnsi="Consolas"/>
          <w:sz w:val="22"/>
        </w:rPr>
      </w:pPr>
      <w:moveTo w:id="2978"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CC2CA2B" w14:textId="77777777" w:rsidR="00E66FDD" w:rsidRDefault="00E66FDD" w:rsidP="00E66FDD">
      <w:pPr>
        <w:pStyle w:val="ListParagraph"/>
        <w:ind w:left="0" w:firstLine="720"/>
        <w:rPr>
          <w:rFonts w:ascii="Consolas" w:hAnsi="Consolas"/>
          <w:sz w:val="22"/>
        </w:rPr>
      </w:pPr>
      <w:moveTo w:id="2979" w:author="Quincey Koziol" w:date="2014-12-03T15:27:00Z">
        <w:r w:rsidRPr="002E7157">
          <w:rPr>
            <w:rFonts w:ascii="Consolas" w:hAnsi="Consolas"/>
            <w:sz w:val="22"/>
          </w:rPr>
          <w:t>count);</w:t>
        </w:r>
      </w:moveTo>
    </w:p>
    <w:p w14:paraId="27D27EEE" w14:textId="77777777" w:rsidR="00E66FDD" w:rsidRPr="00F11F7D" w:rsidRDefault="00E66FDD" w:rsidP="00E66FDD">
      <w:pPr>
        <w:rPr>
          <w:rFonts w:ascii="Consolas" w:hAnsi="Consolas"/>
          <w:sz w:val="22"/>
        </w:rPr>
      </w:pPr>
    </w:p>
    <w:p w14:paraId="515C49DA" w14:textId="77777777" w:rsidR="00E66FDD" w:rsidRDefault="00E66FDD" w:rsidP="00E66FDD">
      <w:pPr>
        <w:pStyle w:val="ListParagraph"/>
        <w:ind w:left="0"/>
        <w:rPr>
          <w:rFonts w:ascii="Consolas" w:hAnsi="Consolas"/>
          <w:sz w:val="22"/>
        </w:rPr>
      </w:pPr>
      <w:moveTo w:id="2980" w:author="Quincey Koziol" w:date="2014-12-03T15:27:00Z">
        <w:r>
          <w:rPr>
            <w:rFonts w:ascii="Consolas" w:hAnsi="Consolas"/>
            <w:sz w:val="22"/>
          </w:rPr>
          <w:t>/* Set mapping between second source dataset and second unlimited, strided selection in virtual dataset */</w:t>
        </w:r>
      </w:moveTo>
    </w:p>
    <w:p w14:paraId="5C89FE6B" w14:textId="77777777" w:rsidR="00E66FDD" w:rsidRDefault="00E66FDD" w:rsidP="00E66FDD">
      <w:pPr>
        <w:jc w:val="left"/>
        <w:rPr>
          <w:rFonts w:ascii="Consolas" w:hAnsi="Consolas"/>
          <w:sz w:val="22"/>
        </w:rPr>
      </w:pPr>
      <w:moveTo w:id="2981"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“b.h5”, “/B”, src</w:t>
        </w:r>
        <w:r w:rsidRPr="002C4D15">
          <w:rPr>
            <w:rFonts w:ascii="Consolas" w:hAnsi="Consolas"/>
            <w:sz w:val="22"/>
          </w:rPr>
          <w:t>_space_id);</w:t>
        </w:r>
      </w:moveTo>
    </w:p>
    <w:p w14:paraId="34F240FD" w14:textId="77777777" w:rsidR="00E66FDD" w:rsidRDefault="00E66FDD" w:rsidP="00E66FDD">
      <w:pPr>
        <w:pStyle w:val="ListParagraph"/>
        <w:ind w:left="0"/>
        <w:rPr>
          <w:rFonts w:ascii="Consolas" w:hAnsi="Consolas"/>
          <w:sz w:val="22"/>
        </w:rPr>
      </w:pPr>
    </w:p>
    <w:p w14:paraId="4CB3F5E3" w14:textId="77777777" w:rsidR="00E66FDD" w:rsidRDefault="00E66FDD" w:rsidP="00E66FDD">
      <w:pPr>
        <w:pStyle w:val="ListParagraph"/>
        <w:ind w:left="0"/>
        <w:rPr>
          <w:rFonts w:ascii="Consolas" w:hAnsi="Consolas"/>
          <w:sz w:val="22"/>
        </w:rPr>
      </w:pPr>
      <w:moveTo w:id="2982" w:author="Quincey Koziol" w:date="2014-12-03T15:27:00Z">
        <w:r>
          <w:rPr>
            <w:rFonts w:ascii="Consolas" w:hAnsi="Consolas"/>
            <w:sz w:val="22"/>
          </w:rPr>
          <w:t>/* Close second source dataspace */</w:t>
        </w:r>
      </w:moveTo>
    </w:p>
    <w:p w14:paraId="2EECE659" w14:textId="77777777" w:rsidR="00E66FDD" w:rsidRDefault="00E66FDD" w:rsidP="00E66FDD">
      <w:pPr>
        <w:jc w:val="left"/>
        <w:rPr>
          <w:rFonts w:ascii="Consolas" w:hAnsi="Consolas"/>
          <w:sz w:val="22"/>
        </w:rPr>
      </w:pPr>
      <w:moveTo w:id="2983" w:author="Quincey Koziol" w:date="2014-12-03T15:27:00Z">
        <w:r>
          <w:rPr>
            <w:rFonts w:ascii="Consolas" w:hAnsi="Consolas"/>
            <w:sz w:val="22"/>
          </w:rPr>
          <w:t>H5Sclose(src_space_id);</w:t>
        </w:r>
      </w:moveTo>
    </w:p>
    <w:p w14:paraId="514DB8DA" w14:textId="77777777" w:rsidR="00E66FDD" w:rsidRDefault="00E66FDD" w:rsidP="00E66FDD">
      <w:pPr>
        <w:jc w:val="left"/>
        <w:rPr>
          <w:rFonts w:ascii="Consolas" w:hAnsi="Consolas"/>
          <w:sz w:val="22"/>
        </w:rPr>
      </w:pPr>
    </w:p>
    <w:p w14:paraId="2DB958D7" w14:textId="77777777" w:rsidR="00E66FDD" w:rsidRDefault="00E66FDD" w:rsidP="00E66FDD">
      <w:pPr>
        <w:pStyle w:val="ListParagraph"/>
        <w:ind w:left="0"/>
        <w:rPr>
          <w:rFonts w:ascii="Consolas" w:hAnsi="Consolas"/>
          <w:sz w:val="22"/>
        </w:rPr>
      </w:pPr>
      <w:moveTo w:id="2984" w:author="Quincey Koziol" w:date="2014-12-03T15:27:00Z">
        <w:r>
          <w:rPr>
            <w:rFonts w:ascii="Consolas" w:hAnsi="Consolas"/>
            <w:sz w:val="22"/>
          </w:rPr>
          <w:t>/* Create third unlimited source dataspace and set partial, strided selection */</w:t>
        </w:r>
      </w:moveTo>
    </w:p>
    <w:p w14:paraId="3A91FB2F" w14:textId="77777777" w:rsidR="00E66FDD" w:rsidRDefault="00E66FDD" w:rsidP="00E66FDD">
      <w:pPr>
        <w:pStyle w:val="ListParagraph"/>
        <w:ind w:left="0"/>
        <w:rPr>
          <w:sz w:val="22"/>
        </w:rPr>
      </w:pPr>
      <w:moveTo w:id="2985" w:author="Quincey Koziol" w:date="2014-12-03T15:27:00Z">
        <w:r>
          <w:rPr>
            <w:rFonts w:ascii="Consolas" w:hAnsi="Consolas"/>
            <w:sz w:val="22"/>
          </w:rPr>
          <w:t>src_dims[3] = {/* Z: */ 20, /* Y: */ 10, /* X: */ 15}</w:t>
        </w:r>
        <w:r w:rsidRPr="002E7157">
          <w:rPr>
            <w:rFonts w:ascii="Consolas" w:hAnsi="Consolas"/>
            <w:sz w:val="22"/>
          </w:rPr>
          <w:t>;</w:t>
        </w:r>
        <w:r w:rsidRPr="003462F9">
          <w:rPr>
            <w:sz w:val="22"/>
          </w:rPr>
          <w:t xml:space="preserve"> </w:t>
        </w:r>
      </w:moveTo>
    </w:p>
    <w:p w14:paraId="0D5E1411" w14:textId="77777777" w:rsidR="00E66FDD" w:rsidRDefault="00E66FDD" w:rsidP="00E66FDD">
      <w:pPr>
        <w:pStyle w:val="ListParagraph"/>
        <w:ind w:left="0"/>
        <w:rPr>
          <w:sz w:val="22"/>
        </w:rPr>
      </w:pPr>
      <w:moveTo w:id="2986" w:author="Quincey Koziol" w:date="2014-12-03T15:27:00Z">
        <w:r>
          <w:rPr>
            <w:rFonts w:ascii="Consolas" w:hAnsi="Consolas"/>
            <w:sz w:val="22"/>
          </w:rPr>
          <w:t>max_src_dims[3] = {/* Z: */ H5S_UNLIMITED, /* Y: */ 10, /* X: */ 15}</w:t>
        </w:r>
        <w:r w:rsidRPr="002E7157">
          <w:rPr>
            <w:rFonts w:ascii="Consolas" w:hAnsi="Consolas"/>
            <w:sz w:val="22"/>
          </w:rPr>
          <w:t>;</w:t>
        </w:r>
        <w:r w:rsidRPr="003462F9">
          <w:rPr>
            <w:sz w:val="22"/>
          </w:rPr>
          <w:t xml:space="preserve"> </w:t>
        </w:r>
      </w:moveTo>
    </w:p>
    <w:p w14:paraId="6D34896B" w14:textId="77777777" w:rsidR="00E66FDD" w:rsidRDefault="00E66FDD" w:rsidP="00E66FDD">
      <w:pPr>
        <w:pStyle w:val="ListParagraph"/>
        <w:ind w:left="0"/>
        <w:rPr>
          <w:sz w:val="22"/>
        </w:rPr>
      </w:pPr>
      <w:moveTo w:id="2987" w:author="Quincey Koziol" w:date="2014-12-03T15:27:00Z">
        <w:r>
          <w:rPr>
            <w:rFonts w:ascii="Consolas" w:hAnsi="Consolas"/>
            <w:sz w:val="22"/>
          </w:rPr>
          <w:t>src_space_id = H5Screate_simple(3, src_dims, max_src_dims);</w:t>
        </w:r>
      </w:moveTo>
    </w:p>
    <w:p w14:paraId="1388C562" w14:textId="77777777" w:rsidR="00E66FDD" w:rsidRDefault="00E66FDD" w:rsidP="00E66FDD">
      <w:pPr>
        <w:pStyle w:val="ListParagraph"/>
        <w:ind w:left="0"/>
        <w:rPr>
          <w:sz w:val="22"/>
        </w:rPr>
      </w:pPr>
      <w:moveTo w:id="2988"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01090FA8" w14:textId="77777777" w:rsidR="00E66FDD" w:rsidRDefault="00E66FDD" w:rsidP="00E66FDD">
      <w:pPr>
        <w:pStyle w:val="ListParagraph"/>
        <w:ind w:left="0"/>
        <w:rPr>
          <w:rFonts w:ascii="Consolas" w:hAnsi="Consolas"/>
          <w:sz w:val="22"/>
        </w:rPr>
      </w:pPr>
      <w:moveTo w:id="2989" w:author="Quincey Koziol" w:date="2014-12-03T15:27:00Z">
        <w:r>
          <w:rPr>
            <w:rFonts w:ascii="Consolas" w:hAnsi="Consolas"/>
            <w:sz w:val="22"/>
          </w:rPr>
          <w:t>stride[3] = {2, 1, 1};</w:t>
        </w:r>
      </w:moveTo>
    </w:p>
    <w:p w14:paraId="53AA4558" w14:textId="77777777" w:rsidR="00E66FDD" w:rsidRDefault="00E66FDD" w:rsidP="00E66FDD">
      <w:pPr>
        <w:pStyle w:val="ListParagraph"/>
        <w:ind w:left="0"/>
        <w:rPr>
          <w:rFonts w:ascii="Consolas" w:hAnsi="Consolas"/>
          <w:sz w:val="22"/>
        </w:rPr>
      </w:pPr>
      <w:moveTo w:id="2990" w:author="Quincey Koziol" w:date="2014-12-03T15:27:00Z">
        <w:r>
          <w:rPr>
            <w:rFonts w:ascii="Consolas" w:hAnsi="Consolas"/>
            <w:sz w:val="22"/>
          </w:rPr>
          <w:t>block[3] = {1, 10, 10};</w:t>
        </w:r>
      </w:moveTo>
    </w:p>
    <w:p w14:paraId="46332C58" w14:textId="77777777" w:rsidR="00E66FDD" w:rsidRDefault="00E66FDD" w:rsidP="00E66FDD">
      <w:pPr>
        <w:pStyle w:val="ListParagraph"/>
        <w:ind w:left="0"/>
        <w:rPr>
          <w:rFonts w:ascii="Consolas" w:hAnsi="Consolas"/>
          <w:sz w:val="22"/>
        </w:rPr>
      </w:pPr>
      <w:moveTo w:id="2991" w:author="Quincey Koziol" w:date="2014-12-03T15:27:00Z">
        <w:r>
          <w:rPr>
            <w:rFonts w:ascii="Consolas" w:hAnsi="Consolas"/>
            <w:sz w:val="22"/>
          </w:rPr>
          <w:t>count[3] = {H5S_UNLIMITED, 1, 1};</w:t>
        </w:r>
      </w:moveTo>
    </w:p>
    <w:p w14:paraId="3438F613" w14:textId="77777777" w:rsidR="00E66FDD" w:rsidRDefault="00E66FDD" w:rsidP="00E66FDD">
      <w:pPr>
        <w:pStyle w:val="ListParagraph"/>
        <w:ind w:left="0"/>
        <w:rPr>
          <w:rFonts w:ascii="Consolas" w:hAnsi="Consolas"/>
          <w:sz w:val="22"/>
        </w:rPr>
      </w:pPr>
      <w:moveTo w:id="2992"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8450309" w14:textId="77777777" w:rsidR="00E66FDD" w:rsidRDefault="00E66FDD" w:rsidP="00E66FDD">
      <w:pPr>
        <w:pStyle w:val="ListParagraph"/>
        <w:ind w:left="0" w:firstLine="720"/>
        <w:rPr>
          <w:rFonts w:ascii="Consolas" w:hAnsi="Consolas"/>
          <w:sz w:val="22"/>
        </w:rPr>
      </w:pPr>
      <w:moveTo w:id="2993" w:author="Quincey Koziol" w:date="2014-12-03T15:27:00Z">
        <w:r w:rsidRPr="002E7157">
          <w:rPr>
            <w:rFonts w:ascii="Consolas" w:hAnsi="Consolas"/>
            <w:sz w:val="22"/>
          </w:rPr>
          <w:t>count);</w:t>
        </w:r>
      </w:moveTo>
    </w:p>
    <w:p w14:paraId="5A92125C" w14:textId="77777777" w:rsidR="00E66FDD" w:rsidRPr="00F11F7D" w:rsidRDefault="00E66FDD" w:rsidP="00E66FDD">
      <w:pPr>
        <w:rPr>
          <w:rFonts w:ascii="Consolas" w:hAnsi="Consolas"/>
          <w:sz w:val="22"/>
        </w:rPr>
      </w:pPr>
    </w:p>
    <w:p w14:paraId="30D74610" w14:textId="77777777" w:rsidR="00E66FDD" w:rsidRDefault="00E66FDD" w:rsidP="00E66FDD">
      <w:pPr>
        <w:pStyle w:val="ListParagraph"/>
        <w:ind w:left="0"/>
        <w:rPr>
          <w:rFonts w:ascii="Consolas" w:hAnsi="Consolas"/>
          <w:sz w:val="22"/>
        </w:rPr>
      </w:pPr>
      <w:moveTo w:id="2994" w:author="Quincey Koziol" w:date="2014-12-03T15:27:00Z">
        <w:r>
          <w:rPr>
            <w:rFonts w:ascii="Consolas" w:hAnsi="Consolas"/>
            <w:sz w:val="22"/>
          </w:rPr>
          <w:t>/* Set third selection in virtual dataset */</w:t>
        </w:r>
      </w:moveTo>
    </w:p>
    <w:p w14:paraId="4DA7AA34" w14:textId="77777777" w:rsidR="00E66FDD" w:rsidRDefault="00E66FDD" w:rsidP="00E66FDD">
      <w:pPr>
        <w:pStyle w:val="ListParagraph"/>
        <w:ind w:left="0"/>
        <w:rPr>
          <w:sz w:val="22"/>
        </w:rPr>
      </w:pPr>
      <w:moveTo w:id="2995" w:author="Quincey Koziol" w:date="2014-12-03T15:27:00Z">
        <w:r w:rsidRPr="002E7157">
          <w:rPr>
            <w:rFonts w:ascii="Consolas" w:hAnsi="Consolas"/>
            <w:sz w:val="22"/>
          </w:rPr>
          <w:t>start</w:t>
        </w:r>
        <w:r>
          <w:rPr>
            <w:rFonts w:ascii="Consolas" w:hAnsi="Consolas"/>
            <w:sz w:val="22"/>
          </w:rPr>
          <w:t>[3] = {1, 0, 0}</w:t>
        </w:r>
        <w:r w:rsidRPr="002E7157">
          <w:rPr>
            <w:rFonts w:ascii="Consolas" w:hAnsi="Consolas"/>
            <w:sz w:val="22"/>
          </w:rPr>
          <w:t>;</w:t>
        </w:r>
        <w:r w:rsidRPr="003462F9">
          <w:rPr>
            <w:sz w:val="22"/>
          </w:rPr>
          <w:t xml:space="preserve"> </w:t>
        </w:r>
      </w:moveTo>
    </w:p>
    <w:p w14:paraId="3439774A" w14:textId="77777777" w:rsidR="00E66FDD" w:rsidRDefault="00E66FDD" w:rsidP="00E66FDD">
      <w:pPr>
        <w:pStyle w:val="ListParagraph"/>
        <w:ind w:left="0"/>
        <w:rPr>
          <w:rFonts w:ascii="Consolas" w:hAnsi="Consolas"/>
          <w:sz w:val="22"/>
        </w:rPr>
      </w:pPr>
      <w:moveTo w:id="2996" w:author="Quincey Koziol" w:date="2014-12-03T15:27:00Z">
        <w:r>
          <w:rPr>
            <w:rFonts w:ascii="Consolas" w:hAnsi="Consolas"/>
            <w:sz w:val="22"/>
          </w:rPr>
          <w:t>stride[3] = {2, 1, 1};</w:t>
        </w:r>
      </w:moveTo>
    </w:p>
    <w:p w14:paraId="1BA22907" w14:textId="77777777" w:rsidR="00E66FDD" w:rsidRDefault="00E66FDD" w:rsidP="00E66FDD">
      <w:pPr>
        <w:pStyle w:val="ListParagraph"/>
        <w:ind w:left="0"/>
        <w:rPr>
          <w:rFonts w:ascii="Consolas" w:hAnsi="Consolas"/>
          <w:sz w:val="22"/>
        </w:rPr>
      </w:pPr>
      <w:moveTo w:id="2997" w:author="Quincey Koziol" w:date="2014-12-03T15:27:00Z">
        <w:r>
          <w:rPr>
            <w:rFonts w:ascii="Consolas" w:hAnsi="Consolas"/>
            <w:sz w:val="22"/>
          </w:rPr>
          <w:t>block[3] = {1, 10, 10};</w:t>
        </w:r>
      </w:moveTo>
    </w:p>
    <w:p w14:paraId="370CAE89" w14:textId="77777777" w:rsidR="00E66FDD" w:rsidRDefault="00E66FDD" w:rsidP="00E66FDD">
      <w:pPr>
        <w:pStyle w:val="ListParagraph"/>
        <w:ind w:left="0"/>
        <w:rPr>
          <w:rFonts w:ascii="Consolas" w:hAnsi="Consolas"/>
          <w:sz w:val="22"/>
        </w:rPr>
      </w:pPr>
      <w:moveTo w:id="2998" w:author="Quincey Koziol" w:date="2014-12-03T15:27:00Z">
        <w:r>
          <w:rPr>
            <w:rFonts w:ascii="Consolas" w:hAnsi="Consolas"/>
            <w:sz w:val="22"/>
          </w:rPr>
          <w:t>count[3] = {H5S_UNLIMITED, 1, 1};</w:t>
        </w:r>
      </w:moveTo>
    </w:p>
    <w:p w14:paraId="7C90920F" w14:textId="77777777" w:rsidR="00E66FDD" w:rsidRDefault="00E66FDD" w:rsidP="00E66FDD">
      <w:pPr>
        <w:pStyle w:val="ListParagraph"/>
        <w:ind w:left="0"/>
        <w:rPr>
          <w:rFonts w:ascii="Consolas" w:hAnsi="Consolas"/>
          <w:sz w:val="22"/>
        </w:rPr>
      </w:pPr>
      <w:moveTo w:id="2999"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514056EA" w14:textId="77777777" w:rsidR="00E66FDD" w:rsidRDefault="00E66FDD" w:rsidP="00E66FDD">
      <w:pPr>
        <w:pStyle w:val="ListParagraph"/>
        <w:ind w:left="0" w:firstLine="720"/>
        <w:rPr>
          <w:rFonts w:ascii="Consolas" w:hAnsi="Consolas"/>
          <w:sz w:val="22"/>
        </w:rPr>
      </w:pPr>
      <w:moveTo w:id="3000" w:author="Quincey Koziol" w:date="2014-12-03T15:27:00Z">
        <w:r w:rsidRPr="002E7157">
          <w:rPr>
            <w:rFonts w:ascii="Consolas" w:hAnsi="Consolas"/>
            <w:sz w:val="22"/>
          </w:rPr>
          <w:t>count);</w:t>
        </w:r>
      </w:moveTo>
    </w:p>
    <w:p w14:paraId="2C532673" w14:textId="77777777" w:rsidR="00E66FDD" w:rsidRPr="00F11F7D" w:rsidRDefault="00E66FDD" w:rsidP="00E66FDD">
      <w:pPr>
        <w:rPr>
          <w:rFonts w:ascii="Consolas" w:hAnsi="Consolas"/>
          <w:sz w:val="22"/>
        </w:rPr>
      </w:pPr>
    </w:p>
    <w:p w14:paraId="0CF6E2A5" w14:textId="77777777" w:rsidR="00E66FDD" w:rsidRDefault="00E66FDD" w:rsidP="00E66FDD">
      <w:pPr>
        <w:pStyle w:val="ListParagraph"/>
        <w:ind w:left="0"/>
        <w:rPr>
          <w:rFonts w:ascii="Consolas" w:hAnsi="Consolas"/>
          <w:sz w:val="22"/>
        </w:rPr>
      </w:pPr>
      <w:moveTo w:id="3001" w:author="Quincey Koziol" w:date="2014-12-03T15:27:00Z">
        <w:r>
          <w:rPr>
            <w:rFonts w:ascii="Consolas" w:hAnsi="Consolas"/>
            <w:sz w:val="22"/>
          </w:rPr>
          <w:t>/* Set mapping between third source dataset and third unlimited, strided selection in virtual dataset */</w:t>
        </w:r>
      </w:moveTo>
    </w:p>
    <w:p w14:paraId="766197C0" w14:textId="77777777" w:rsidR="00E66FDD" w:rsidRDefault="00E66FDD" w:rsidP="00E66FDD">
      <w:pPr>
        <w:jc w:val="left"/>
        <w:rPr>
          <w:rFonts w:ascii="Consolas" w:hAnsi="Consolas"/>
          <w:sz w:val="22"/>
        </w:rPr>
      </w:pPr>
      <w:moveTo w:id="3002"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“c.h5”, “/C”, src</w:t>
        </w:r>
        <w:r w:rsidRPr="002C4D15">
          <w:rPr>
            <w:rFonts w:ascii="Consolas" w:hAnsi="Consolas"/>
            <w:sz w:val="22"/>
          </w:rPr>
          <w:t>_space_id);</w:t>
        </w:r>
      </w:moveTo>
    </w:p>
    <w:p w14:paraId="1907895A" w14:textId="77777777" w:rsidR="00E66FDD" w:rsidRDefault="00E66FDD" w:rsidP="00E66FDD">
      <w:pPr>
        <w:pStyle w:val="ListParagraph"/>
        <w:ind w:left="0"/>
        <w:rPr>
          <w:rFonts w:ascii="Consolas" w:hAnsi="Consolas"/>
          <w:sz w:val="22"/>
        </w:rPr>
      </w:pPr>
    </w:p>
    <w:p w14:paraId="512D0B0D" w14:textId="77777777" w:rsidR="00E66FDD" w:rsidRDefault="00E66FDD" w:rsidP="00E66FDD">
      <w:pPr>
        <w:pStyle w:val="ListParagraph"/>
        <w:ind w:left="0"/>
        <w:rPr>
          <w:rFonts w:ascii="Consolas" w:hAnsi="Consolas"/>
          <w:sz w:val="22"/>
        </w:rPr>
      </w:pPr>
      <w:moveTo w:id="3003" w:author="Quincey Koziol" w:date="2014-12-03T15:27:00Z">
        <w:r>
          <w:rPr>
            <w:rFonts w:ascii="Consolas" w:hAnsi="Consolas"/>
            <w:sz w:val="22"/>
          </w:rPr>
          <w:t>/* Close third source dataspace */</w:t>
        </w:r>
      </w:moveTo>
    </w:p>
    <w:p w14:paraId="480DC4E5" w14:textId="77777777" w:rsidR="00E66FDD" w:rsidRDefault="00E66FDD" w:rsidP="00E66FDD">
      <w:pPr>
        <w:jc w:val="left"/>
        <w:rPr>
          <w:rFonts w:ascii="Consolas" w:hAnsi="Consolas"/>
          <w:sz w:val="22"/>
        </w:rPr>
      </w:pPr>
      <w:moveTo w:id="3004" w:author="Quincey Koziol" w:date="2014-12-03T15:27:00Z">
        <w:r>
          <w:rPr>
            <w:rFonts w:ascii="Consolas" w:hAnsi="Consolas"/>
            <w:sz w:val="22"/>
          </w:rPr>
          <w:t>H5Sclose(src_space_id);</w:t>
        </w:r>
      </w:moveTo>
    </w:p>
    <w:p w14:paraId="5347507E" w14:textId="77777777" w:rsidR="00E66FDD" w:rsidRDefault="00E66FDD" w:rsidP="00E66FDD">
      <w:pPr>
        <w:jc w:val="left"/>
        <w:rPr>
          <w:rFonts w:ascii="Consolas" w:hAnsi="Consolas"/>
          <w:sz w:val="22"/>
        </w:rPr>
      </w:pPr>
    </w:p>
    <w:p w14:paraId="71E7E0AA" w14:textId="77777777" w:rsidR="00E66FDD" w:rsidRDefault="00E66FDD" w:rsidP="00E66FDD">
      <w:pPr>
        <w:pStyle w:val="ListParagraph"/>
        <w:ind w:left="0"/>
        <w:rPr>
          <w:rFonts w:ascii="Consolas" w:hAnsi="Consolas"/>
          <w:sz w:val="22"/>
        </w:rPr>
      </w:pPr>
      <w:moveTo w:id="3005" w:author="Quincey Koziol" w:date="2014-12-03T15:27:00Z">
        <w:r>
          <w:rPr>
            <w:rFonts w:ascii="Consolas" w:hAnsi="Consolas"/>
            <w:sz w:val="22"/>
          </w:rPr>
          <w:t>/* Create fourth unlimited source dataspace and set partial selection */</w:t>
        </w:r>
      </w:moveTo>
    </w:p>
    <w:p w14:paraId="67A2D35D" w14:textId="77777777" w:rsidR="00E66FDD" w:rsidRDefault="00E66FDD" w:rsidP="00E66FDD">
      <w:pPr>
        <w:pStyle w:val="ListParagraph"/>
        <w:ind w:left="0"/>
        <w:rPr>
          <w:sz w:val="22"/>
        </w:rPr>
      </w:pPr>
      <w:moveTo w:id="3006" w:author="Quincey Koziol" w:date="2014-12-03T15:27:00Z">
        <w:r>
          <w:rPr>
            <w:rFonts w:ascii="Consolas" w:hAnsi="Consolas"/>
            <w:sz w:val="22"/>
          </w:rPr>
          <w:t>src_dims[3] = {/* Z: */ 10, /* Y: */ 15, /* X: */ 10}</w:t>
        </w:r>
        <w:r w:rsidRPr="002E7157">
          <w:rPr>
            <w:rFonts w:ascii="Consolas" w:hAnsi="Consolas"/>
            <w:sz w:val="22"/>
          </w:rPr>
          <w:t>;</w:t>
        </w:r>
        <w:r w:rsidRPr="003462F9">
          <w:rPr>
            <w:sz w:val="22"/>
          </w:rPr>
          <w:t xml:space="preserve"> </w:t>
        </w:r>
      </w:moveTo>
    </w:p>
    <w:p w14:paraId="6C938F7E" w14:textId="77777777" w:rsidR="00E66FDD" w:rsidRDefault="00E66FDD" w:rsidP="00E66FDD">
      <w:pPr>
        <w:pStyle w:val="ListParagraph"/>
        <w:ind w:left="0"/>
        <w:rPr>
          <w:sz w:val="22"/>
        </w:rPr>
      </w:pPr>
      <w:moveTo w:id="3007" w:author="Quincey Koziol" w:date="2014-12-03T15:27:00Z">
        <w:r>
          <w:rPr>
            <w:rFonts w:ascii="Consolas" w:hAnsi="Consolas"/>
            <w:sz w:val="22"/>
          </w:rPr>
          <w:t>max_src_dims[3] = {/* Z: */ H5S_UNLIMITED, /* Y: */ 15, /* X: */ 10}</w:t>
        </w:r>
        <w:r w:rsidRPr="002E7157">
          <w:rPr>
            <w:rFonts w:ascii="Consolas" w:hAnsi="Consolas"/>
            <w:sz w:val="22"/>
          </w:rPr>
          <w:t>;</w:t>
        </w:r>
        <w:r w:rsidRPr="003462F9">
          <w:rPr>
            <w:sz w:val="22"/>
          </w:rPr>
          <w:t xml:space="preserve"> </w:t>
        </w:r>
      </w:moveTo>
    </w:p>
    <w:p w14:paraId="73F4C683" w14:textId="77777777" w:rsidR="00E66FDD" w:rsidRDefault="00E66FDD" w:rsidP="00E66FDD">
      <w:pPr>
        <w:pStyle w:val="ListParagraph"/>
        <w:ind w:left="0"/>
        <w:rPr>
          <w:sz w:val="22"/>
        </w:rPr>
      </w:pPr>
      <w:moveTo w:id="3008" w:author="Quincey Koziol" w:date="2014-12-03T15:27:00Z">
        <w:r>
          <w:rPr>
            <w:rFonts w:ascii="Consolas" w:hAnsi="Consolas"/>
            <w:sz w:val="22"/>
          </w:rPr>
          <w:t>src_space_id = H5Screate_simple(3, src_dims, max_src_dims);</w:t>
        </w:r>
      </w:moveTo>
    </w:p>
    <w:p w14:paraId="1070859B" w14:textId="77777777" w:rsidR="00E66FDD" w:rsidRDefault="00E66FDD" w:rsidP="00E66FDD">
      <w:pPr>
        <w:pStyle w:val="ListParagraph"/>
        <w:ind w:left="0"/>
        <w:rPr>
          <w:sz w:val="22"/>
        </w:rPr>
      </w:pPr>
      <w:moveTo w:id="3009" w:author="Quincey Koziol" w:date="2014-12-03T15:27:00Z">
        <w:r w:rsidRPr="002E7157">
          <w:rPr>
            <w:rFonts w:ascii="Consolas" w:hAnsi="Consolas"/>
            <w:sz w:val="22"/>
          </w:rPr>
          <w:t>start</w:t>
        </w:r>
        <w:r>
          <w:rPr>
            <w:rFonts w:ascii="Consolas" w:hAnsi="Consolas"/>
            <w:sz w:val="22"/>
          </w:rPr>
          <w:t>[3] = {0, 2, 0}</w:t>
        </w:r>
        <w:r w:rsidRPr="002E7157">
          <w:rPr>
            <w:rFonts w:ascii="Consolas" w:hAnsi="Consolas"/>
            <w:sz w:val="22"/>
          </w:rPr>
          <w:t>;</w:t>
        </w:r>
        <w:r w:rsidRPr="003462F9">
          <w:rPr>
            <w:sz w:val="22"/>
          </w:rPr>
          <w:t xml:space="preserve"> </w:t>
        </w:r>
      </w:moveTo>
    </w:p>
    <w:p w14:paraId="47C24215" w14:textId="77777777" w:rsidR="00E66FDD" w:rsidRDefault="00E66FDD" w:rsidP="00E66FDD">
      <w:pPr>
        <w:pStyle w:val="ListParagraph"/>
        <w:ind w:left="0"/>
        <w:rPr>
          <w:rFonts w:ascii="Consolas" w:hAnsi="Consolas"/>
          <w:sz w:val="22"/>
        </w:rPr>
      </w:pPr>
      <w:moveTo w:id="3010" w:author="Quincey Koziol" w:date="2014-12-03T15:27:00Z">
        <w:r>
          <w:rPr>
            <w:rFonts w:ascii="Consolas" w:hAnsi="Consolas"/>
            <w:sz w:val="22"/>
          </w:rPr>
          <w:t>stride[3] = {1, 1, 1};</w:t>
        </w:r>
      </w:moveTo>
    </w:p>
    <w:p w14:paraId="026DF101" w14:textId="77777777" w:rsidR="00E66FDD" w:rsidRDefault="00E66FDD" w:rsidP="00E66FDD">
      <w:pPr>
        <w:pStyle w:val="ListParagraph"/>
        <w:ind w:left="0"/>
        <w:rPr>
          <w:rFonts w:ascii="Consolas" w:hAnsi="Consolas"/>
          <w:sz w:val="22"/>
        </w:rPr>
      </w:pPr>
      <w:moveTo w:id="3011" w:author="Quincey Koziol" w:date="2014-12-03T15:27:00Z">
        <w:r>
          <w:rPr>
            <w:rFonts w:ascii="Consolas" w:hAnsi="Consolas"/>
            <w:sz w:val="22"/>
          </w:rPr>
          <w:t>block[3] = {1, 10, 10};</w:t>
        </w:r>
      </w:moveTo>
    </w:p>
    <w:p w14:paraId="4EC370E1" w14:textId="77777777" w:rsidR="00E66FDD" w:rsidRDefault="00E66FDD" w:rsidP="00E66FDD">
      <w:pPr>
        <w:pStyle w:val="ListParagraph"/>
        <w:ind w:left="0"/>
        <w:rPr>
          <w:rFonts w:ascii="Consolas" w:hAnsi="Consolas"/>
          <w:sz w:val="22"/>
        </w:rPr>
      </w:pPr>
      <w:moveTo w:id="3012" w:author="Quincey Koziol" w:date="2014-12-03T15:27:00Z">
        <w:r>
          <w:rPr>
            <w:rFonts w:ascii="Consolas" w:hAnsi="Consolas"/>
            <w:sz w:val="22"/>
          </w:rPr>
          <w:t>count[3] = {H5S_UNLIMITED, 1, 1};</w:t>
        </w:r>
      </w:moveTo>
    </w:p>
    <w:p w14:paraId="3ACE4673" w14:textId="77777777" w:rsidR="00E66FDD" w:rsidRDefault="00E66FDD" w:rsidP="00E66FDD">
      <w:pPr>
        <w:pStyle w:val="ListParagraph"/>
        <w:ind w:left="0"/>
        <w:rPr>
          <w:rFonts w:ascii="Consolas" w:hAnsi="Consolas"/>
          <w:sz w:val="22"/>
        </w:rPr>
      </w:pPr>
      <w:moveTo w:id="3013"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16718B0A" w14:textId="77777777" w:rsidR="00E66FDD" w:rsidRDefault="00E66FDD" w:rsidP="00E66FDD">
      <w:pPr>
        <w:pStyle w:val="ListParagraph"/>
        <w:ind w:left="0" w:firstLine="720"/>
        <w:rPr>
          <w:rFonts w:ascii="Consolas" w:hAnsi="Consolas"/>
          <w:sz w:val="22"/>
        </w:rPr>
      </w:pPr>
      <w:moveTo w:id="3014" w:author="Quincey Koziol" w:date="2014-12-03T15:27:00Z">
        <w:r w:rsidRPr="002E7157">
          <w:rPr>
            <w:rFonts w:ascii="Consolas" w:hAnsi="Consolas"/>
            <w:sz w:val="22"/>
          </w:rPr>
          <w:t>count);</w:t>
        </w:r>
      </w:moveTo>
    </w:p>
    <w:p w14:paraId="1CEFA945" w14:textId="77777777" w:rsidR="00E66FDD" w:rsidRPr="00F11F7D" w:rsidRDefault="00E66FDD" w:rsidP="00E66FDD">
      <w:pPr>
        <w:rPr>
          <w:rFonts w:ascii="Consolas" w:hAnsi="Consolas"/>
          <w:sz w:val="22"/>
        </w:rPr>
      </w:pPr>
    </w:p>
    <w:p w14:paraId="313D7D1B" w14:textId="77777777" w:rsidR="00E66FDD" w:rsidRDefault="00E66FDD" w:rsidP="00E66FDD">
      <w:pPr>
        <w:pStyle w:val="ListParagraph"/>
        <w:ind w:left="0"/>
        <w:rPr>
          <w:rFonts w:ascii="Consolas" w:hAnsi="Consolas"/>
          <w:sz w:val="22"/>
        </w:rPr>
      </w:pPr>
      <w:moveTo w:id="3015" w:author="Quincey Koziol" w:date="2014-12-03T15:27:00Z">
        <w:r>
          <w:rPr>
            <w:rFonts w:ascii="Consolas" w:hAnsi="Consolas"/>
            <w:sz w:val="22"/>
          </w:rPr>
          <w:t>/* Set fourth selection in virtual dataset */</w:t>
        </w:r>
      </w:moveTo>
    </w:p>
    <w:p w14:paraId="1EF541C3" w14:textId="77777777" w:rsidR="00E66FDD" w:rsidRDefault="00E66FDD" w:rsidP="00E66FDD">
      <w:pPr>
        <w:pStyle w:val="ListParagraph"/>
        <w:ind w:left="0"/>
        <w:rPr>
          <w:sz w:val="22"/>
        </w:rPr>
      </w:pPr>
      <w:moveTo w:id="3016" w:author="Quincey Koziol" w:date="2014-12-03T15:27:00Z">
        <w:r w:rsidRPr="002E7157">
          <w:rPr>
            <w:rFonts w:ascii="Consolas" w:hAnsi="Consolas"/>
            <w:sz w:val="22"/>
          </w:rPr>
          <w:t>start</w:t>
        </w:r>
        <w:r>
          <w:rPr>
            <w:rFonts w:ascii="Consolas" w:hAnsi="Consolas"/>
            <w:sz w:val="22"/>
          </w:rPr>
          <w:t>[3] = {1, 0, 10}</w:t>
        </w:r>
        <w:r w:rsidRPr="002E7157">
          <w:rPr>
            <w:rFonts w:ascii="Consolas" w:hAnsi="Consolas"/>
            <w:sz w:val="22"/>
          </w:rPr>
          <w:t>;</w:t>
        </w:r>
        <w:r w:rsidRPr="003462F9">
          <w:rPr>
            <w:sz w:val="22"/>
          </w:rPr>
          <w:t xml:space="preserve"> </w:t>
        </w:r>
      </w:moveTo>
    </w:p>
    <w:p w14:paraId="41E89E39" w14:textId="77777777" w:rsidR="00E66FDD" w:rsidRDefault="00E66FDD" w:rsidP="00E66FDD">
      <w:pPr>
        <w:pStyle w:val="ListParagraph"/>
        <w:ind w:left="0"/>
        <w:rPr>
          <w:rFonts w:ascii="Consolas" w:hAnsi="Consolas"/>
          <w:sz w:val="22"/>
        </w:rPr>
      </w:pPr>
      <w:moveTo w:id="3017" w:author="Quincey Koziol" w:date="2014-12-03T15:27:00Z">
        <w:r>
          <w:rPr>
            <w:rFonts w:ascii="Consolas" w:hAnsi="Consolas"/>
            <w:sz w:val="22"/>
          </w:rPr>
          <w:t>stride[3] = {2, 1, 1};</w:t>
        </w:r>
      </w:moveTo>
    </w:p>
    <w:p w14:paraId="140AB605" w14:textId="77777777" w:rsidR="00E66FDD" w:rsidRDefault="00E66FDD" w:rsidP="00E66FDD">
      <w:pPr>
        <w:pStyle w:val="ListParagraph"/>
        <w:ind w:left="0"/>
        <w:rPr>
          <w:rFonts w:ascii="Consolas" w:hAnsi="Consolas"/>
          <w:sz w:val="22"/>
        </w:rPr>
      </w:pPr>
      <w:moveTo w:id="3018" w:author="Quincey Koziol" w:date="2014-12-03T15:27:00Z">
        <w:r>
          <w:rPr>
            <w:rFonts w:ascii="Consolas" w:hAnsi="Consolas"/>
            <w:sz w:val="22"/>
          </w:rPr>
          <w:t>block[3] = {1, 10, 10};</w:t>
        </w:r>
      </w:moveTo>
    </w:p>
    <w:p w14:paraId="79F591F7" w14:textId="77777777" w:rsidR="00E66FDD" w:rsidRDefault="00E66FDD" w:rsidP="00E66FDD">
      <w:pPr>
        <w:pStyle w:val="ListParagraph"/>
        <w:ind w:left="0"/>
        <w:rPr>
          <w:rFonts w:ascii="Consolas" w:hAnsi="Consolas"/>
          <w:sz w:val="22"/>
        </w:rPr>
      </w:pPr>
      <w:moveTo w:id="3019" w:author="Quincey Koziol" w:date="2014-12-03T15:27:00Z">
        <w:r>
          <w:rPr>
            <w:rFonts w:ascii="Consolas" w:hAnsi="Consolas"/>
            <w:sz w:val="22"/>
          </w:rPr>
          <w:t>count[3] = {H5S_UNLIMITED, 1, 1};</w:t>
        </w:r>
      </w:moveTo>
    </w:p>
    <w:p w14:paraId="5CED9AC1" w14:textId="77777777" w:rsidR="00E66FDD" w:rsidRDefault="00E66FDD" w:rsidP="00E66FDD">
      <w:pPr>
        <w:pStyle w:val="ListParagraph"/>
        <w:ind w:left="0"/>
        <w:rPr>
          <w:rFonts w:ascii="Consolas" w:hAnsi="Consolas"/>
          <w:sz w:val="22"/>
        </w:rPr>
      </w:pPr>
      <w:moveTo w:id="3020"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2256B8DB" w14:textId="77777777" w:rsidR="00E66FDD" w:rsidRDefault="00E66FDD" w:rsidP="00E66FDD">
      <w:pPr>
        <w:pStyle w:val="ListParagraph"/>
        <w:ind w:left="0" w:firstLine="720"/>
        <w:rPr>
          <w:rFonts w:ascii="Consolas" w:hAnsi="Consolas"/>
          <w:sz w:val="22"/>
        </w:rPr>
      </w:pPr>
      <w:moveTo w:id="3021" w:author="Quincey Koziol" w:date="2014-12-03T15:27:00Z">
        <w:r w:rsidRPr="002E7157">
          <w:rPr>
            <w:rFonts w:ascii="Consolas" w:hAnsi="Consolas"/>
            <w:sz w:val="22"/>
          </w:rPr>
          <w:t>count);</w:t>
        </w:r>
      </w:moveTo>
    </w:p>
    <w:p w14:paraId="73FE5BC2" w14:textId="77777777" w:rsidR="00E66FDD" w:rsidRPr="00F11F7D" w:rsidRDefault="00E66FDD" w:rsidP="00E66FDD">
      <w:pPr>
        <w:rPr>
          <w:rFonts w:ascii="Consolas" w:hAnsi="Consolas"/>
          <w:sz w:val="22"/>
        </w:rPr>
      </w:pPr>
    </w:p>
    <w:p w14:paraId="00131625" w14:textId="77777777" w:rsidR="00E66FDD" w:rsidRDefault="00E66FDD" w:rsidP="00E66FDD">
      <w:pPr>
        <w:pStyle w:val="ListParagraph"/>
        <w:ind w:left="0"/>
        <w:rPr>
          <w:rFonts w:ascii="Consolas" w:hAnsi="Consolas"/>
          <w:sz w:val="22"/>
        </w:rPr>
      </w:pPr>
      <w:moveTo w:id="3022" w:author="Quincey Koziol" w:date="2014-12-03T15:27:00Z">
        <w:r>
          <w:rPr>
            <w:rFonts w:ascii="Consolas" w:hAnsi="Consolas"/>
            <w:sz w:val="22"/>
          </w:rPr>
          <w:t>/* Set mapping between fourth source dataset and fourth block in virtual dataset */</w:t>
        </w:r>
      </w:moveTo>
    </w:p>
    <w:p w14:paraId="774535DF" w14:textId="77777777" w:rsidR="00E66FDD" w:rsidRDefault="00E66FDD" w:rsidP="00E66FDD">
      <w:pPr>
        <w:jc w:val="left"/>
        <w:rPr>
          <w:rFonts w:ascii="Consolas" w:hAnsi="Consolas"/>
          <w:sz w:val="22"/>
        </w:rPr>
      </w:pPr>
      <w:moveTo w:id="3023"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“d.h5”, “/D”, src</w:t>
        </w:r>
        <w:r w:rsidRPr="002C4D15">
          <w:rPr>
            <w:rFonts w:ascii="Consolas" w:hAnsi="Consolas"/>
            <w:sz w:val="22"/>
          </w:rPr>
          <w:t>_space_id);</w:t>
        </w:r>
      </w:moveTo>
    </w:p>
    <w:p w14:paraId="3530A134" w14:textId="77777777" w:rsidR="00E66FDD" w:rsidRDefault="00E66FDD" w:rsidP="00E66FDD">
      <w:pPr>
        <w:pStyle w:val="ListParagraph"/>
        <w:ind w:left="0"/>
        <w:rPr>
          <w:rFonts w:ascii="Consolas" w:hAnsi="Consolas"/>
          <w:sz w:val="22"/>
        </w:rPr>
      </w:pPr>
    </w:p>
    <w:p w14:paraId="25A50C74" w14:textId="77777777" w:rsidR="00E66FDD" w:rsidRDefault="00E66FDD" w:rsidP="00E66FDD">
      <w:pPr>
        <w:pStyle w:val="ListParagraph"/>
        <w:ind w:left="0"/>
        <w:rPr>
          <w:rFonts w:ascii="Consolas" w:hAnsi="Consolas"/>
          <w:sz w:val="22"/>
        </w:rPr>
      </w:pPr>
      <w:moveTo w:id="3024" w:author="Quincey Koziol" w:date="2014-12-03T15:27:00Z">
        <w:r>
          <w:rPr>
            <w:rFonts w:ascii="Consolas" w:hAnsi="Consolas"/>
            <w:sz w:val="22"/>
          </w:rPr>
          <w:t>/* Close fourth source dataspace */</w:t>
        </w:r>
      </w:moveTo>
    </w:p>
    <w:p w14:paraId="47DB7955" w14:textId="77777777" w:rsidR="00E66FDD" w:rsidRDefault="00E66FDD" w:rsidP="00E66FDD">
      <w:pPr>
        <w:jc w:val="left"/>
        <w:rPr>
          <w:rFonts w:ascii="Consolas" w:hAnsi="Consolas"/>
          <w:sz w:val="22"/>
        </w:rPr>
      </w:pPr>
      <w:moveTo w:id="3025" w:author="Quincey Koziol" w:date="2014-12-03T15:27:00Z">
        <w:r>
          <w:rPr>
            <w:rFonts w:ascii="Consolas" w:hAnsi="Consolas"/>
            <w:sz w:val="22"/>
          </w:rPr>
          <w:t>H5Sclose(src_space_id);</w:t>
        </w:r>
      </w:moveTo>
    </w:p>
    <w:p w14:paraId="49CA9EC0" w14:textId="77777777" w:rsidR="00E66FDD" w:rsidRDefault="00E66FDD" w:rsidP="00E66FDD">
      <w:pPr>
        <w:pStyle w:val="Heading6"/>
      </w:pPr>
      <w:moveTo w:id="3026" w:author="Quincey Koziol" w:date="2014-12-03T15:27:00Z">
        <w:r>
          <w:t>Fixed-dimension full source and unlimited-dimension virtual dataset mapping, blocked pattern in virtual dataset, printf-named source datasets in unlimited dimension</w:t>
        </w:r>
      </w:moveTo>
    </w:p>
    <w:p w14:paraId="7D3902AA" w14:textId="77777777" w:rsidR="00E66FDD" w:rsidRDefault="00E66FDD" w:rsidP="00E66FDD">
      <w:moveTo w:id="3027" w:author="Quincey Koziol" w:date="2014-12-03T15:27:00Z">
        <w:r>
          <w:t>The figure below shows a mapping of a printf-named sequence of source datasets with fixed-dimensions and full selections to a single virtual dataset with unlimited dimensions, with each source dataset selection occupying a sequentially blocked portion of the virtual dataset.</w:t>
        </w:r>
      </w:moveTo>
    </w:p>
    <w:p w14:paraId="0F282893" w14:textId="77777777" w:rsidR="00E66FDD" w:rsidRDefault="00E66FDD" w:rsidP="00E66FDD">
      <w:pPr>
        <w:keepNext/>
      </w:pPr>
      <w:moveTo w:id="3028" w:author="Quincey Koziol" w:date="2014-12-03T15:27:00Z">
        <w:r>
          <w:rPr>
            <w:noProof/>
          </w:rPr>
          <w:drawing>
            <wp:inline distT="0" distB="0" distL="0" distR="0" wp14:anchorId="77C91D6F" wp14:editId="797B2EF8">
              <wp:extent cx="4072255" cy="5677347"/>
              <wp:effectExtent l="0" t="0" r="0" b="1270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FullFixedPrintf-BlockedVirtual.png"/>
                      <pic:cNvPicPr/>
                    </pic:nvPicPr>
                    <pic:blipFill>
                      <a:blip r:embed="rId14">
                        <a:extLst>
                          <a:ext uri="{28A0092B-C50C-407E-A947-70E740481C1C}">
                            <a14:useLocalDpi xmlns:a14="http://schemas.microsoft.com/office/drawing/2010/main" val="0"/>
                          </a:ext>
                        </a:extLst>
                      </a:blip>
                      <a:stretch>
                        <a:fillRect/>
                      </a:stretch>
                    </pic:blipFill>
                    <pic:spPr>
                      <a:xfrm>
                        <a:off x="0" y="0"/>
                        <a:ext cx="4072255" cy="5677347"/>
                      </a:xfrm>
                      <a:prstGeom prst="rect">
                        <a:avLst/>
                      </a:prstGeom>
                    </pic:spPr>
                  </pic:pic>
                </a:graphicData>
              </a:graphic>
            </wp:inline>
          </w:drawing>
        </w:r>
      </w:moveTo>
    </w:p>
    <w:p w14:paraId="12A949C6" w14:textId="77777777" w:rsidR="00E66FDD" w:rsidRDefault="00E66FDD" w:rsidP="00E66FDD">
      <w:pPr>
        <w:pStyle w:val="Caption"/>
      </w:pPr>
      <w:moveTo w:id="3029"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11</w:t>
      </w:r>
      <w:moveTo w:id="3030"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full selections of four fixed-dimension source datasets chosen with printf-naming to blocks in virtual dataset with an unlimited dimension.</w:t>
        </w:r>
      </w:moveTo>
    </w:p>
    <w:p w14:paraId="037FF784" w14:textId="77777777" w:rsidR="00E66FDD" w:rsidRDefault="00E66FDD" w:rsidP="00E66FDD">
      <w:moveTo w:id="3031" w:author="Quincey Koziol" w:date="2014-12-03T15:27:00Z">
        <w:r>
          <w:t>The following pseudo-code shows how to create this mapping:</w:t>
        </w:r>
      </w:moveTo>
    </w:p>
    <w:p w14:paraId="5F473A79" w14:textId="77777777" w:rsidR="00E66FDD" w:rsidRDefault="00E66FDD" w:rsidP="00E66FDD">
      <w:pPr>
        <w:pStyle w:val="ListParagraph"/>
        <w:ind w:left="0"/>
        <w:rPr>
          <w:sz w:val="22"/>
        </w:rPr>
      </w:pPr>
      <w:moveTo w:id="3032" w:author="Quincey Koziol" w:date="2014-12-03T15:27:00Z">
        <w:r>
          <w:rPr>
            <w:rFonts w:ascii="Consolas" w:hAnsi="Consolas"/>
            <w:sz w:val="22"/>
          </w:rPr>
          <w:t>hsize_t src_dims[3], vds_dims[3], max_vds_dims[3]</w:t>
        </w:r>
        <w:r w:rsidRPr="002E7157">
          <w:rPr>
            <w:rFonts w:ascii="Consolas" w:hAnsi="Consolas"/>
            <w:sz w:val="22"/>
          </w:rPr>
          <w:t>;</w:t>
        </w:r>
        <w:r w:rsidRPr="003462F9">
          <w:rPr>
            <w:sz w:val="22"/>
          </w:rPr>
          <w:t xml:space="preserve"> </w:t>
        </w:r>
      </w:moveTo>
    </w:p>
    <w:p w14:paraId="4A9B24A6" w14:textId="77777777" w:rsidR="00E66FDD" w:rsidRDefault="00E66FDD" w:rsidP="00E66FDD">
      <w:pPr>
        <w:pStyle w:val="ListParagraph"/>
        <w:ind w:left="0"/>
        <w:rPr>
          <w:rFonts w:ascii="Consolas" w:hAnsi="Consolas"/>
          <w:sz w:val="22"/>
        </w:rPr>
      </w:pPr>
      <w:moveTo w:id="3033"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3CD9D556" w14:textId="77777777" w:rsidR="00E66FDD" w:rsidRDefault="00E66FDD" w:rsidP="00E66FDD">
      <w:pPr>
        <w:pStyle w:val="ListParagraph"/>
        <w:ind w:left="0"/>
        <w:rPr>
          <w:rFonts w:ascii="Consolas" w:hAnsi="Consolas"/>
          <w:sz w:val="22"/>
        </w:rPr>
      </w:pPr>
      <w:moveTo w:id="3034" w:author="Quincey Koziol" w:date="2014-12-03T15:27:00Z">
        <w:r>
          <w:rPr>
            <w:rFonts w:ascii="Consolas" w:hAnsi="Consolas"/>
            <w:sz w:val="22"/>
          </w:rPr>
          <w:t>hid_t src_space_id, vds_space_id;</w:t>
        </w:r>
      </w:moveTo>
    </w:p>
    <w:p w14:paraId="0BDA26B4" w14:textId="77777777" w:rsidR="00E66FDD" w:rsidRDefault="00E66FDD" w:rsidP="00E66FDD">
      <w:pPr>
        <w:pStyle w:val="ListParagraph"/>
        <w:ind w:left="0"/>
        <w:rPr>
          <w:rFonts w:ascii="Consolas" w:hAnsi="Consolas"/>
          <w:sz w:val="22"/>
        </w:rPr>
      </w:pPr>
      <w:moveTo w:id="3035" w:author="Quincey Koziol" w:date="2014-12-03T15:27:00Z">
        <w:r>
          <w:rPr>
            <w:rFonts w:ascii="Consolas" w:hAnsi="Consolas"/>
            <w:sz w:val="22"/>
          </w:rPr>
          <w:t>hid_t dcpl_id;</w:t>
        </w:r>
      </w:moveTo>
    </w:p>
    <w:p w14:paraId="4B0B6E6E" w14:textId="77777777" w:rsidR="00E66FDD" w:rsidRDefault="00E66FDD" w:rsidP="00E66FDD">
      <w:pPr>
        <w:pStyle w:val="ListParagraph"/>
        <w:ind w:left="0"/>
        <w:rPr>
          <w:rFonts w:ascii="Consolas" w:hAnsi="Consolas"/>
          <w:sz w:val="22"/>
        </w:rPr>
      </w:pPr>
    </w:p>
    <w:p w14:paraId="10983DCB" w14:textId="77777777" w:rsidR="00E66FDD" w:rsidRDefault="00E66FDD" w:rsidP="00E66FDD">
      <w:pPr>
        <w:pStyle w:val="ListParagraph"/>
        <w:ind w:left="0"/>
        <w:rPr>
          <w:rFonts w:ascii="Consolas" w:hAnsi="Consolas"/>
          <w:sz w:val="22"/>
        </w:rPr>
      </w:pPr>
      <w:moveTo w:id="3036" w:author="Quincey Koziol" w:date="2014-12-03T15:27:00Z">
        <w:r>
          <w:rPr>
            <w:rFonts w:ascii="Consolas" w:hAnsi="Consolas"/>
            <w:sz w:val="22"/>
          </w:rPr>
          <w:t>/* Create DCPL and set to virtual storage */</w:t>
        </w:r>
      </w:moveTo>
    </w:p>
    <w:p w14:paraId="3B874154" w14:textId="77777777" w:rsidR="00E66FDD" w:rsidRDefault="00E66FDD" w:rsidP="00E66FDD">
      <w:pPr>
        <w:pStyle w:val="ListParagraph"/>
        <w:ind w:left="0"/>
        <w:rPr>
          <w:rFonts w:ascii="Consolas" w:hAnsi="Consolas" w:cs="Menlo Regular"/>
          <w:color w:val="000000"/>
          <w:sz w:val="22"/>
        </w:rPr>
      </w:pPr>
      <w:moveTo w:id="3037"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4EE21047" w14:textId="77777777" w:rsidR="00E66FDD" w:rsidRDefault="00E66FDD" w:rsidP="00E66FDD">
      <w:pPr>
        <w:pStyle w:val="ListParagraph"/>
        <w:ind w:left="0"/>
        <w:rPr>
          <w:rFonts w:ascii="Consolas" w:hAnsi="Consolas" w:cs="Menlo Regular"/>
          <w:color w:val="000000"/>
          <w:sz w:val="22"/>
        </w:rPr>
      </w:pPr>
      <w:moveTo w:id="3038" w:author="Quincey Koziol" w:date="2014-12-03T15:27:00Z">
        <w:r>
          <w:rPr>
            <w:rFonts w:ascii="Consolas" w:hAnsi="Consolas"/>
            <w:sz w:val="22"/>
          </w:rPr>
          <w:t>H5Pset_virtual(dcpl_id);</w:t>
        </w:r>
      </w:moveTo>
    </w:p>
    <w:p w14:paraId="519748B0" w14:textId="77777777" w:rsidR="00E66FDD" w:rsidRDefault="00E66FDD" w:rsidP="00E66FDD">
      <w:pPr>
        <w:pStyle w:val="ListParagraph"/>
        <w:ind w:left="0"/>
        <w:rPr>
          <w:rFonts w:ascii="Consolas" w:hAnsi="Consolas"/>
          <w:sz w:val="22"/>
        </w:rPr>
      </w:pPr>
    </w:p>
    <w:p w14:paraId="33CC5A0F" w14:textId="77777777" w:rsidR="00E66FDD" w:rsidRDefault="00E66FDD" w:rsidP="00E66FDD">
      <w:pPr>
        <w:pStyle w:val="ListParagraph"/>
        <w:ind w:left="0"/>
        <w:rPr>
          <w:rFonts w:ascii="Consolas" w:hAnsi="Consolas"/>
          <w:sz w:val="22"/>
        </w:rPr>
      </w:pPr>
      <w:moveTo w:id="3039" w:author="Quincey Koziol" w:date="2014-12-03T15:27:00Z">
        <w:r>
          <w:rPr>
            <w:rFonts w:ascii="Consolas" w:hAnsi="Consolas"/>
            <w:sz w:val="22"/>
          </w:rPr>
          <w:t>/* Create source dataspace, defaults to “all” selection */</w:t>
        </w:r>
      </w:moveTo>
    </w:p>
    <w:p w14:paraId="41A7CE49" w14:textId="77777777" w:rsidR="00E66FDD" w:rsidRDefault="00E66FDD" w:rsidP="00E66FDD">
      <w:pPr>
        <w:pStyle w:val="ListParagraph"/>
        <w:ind w:left="0"/>
        <w:rPr>
          <w:sz w:val="22"/>
        </w:rPr>
      </w:pPr>
      <w:moveTo w:id="3040"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5DA1A261" w14:textId="77777777" w:rsidR="00E66FDD" w:rsidRDefault="00E66FDD" w:rsidP="00E66FDD">
      <w:pPr>
        <w:pStyle w:val="ListParagraph"/>
        <w:ind w:left="0"/>
        <w:rPr>
          <w:sz w:val="22"/>
        </w:rPr>
      </w:pPr>
      <w:moveTo w:id="3041" w:author="Quincey Koziol" w:date="2014-12-03T15:27:00Z">
        <w:r>
          <w:rPr>
            <w:rFonts w:ascii="Consolas" w:hAnsi="Consolas"/>
            <w:sz w:val="22"/>
          </w:rPr>
          <w:t>src_space_id = H5Screate_simple(3, src_dims, NULL);</w:t>
        </w:r>
      </w:moveTo>
    </w:p>
    <w:p w14:paraId="1CDF579B" w14:textId="77777777" w:rsidR="00E66FDD" w:rsidRPr="00DD2EE9" w:rsidRDefault="00E66FDD" w:rsidP="00E66FDD">
      <w:pPr>
        <w:rPr>
          <w:rFonts w:ascii="Consolas" w:hAnsi="Consolas"/>
          <w:sz w:val="22"/>
        </w:rPr>
      </w:pPr>
    </w:p>
    <w:p w14:paraId="3F308C28" w14:textId="77777777" w:rsidR="00E66FDD" w:rsidRDefault="00E66FDD" w:rsidP="00E66FDD">
      <w:pPr>
        <w:pStyle w:val="ListParagraph"/>
        <w:ind w:left="0"/>
        <w:rPr>
          <w:rFonts w:ascii="Consolas" w:hAnsi="Consolas"/>
          <w:sz w:val="22"/>
        </w:rPr>
      </w:pPr>
      <w:moveTo w:id="3042" w:author="Quincey Koziol" w:date="2014-12-03T15:27:00Z">
        <w:r>
          <w:rPr>
            <w:rFonts w:ascii="Consolas" w:hAnsi="Consolas"/>
            <w:sz w:val="22"/>
          </w:rPr>
          <w:t>/* Create virtual dataspace and set first selection */</w:t>
        </w:r>
      </w:moveTo>
    </w:p>
    <w:p w14:paraId="447DB2DF" w14:textId="77777777" w:rsidR="00E66FDD" w:rsidRDefault="00E66FDD" w:rsidP="00E66FDD">
      <w:pPr>
        <w:pStyle w:val="ListParagraph"/>
        <w:ind w:left="0"/>
        <w:rPr>
          <w:sz w:val="22"/>
        </w:rPr>
      </w:pPr>
      <w:moveTo w:id="3043" w:author="Quincey Koziol" w:date="2014-12-03T15:27:00Z">
        <w:r>
          <w:rPr>
            <w:rFonts w:ascii="Consolas" w:hAnsi="Consolas"/>
            <w:sz w:val="22"/>
          </w:rPr>
          <w:t>vds_dims[3] = {/* Z: */ 40, /* Y: */ 10, /* X: */ 10}</w:t>
        </w:r>
        <w:r w:rsidRPr="002E7157">
          <w:rPr>
            <w:rFonts w:ascii="Consolas" w:hAnsi="Consolas"/>
            <w:sz w:val="22"/>
          </w:rPr>
          <w:t>;</w:t>
        </w:r>
        <w:r w:rsidRPr="003462F9">
          <w:rPr>
            <w:sz w:val="22"/>
          </w:rPr>
          <w:t xml:space="preserve"> </w:t>
        </w:r>
      </w:moveTo>
    </w:p>
    <w:p w14:paraId="2543F4C6" w14:textId="77777777" w:rsidR="00E66FDD" w:rsidRDefault="00E66FDD" w:rsidP="00E66FDD">
      <w:pPr>
        <w:pStyle w:val="ListParagraph"/>
        <w:ind w:left="0"/>
        <w:rPr>
          <w:sz w:val="22"/>
        </w:rPr>
      </w:pPr>
      <w:moveTo w:id="3044" w:author="Quincey Koziol" w:date="2014-12-03T15:27:00Z">
        <w:r>
          <w:rPr>
            <w:rFonts w:ascii="Consolas" w:hAnsi="Consolas"/>
            <w:sz w:val="22"/>
          </w:rPr>
          <w:t>max_vds_dims[3] = {/* Z: */ H5S_UNLIMITED, /* Y: */ 10, /* X: */ 10}</w:t>
        </w:r>
        <w:r w:rsidRPr="002E7157">
          <w:rPr>
            <w:rFonts w:ascii="Consolas" w:hAnsi="Consolas"/>
            <w:sz w:val="22"/>
          </w:rPr>
          <w:t>;</w:t>
        </w:r>
        <w:r w:rsidRPr="003462F9">
          <w:rPr>
            <w:sz w:val="22"/>
          </w:rPr>
          <w:t xml:space="preserve"> </w:t>
        </w:r>
      </w:moveTo>
    </w:p>
    <w:p w14:paraId="3B1208A7" w14:textId="77777777" w:rsidR="00E66FDD" w:rsidRPr="00DD2EE9" w:rsidRDefault="00E66FDD" w:rsidP="00E66FDD">
      <w:pPr>
        <w:pStyle w:val="ListParagraph"/>
        <w:ind w:left="0"/>
        <w:rPr>
          <w:rFonts w:ascii="Consolas" w:hAnsi="Consolas"/>
          <w:sz w:val="22"/>
        </w:rPr>
      </w:pPr>
      <w:moveTo w:id="3045" w:author="Quincey Koziol" w:date="2014-12-03T15:27:00Z">
        <w:r>
          <w:rPr>
            <w:rFonts w:ascii="Consolas" w:hAnsi="Consolas"/>
            <w:sz w:val="22"/>
          </w:rPr>
          <w:t>vds_space_id = H5Screate_simple(3, vds_dims, max_vds_dims);</w:t>
        </w:r>
      </w:moveTo>
    </w:p>
    <w:p w14:paraId="3DE2B567" w14:textId="77777777" w:rsidR="00E66FDD" w:rsidRDefault="00E66FDD" w:rsidP="00E66FDD">
      <w:pPr>
        <w:pStyle w:val="ListParagraph"/>
        <w:ind w:left="0"/>
        <w:rPr>
          <w:sz w:val="22"/>
        </w:rPr>
      </w:pPr>
      <w:moveTo w:id="3046"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3D55F5E1" w14:textId="77777777" w:rsidR="00E66FDD" w:rsidRDefault="00E66FDD" w:rsidP="00E66FDD">
      <w:pPr>
        <w:pStyle w:val="ListParagraph"/>
        <w:ind w:left="0"/>
        <w:rPr>
          <w:rFonts w:ascii="Consolas" w:hAnsi="Consolas"/>
          <w:sz w:val="22"/>
        </w:rPr>
      </w:pPr>
      <w:moveTo w:id="3047" w:author="Quincey Koziol" w:date="2014-12-03T15:27:00Z">
        <w:r>
          <w:rPr>
            <w:rFonts w:ascii="Consolas" w:hAnsi="Consolas"/>
            <w:sz w:val="22"/>
          </w:rPr>
          <w:t>stride[3] = {10, 10, 10};</w:t>
        </w:r>
      </w:moveTo>
    </w:p>
    <w:p w14:paraId="25C67AD4" w14:textId="77777777" w:rsidR="00E66FDD" w:rsidRDefault="00E66FDD" w:rsidP="00E66FDD">
      <w:pPr>
        <w:pStyle w:val="ListParagraph"/>
        <w:ind w:left="0"/>
        <w:rPr>
          <w:rFonts w:ascii="Consolas" w:hAnsi="Consolas"/>
          <w:sz w:val="22"/>
        </w:rPr>
      </w:pPr>
      <w:moveTo w:id="3048" w:author="Quincey Koziol" w:date="2014-12-03T15:27:00Z">
        <w:r>
          <w:rPr>
            <w:rFonts w:ascii="Consolas" w:hAnsi="Consolas"/>
            <w:sz w:val="22"/>
          </w:rPr>
          <w:t>block[3] = {10, 10, 10};</w:t>
        </w:r>
      </w:moveTo>
    </w:p>
    <w:p w14:paraId="4A62D26F" w14:textId="77777777" w:rsidR="00E66FDD" w:rsidRDefault="00E66FDD" w:rsidP="00E66FDD">
      <w:pPr>
        <w:pStyle w:val="ListParagraph"/>
        <w:ind w:left="0"/>
        <w:rPr>
          <w:rFonts w:ascii="Consolas" w:hAnsi="Consolas"/>
          <w:sz w:val="22"/>
        </w:rPr>
      </w:pPr>
      <w:moveTo w:id="3049" w:author="Quincey Koziol" w:date="2014-12-03T15:27:00Z">
        <w:r>
          <w:rPr>
            <w:rFonts w:ascii="Consolas" w:hAnsi="Consolas"/>
            <w:sz w:val="22"/>
          </w:rPr>
          <w:t>count[3] = {H5S_UNLIMITED, 1, 1};</w:t>
        </w:r>
      </w:moveTo>
    </w:p>
    <w:p w14:paraId="4C2FC7BC" w14:textId="77777777" w:rsidR="00E66FDD" w:rsidRDefault="00E66FDD" w:rsidP="00E66FDD">
      <w:pPr>
        <w:pStyle w:val="ListParagraph"/>
        <w:ind w:left="0"/>
        <w:rPr>
          <w:rFonts w:ascii="Consolas" w:hAnsi="Consolas"/>
          <w:sz w:val="22"/>
        </w:rPr>
      </w:pPr>
      <w:moveTo w:id="3050"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600E6836" w14:textId="77777777" w:rsidR="00E66FDD" w:rsidRDefault="00E66FDD" w:rsidP="00E66FDD">
      <w:pPr>
        <w:pStyle w:val="ListParagraph"/>
        <w:ind w:left="0" w:firstLine="720"/>
        <w:rPr>
          <w:rFonts w:ascii="Consolas" w:hAnsi="Consolas"/>
          <w:sz w:val="22"/>
        </w:rPr>
      </w:pPr>
      <w:moveTo w:id="3051" w:author="Quincey Koziol" w:date="2014-12-03T15:27:00Z">
        <w:r w:rsidRPr="002E7157">
          <w:rPr>
            <w:rFonts w:ascii="Consolas" w:hAnsi="Consolas"/>
            <w:sz w:val="22"/>
          </w:rPr>
          <w:t>count);</w:t>
        </w:r>
      </w:moveTo>
    </w:p>
    <w:p w14:paraId="23C0D58E" w14:textId="77777777" w:rsidR="00E66FDD" w:rsidRPr="00DD2EE9" w:rsidRDefault="00E66FDD" w:rsidP="00E66FDD">
      <w:pPr>
        <w:rPr>
          <w:rFonts w:ascii="Consolas" w:hAnsi="Consolas"/>
          <w:sz w:val="22"/>
        </w:rPr>
      </w:pPr>
    </w:p>
    <w:p w14:paraId="37CD7EAE" w14:textId="77777777" w:rsidR="00E66FDD" w:rsidRDefault="00E66FDD" w:rsidP="00E66FDD">
      <w:pPr>
        <w:pStyle w:val="ListParagraph"/>
        <w:ind w:left="0"/>
        <w:rPr>
          <w:rFonts w:ascii="Consolas" w:hAnsi="Consolas"/>
          <w:sz w:val="22"/>
        </w:rPr>
      </w:pPr>
      <w:moveTo w:id="3052" w:author="Quincey Koziol" w:date="2014-12-03T15:27:00Z">
        <w:r>
          <w:rPr>
            <w:rFonts w:ascii="Consolas" w:hAnsi="Consolas"/>
            <w:sz w:val="22"/>
          </w:rPr>
          <w:t>/* Set mapping between first source dataset and first unlimited, strided selection in virtual dataset, with printf-mapping */</w:t>
        </w:r>
      </w:moveTo>
    </w:p>
    <w:p w14:paraId="6181A7BC" w14:textId="77777777" w:rsidR="00E66FDD" w:rsidRDefault="00E66FDD" w:rsidP="00E66FDD">
      <w:pPr>
        <w:jc w:val="left"/>
        <w:rPr>
          <w:rFonts w:ascii="Consolas" w:hAnsi="Consolas"/>
          <w:sz w:val="22"/>
        </w:rPr>
      </w:pPr>
      <w:moveTo w:id="3053"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“/A-%0b”, src</w:t>
        </w:r>
        <w:r w:rsidRPr="002C4D15">
          <w:rPr>
            <w:rFonts w:ascii="Consolas" w:hAnsi="Consolas"/>
            <w:sz w:val="22"/>
          </w:rPr>
          <w:t>_space_id);</w:t>
        </w:r>
      </w:moveTo>
    </w:p>
    <w:p w14:paraId="460CBEEC" w14:textId="77777777" w:rsidR="00E66FDD" w:rsidRDefault="00E66FDD" w:rsidP="00E66FDD">
      <w:pPr>
        <w:pStyle w:val="ListParagraph"/>
        <w:ind w:left="0"/>
        <w:rPr>
          <w:rFonts w:ascii="Consolas" w:hAnsi="Consolas"/>
          <w:sz w:val="22"/>
        </w:rPr>
      </w:pPr>
    </w:p>
    <w:p w14:paraId="72054597" w14:textId="77777777" w:rsidR="00E66FDD" w:rsidRDefault="00E66FDD" w:rsidP="00E66FDD">
      <w:pPr>
        <w:pStyle w:val="ListParagraph"/>
        <w:ind w:left="0"/>
        <w:rPr>
          <w:rFonts w:ascii="Consolas" w:hAnsi="Consolas"/>
          <w:sz w:val="22"/>
        </w:rPr>
      </w:pPr>
      <w:moveTo w:id="3054" w:author="Quincey Koziol" w:date="2014-12-03T15:27:00Z">
        <w:r>
          <w:rPr>
            <w:rFonts w:ascii="Consolas" w:hAnsi="Consolas"/>
            <w:sz w:val="22"/>
          </w:rPr>
          <w:t>/* Close source dataspace */</w:t>
        </w:r>
      </w:moveTo>
    </w:p>
    <w:p w14:paraId="4F4B943C" w14:textId="77777777" w:rsidR="00E66FDD" w:rsidRDefault="00E66FDD" w:rsidP="00E66FDD">
      <w:pPr>
        <w:jc w:val="left"/>
        <w:rPr>
          <w:rFonts w:ascii="Consolas" w:hAnsi="Consolas"/>
          <w:sz w:val="22"/>
        </w:rPr>
      </w:pPr>
      <w:moveTo w:id="3055" w:author="Quincey Koziol" w:date="2014-12-03T15:27:00Z">
        <w:r>
          <w:rPr>
            <w:rFonts w:ascii="Consolas" w:hAnsi="Consolas"/>
            <w:sz w:val="22"/>
          </w:rPr>
          <w:t>H5Sclose(src_space_id);</w:t>
        </w:r>
      </w:moveTo>
    </w:p>
    <w:p w14:paraId="2182AEAB" w14:textId="77777777" w:rsidR="00E66FDD" w:rsidRDefault="00E66FDD" w:rsidP="00E66FDD">
      <w:pPr>
        <w:pStyle w:val="Heading6"/>
      </w:pPr>
      <w:moveTo w:id="3056" w:author="Quincey Koziol" w:date="2014-12-03T15:27:00Z">
        <w:r>
          <w:t>Unlimited-dimension full source and unlimited-dimension virtual dataset mapping, tiled pattern in virtual dataset, printf-named source datasets in non-unlimited dimensions</w:t>
        </w:r>
      </w:moveTo>
    </w:p>
    <w:p w14:paraId="2D73AD0A" w14:textId="77777777" w:rsidR="00E66FDD" w:rsidRDefault="00E66FDD" w:rsidP="00E66FDD">
      <w:moveTo w:id="3057" w:author="Quincey Koziol" w:date="2014-12-03T15:27:00Z">
        <w:r>
          <w:t>The figure below shows a mapping of a printf-named array of source datasets with unlimited-dimensions and full selections to a single virtual dataset with unlimited dimensions, with each source dataset selection occupying a sequentially tiled portion of the virtual dataset.</w:t>
        </w:r>
      </w:moveTo>
    </w:p>
    <w:p w14:paraId="49C22715" w14:textId="77777777" w:rsidR="00E66FDD" w:rsidRDefault="00E66FDD" w:rsidP="00E66FDD">
      <w:pPr>
        <w:keepNext/>
      </w:pPr>
      <w:moveTo w:id="3058" w:author="Quincey Koziol" w:date="2014-12-03T15:27:00Z">
        <w:r>
          <w:rPr>
            <w:noProof/>
          </w:rPr>
          <w:drawing>
            <wp:inline distT="0" distB="0" distL="0" distR="0" wp14:anchorId="05C5E5D8" wp14:editId="140F4BCA">
              <wp:extent cx="5184712" cy="841248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FullFixedPrintf-TiledUnlimitedVirtual.png"/>
                      <pic:cNvPicPr/>
                    </pic:nvPicPr>
                    <pic:blipFill>
                      <a:blip r:embed="rId15">
                        <a:extLst>
                          <a:ext uri="{28A0092B-C50C-407E-A947-70E740481C1C}">
                            <a14:useLocalDpi xmlns:a14="http://schemas.microsoft.com/office/drawing/2010/main" val="0"/>
                          </a:ext>
                        </a:extLst>
                      </a:blip>
                      <a:stretch>
                        <a:fillRect/>
                      </a:stretch>
                    </pic:blipFill>
                    <pic:spPr>
                      <a:xfrm>
                        <a:off x="0" y="0"/>
                        <a:ext cx="5184712" cy="8412480"/>
                      </a:xfrm>
                      <a:prstGeom prst="rect">
                        <a:avLst/>
                      </a:prstGeom>
                    </pic:spPr>
                  </pic:pic>
                </a:graphicData>
              </a:graphic>
            </wp:inline>
          </w:drawing>
        </w:r>
      </w:moveTo>
    </w:p>
    <w:p w14:paraId="3862314A" w14:textId="77777777" w:rsidR="00E66FDD" w:rsidRDefault="00E66FDD" w:rsidP="00E66FDD">
      <w:pPr>
        <w:pStyle w:val="Caption"/>
      </w:pPr>
      <w:moveTo w:id="3059"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12</w:t>
      </w:r>
      <w:moveTo w:id="3060"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full selections of four unlimited-dimension source datasets chosen with printf-naming to tiles in virtual dataset with an unlimited dimension.</w:t>
        </w:r>
      </w:moveTo>
    </w:p>
    <w:p w14:paraId="2A09A380" w14:textId="77777777" w:rsidR="00E66FDD" w:rsidRDefault="00E66FDD" w:rsidP="00E66FDD">
      <w:moveTo w:id="3061" w:author="Quincey Koziol" w:date="2014-12-03T15:27:00Z">
        <w:r>
          <w:t>The following pseudo-code shows how to create this mapping:</w:t>
        </w:r>
      </w:moveTo>
    </w:p>
    <w:p w14:paraId="4ED22124" w14:textId="77777777" w:rsidR="00E66FDD" w:rsidRDefault="00E66FDD" w:rsidP="00E66FDD">
      <w:pPr>
        <w:pStyle w:val="ListParagraph"/>
        <w:ind w:left="0"/>
        <w:rPr>
          <w:sz w:val="22"/>
        </w:rPr>
      </w:pPr>
      <w:moveTo w:id="3062" w:author="Quincey Koziol" w:date="2014-12-03T15:27:00Z">
        <w:r>
          <w:rPr>
            <w:rFonts w:ascii="Consolas" w:hAnsi="Consolas"/>
            <w:sz w:val="22"/>
          </w:rPr>
          <w:t>hsize_t src_dims[3], max_src_dims[3], vds_dims[3], max_vds_dims[3]</w:t>
        </w:r>
        <w:r w:rsidRPr="002E7157">
          <w:rPr>
            <w:rFonts w:ascii="Consolas" w:hAnsi="Consolas"/>
            <w:sz w:val="22"/>
          </w:rPr>
          <w:t>;</w:t>
        </w:r>
        <w:r w:rsidRPr="003462F9">
          <w:rPr>
            <w:sz w:val="22"/>
          </w:rPr>
          <w:t xml:space="preserve"> </w:t>
        </w:r>
      </w:moveTo>
    </w:p>
    <w:p w14:paraId="6E4E5265" w14:textId="77777777" w:rsidR="00E66FDD" w:rsidRDefault="00E66FDD" w:rsidP="00E66FDD">
      <w:pPr>
        <w:pStyle w:val="ListParagraph"/>
        <w:ind w:left="0"/>
        <w:rPr>
          <w:rFonts w:ascii="Consolas" w:hAnsi="Consolas"/>
          <w:sz w:val="22"/>
        </w:rPr>
      </w:pPr>
      <w:moveTo w:id="3063"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4DBBD13F" w14:textId="77777777" w:rsidR="00E66FDD" w:rsidRDefault="00E66FDD" w:rsidP="00E66FDD">
      <w:pPr>
        <w:pStyle w:val="ListParagraph"/>
        <w:ind w:left="0"/>
        <w:rPr>
          <w:rFonts w:ascii="Consolas" w:hAnsi="Consolas"/>
          <w:sz w:val="22"/>
        </w:rPr>
      </w:pPr>
      <w:moveTo w:id="3064" w:author="Quincey Koziol" w:date="2014-12-03T15:27:00Z">
        <w:r>
          <w:rPr>
            <w:rFonts w:ascii="Consolas" w:hAnsi="Consolas"/>
            <w:sz w:val="22"/>
          </w:rPr>
          <w:t>hid_t src_space_id, vds_space_id;</w:t>
        </w:r>
      </w:moveTo>
    </w:p>
    <w:p w14:paraId="39572EBC" w14:textId="77777777" w:rsidR="00E66FDD" w:rsidRDefault="00E66FDD" w:rsidP="00E66FDD">
      <w:pPr>
        <w:pStyle w:val="ListParagraph"/>
        <w:ind w:left="0"/>
        <w:rPr>
          <w:rFonts w:ascii="Consolas" w:hAnsi="Consolas"/>
          <w:sz w:val="22"/>
        </w:rPr>
      </w:pPr>
      <w:moveTo w:id="3065" w:author="Quincey Koziol" w:date="2014-12-03T15:27:00Z">
        <w:r>
          <w:rPr>
            <w:rFonts w:ascii="Consolas" w:hAnsi="Consolas"/>
            <w:sz w:val="22"/>
          </w:rPr>
          <w:t>hid_t dcpl_id;</w:t>
        </w:r>
      </w:moveTo>
    </w:p>
    <w:p w14:paraId="60A8BBC2" w14:textId="77777777" w:rsidR="00E66FDD" w:rsidRDefault="00E66FDD" w:rsidP="00E66FDD">
      <w:pPr>
        <w:pStyle w:val="ListParagraph"/>
        <w:ind w:left="0"/>
        <w:rPr>
          <w:rFonts w:ascii="Consolas" w:hAnsi="Consolas"/>
          <w:sz w:val="22"/>
        </w:rPr>
      </w:pPr>
    </w:p>
    <w:p w14:paraId="4437FD09" w14:textId="77777777" w:rsidR="00E66FDD" w:rsidRDefault="00E66FDD" w:rsidP="00E66FDD">
      <w:pPr>
        <w:pStyle w:val="ListParagraph"/>
        <w:ind w:left="0"/>
        <w:rPr>
          <w:rFonts w:ascii="Consolas" w:hAnsi="Consolas"/>
          <w:sz w:val="22"/>
        </w:rPr>
      </w:pPr>
      <w:moveTo w:id="3066" w:author="Quincey Koziol" w:date="2014-12-03T15:27:00Z">
        <w:r>
          <w:rPr>
            <w:rFonts w:ascii="Consolas" w:hAnsi="Consolas"/>
            <w:sz w:val="22"/>
          </w:rPr>
          <w:t>/* Create DCPL and set to virtual storage */</w:t>
        </w:r>
      </w:moveTo>
    </w:p>
    <w:p w14:paraId="32F309E7" w14:textId="77777777" w:rsidR="00E66FDD" w:rsidRDefault="00E66FDD" w:rsidP="00E66FDD">
      <w:pPr>
        <w:pStyle w:val="ListParagraph"/>
        <w:ind w:left="0"/>
        <w:rPr>
          <w:rFonts w:ascii="Consolas" w:hAnsi="Consolas" w:cs="Menlo Regular"/>
          <w:color w:val="000000"/>
          <w:sz w:val="22"/>
        </w:rPr>
      </w:pPr>
      <w:moveTo w:id="3067"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30CFAF45" w14:textId="77777777" w:rsidR="00E66FDD" w:rsidRDefault="00E66FDD" w:rsidP="00E66FDD">
      <w:pPr>
        <w:pStyle w:val="ListParagraph"/>
        <w:ind w:left="0"/>
        <w:rPr>
          <w:rFonts w:ascii="Consolas" w:hAnsi="Consolas" w:cs="Menlo Regular"/>
          <w:color w:val="000000"/>
          <w:sz w:val="22"/>
        </w:rPr>
      </w:pPr>
      <w:moveTo w:id="3068" w:author="Quincey Koziol" w:date="2014-12-03T15:27:00Z">
        <w:r>
          <w:rPr>
            <w:rFonts w:ascii="Consolas" w:hAnsi="Consolas"/>
            <w:sz w:val="22"/>
          </w:rPr>
          <w:t>H5Pset_virtual(dcpl_id);</w:t>
        </w:r>
      </w:moveTo>
    </w:p>
    <w:p w14:paraId="2A83C76E" w14:textId="77777777" w:rsidR="00E66FDD" w:rsidRDefault="00E66FDD" w:rsidP="00E66FDD">
      <w:pPr>
        <w:pStyle w:val="ListParagraph"/>
        <w:ind w:left="0"/>
        <w:rPr>
          <w:rFonts w:ascii="Consolas" w:hAnsi="Consolas"/>
          <w:sz w:val="22"/>
        </w:rPr>
      </w:pPr>
    </w:p>
    <w:p w14:paraId="1C8686E1" w14:textId="77777777" w:rsidR="00E66FDD" w:rsidRDefault="00E66FDD" w:rsidP="00E66FDD">
      <w:pPr>
        <w:pStyle w:val="ListParagraph"/>
        <w:ind w:left="0"/>
        <w:rPr>
          <w:rFonts w:ascii="Consolas" w:hAnsi="Consolas"/>
          <w:sz w:val="22"/>
        </w:rPr>
      </w:pPr>
      <w:moveTo w:id="3069" w:author="Quincey Koziol" w:date="2014-12-03T15:27:00Z">
        <w:r>
          <w:rPr>
            <w:rFonts w:ascii="Consolas" w:hAnsi="Consolas"/>
            <w:sz w:val="22"/>
          </w:rPr>
          <w:t>/* Create source dataspace, select unlimited selection */</w:t>
        </w:r>
      </w:moveTo>
    </w:p>
    <w:p w14:paraId="6FF116E3" w14:textId="77777777" w:rsidR="00E66FDD" w:rsidRDefault="00E66FDD" w:rsidP="00E66FDD">
      <w:pPr>
        <w:pStyle w:val="ListParagraph"/>
        <w:ind w:left="0"/>
        <w:rPr>
          <w:sz w:val="22"/>
        </w:rPr>
      </w:pPr>
      <w:moveTo w:id="3070"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0F0808AA" w14:textId="77777777" w:rsidR="00E66FDD" w:rsidRDefault="00E66FDD" w:rsidP="00E66FDD">
      <w:pPr>
        <w:pStyle w:val="ListParagraph"/>
        <w:ind w:left="0"/>
        <w:rPr>
          <w:sz w:val="22"/>
        </w:rPr>
      </w:pPr>
      <w:moveTo w:id="3071" w:author="Quincey Koziol" w:date="2014-12-03T15:27:00Z">
        <w:r>
          <w:rPr>
            <w:rFonts w:ascii="Consolas" w:hAnsi="Consolas"/>
            <w:sz w:val="22"/>
          </w:rPr>
          <w:t>max_src_dims[3] = {/* Z: */ H5S_UNLIMITED, /* Y: */ 10, /* X: */ 10}</w:t>
        </w:r>
        <w:r w:rsidRPr="002E7157">
          <w:rPr>
            <w:rFonts w:ascii="Consolas" w:hAnsi="Consolas"/>
            <w:sz w:val="22"/>
          </w:rPr>
          <w:t>;</w:t>
        </w:r>
        <w:r w:rsidRPr="003462F9">
          <w:rPr>
            <w:sz w:val="22"/>
          </w:rPr>
          <w:t xml:space="preserve"> </w:t>
        </w:r>
      </w:moveTo>
    </w:p>
    <w:p w14:paraId="42412186" w14:textId="77777777" w:rsidR="00E66FDD" w:rsidRDefault="00E66FDD" w:rsidP="00E66FDD">
      <w:pPr>
        <w:pStyle w:val="ListParagraph"/>
        <w:ind w:left="0"/>
        <w:rPr>
          <w:sz w:val="22"/>
        </w:rPr>
      </w:pPr>
      <w:moveTo w:id="3072" w:author="Quincey Koziol" w:date="2014-12-03T15:27:00Z">
        <w:r>
          <w:rPr>
            <w:rFonts w:ascii="Consolas" w:hAnsi="Consolas"/>
            <w:sz w:val="22"/>
          </w:rPr>
          <w:t>src_space_id = H5Screate_simple(3, src_dims, max_src_dims);</w:t>
        </w:r>
      </w:moveTo>
    </w:p>
    <w:p w14:paraId="57AFDB42" w14:textId="77777777" w:rsidR="00E66FDD" w:rsidRDefault="00E66FDD" w:rsidP="00E66FDD">
      <w:pPr>
        <w:pStyle w:val="ListParagraph"/>
        <w:ind w:left="0"/>
        <w:rPr>
          <w:sz w:val="22"/>
        </w:rPr>
      </w:pPr>
      <w:moveTo w:id="3073"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107B5B0E" w14:textId="77777777" w:rsidR="00E66FDD" w:rsidRDefault="00E66FDD" w:rsidP="00E66FDD">
      <w:pPr>
        <w:pStyle w:val="ListParagraph"/>
        <w:ind w:left="0"/>
        <w:rPr>
          <w:rFonts w:ascii="Consolas" w:hAnsi="Consolas"/>
          <w:sz w:val="22"/>
        </w:rPr>
      </w:pPr>
      <w:moveTo w:id="3074" w:author="Quincey Koziol" w:date="2014-12-03T15:27:00Z">
        <w:r>
          <w:rPr>
            <w:rFonts w:ascii="Consolas" w:hAnsi="Consolas"/>
            <w:sz w:val="22"/>
          </w:rPr>
          <w:t>stride[3] = {1, 1, 1};</w:t>
        </w:r>
      </w:moveTo>
    </w:p>
    <w:p w14:paraId="6760E706" w14:textId="77777777" w:rsidR="00E66FDD" w:rsidRDefault="00E66FDD" w:rsidP="00E66FDD">
      <w:pPr>
        <w:pStyle w:val="ListParagraph"/>
        <w:ind w:left="0"/>
        <w:rPr>
          <w:rFonts w:ascii="Consolas" w:hAnsi="Consolas"/>
          <w:sz w:val="22"/>
        </w:rPr>
      </w:pPr>
      <w:moveTo w:id="3075" w:author="Quincey Koziol" w:date="2014-12-03T15:27:00Z">
        <w:r>
          <w:rPr>
            <w:rFonts w:ascii="Consolas" w:hAnsi="Consolas"/>
            <w:sz w:val="22"/>
          </w:rPr>
          <w:t>block[3] = {1, 10, 10};</w:t>
        </w:r>
      </w:moveTo>
    </w:p>
    <w:p w14:paraId="0B8BC133" w14:textId="77777777" w:rsidR="00E66FDD" w:rsidRDefault="00E66FDD" w:rsidP="00E66FDD">
      <w:pPr>
        <w:pStyle w:val="ListParagraph"/>
        <w:ind w:left="0"/>
        <w:rPr>
          <w:rFonts w:ascii="Consolas" w:hAnsi="Consolas"/>
          <w:sz w:val="22"/>
        </w:rPr>
      </w:pPr>
      <w:moveTo w:id="3076" w:author="Quincey Koziol" w:date="2014-12-03T15:27:00Z">
        <w:r>
          <w:rPr>
            <w:rFonts w:ascii="Consolas" w:hAnsi="Consolas"/>
            <w:sz w:val="22"/>
          </w:rPr>
          <w:t>count[3] = {H5S_UNLIMITED, 1, 1};</w:t>
        </w:r>
      </w:moveTo>
    </w:p>
    <w:p w14:paraId="0B7F8A36" w14:textId="77777777" w:rsidR="00E66FDD" w:rsidRDefault="00E66FDD" w:rsidP="00E66FDD">
      <w:pPr>
        <w:pStyle w:val="ListParagraph"/>
        <w:ind w:left="0"/>
        <w:rPr>
          <w:rFonts w:ascii="Consolas" w:hAnsi="Consolas"/>
          <w:sz w:val="22"/>
        </w:rPr>
      </w:pPr>
      <w:moveTo w:id="3077" w:author="Quincey Koziol" w:date="2014-12-03T15:27:00Z">
        <w:r w:rsidRPr="002E7157">
          <w:rPr>
            <w:rFonts w:ascii="Consolas" w:hAnsi="Consolas"/>
            <w:sz w:val="22"/>
          </w:rPr>
          <w:t>H5Sselect_</w:t>
        </w:r>
        <w:r>
          <w:rPr>
            <w:rFonts w:ascii="Consolas" w:hAnsi="Consolas"/>
            <w:sz w:val="22"/>
          </w:rPr>
          <w:t>hyperslab</w:t>
        </w:r>
        <w:r w:rsidRPr="002E7157">
          <w:rPr>
            <w:rFonts w:ascii="Consolas" w:hAnsi="Consolas"/>
            <w:sz w:val="22"/>
          </w:rPr>
          <w:t>(</w:t>
        </w:r>
        <w:r>
          <w:rPr>
            <w:rFonts w:ascii="Consolas" w:hAnsi="Consolas"/>
            <w:sz w:val="22"/>
          </w:rPr>
          <w:t>src_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6E5F470" w14:textId="77777777" w:rsidR="00E66FDD" w:rsidRDefault="00E66FDD" w:rsidP="00E66FDD">
      <w:pPr>
        <w:pStyle w:val="ListParagraph"/>
        <w:ind w:left="0" w:firstLine="720"/>
        <w:rPr>
          <w:rFonts w:ascii="Consolas" w:hAnsi="Consolas"/>
          <w:sz w:val="22"/>
        </w:rPr>
      </w:pPr>
      <w:moveTo w:id="3078" w:author="Quincey Koziol" w:date="2014-12-03T15:27:00Z">
        <w:r w:rsidRPr="002E7157">
          <w:rPr>
            <w:rFonts w:ascii="Consolas" w:hAnsi="Consolas"/>
            <w:sz w:val="22"/>
          </w:rPr>
          <w:t>count);</w:t>
        </w:r>
      </w:moveTo>
    </w:p>
    <w:p w14:paraId="2EDF36B8" w14:textId="77777777" w:rsidR="00E66FDD" w:rsidRPr="00DD2EE9" w:rsidRDefault="00E66FDD" w:rsidP="00E66FDD">
      <w:pPr>
        <w:rPr>
          <w:rFonts w:ascii="Consolas" w:hAnsi="Consolas"/>
          <w:sz w:val="22"/>
        </w:rPr>
      </w:pPr>
    </w:p>
    <w:p w14:paraId="4442F601" w14:textId="77777777" w:rsidR="00E66FDD" w:rsidRDefault="00E66FDD" w:rsidP="00E66FDD">
      <w:pPr>
        <w:pStyle w:val="ListParagraph"/>
        <w:ind w:left="0"/>
        <w:rPr>
          <w:rFonts w:ascii="Consolas" w:hAnsi="Consolas"/>
          <w:sz w:val="22"/>
        </w:rPr>
      </w:pPr>
      <w:moveTo w:id="3079" w:author="Quincey Koziol" w:date="2014-12-03T15:27:00Z">
        <w:r>
          <w:rPr>
            <w:rFonts w:ascii="Consolas" w:hAnsi="Consolas"/>
            <w:sz w:val="22"/>
          </w:rPr>
          <w:t>/* Create virtual dataspace and set selection */</w:t>
        </w:r>
      </w:moveTo>
    </w:p>
    <w:p w14:paraId="57E450F0" w14:textId="77777777" w:rsidR="00E66FDD" w:rsidRDefault="00E66FDD" w:rsidP="00E66FDD">
      <w:pPr>
        <w:pStyle w:val="ListParagraph"/>
        <w:ind w:left="0"/>
        <w:rPr>
          <w:sz w:val="22"/>
        </w:rPr>
      </w:pPr>
      <w:moveTo w:id="3080" w:author="Quincey Koziol" w:date="2014-12-03T15:27:00Z">
        <w:r>
          <w:rPr>
            <w:rFonts w:ascii="Consolas" w:hAnsi="Consolas"/>
            <w:sz w:val="22"/>
          </w:rPr>
          <w:t>vds_dims[3] = {/* Z: */ 10, /* Y: */ 20, /* X: */ 20}</w:t>
        </w:r>
        <w:r w:rsidRPr="002E7157">
          <w:rPr>
            <w:rFonts w:ascii="Consolas" w:hAnsi="Consolas"/>
            <w:sz w:val="22"/>
          </w:rPr>
          <w:t>;</w:t>
        </w:r>
        <w:r w:rsidRPr="003462F9">
          <w:rPr>
            <w:sz w:val="22"/>
          </w:rPr>
          <w:t xml:space="preserve"> </w:t>
        </w:r>
      </w:moveTo>
    </w:p>
    <w:p w14:paraId="6D01F973" w14:textId="77777777" w:rsidR="00E66FDD" w:rsidRDefault="00E66FDD" w:rsidP="00E66FDD">
      <w:pPr>
        <w:pStyle w:val="ListParagraph"/>
        <w:ind w:left="0"/>
        <w:rPr>
          <w:sz w:val="22"/>
        </w:rPr>
      </w:pPr>
      <w:moveTo w:id="3081" w:author="Quincey Koziol" w:date="2014-12-03T15:27:00Z">
        <w:r>
          <w:rPr>
            <w:rFonts w:ascii="Consolas" w:hAnsi="Consolas"/>
            <w:sz w:val="22"/>
          </w:rPr>
          <w:t>max_vds_dims[3] = {/* Z: */ H5S_UNLIMITED, /* Y: */ 20, /* X: */ 20}</w:t>
        </w:r>
        <w:r w:rsidRPr="002E7157">
          <w:rPr>
            <w:rFonts w:ascii="Consolas" w:hAnsi="Consolas"/>
            <w:sz w:val="22"/>
          </w:rPr>
          <w:t>;</w:t>
        </w:r>
        <w:r w:rsidRPr="003462F9">
          <w:rPr>
            <w:sz w:val="22"/>
          </w:rPr>
          <w:t xml:space="preserve"> </w:t>
        </w:r>
      </w:moveTo>
    </w:p>
    <w:p w14:paraId="7FCBB10D" w14:textId="77777777" w:rsidR="00E66FDD" w:rsidRPr="00DD2EE9" w:rsidRDefault="00E66FDD" w:rsidP="00E66FDD">
      <w:pPr>
        <w:pStyle w:val="ListParagraph"/>
        <w:ind w:left="0"/>
        <w:rPr>
          <w:rFonts w:ascii="Consolas" w:hAnsi="Consolas"/>
          <w:sz w:val="22"/>
        </w:rPr>
      </w:pPr>
      <w:moveTo w:id="3082" w:author="Quincey Koziol" w:date="2014-12-03T15:27:00Z">
        <w:r>
          <w:rPr>
            <w:rFonts w:ascii="Consolas" w:hAnsi="Consolas"/>
            <w:sz w:val="22"/>
          </w:rPr>
          <w:t>vds_space_id = H5Screate_simple(3, vds_dims, max_vds_dims);</w:t>
        </w:r>
      </w:moveTo>
    </w:p>
    <w:p w14:paraId="44543EBA" w14:textId="77777777" w:rsidR="00E66FDD" w:rsidRDefault="00E66FDD" w:rsidP="00E66FDD">
      <w:pPr>
        <w:pStyle w:val="ListParagraph"/>
        <w:ind w:left="0"/>
        <w:rPr>
          <w:sz w:val="22"/>
        </w:rPr>
      </w:pPr>
      <w:moveTo w:id="3083"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6EF73AE9" w14:textId="77777777" w:rsidR="00E66FDD" w:rsidRDefault="00E66FDD" w:rsidP="00E66FDD">
      <w:pPr>
        <w:pStyle w:val="ListParagraph"/>
        <w:ind w:left="0"/>
        <w:rPr>
          <w:rFonts w:ascii="Consolas" w:hAnsi="Consolas"/>
          <w:sz w:val="22"/>
        </w:rPr>
      </w:pPr>
      <w:moveTo w:id="3084" w:author="Quincey Koziol" w:date="2014-12-03T15:27:00Z">
        <w:r>
          <w:rPr>
            <w:rFonts w:ascii="Consolas" w:hAnsi="Consolas"/>
            <w:sz w:val="22"/>
          </w:rPr>
          <w:t>stride[3] = {1, 1, 1};</w:t>
        </w:r>
      </w:moveTo>
    </w:p>
    <w:p w14:paraId="1D9BF894" w14:textId="77777777" w:rsidR="00E66FDD" w:rsidRDefault="00E66FDD" w:rsidP="00E66FDD">
      <w:pPr>
        <w:pStyle w:val="ListParagraph"/>
        <w:ind w:left="0"/>
        <w:rPr>
          <w:rFonts w:ascii="Consolas" w:hAnsi="Consolas"/>
          <w:sz w:val="22"/>
        </w:rPr>
      </w:pPr>
      <w:moveTo w:id="3085" w:author="Quincey Koziol" w:date="2014-12-03T15:27:00Z">
        <w:r>
          <w:rPr>
            <w:rFonts w:ascii="Consolas" w:hAnsi="Consolas"/>
            <w:sz w:val="22"/>
          </w:rPr>
          <w:t>block[3] = {1, 10, 10};</w:t>
        </w:r>
      </w:moveTo>
    </w:p>
    <w:p w14:paraId="039C0A08" w14:textId="77777777" w:rsidR="00E66FDD" w:rsidRDefault="00E66FDD" w:rsidP="00E66FDD">
      <w:pPr>
        <w:pStyle w:val="ListParagraph"/>
        <w:ind w:left="0"/>
        <w:rPr>
          <w:rFonts w:ascii="Consolas" w:hAnsi="Consolas"/>
          <w:sz w:val="22"/>
        </w:rPr>
      </w:pPr>
      <w:moveTo w:id="3086" w:author="Quincey Koziol" w:date="2014-12-03T15:27:00Z">
        <w:r>
          <w:rPr>
            <w:rFonts w:ascii="Consolas" w:hAnsi="Consolas"/>
            <w:sz w:val="22"/>
          </w:rPr>
          <w:t>count[3] = {H5S_UNLIMITED, 1, 1};</w:t>
        </w:r>
      </w:moveTo>
    </w:p>
    <w:p w14:paraId="1439743B" w14:textId="77777777" w:rsidR="00E66FDD" w:rsidRDefault="00E66FDD" w:rsidP="00E66FDD">
      <w:pPr>
        <w:pStyle w:val="ListParagraph"/>
        <w:ind w:left="0"/>
        <w:rPr>
          <w:rFonts w:ascii="Consolas" w:hAnsi="Consolas"/>
          <w:sz w:val="22"/>
        </w:rPr>
      </w:pPr>
      <w:moveTo w:id="3087"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7B2CAC0F" w14:textId="77777777" w:rsidR="00E66FDD" w:rsidRDefault="00E66FDD" w:rsidP="00E66FDD">
      <w:pPr>
        <w:pStyle w:val="ListParagraph"/>
        <w:ind w:left="0" w:firstLine="720"/>
        <w:rPr>
          <w:rFonts w:ascii="Consolas" w:hAnsi="Consolas"/>
          <w:sz w:val="22"/>
        </w:rPr>
      </w:pPr>
      <w:moveTo w:id="3088" w:author="Quincey Koziol" w:date="2014-12-03T15:27:00Z">
        <w:r w:rsidRPr="002E7157">
          <w:rPr>
            <w:rFonts w:ascii="Consolas" w:hAnsi="Consolas"/>
            <w:sz w:val="22"/>
          </w:rPr>
          <w:t>count);</w:t>
        </w:r>
      </w:moveTo>
    </w:p>
    <w:p w14:paraId="7BD1B73A" w14:textId="77777777" w:rsidR="00E66FDD" w:rsidRPr="00DD2EE9" w:rsidRDefault="00E66FDD" w:rsidP="00E66FDD">
      <w:pPr>
        <w:rPr>
          <w:rFonts w:ascii="Consolas" w:hAnsi="Consolas"/>
          <w:sz w:val="22"/>
        </w:rPr>
      </w:pPr>
    </w:p>
    <w:p w14:paraId="376F2EF9" w14:textId="77777777" w:rsidR="00E66FDD" w:rsidRDefault="00E66FDD" w:rsidP="00E66FDD">
      <w:pPr>
        <w:pStyle w:val="ListParagraph"/>
        <w:ind w:left="0"/>
        <w:rPr>
          <w:rFonts w:ascii="Consolas" w:hAnsi="Consolas"/>
          <w:sz w:val="22"/>
        </w:rPr>
      </w:pPr>
      <w:moveTo w:id="3089" w:author="Quincey Koziol" w:date="2014-12-03T15:27:00Z">
        <w:r>
          <w:rPr>
            <w:rFonts w:ascii="Consolas" w:hAnsi="Consolas"/>
            <w:sz w:val="22"/>
          </w:rPr>
          <w:t>/* Set mapping between source datasets and unlimited, tiled selection in virtual dataset, with printf-mapping */</w:t>
        </w:r>
      </w:moveTo>
    </w:p>
    <w:p w14:paraId="3F69C685" w14:textId="77777777" w:rsidR="00E66FDD" w:rsidRDefault="00E66FDD" w:rsidP="00E66FDD">
      <w:pPr>
        <w:jc w:val="left"/>
        <w:rPr>
          <w:rFonts w:ascii="Consolas" w:hAnsi="Consolas"/>
          <w:sz w:val="22"/>
        </w:rPr>
      </w:pPr>
      <w:moveTo w:id="3090"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“/A-%1b-%2b”, src</w:t>
        </w:r>
        <w:r w:rsidRPr="002C4D15">
          <w:rPr>
            <w:rFonts w:ascii="Consolas" w:hAnsi="Consolas"/>
            <w:sz w:val="22"/>
          </w:rPr>
          <w:t>_space_id);</w:t>
        </w:r>
      </w:moveTo>
    </w:p>
    <w:p w14:paraId="57F1C1C5" w14:textId="77777777" w:rsidR="00E66FDD" w:rsidRDefault="00E66FDD" w:rsidP="00E66FDD">
      <w:pPr>
        <w:pStyle w:val="ListParagraph"/>
        <w:ind w:left="0"/>
        <w:rPr>
          <w:rFonts w:ascii="Consolas" w:hAnsi="Consolas"/>
          <w:sz w:val="22"/>
        </w:rPr>
      </w:pPr>
    </w:p>
    <w:p w14:paraId="70A37A28" w14:textId="77777777" w:rsidR="00E66FDD" w:rsidRDefault="00E66FDD" w:rsidP="00E66FDD">
      <w:pPr>
        <w:pStyle w:val="ListParagraph"/>
        <w:ind w:left="0"/>
        <w:rPr>
          <w:rFonts w:ascii="Consolas" w:hAnsi="Consolas"/>
          <w:sz w:val="22"/>
        </w:rPr>
      </w:pPr>
      <w:moveTo w:id="3091" w:author="Quincey Koziol" w:date="2014-12-03T15:27:00Z">
        <w:r>
          <w:rPr>
            <w:rFonts w:ascii="Consolas" w:hAnsi="Consolas"/>
            <w:sz w:val="22"/>
          </w:rPr>
          <w:t>/* Close source dataspace */</w:t>
        </w:r>
      </w:moveTo>
    </w:p>
    <w:p w14:paraId="4A923755" w14:textId="77777777" w:rsidR="00E66FDD" w:rsidRDefault="00E66FDD" w:rsidP="00E66FDD">
      <w:pPr>
        <w:jc w:val="left"/>
        <w:rPr>
          <w:rFonts w:ascii="Consolas" w:hAnsi="Consolas"/>
          <w:sz w:val="22"/>
        </w:rPr>
      </w:pPr>
      <w:moveTo w:id="3092" w:author="Quincey Koziol" w:date="2014-12-03T15:27:00Z">
        <w:r>
          <w:rPr>
            <w:rFonts w:ascii="Consolas" w:hAnsi="Consolas"/>
            <w:sz w:val="22"/>
          </w:rPr>
          <w:t>H5Sclose(src_space_id);</w:t>
        </w:r>
      </w:moveTo>
    </w:p>
    <w:p w14:paraId="666199CF" w14:textId="77777777" w:rsidR="00E66FDD" w:rsidRDefault="00E66FDD" w:rsidP="00E66FDD">
      <w:pPr>
        <w:pStyle w:val="Heading6"/>
      </w:pPr>
      <w:moveTo w:id="3093" w:author="Quincey Koziol" w:date="2014-12-03T15:27:00Z">
        <w:r>
          <w:t>Fixed-dimension full source and unlimited-dimension virtual dataset mapping, interleaved pattern in virtual dataset, printf-named source datasets in unlimited dimension</w:t>
        </w:r>
      </w:moveTo>
    </w:p>
    <w:p w14:paraId="4956838C" w14:textId="77777777" w:rsidR="00E66FDD" w:rsidRDefault="00E66FDD" w:rsidP="00E66FDD">
      <w:moveTo w:id="3094" w:author="Quincey Koziol" w:date="2014-12-03T15:27:00Z">
        <w:r>
          <w:t>The figure below shows a mapping of a printf-named set of source datasets with fixed-dimensions and full selections to a single virtual dataset with unlimited dimensions, with each source dataset selection occupying an interleaved portion of the virtual dataset.</w:t>
        </w:r>
      </w:moveTo>
    </w:p>
    <w:p w14:paraId="17017A89" w14:textId="77777777" w:rsidR="00E66FDD" w:rsidRDefault="00E66FDD" w:rsidP="00E66FDD">
      <w:pPr>
        <w:keepNext/>
      </w:pPr>
      <w:moveTo w:id="3095" w:author="Quincey Koziol" w:date="2014-12-03T15:27:00Z">
        <w:r>
          <w:rPr>
            <w:noProof/>
          </w:rPr>
          <w:drawing>
            <wp:inline distT="0" distB="0" distL="0" distR="0" wp14:anchorId="29DB4054" wp14:editId="5B3F95FB">
              <wp:extent cx="6185535" cy="8412480"/>
              <wp:effectExtent l="0" t="0" r="1206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FullFixedPrintf-BlockedInterleavedUnlimitedVirtual.png"/>
                      <pic:cNvPicPr/>
                    </pic:nvPicPr>
                    <pic:blipFill>
                      <a:blip r:embed="rId16">
                        <a:extLst>
                          <a:ext uri="{28A0092B-C50C-407E-A947-70E740481C1C}">
                            <a14:useLocalDpi xmlns:a14="http://schemas.microsoft.com/office/drawing/2010/main" val="0"/>
                          </a:ext>
                        </a:extLst>
                      </a:blip>
                      <a:stretch>
                        <a:fillRect/>
                      </a:stretch>
                    </pic:blipFill>
                    <pic:spPr>
                      <a:xfrm>
                        <a:off x="0" y="0"/>
                        <a:ext cx="6185535" cy="8412480"/>
                      </a:xfrm>
                      <a:prstGeom prst="rect">
                        <a:avLst/>
                      </a:prstGeom>
                    </pic:spPr>
                  </pic:pic>
                </a:graphicData>
              </a:graphic>
            </wp:inline>
          </w:drawing>
        </w:r>
      </w:moveTo>
    </w:p>
    <w:p w14:paraId="2EC6AA18" w14:textId="77777777" w:rsidR="00E66FDD" w:rsidRDefault="00E66FDD" w:rsidP="00E66FDD">
      <w:pPr>
        <w:pStyle w:val="Caption"/>
      </w:pPr>
      <w:moveTo w:id="3096" w:author="Quincey Koziol" w:date="2014-12-03T15:27:00Z">
        <w:r w:rsidRPr="00097E6A">
          <w:rPr>
            <w:color w:val="auto"/>
            <w:sz w:val="22"/>
            <w:szCs w:val="22"/>
          </w:rPr>
          <w:t xml:space="preserve">Figure </w:t>
        </w:r>
        <w:r w:rsidRPr="00097E6A">
          <w:rPr>
            <w:color w:val="auto"/>
            <w:sz w:val="22"/>
            <w:szCs w:val="22"/>
          </w:rPr>
          <w:fldChar w:fldCharType="begin"/>
        </w:r>
        <w:r w:rsidRPr="00097E6A">
          <w:rPr>
            <w:color w:val="auto"/>
            <w:sz w:val="22"/>
            <w:szCs w:val="22"/>
          </w:rPr>
          <w:instrText xml:space="preserve"> SEQ Figure \* ARABIC </w:instrText>
        </w:r>
        <w:r w:rsidRPr="00097E6A">
          <w:rPr>
            <w:color w:val="auto"/>
            <w:sz w:val="22"/>
            <w:szCs w:val="22"/>
          </w:rPr>
          <w:fldChar w:fldCharType="separate"/>
        </w:r>
      </w:moveTo>
      <w:r>
        <w:rPr>
          <w:noProof/>
          <w:color w:val="auto"/>
          <w:sz w:val="22"/>
          <w:szCs w:val="22"/>
        </w:rPr>
        <w:t>13</w:t>
      </w:r>
      <w:moveTo w:id="3097" w:author="Quincey Koziol" w:date="2014-12-03T15:27:00Z">
        <w:r w:rsidRPr="00097E6A">
          <w:rPr>
            <w:color w:val="auto"/>
            <w:sz w:val="22"/>
            <w:szCs w:val="22"/>
          </w:rPr>
          <w:fldChar w:fldCharType="end"/>
        </w:r>
        <w:r w:rsidRPr="00097E6A">
          <w:rPr>
            <w:color w:val="auto"/>
            <w:sz w:val="22"/>
            <w:szCs w:val="22"/>
          </w:rPr>
          <w:t xml:space="preserve">: </w:t>
        </w:r>
        <w:r>
          <w:rPr>
            <w:color w:val="auto"/>
            <w:sz w:val="22"/>
            <w:szCs w:val="22"/>
          </w:rPr>
          <w:t>Mapping full selections of fixed-dimension source datasets chosen with printf-naming to interleaved portion of virtual dataset with an unlimited dimension.</w:t>
        </w:r>
      </w:moveTo>
    </w:p>
    <w:p w14:paraId="167829C5" w14:textId="77777777" w:rsidR="00E66FDD" w:rsidRDefault="00E66FDD" w:rsidP="00E66FDD">
      <w:moveTo w:id="3098" w:author="Quincey Koziol" w:date="2014-12-03T15:27:00Z">
        <w:r>
          <w:t>The following pseudo-code shows how to create this mapping:</w:t>
        </w:r>
      </w:moveTo>
    </w:p>
    <w:p w14:paraId="1AE7363F" w14:textId="77777777" w:rsidR="00E66FDD" w:rsidRDefault="00E66FDD" w:rsidP="00E66FDD">
      <w:pPr>
        <w:pStyle w:val="ListParagraph"/>
        <w:ind w:left="0"/>
        <w:rPr>
          <w:sz w:val="22"/>
        </w:rPr>
      </w:pPr>
      <w:moveTo w:id="3099" w:author="Quincey Koziol" w:date="2014-12-03T15:27:00Z">
        <w:r>
          <w:rPr>
            <w:rFonts w:ascii="Consolas" w:hAnsi="Consolas"/>
            <w:sz w:val="22"/>
          </w:rPr>
          <w:t>hsize_t src_dims[3], vds_dims[3], max_vds_dims[3]</w:t>
        </w:r>
        <w:r w:rsidRPr="002E7157">
          <w:rPr>
            <w:rFonts w:ascii="Consolas" w:hAnsi="Consolas"/>
            <w:sz w:val="22"/>
          </w:rPr>
          <w:t>;</w:t>
        </w:r>
        <w:r w:rsidRPr="003462F9">
          <w:rPr>
            <w:sz w:val="22"/>
          </w:rPr>
          <w:t xml:space="preserve"> </w:t>
        </w:r>
      </w:moveTo>
    </w:p>
    <w:p w14:paraId="3318D3E6" w14:textId="77777777" w:rsidR="00E66FDD" w:rsidRDefault="00E66FDD" w:rsidP="00E66FDD">
      <w:pPr>
        <w:pStyle w:val="ListParagraph"/>
        <w:ind w:left="0"/>
        <w:rPr>
          <w:rFonts w:ascii="Consolas" w:hAnsi="Consolas"/>
          <w:sz w:val="22"/>
        </w:rPr>
      </w:pPr>
      <w:moveTo w:id="3100" w:author="Quincey Koziol" w:date="2014-12-03T15:27:00Z">
        <w:r>
          <w:rPr>
            <w:rFonts w:ascii="Consolas" w:hAnsi="Consolas"/>
            <w:sz w:val="22"/>
          </w:rPr>
          <w:t xml:space="preserve">hsize_t </w:t>
        </w:r>
        <w:r w:rsidRPr="002E7157">
          <w:rPr>
            <w:rFonts w:ascii="Consolas" w:hAnsi="Consolas"/>
            <w:sz w:val="22"/>
          </w:rPr>
          <w:t>start</w:t>
        </w:r>
        <w:r>
          <w:rPr>
            <w:rFonts w:ascii="Consolas" w:hAnsi="Consolas"/>
            <w:sz w:val="22"/>
          </w:rPr>
          <w:t>[3], stride[3], block[3], count[3];</w:t>
        </w:r>
      </w:moveTo>
    </w:p>
    <w:p w14:paraId="5A85DD32" w14:textId="77777777" w:rsidR="00E66FDD" w:rsidRDefault="00E66FDD" w:rsidP="00E66FDD">
      <w:pPr>
        <w:pStyle w:val="ListParagraph"/>
        <w:ind w:left="0"/>
        <w:rPr>
          <w:rFonts w:ascii="Consolas" w:hAnsi="Consolas"/>
          <w:sz w:val="22"/>
        </w:rPr>
      </w:pPr>
      <w:moveTo w:id="3101" w:author="Quincey Koziol" w:date="2014-12-03T15:27:00Z">
        <w:r>
          <w:rPr>
            <w:rFonts w:ascii="Consolas" w:hAnsi="Consolas"/>
            <w:sz w:val="22"/>
          </w:rPr>
          <w:t>hid_t src_space_id, vds_space_id;</w:t>
        </w:r>
      </w:moveTo>
    </w:p>
    <w:p w14:paraId="5C839B4F" w14:textId="77777777" w:rsidR="00E66FDD" w:rsidRDefault="00E66FDD" w:rsidP="00E66FDD">
      <w:pPr>
        <w:pStyle w:val="ListParagraph"/>
        <w:ind w:left="0"/>
        <w:rPr>
          <w:rFonts w:ascii="Consolas" w:hAnsi="Consolas"/>
          <w:sz w:val="22"/>
        </w:rPr>
      </w:pPr>
      <w:moveTo w:id="3102" w:author="Quincey Koziol" w:date="2014-12-03T15:27:00Z">
        <w:r>
          <w:rPr>
            <w:rFonts w:ascii="Consolas" w:hAnsi="Consolas"/>
            <w:sz w:val="22"/>
          </w:rPr>
          <w:t>hid_t dcpl_id;</w:t>
        </w:r>
      </w:moveTo>
    </w:p>
    <w:p w14:paraId="3FE9FEDD" w14:textId="77777777" w:rsidR="00E66FDD" w:rsidRDefault="00E66FDD" w:rsidP="00E66FDD">
      <w:pPr>
        <w:pStyle w:val="ListParagraph"/>
        <w:ind w:left="0"/>
        <w:rPr>
          <w:rFonts w:ascii="Consolas" w:hAnsi="Consolas"/>
          <w:sz w:val="22"/>
        </w:rPr>
      </w:pPr>
    </w:p>
    <w:p w14:paraId="0EE343F9" w14:textId="77777777" w:rsidR="00E66FDD" w:rsidRDefault="00E66FDD" w:rsidP="00E66FDD">
      <w:pPr>
        <w:pStyle w:val="ListParagraph"/>
        <w:ind w:left="0"/>
        <w:rPr>
          <w:rFonts w:ascii="Consolas" w:hAnsi="Consolas"/>
          <w:sz w:val="22"/>
        </w:rPr>
      </w:pPr>
      <w:moveTo w:id="3103" w:author="Quincey Koziol" w:date="2014-12-03T15:27:00Z">
        <w:r>
          <w:rPr>
            <w:rFonts w:ascii="Consolas" w:hAnsi="Consolas"/>
            <w:sz w:val="22"/>
          </w:rPr>
          <w:t>/* Create DCPL and set to virtual storage */</w:t>
        </w:r>
      </w:moveTo>
    </w:p>
    <w:p w14:paraId="3FB35936" w14:textId="77777777" w:rsidR="00E66FDD" w:rsidRDefault="00E66FDD" w:rsidP="00E66FDD">
      <w:pPr>
        <w:pStyle w:val="ListParagraph"/>
        <w:ind w:left="0"/>
        <w:rPr>
          <w:rFonts w:ascii="Consolas" w:hAnsi="Consolas" w:cs="Menlo Regular"/>
          <w:color w:val="000000"/>
          <w:sz w:val="22"/>
        </w:rPr>
      </w:pPr>
      <w:moveTo w:id="3104" w:author="Quincey Koziol" w:date="2014-12-03T15:27:00Z">
        <w:r>
          <w:rPr>
            <w:rFonts w:ascii="Consolas" w:hAnsi="Consolas"/>
            <w:sz w:val="22"/>
          </w:rPr>
          <w:t>dcpl_id = H5Pcreate(</w:t>
        </w:r>
        <w:r w:rsidRPr="00217F22">
          <w:rPr>
            <w:rFonts w:ascii="Consolas" w:hAnsi="Consolas" w:cs="Menlo Regular"/>
            <w:color w:val="000000"/>
            <w:sz w:val="22"/>
          </w:rPr>
          <w:t>H5P_DATASET_CREATE</w:t>
        </w:r>
        <w:r>
          <w:rPr>
            <w:rFonts w:ascii="Consolas" w:hAnsi="Consolas" w:cs="Menlo Regular"/>
            <w:color w:val="000000"/>
            <w:sz w:val="22"/>
          </w:rPr>
          <w:t>);</w:t>
        </w:r>
      </w:moveTo>
    </w:p>
    <w:p w14:paraId="5E723778" w14:textId="77777777" w:rsidR="00E66FDD" w:rsidRDefault="00E66FDD" w:rsidP="00E66FDD">
      <w:pPr>
        <w:pStyle w:val="ListParagraph"/>
        <w:ind w:left="0"/>
        <w:rPr>
          <w:rFonts w:ascii="Consolas" w:hAnsi="Consolas" w:cs="Menlo Regular"/>
          <w:color w:val="000000"/>
          <w:sz w:val="22"/>
        </w:rPr>
      </w:pPr>
      <w:moveTo w:id="3105" w:author="Quincey Koziol" w:date="2014-12-03T15:27:00Z">
        <w:r>
          <w:rPr>
            <w:rFonts w:ascii="Consolas" w:hAnsi="Consolas"/>
            <w:sz w:val="22"/>
          </w:rPr>
          <w:t>H5Pset_virtual(dcpl_id);</w:t>
        </w:r>
      </w:moveTo>
    </w:p>
    <w:p w14:paraId="5EC6E20A" w14:textId="77777777" w:rsidR="00E66FDD" w:rsidRDefault="00E66FDD" w:rsidP="00E66FDD">
      <w:pPr>
        <w:pStyle w:val="ListParagraph"/>
        <w:ind w:left="0"/>
        <w:rPr>
          <w:rFonts w:ascii="Consolas" w:hAnsi="Consolas"/>
          <w:sz w:val="22"/>
        </w:rPr>
      </w:pPr>
    </w:p>
    <w:p w14:paraId="0EDA859C" w14:textId="77777777" w:rsidR="00E66FDD" w:rsidRDefault="00E66FDD" w:rsidP="00E66FDD">
      <w:pPr>
        <w:pStyle w:val="ListParagraph"/>
        <w:ind w:left="0"/>
        <w:rPr>
          <w:rFonts w:ascii="Consolas" w:hAnsi="Consolas"/>
          <w:sz w:val="22"/>
        </w:rPr>
      </w:pPr>
      <w:moveTo w:id="3106" w:author="Quincey Koziol" w:date="2014-12-03T15:27:00Z">
        <w:r>
          <w:rPr>
            <w:rFonts w:ascii="Consolas" w:hAnsi="Consolas"/>
            <w:sz w:val="22"/>
          </w:rPr>
          <w:t>/* Create source dataspace, defaults to “all” selection */</w:t>
        </w:r>
      </w:moveTo>
    </w:p>
    <w:p w14:paraId="70445B54" w14:textId="77777777" w:rsidR="00E66FDD" w:rsidRDefault="00E66FDD" w:rsidP="00E66FDD">
      <w:pPr>
        <w:pStyle w:val="ListParagraph"/>
        <w:ind w:left="0"/>
        <w:rPr>
          <w:sz w:val="22"/>
        </w:rPr>
      </w:pPr>
      <w:moveTo w:id="3107" w:author="Quincey Koziol" w:date="2014-12-03T15:27:00Z">
        <w:r>
          <w:rPr>
            <w:rFonts w:ascii="Consolas" w:hAnsi="Consolas"/>
            <w:sz w:val="22"/>
          </w:rPr>
          <w:t>src_dims[3] = {/* Z: */ 10, /* Y: */ 10, /* X: */ 10}</w:t>
        </w:r>
        <w:r w:rsidRPr="002E7157">
          <w:rPr>
            <w:rFonts w:ascii="Consolas" w:hAnsi="Consolas"/>
            <w:sz w:val="22"/>
          </w:rPr>
          <w:t>;</w:t>
        </w:r>
        <w:r w:rsidRPr="003462F9">
          <w:rPr>
            <w:sz w:val="22"/>
          </w:rPr>
          <w:t xml:space="preserve"> </w:t>
        </w:r>
      </w:moveTo>
    </w:p>
    <w:p w14:paraId="0970A56C" w14:textId="77777777" w:rsidR="00E66FDD" w:rsidRDefault="00E66FDD" w:rsidP="00E66FDD">
      <w:pPr>
        <w:pStyle w:val="ListParagraph"/>
        <w:ind w:left="0"/>
        <w:rPr>
          <w:sz w:val="22"/>
        </w:rPr>
      </w:pPr>
      <w:moveTo w:id="3108" w:author="Quincey Koziol" w:date="2014-12-03T15:27:00Z">
        <w:r>
          <w:rPr>
            <w:rFonts w:ascii="Consolas" w:hAnsi="Consolas"/>
            <w:sz w:val="22"/>
          </w:rPr>
          <w:t>src_space_id = H5Screate_simple(3, src_dims, NULL);</w:t>
        </w:r>
      </w:moveTo>
    </w:p>
    <w:p w14:paraId="4186D61C" w14:textId="77777777" w:rsidR="00E66FDD" w:rsidRPr="00DD2EE9" w:rsidRDefault="00E66FDD" w:rsidP="00E66FDD">
      <w:pPr>
        <w:rPr>
          <w:rFonts w:ascii="Consolas" w:hAnsi="Consolas"/>
          <w:sz w:val="22"/>
        </w:rPr>
      </w:pPr>
    </w:p>
    <w:p w14:paraId="6CD0BAA6" w14:textId="77777777" w:rsidR="00E66FDD" w:rsidRDefault="00E66FDD" w:rsidP="00E66FDD">
      <w:pPr>
        <w:pStyle w:val="ListParagraph"/>
        <w:ind w:left="0"/>
        <w:rPr>
          <w:rFonts w:ascii="Consolas" w:hAnsi="Consolas"/>
          <w:sz w:val="22"/>
        </w:rPr>
      </w:pPr>
      <w:moveTo w:id="3109" w:author="Quincey Koziol" w:date="2014-12-03T15:27:00Z">
        <w:r>
          <w:rPr>
            <w:rFonts w:ascii="Consolas" w:hAnsi="Consolas"/>
            <w:sz w:val="22"/>
          </w:rPr>
          <w:t>/* Create virtual dataspace and set first selection */</w:t>
        </w:r>
      </w:moveTo>
    </w:p>
    <w:p w14:paraId="1E956147" w14:textId="77777777" w:rsidR="00E66FDD" w:rsidRDefault="00E66FDD" w:rsidP="00E66FDD">
      <w:pPr>
        <w:pStyle w:val="ListParagraph"/>
        <w:ind w:left="0"/>
        <w:rPr>
          <w:sz w:val="22"/>
        </w:rPr>
      </w:pPr>
      <w:moveTo w:id="3110" w:author="Quincey Koziol" w:date="2014-12-03T15:27:00Z">
        <w:r>
          <w:rPr>
            <w:rFonts w:ascii="Consolas" w:hAnsi="Consolas"/>
            <w:sz w:val="22"/>
          </w:rPr>
          <w:t>vds_dims[3] = {/* Z: */ 10, /* Y: */ 10, /* X: */ 10}</w:t>
        </w:r>
        <w:r w:rsidRPr="002E7157">
          <w:rPr>
            <w:rFonts w:ascii="Consolas" w:hAnsi="Consolas"/>
            <w:sz w:val="22"/>
          </w:rPr>
          <w:t>;</w:t>
        </w:r>
        <w:r w:rsidRPr="003462F9">
          <w:rPr>
            <w:sz w:val="22"/>
          </w:rPr>
          <w:t xml:space="preserve"> </w:t>
        </w:r>
      </w:moveTo>
    </w:p>
    <w:p w14:paraId="63C194B7" w14:textId="77777777" w:rsidR="00E66FDD" w:rsidRDefault="00E66FDD" w:rsidP="00E66FDD">
      <w:pPr>
        <w:pStyle w:val="ListParagraph"/>
        <w:ind w:left="0"/>
        <w:rPr>
          <w:sz w:val="22"/>
        </w:rPr>
      </w:pPr>
      <w:moveTo w:id="3111" w:author="Quincey Koziol" w:date="2014-12-03T15:27:00Z">
        <w:r>
          <w:rPr>
            <w:rFonts w:ascii="Consolas" w:hAnsi="Consolas"/>
            <w:sz w:val="22"/>
          </w:rPr>
          <w:t>max_vds_dims[3] = {/* Z: */ H5S_UNLIMITED, /* Y: */ 10, /* X: */ 10}</w:t>
        </w:r>
        <w:r w:rsidRPr="002E7157">
          <w:rPr>
            <w:rFonts w:ascii="Consolas" w:hAnsi="Consolas"/>
            <w:sz w:val="22"/>
          </w:rPr>
          <w:t>;</w:t>
        </w:r>
        <w:r w:rsidRPr="003462F9">
          <w:rPr>
            <w:sz w:val="22"/>
          </w:rPr>
          <w:t xml:space="preserve"> </w:t>
        </w:r>
      </w:moveTo>
    </w:p>
    <w:p w14:paraId="14732BF7" w14:textId="77777777" w:rsidR="00E66FDD" w:rsidRPr="00DD2EE9" w:rsidRDefault="00E66FDD" w:rsidP="00E66FDD">
      <w:pPr>
        <w:pStyle w:val="ListParagraph"/>
        <w:ind w:left="0"/>
        <w:rPr>
          <w:rFonts w:ascii="Consolas" w:hAnsi="Consolas"/>
          <w:sz w:val="22"/>
        </w:rPr>
      </w:pPr>
      <w:moveTo w:id="3112" w:author="Quincey Koziol" w:date="2014-12-03T15:27:00Z">
        <w:r>
          <w:rPr>
            <w:rFonts w:ascii="Consolas" w:hAnsi="Consolas"/>
            <w:sz w:val="22"/>
          </w:rPr>
          <w:t>vds_space_id = H5Screate_simple(3, vds_dims, max_vds_dims);</w:t>
        </w:r>
      </w:moveTo>
    </w:p>
    <w:p w14:paraId="216A6365" w14:textId="77777777" w:rsidR="00E66FDD" w:rsidRDefault="00E66FDD" w:rsidP="00E66FDD">
      <w:pPr>
        <w:pStyle w:val="ListParagraph"/>
        <w:ind w:left="0"/>
        <w:rPr>
          <w:sz w:val="22"/>
        </w:rPr>
      </w:pPr>
      <w:moveTo w:id="3113" w:author="Quincey Koziol" w:date="2014-12-03T15:27:00Z">
        <w:r w:rsidRPr="002E7157">
          <w:rPr>
            <w:rFonts w:ascii="Consolas" w:hAnsi="Consolas"/>
            <w:sz w:val="22"/>
          </w:rPr>
          <w:t>start</w:t>
        </w:r>
        <w:r>
          <w:rPr>
            <w:rFonts w:ascii="Consolas" w:hAnsi="Consolas"/>
            <w:sz w:val="22"/>
          </w:rPr>
          <w:t>[3] = {0, 0, 0}</w:t>
        </w:r>
        <w:r w:rsidRPr="002E7157">
          <w:rPr>
            <w:rFonts w:ascii="Consolas" w:hAnsi="Consolas"/>
            <w:sz w:val="22"/>
          </w:rPr>
          <w:t>;</w:t>
        </w:r>
        <w:r w:rsidRPr="003462F9">
          <w:rPr>
            <w:sz w:val="22"/>
          </w:rPr>
          <w:t xml:space="preserve"> </w:t>
        </w:r>
      </w:moveTo>
    </w:p>
    <w:p w14:paraId="0973EA2B" w14:textId="77777777" w:rsidR="00E66FDD" w:rsidRDefault="00E66FDD" w:rsidP="00E66FDD">
      <w:pPr>
        <w:pStyle w:val="ListParagraph"/>
        <w:ind w:left="0"/>
        <w:rPr>
          <w:rFonts w:ascii="Consolas" w:hAnsi="Consolas"/>
          <w:sz w:val="22"/>
        </w:rPr>
      </w:pPr>
      <w:moveTo w:id="3114" w:author="Quincey Koziol" w:date="2014-12-03T15:27:00Z">
        <w:r>
          <w:rPr>
            <w:rFonts w:ascii="Consolas" w:hAnsi="Consolas"/>
            <w:sz w:val="22"/>
          </w:rPr>
          <w:t>stride[3] = {4, 1, 1};</w:t>
        </w:r>
      </w:moveTo>
    </w:p>
    <w:p w14:paraId="3EEB2A3F" w14:textId="77777777" w:rsidR="00E66FDD" w:rsidRDefault="00E66FDD" w:rsidP="00E66FDD">
      <w:pPr>
        <w:pStyle w:val="ListParagraph"/>
        <w:ind w:left="0"/>
        <w:rPr>
          <w:rFonts w:ascii="Consolas" w:hAnsi="Consolas"/>
          <w:sz w:val="22"/>
        </w:rPr>
      </w:pPr>
      <w:moveTo w:id="3115" w:author="Quincey Koziol" w:date="2014-12-03T15:27:00Z">
        <w:r>
          <w:rPr>
            <w:rFonts w:ascii="Consolas" w:hAnsi="Consolas"/>
            <w:sz w:val="22"/>
          </w:rPr>
          <w:t>block[3] = {1, 10, 10};</w:t>
        </w:r>
      </w:moveTo>
    </w:p>
    <w:p w14:paraId="5EC07652" w14:textId="77777777" w:rsidR="00E66FDD" w:rsidRDefault="00E66FDD" w:rsidP="00E66FDD">
      <w:pPr>
        <w:pStyle w:val="ListParagraph"/>
        <w:ind w:left="0"/>
        <w:rPr>
          <w:rFonts w:ascii="Consolas" w:hAnsi="Consolas"/>
          <w:sz w:val="22"/>
        </w:rPr>
      </w:pPr>
      <w:moveTo w:id="3116" w:author="Quincey Koziol" w:date="2014-12-03T15:27:00Z">
        <w:r>
          <w:rPr>
            <w:rFonts w:ascii="Consolas" w:hAnsi="Consolas"/>
            <w:sz w:val="22"/>
          </w:rPr>
          <w:t>count[3] = {H5S_UNLIMITED, 1, 1};</w:t>
        </w:r>
      </w:moveTo>
    </w:p>
    <w:p w14:paraId="188813EA" w14:textId="77777777" w:rsidR="00E66FDD" w:rsidRDefault="00E66FDD" w:rsidP="00E66FDD">
      <w:pPr>
        <w:pStyle w:val="ListParagraph"/>
        <w:ind w:left="0"/>
        <w:rPr>
          <w:rFonts w:ascii="Consolas" w:hAnsi="Consolas"/>
          <w:sz w:val="22"/>
        </w:rPr>
      </w:pPr>
      <w:moveTo w:id="3117"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770AF9B" w14:textId="77777777" w:rsidR="00E66FDD" w:rsidRDefault="00E66FDD" w:rsidP="00E66FDD">
      <w:pPr>
        <w:pStyle w:val="ListParagraph"/>
        <w:ind w:left="0" w:firstLine="720"/>
        <w:rPr>
          <w:rFonts w:ascii="Consolas" w:hAnsi="Consolas"/>
          <w:sz w:val="22"/>
        </w:rPr>
      </w:pPr>
      <w:moveTo w:id="3118" w:author="Quincey Koziol" w:date="2014-12-03T15:27:00Z">
        <w:r w:rsidRPr="002E7157">
          <w:rPr>
            <w:rFonts w:ascii="Consolas" w:hAnsi="Consolas"/>
            <w:sz w:val="22"/>
          </w:rPr>
          <w:t>count);</w:t>
        </w:r>
      </w:moveTo>
    </w:p>
    <w:p w14:paraId="790D9E9A" w14:textId="77777777" w:rsidR="00E66FDD" w:rsidRPr="00DD2EE9" w:rsidRDefault="00E66FDD" w:rsidP="00E66FDD">
      <w:pPr>
        <w:rPr>
          <w:rFonts w:ascii="Consolas" w:hAnsi="Consolas"/>
          <w:sz w:val="22"/>
        </w:rPr>
      </w:pPr>
    </w:p>
    <w:p w14:paraId="1A8A7D39" w14:textId="77777777" w:rsidR="00E66FDD" w:rsidRDefault="00E66FDD" w:rsidP="00E66FDD">
      <w:pPr>
        <w:pStyle w:val="ListParagraph"/>
        <w:ind w:left="0"/>
        <w:rPr>
          <w:rFonts w:ascii="Consolas" w:hAnsi="Consolas"/>
          <w:sz w:val="22"/>
        </w:rPr>
      </w:pPr>
      <w:moveTo w:id="3119" w:author="Quincey Koziol" w:date="2014-12-03T15:27:00Z">
        <w:r>
          <w:rPr>
            <w:rFonts w:ascii="Consolas" w:hAnsi="Consolas"/>
            <w:sz w:val="22"/>
          </w:rPr>
          <w:t>/* Set mapping between first source dataset sequence and first unlimited, strided selection in virtual dataset, with printf-mapping */</w:t>
        </w:r>
      </w:moveTo>
    </w:p>
    <w:p w14:paraId="4DF2B02C" w14:textId="77777777" w:rsidR="00E66FDD" w:rsidRDefault="00E66FDD" w:rsidP="00E66FDD">
      <w:pPr>
        <w:jc w:val="left"/>
        <w:rPr>
          <w:rFonts w:ascii="Consolas" w:hAnsi="Consolas"/>
          <w:sz w:val="22"/>
        </w:rPr>
      </w:pPr>
      <w:moveTo w:id="3120"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“/A-%0b”, src</w:t>
        </w:r>
        <w:r w:rsidRPr="002C4D15">
          <w:rPr>
            <w:rFonts w:ascii="Consolas" w:hAnsi="Consolas"/>
            <w:sz w:val="22"/>
          </w:rPr>
          <w:t>_space_id);</w:t>
        </w:r>
      </w:moveTo>
    </w:p>
    <w:p w14:paraId="725D7839" w14:textId="77777777" w:rsidR="00E66FDD" w:rsidRDefault="00E66FDD" w:rsidP="00E66FDD">
      <w:pPr>
        <w:pStyle w:val="ListParagraph"/>
        <w:ind w:left="0"/>
        <w:rPr>
          <w:rFonts w:ascii="Consolas" w:hAnsi="Consolas"/>
          <w:sz w:val="22"/>
        </w:rPr>
      </w:pPr>
    </w:p>
    <w:p w14:paraId="06DA26A9" w14:textId="77777777" w:rsidR="00E66FDD" w:rsidRDefault="00E66FDD" w:rsidP="00E66FDD">
      <w:pPr>
        <w:pStyle w:val="ListParagraph"/>
        <w:ind w:left="0"/>
        <w:rPr>
          <w:rFonts w:ascii="Consolas" w:hAnsi="Consolas"/>
          <w:sz w:val="22"/>
        </w:rPr>
      </w:pPr>
      <w:moveTo w:id="3121" w:author="Quincey Koziol" w:date="2014-12-03T15:27:00Z">
        <w:r>
          <w:rPr>
            <w:rFonts w:ascii="Consolas" w:hAnsi="Consolas"/>
            <w:sz w:val="22"/>
          </w:rPr>
          <w:t>/* Set second selection in virtual dataspace */</w:t>
        </w:r>
      </w:moveTo>
    </w:p>
    <w:p w14:paraId="7A09CFEC" w14:textId="77777777" w:rsidR="00E66FDD" w:rsidRDefault="00E66FDD" w:rsidP="00E66FDD">
      <w:pPr>
        <w:pStyle w:val="ListParagraph"/>
        <w:ind w:left="0"/>
        <w:rPr>
          <w:sz w:val="22"/>
        </w:rPr>
      </w:pPr>
      <w:moveTo w:id="3122" w:author="Quincey Koziol" w:date="2014-12-03T15:27:00Z">
        <w:r w:rsidRPr="002E7157">
          <w:rPr>
            <w:rFonts w:ascii="Consolas" w:hAnsi="Consolas"/>
            <w:sz w:val="22"/>
          </w:rPr>
          <w:t>start</w:t>
        </w:r>
        <w:r>
          <w:rPr>
            <w:rFonts w:ascii="Consolas" w:hAnsi="Consolas"/>
            <w:sz w:val="22"/>
          </w:rPr>
          <w:t>[3] = {1, 0, 0}</w:t>
        </w:r>
        <w:r w:rsidRPr="002E7157">
          <w:rPr>
            <w:rFonts w:ascii="Consolas" w:hAnsi="Consolas"/>
            <w:sz w:val="22"/>
          </w:rPr>
          <w:t>;</w:t>
        </w:r>
        <w:r w:rsidRPr="003462F9">
          <w:rPr>
            <w:sz w:val="22"/>
          </w:rPr>
          <w:t xml:space="preserve"> </w:t>
        </w:r>
      </w:moveTo>
    </w:p>
    <w:p w14:paraId="657A8938" w14:textId="77777777" w:rsidR="00E66FDD" w:rsidRDefault="00E66FDD" w:rsidP="00E66FDD">
      <w:pPr>
        <w:pStyle w:val="ListParagraph"/>
        <w:ind w:left="0"/>
        <w:rPr>
          <w:rFonts w:ascii="Consolas" w:hAnsi="Consolas"/>
          <w:sz w:val="22"/>
        </w:rPr>
      </w:pPr>
      <w:moveTo w:id="3123" w:author="Quincey Koziol" w:date="2014-12-03T15:27:00Z">
        <w:r>
          <w:rPr>
            <w:rFonts w:ascii="Consolas" w:hAnsi="Consolas"/>
            <w:sz w:val="22"/>
          </w:rPr>
          <w:t>stride[3] = {4, 1, 1};</w:t>
        </w:r>
      </w:moveTo>
    </w:p>
    <w:p w14:paraId="28EF062E" w14:textId="77777777" w:rsidR="00E66FDD" w:rsidRDefault="00E66FDD" w:rsidP="00E66FDD">
      <w:pPr>
        <w:pStyle w:val="ListParagraph"/>
        <w:ind w:left="0"/>
        <w:rPr>
          <w:rFonts w:ascii="Consolas" w:hAnsi="Consolas"/>
          <w:sz w:val="22"/>
        </w:rPr>
      </w:pPr>
      <w:moveTo w:id="3124" w:author="Quincey Koziol" w:date="2014-12-03T15:27:00Z">
        <w:r>
          <w:rPr>
            <w:rFonts w:ascii="Consolas" w:hAnsi="Consolas"/>
            <w:sz w:val="22"/>
          </w:rPr>
          <w:t>block[3] = {1, 10, 10};</w:t>
        </w:r>
      </w:moveTo>
    </w:p>
    <w:p w14:paraId="74CCEE92" w14:textId="77777777" w:rsidR="00E66FDD" w:rsidRDefault="00E66FDD" w:rsidP="00E66FDD">
      <w:pPr>
        <w:pStyle w:val="ListParagraph"/>
        <w:ind w:left="0"/>
        <w:rPr>
          <w:rFonts w:ascii="Consolas" w:hAnsi="Consolas"/>
          <w:sz w:val="22"/>
        </w:rPr>
      </w:pPr>
      <w:moveTo w:id="3125" w:author="Quincey Koziol" w:date="2014-12-03T15:27:00Z">
        <w:r>
          <w:rPr>
            <w:rFonts w:ascii="Consolas" w:hAnsi="Consolas"/>
            <w:sz w:val="22"/>
          </w:rPr>
          <w:t>count[3] = {H5S_UNLIMITED, 1, 1};</w:t>
        </w:r>
      </w:moveTo>
    </w:p>
    <w:p w14:paraId="74E94B66" w14:textId="77777777" w:rsidR="00E66FDD" w:rsidRDefault="00E66FDD" w:rsidP="00E66FDD">
      <w:pPr>
        <w:pStyle w:val="ListParagraph"/>
        <w:ind w:left="0"/>
        <w:rPr>
          <w:rFonts w:ascii="Consolas" w:hAnsi="Consolas"/>
          <w:sz w:val="22"/>
        </w:rPr>
      </w:pPr>
      <w:moveTo w:id="3126"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34FE8BB4" w14:textId="77777777" w:rsidR="00E66FDD" w:rsidRDefault="00E66FDD" w:rsidP="00E66FDD">
      <w:pPr>
        <w:pStyle w:val="ListParagraph"/>
        <w:ind w:left="0" w:firstLine="720"/>
        <w:rPr>
          <w:rFonts w:ascii="Consolas" w:hAnsi="Consolas"/>
          <w:sz w:val="22"/>
        </w:rPr>
      </w:pPr>
      <w:moveTo w:id="3127" w:author="Quincey Koziol" w:date="2014-12-03T15:27:00Z">
        <w:r w:rsidRPr="002E7157">
          <w:rPr>
            <w:rFonts w:ascii="Consolas" w:hAnsi="Consolas"/>
            <w:sz w:val="22"/>
          </w:rPr>
          <w:t>count);</w:t>
        </w:r>
      </w:moveTo>
    </w:p>
    <w:p w14:paraId="244257C7" w14:textId="77777777" w:rsidR="00E66FDD" w:rsidRPr="00DD2EE9" w:rsidRDefault="00E66FDD" w:rsidP="00E66FDD">
      <w:pPr>
        <w:rPr>
          <w:rFonts w:ascii="Consolas" w:hAnsi="Consolas"/>
          <w:sz w:val="22"/>
        </w:rPr>
      </w:pPr>
    </w:p>
    <w:p w14:paraId="202E298A" w14:textId="77777777" w:rsidR="00E66FDD" w:rsidRDefault="00E66FDD" w:rsidP="00E66FDD">
      <w:pPr>
        <w:pStyle w:val="ListParagraph"/>
        <w:ind w:left="0"/>
        <w:rPr>
          <w:rFonts w:ascii="Consolas" w:hAnsi="Consolas"/>
          <w:sz w:val="22"/>
        </w:rPr>
      </w:pPr>
      <w:moveTo w:id="3128" w:author="Quincey Koziol" w:date="2014-12-03T15:27:00Z">
        <w:r>
          <w:rPr>
            <w:rFonts w:ascii="Consolas" w:hAnsi="Consolas"/>
            <w:sz w:val="22"/>
          </w:rPr>
          <w:t>/* Set mapping between second source dataset sequence and second unlimited, strided selection in virtual dataset, with printf-mapping */</w:t>
        </w:r>
      </w:moveTo>
    </w:p>
    <w:p w14:paraId="25FC481C" w14:textId="77777777" w:rsidR="00E66FDD" w:rsidRDefault="00E66FDD" w:rsidP="00E66FDD">
      <w:pPr>
        <w:jc w:val="left"/>
        <w:rPr>
          <w:rFonts w:ascii="Consolas" w:hAnsi="Consolas"/>
          <w:sz w:val="22"/>
        </w:rPr>
      </w:pPr>
      <w:moveTo w:id="3129"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“/B-%0b”, src</w:t>
        </w:r>
        <w:r w:rsidRPr="002C4D15">
          <w:rPr>
            <w:rFonts w:ascii="Consolas" w:hAnsi="Consolas"/>
            <w:sz w:val="22"/>
          </w:rPr>
          <w:t>_space_id);</w:t>
        </w:r>
      </w:moveTo>
    </w:p>
    <w:p w14:paraId="5A671DC2" w14:textId="77777777" w:rsidR="00E66FDD" w:rsidRDefault="00E66FDD" w:rsidP="00E66FDD">
      <w:pPr>
        <w:pStyle w:val="ListParagraph"/>
        <w:ind w:left="0"/>
        <w:rPr>
          <w:rFonts w:ascii="Consolas" w:hAnsi="Consolas"/>
          <w:sz w:val="22"/>
        </w:rPr>
      </w:pPr>
    </w:p>
    <w:p w14:paraId="40ED6F2C" w14:textId="77777777" w:rsidR="00E66FDD" w:rsidRDefault="00E66FDD" w:rsidP="00E66FDD">
      <w:pPr>
        <w:pStyle w:val="ListParagraph"/>
        <w:ind w:left="0"/>
        <w:rPr>
          <w:rFonts w:ascii="Consolas" w:hAnsi="Consolas"/>
          <w:sz w:val="22"/>
        </w:rPr>
      </w:pPr>
      <w:moveTo w:id="3130" w:author="Quincey Koziol" w:date="2014-12-03T15:27:00Z">
        <w:r>
          <w:rPr>
            <w:rFonts w:ascii="Consolas" w:hAnsi="Consolas"/>
            <w:sz w:val="22"/>
          </w:rPr>
          <w:t>/* Set third selection in virtual dataspace */</w:t>
        </w:r>
      </w:moveTo>
    </w:p>
    <w:p w14:paraId="6FCEC0B3" w14:textId="77777777" w:rsidR="00E66FDD" w:rsidRDefault="00E66FDD" w:rsidP="00E66FDD">
      <w:pPr>
        <w:pStyle w:val="ListParagraph"/>
        <w:ind w:left="0"/>
        <w:rPr>
          <w:sz w:val="22"/>
        </w:rPr>
      </w:pPr>
      <w:moveTo w:id="3131" w:author="Quincey Koziol" w:date="2014-12-03T15:27:00Z">
        <w:r w:rsidRPr="002E7157">
          <w:rPr>
            <w:rFonts w:ascii="Consolas" w:hAnsi="Consolas"/>
            <w:sz w:val="22"/>
          </w:rPr>
          <w:t>start</w:t>
        </w:r>
        <w:r>
          <w:rPr>
            <w:rFonts w:ascii="Consolas" w:hAnsi="Consolas"/>
            <w:sz w:val="22"/>
          </w:rPr>
          <w:t>[3] = {2, 0, 0}</w:t>
        </w:r>
        <w:r w:rsidRPr="002E7157">
          <w:rPr>
            <w:rFonts w:ascii="Consolas" w:hAnsi="Consolas"/>
            <w:sz w:val="22"/>
          </w:rPr>
          <w:t>;</w:t>
        </w:r>
        <w:r w:rsidRPr="003462F9">
          <w:rPr>
            <w:sz w:val="22"/>
          </w:rPr>
          <w:t xml:space="preserve"> </w:t>
        </w:r>
      </w:moveTo>
    </w:p>
    <w:p w14:paraId="69C38B6F" w14:textId="77777777" w:rsidR="00E66FDD" w:rsidRDefault="00E66FDD" w:rsidP="00E66FDD">
      <w:pPr>
        <w:pStyle w:val="ListParagraph"/>
        <w:ind w:left="0"/>
        <w:rPr>
          <w:rFonts w:ascii="Consolas" w:hAnsi="Consolas"/>
          <w:sz w:val="22"/>
        </w:rPr>
      </w:pPr>
      <w:moveTo w:id="3132" w:author="Quincey Koziol" w:date="2014-12-03T15:27:00Z">
        <w:r>
          <w:rPr>
            <w:rFonts w:ascii="Consolas" w:hAnsi="Consolas"/>
            <w:sz w:val="22"/>
          </w:rPr>
          <w:t>stride[3] = {4, 1, 1};</w:t>
        </w:r>
      </w:moveTo>
    </w:p>
    <w:p w14:paraId="0DC91DA2" w14:textId="77777777" w:rsidR="00E66FDD" w:rsidRDefault="00E66FDD" w:rsidP="00E66FDD">
      <w:pPr>
        <w:pStyle w:val="ListParagraph"/>
        <w:ind w:left="0"/>
        <w:rPr>
          <w:rFonts w:ascii="Consolas" w:hAnsi="Consolas"/>
          <w:sz w:val="22"/>
        </w:rPr>
      </w:pPr>
      <w:moveTo w:id="3133" w:author="Quincey Koziol" w:date="2014-12-03T15:27:00Z">
        <w:r>
          <w:rPr>
            <w:rFonts w:ascii="Consolas" w:hAnsi="Consolas"/>
            <w:sz w:val="22"/>
          </w:rPr>
          <w:t>block[3] = {1, 10, 10};</w:t>
        </w:r>
      </w:moveTo>
    </w:p>
    <w:p w14:paraId="77829070" w14:textId="77777777" w:rsidR="00E66FDD" w:rsidRDefault="00E66FDD" w:rsidP="00E66FDD">
      <w:pPr>
        <w:pStyle w:val="ListParagraph"/>
        <w:ind w:left="0"/>
        <w:rPr>
          <w:rFonts w:ascii="Consolas" w:hAnsi="Consolas"/>
          <w:sz w:val="22"/>
        </w:rPr>
      </w:pPr>
      <w:moveTo w:id="3134" w:author="Quincey Koziol" w:date="2014-12-03T15:27:00Z">
        <w:r>
          <w:rPr>
            <w:rFonts w:ascii="Consolas" w:hAnsi="Consolas"/>
            <w:sz w:val="22"/>
          </w:rPr>
          <w:t>count[3] = {H5S_UNLIMITED, 1, 1};</w:t>
        </w:r>
      </w:moveTo>
    </w:p>
    <w:p w14:paraId="66EC088E" w14:textId="77777777" w:rsidR="00E66FDD" w:rsidRDefault="00E66FDD" w:rsidP="00E66FDD">
      <w:pPr>
        <w:pStyle w:val="ListParagraph"/>
        <w:ind w:left="0"/>
        <w:rPr>
          <w:rFonts w:ascii="Consolas" w:hAnsi="Consolas"/>
          <w:sz w:val="22"/>
        </w:rPr>
      </w:pPr>
      <w:moveTo w:id="3135"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081110C6" w14:textId="77777777" w:rsidR="00E66FDD" w:rsidRDefault="00E66FDD" w:rsidP="00E66FDD">
      <w:pPr>
        <w:pStyle w:val="ListParagraph"/>
        <w:ind w:left="0" w:firstLine="720"/>
        <w:rPr>
          <w:rFonts w:ascii="Consolas" w:hAnsi="Consolas"/>
          <w:sz w:val="22"/>
        </w:rPr>
      </w:pPr>
      <w:moveTo w:id="3136" w:author="Quincey Koziol" w:date="2014-12-03T15:27:00Z">
        <w:r w:rsidRPr="002E7157">
          <w:rPr>
            <w:rFonts w:ascii="Consolas" w:hAnsi="Consolas"/>
            <w:sz w:val="22"/>
          </w:rPr>
          <w:t>count);</w:t>
        </w:r>
      </w:moveTo>
    </w:p>
    <w:p w14:paraId="11BD1F99" w14:textId="77777777" w:rsidR="00E66FDD" w:rsidRPr="00DD2EE9" w:rsidRDefault="00E66FDD" w:rsidP="00E66FDD">
      <w:pPr>
        <w:rPr>
          <w:rFonts w:ascii="Consolas" w:hAnsi="Consolas"/>
          <w:sz w:val="22"/>
        </w:rPr>
      </w:pPr>
    </w:p>
    <w:p w14:paraId="1F71F5BE" w14:textId="77777777" w:rsidR="00E66FDD" w:rsidRDefault="00E66FDD" w:rsidP="00E66FDD">
      <w:pPr>
        <w:pStyle w:val="ListParagraph"/>
        <w:ind w:left="0"/>
        <w:rPr>
          <w:rFonts w:ascii="Consolas" w:hAnsi="Consolas"/>
          <w:sz w:val="22"/>
        </w:rPr>
      </w:pPr>
      <w:moveTo w:id="3137" w:author="Quincey Koziol" w:date="2014-12-03T15:27:00Z">
        <w:r>
          <w:rPr>
            <w:rFonts w:ascii="Consolas" w:hAnsi="Consolas"/>
            <w:sz w:val="22"/>
          </w:rPr>
          <w:t>/* Set mapping between third source dataset sequence and third unlimited, strided selection in virtual dataset, with printf-mapping */</w:t>
        </w:r>
      </w:moveTo>
    </w:p>
    <w:p w14:paraId="71ED4699" w14:textId="77777777" w:rsidR="00E66FDD" w:rsidRDefault="00E66FDD" w:rsidP="00E66FDD">
      <w:pPr>
        <w:jc w:val="left"/>
        <w:rPr>
          <w:rFonts w:ascii="Consolas" w:hAnsi="Consolas"/>
          <w:sz w:val="22"/>
        </w:rPr>
      </w:pPr>
      <w:moveTo w:id="3138"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“/C-%0b”, src</w:t>
        </w:r>
        <w:r w:rsidRPr="002C4D15">
          <w:rPr>
            <w:rFonts w:ascii="Consolas" w:hAnsi="Consolas"/>
            <w:sz w:val="22"/>
          </w:rPr>
          <w:t>_space_id);</w:t>
        </w:r>
      </w:moveTo>
    </w:p>
    <w:p w14:paraId="36BA4DD9" w14:textId="77777777" w:rsidR="00E66FDD" w:rsidRDefault="00E66FDD" w:rsidP="00E66FDD">
      <w:pPr>
        <w:pStyle w:val="ListParagraph"/>
        <w:ind w:left="0"/>
        <w:rPr>
          <w:rFonts w:ascii="Consolas" w:hAnsi="Consolas"/>
          <w:sz w:val="22"/>
        </w:rPr>
      </w:pPr>
    </w:p>
    <w:p w14:paraId="244957D3" w14:textId="77777777" w:rsidR="00E66FDD" w:rsidRDefault="00E66FDD" w:rsidP="00E66FDD">
      <w:pPr>
        <w:pStyle w:val="ListParagraph"/>
        <w:ind w:left="0"/>
        <w:rPr>
          <w:rFonts w:ascii="Consolas" w:hAnsi="Consolas"/>
          <w:sz w:val="22"/>
        </w:rPr>
      </w:pPr>
      <w:moveTo w:id="3139" w:author="Quincey Koziol" w:date="2014-12-03T15:27:00Z">
        <w:r>
          <w:rPr>
            <w:rFonts w:ascii="Consolas" w:hAnsi="Consolas"/>
            <w:sz w:val="22"/>
          </w:rPr>
          <w:t>/* Set fourth selection in virtual dataspace */</w:t>
        </w:r>
      </w:moveTo>
    </w:p>
    <w:p w14:paraId="2CBAF2E6" w14:textId="77777777" w:rsidR="00E66FDD" w:rsidRDefault="00E66FDD" w:rsidP="00E66FDD">
      <w:pPr>
        <w:pStyle w:val="ListParagraph"/>
        <w:ind w:left="0"/>
        <w:rPr>
          <w:sz w:val="22"/>
        </w:rPr>
      </w:pPr>
      <w:moveTo w:id="3140" w:author="Quincey Koziol" w:date="2014-12-03T15:27:00Z">
        <w:r w:rsidRPr="002E7157">
          <w:rPr>
            <w:rFonts w:ascii="Consolas" w:hAnsi="Consolas"/>
            <w:sz w:val="22"/>
          </w:rPr>
          <w:t>start</w:t>
        </w:r>
        <w:r>
          <w:rPr>
            <w:rFonts w:ascii="Consolas" w:hAnsi="Consolas"/>
            <w:sz w:val="22"/>
          </w:rPr>
          <w:t>[3] = {3, 0, 0}</w:t>
        </w:r>
        <w:r w:rsidRPr="002E7157">
          <w:rPr>
            <w:rFonts w:ascii="Consolas" w:hAnsi="Consolas"/>
            <w:sz w:val="22"/>
          </w:rPr>
          <w:t>;</w:t>
        </w:r>
        <w:r w:rsidRPr="003462F9">
          <w:rPr>
            <w:sz w:val="22"/>
          </w:rPr>
          <w:t xml:space="preserve"> </w:t>
        </w:r>
      </w:moveTo>
    </w:p>
    <w:p w14:paraId="1B0532B4" w14:textId="77777777" w:rsidR="00E66FDD" w:rsidRDefault="00E66FDD" w:rsidP="00E66FDD">
      <w:pPr>
        <w:pStyle w:val="ListParagraph"/>
        <w:ind w:left="0"/>
        <w:rPr>
          <w:rFonts w:ascii="Consolas" w:hAnsi="Consolas"/>
          <w:sz w:val="22"/>
        </w:rPr>
      </w:pPr>
      <w:moveTo w:id="3141" w:author="Quincey Koziol" w:date="2014-12-03T15:27:00Z">
        <w:r>
          <w:rPr>
            <w:rFonts w:ascii="Consolas" w:hAnsi="Consolas"/>
            <w:sz w:val="22"/>
          </w:rPr>
          <w:t>stride[3] = {4, 1, 1};</w:t>
        </w:r>
      </w:moveTo>
    </w:p>
    <w:p w14:paraId="3176F25E" w14:textId="77777777" w:rsidR="00E66FDD" w:rsidRDefault="00E66FDD" w:rsidP="00E66FDD">
      <w:pPr>
        <w:pStyle w:val="ListParagraph"/>
        <w:ind w:left="0"/>
        <w:rPr>
          <w:rFonts w:ascii="Consolas" w:hAnsi="Consolas"/>
          <w:sz w:val="22"/>
        </w:rPr>
      </w:pPr>
      <w:moveTo w:id="3142" w:author="Quincey Koziol" w:date="2014-12-03T15:27:00Z">
        <w:r>
          <w:rPr>
            <w:rFonts w:ascii="Consolas" w:hAnsi="Consolas"/>
            <w:sz w:val="22"/>
          </w:rPr>
          <w:t>block[3] = {1, 10, 10};</w:t>
        </w:r>
      </w:moveTo>
    </w:p>
    <w:p w14:paraId="3B3CC4DC" w14:textId="77777777" w:rsidR="00E66FDD" w:rsidRDefault="00E66FDD" w:rsidP="00E66FDD">
      <w:pPr>
        <w:pStyle w:val="ListParagraph"/>
        <w:ind w:left="0"/>
        <w:rPr>
          <w:rFonts w:ascii="Consolas" w:hAnsi="Consolas"/>
          <w:sz w:val="22"/>
        </w:rPr>
      </w:pPr>
      <w:moveTo w:id="3143" w:author="Quincey Koziol" w:date="2014-12-03T15:27:00Z">
        <w:r>
          <w:rPr>
            <w:rFonts w:ascii="Consolas" w:hAnsi="Consolas"/>
            <w:sz w:val="22"/>
          </w:rPr>
          <w:t>count[3] = {H5S_UNLIMITED, 1, 1};</w:t>
        </w:r>
      </w:moveTo>
    </w:p>
    <w:p w14:paraId="2558F50E" w14:textId="77777777" w:rsidR="00E66FDD" w:rsidRDefault="00E66FDD" w:rsidP="00E66FDD">
      <w:pPr>
        <w:pStyle w:val="ListParagraph"/>
        <w:ind w:left="0"/>
        <w:rPr>
          <w:rFonts w:ascii="Consolas" w:hAnsi="Consolas"/>
          <w:sz w:val="22"/>
        </w:rPr>
      </w:pPr>
      <w:moveTo w:id="3144" w:author="Quincey Koziol" w:date="2014-12-03T15:27:00Z">
        <w:r w:rsidRPr="002E7157">
          <w:rPr>
            <w:rFonts w:ascii="Consolas" w:hAnsi="Consolas"/>
            <w:sz w:val="22"/>
          </w:rPr>
          <w:t>H5Sselect_</w:t>
        </w:r>
        <w:r>
          <w:rPr>
            <w:rFonts w:ascii="Consolas" w:hAnsi="Consolas"/>
            <w:sz w:val="22"/>
          </w:rPr>
          <w:t>hyperslab(vds_</w:t>
        </w:r>
        <w:r w:rsidRPr="002E7157">
          <w:rPr>
            <w:rFonts w:ascii="Consolas" w:hAnsi="Consolas"/>
            <w:sz w:val="22"/>
          </w:rPr>
          <w:t xml:space="preserve">space_id, </w:t>
        </w:r>
        <w:r>
          <w:rPr>
            <w:rFonts w:ascii="Consolas" w:hAnsi="Consolas"/>
            <w:sz w:val="22"/>
          </w:rPr>
          <w:t>H5S_SELECT_SET</w:t>
        </w:r>
        <w:r w:rsidRPr="002E7157">
          <w:rPr>
            <w:rFonts w:ascii="Consolas" w:hAnsi="Consolas"/>
            <w:sz w:val="22"/>
          </w:rPr>
          <w:t xml:space="preserve">, start, stride, </w:t>
        </w:r>
        <w:r>
          <w:rPr>
            <w:rFonts w:ascii="Consolas" w:hAnsi="Consolas"/>
            <w:sz w:val="22"/>
          </w:rPr>
          <w:t xml:space="preserve">block, </w:t>
        </w:r>
      </w:moveTo>
    </w:p>
    <w:p w14:paraId="60BDD85A" w14:textId="77777777" w:rsidR="00E66FDD" w:rsidRDefault="00E66FDD" w:rsidP="00E66FDD">
      <w:pPr>
        <w:pStyle w:val="ListParagraph"/>
        <w:ind w:left="0" w:firstLine="720"/>
        <w:rPr>
          <w:rFonts w:ascii="Consolas" w:hAnsi="Consolas"/>
          <w:sz w:val="22"/>
        </w:rPr>
      </w:pPr>
      <w:moveTo w:id="3145" w:author="Quincey Koziol" w:date="2014-12-03T15:27:00Z">
        <w:r w:rsidRPr="002E7157">
          <w:rPr>
            <w:rFonts w:ascii="Consolas" w:hAnsi="Consolas"/>
            <w:sz w:val="22"/>
          </w:rPr>
          <w:t>count);</w:t>
        </w:r>
      </w:moveTo>
    </w:p>
    <w:p w14:paraId="6E21CC5C" w14:textId="77777777" w:rsidR="00E66FDD" w:rsidRPr="00DD2EE9" w:rsidRDefault="00E66FDD" w:rsidP="00E66FDD">
      <w:pPr>
        <w:rPr>
          <w:rFonts w:ascii="Consolas" w:hAnsi="Consolas"/>
          <w:sz w:val="22"/>
        </w:rPr>
      </w:pPr>
    </w:p>
    <w:p w14:paraId="21A9D332" w14:textId="77777777" w:rsidR="00E66FDD" w:rsidRDefault="00E66FDD" w:rsidP="00E66FDD">
      <w:pPr>
        <w:pStyle w:val="ListParagraph"/>
        <w:ind w:left="0"/>
        <w:rPr>
          <w:rFonts w:ascii="Consolas" w:hAnsi="Consolas"/>
          <w:sz w:val="22"/>
        </w:rPr>
      </w:pPr>
      <w:moveTo w:id="3146" w:author="Quincey Koziol" w:date="2014-12-03T15:27:00Z">
        <w:r>
          <w:rPr>
            <w:rFonts w:ascii="Consolas" w:hAnsi="Consolas"/>
            <w:sz w:val="22"/>
          </w:rPr>
          <w:t>/* Set mapping between fourth source dataset sequence and fourth unlimited, strided selection in virtual dataset, with printf-mapping */</w:t>
        </w:r>
      </w:moveTo>
    </w:p>
    <w:p w14:paraId="0B17DCB1" w14:textId="77777777" w:rsidR="00E66FDD" w:rsidRDefault="00E66FDD" w:rsidP="00E66FDD">
      <w:pPr>
        <w:jc w:val="left"/>
        <w:rPr>
          <w:rFonts w:ascii="Consolas" w:hAnsi="Consolas"/>
          <w:sz w:val="22"/>
        </w:rPr>
      </w:pPr>
      <w:moveTo w:id="3147" w:author="Quincey Koziol" w:date="2014-12-03T15:27:00Z">
        <w:r w:rsidRPr="002C4D15">
          <w:rPr>
            <w:rFonts w:ascii="Consolas" w:hAnsi="Consolas"/>
            <w:sz w:val="22"/>
          </w:rPr>
          <w:t>H5Pset_virtual_mapping</w:t>
        </w:r>
        <w:r>
          <w:rPr>
            <w:rFonts w:ascii="Consolas" w:hAnsi="Consolas"/>
            <w:sz w:val="22"/>
          </w:rPr>
          <w:t>(dcpl_id, vds_</w:t>
        </w:r>
        <w:r w:rsidRPr="002C4D15">
          <w:rPr>
            <w:rFonts w:ascii="Consolas" w:hAnsi="Consolas"/>
            <w:sz w:val="22"/>
          </w:rPr>
          <w:t xml:space="preserve">space_id, </w:t>
        </w:r>
        <w:r>
          <w:rPr>
            <w:rFonts w:ascii="Consolas" w:hAnsi="Consolas"/>
            <w:sz w:val="22"/>
          </w:rPr>
          <w:t>“a.h5”, “/D-%0b”, src</w:t>
        </w:r>
        <w:r w:rsidRPr="002C4D15">
          <w:rPr>
            <w:rFonts w:ascii="Consolas" w:hAnsi="Consolas"/>
            <w:sz w:val="22"/>
          </w:rPr>
          <w:t>_space_id);</w:t>
        </w:r>
      </w:moveTo>
    </w:p>
    <w:p w14:paraId="2D7A1645" w14:textId="77777777" w:rsidR="00E66FDD" w:rsidRDefault="00E66FDD" w:rsidP="00E66FDD">
      <w:pPr>
        <w:pStyle w:val="ListParagraph"/>
        <w:ind w:left="0"/>
        <w:rPr>
          <w:rFonts w:ascii="Consolas" w:hAnsi="Consolas"/>
          <w:sz w:val="22"/>
        </w:rPr>
      </w:pPr>
    </w:p>
    <w:p w14:paraId="3FB50FBC" w14:textId="77777777" w:rsidR="00E66FDD" w:rsidRDefault="00E66FDD" w:rsidP="00E66FDD">
      <w:pPr>
        <w:pStyle w:val="ListParagraph"/>
        <w:ind w:left="0"/>
        <w:rPr>
          <w:rFonts w:ascii="Consolas" w:hAnsi="Consolas"/>
          <w:sz w:val="22"/>
        </w:rPr>
      </w:pPr>
      <w:moveTo w:id="3148" w:author="Quincey Koziol" w:date="2014-12-03T15:27:00Z">
        <w:r>
          <w:rPr>
            <w:rFonts w:ascii="Consolas" w:hAnsi="Consolas"/>
            <w:sz w:val="22"/>
          </w:rPr>
          <w:t>/* Close source dataspace */</w:t>
        </w:r>
      </w:moveTo>
    </w:p>
    <w:p w14:paraId="202981C1" w14:textId="77777777" w:rsidR="00E66FDD" w:rsidRDefault="00E66FDD" w:rsidP="00E66FDD">
      <w:pPr>
        <w:jc w:val="left"/>
        <w:rPr>
          <w:rFonts w:ascii="Consolas" w:hAnsi="Consolas"/>
          <w:sz w:val="22"/>
        </w:rPr>
      </w:pPr>
      <w:moveTo w:id="3149" w:author="Quincey Koziol" w:date="2014-12-03T15:27:00Z">
        <w:r>
          <w:rPr>
            <w:rFonts w:ascii="Consolas" w:hAnsi="Consolas"/>
            <w:sz w:val="22"/>
          </w:rPr>
          <w:t>H5Sclose(src_space_id);</w:t>
        </w:r>
      </w:moveTo>
    </w:p>
    <w:moveToRangeEnd w:id="2721"/>
    <w:p w14:paraId="261974DD" w14:textId="77777777" w:rsidR="0020503C" w:rsidRPr="0020503C" w:rsidRDefault="0020503C" w:rsidP="0020503C"/>
    <w:p w14:paraId="23838257" w14:textId="51923614" w:rsidR="00697134" w:rsidRPr="00C136C8" w:rsidRDefault="00C136C8" w:rsidP="00C136C8">
      <w:pPr>
        <w:rPr>
          <w:szCs w:val="24"/>
        </w:rPr>
      </w:pPr>
      <w:r>
        <w:rPr>
          <w:szCs w:val="24"/>
        </w:rPr>
        <w:tab/>
      </w:r>
      <w:r w:rsidRPr="00D6658A">
        <w:rPr>
          <w:szCs w:val="24"/>
        </w:rPr>
        <w:t xml:space="preserve">  </w:t>
      </w:r>
      <w:r w:rsidR="00697134">
        <w:br w:type="page"/>
      </w:r>
    </w:p>
    <w:p w14:paraId="5A35C94E" w14:textId="17CEC662" w:rsidR="007E2A20" w:rsidRDefault="007E2A20" w:rsidP="007525AC">
      <w:pPr>
        <w:pStyle w:val="Heading"/>
      </w:pPr>
      <w:r>
        <w:t>References</w:t>
      </w:r>
    </w:p>
    <w:p w14:paraId="5C788D3A" w14:textId="6BDCC9F8" w:rsidR="007E2A20" w:rsidRPr="007E2A20" w:rsidRDefault="007E2A20" w:rsidP="007E2A20">
      <w:pPr>
        <w:pStyle w:val="ListParagraph"/>
        <w:numPr>
          <w:ilvl w:val="0"/>
          <w:numId w:val="30"/>
        </w:numPr>
      </w:pPr>
      <w:bookmarkStart w:id="3150" w:name="_Ref238633273"/>
      <w:r>
        <w:t>DLS RFC: HDF5 Parallel Compressed Writer Requirements and Use Cases”, Doc No: TDI-CTRL-REQ-034, Issue: 0.2, April 5, 2013</w:t>
      </w:r>
      <w:bookmarkEnd w:id="3150"/>
    </w:p>
    <w:p w14:paraId="072C0BD7" w14:textId="77777777" w:rsidR="00611674" w:rsidRDefault="00611674" w:rsidP="007525AC">
      <w:pPr>
        <w:pStyle w:val="Heading"/>
      </w:pPr>
      <w:r>
        <w:t>Revision History</w:t>
      </w:r>
    </w:p>
    <w:p w14:paraId="3FCEEE7A" w14:textId="77777777" w:rsidR="00611674" w:rsidRDefault="00611674" w:rsidP="00611674">
      <w:r>
        <w:t xml:space="preserve"> </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7743"/>
      </w:tblGrid>
      <w:tr w:rsidR="00611674" w:rsidRPr="009D6CFF" w14:paraId="3CCB830E" w14:textId="77777777">
        <w:trPr>
          <w:jc w:val="center"/>
        </w:trPr>
        <w:tc>
          <w:tcPr>
            <w:tcW w:w="2337" w:type="dxa"/>
          </w:tcPr>
          <w:p w14:paraId="009FA114" w14:textId="77777777" w:rsidR="00611674" w:rsidRPr="009D6CFF" w:rsidRDefault="00BD7527" w:rsidP="00611674">
            <w:pPr>
              <w:jc w:val="left"/>
              <w:rPr>
                <w:i/>
              </w:rPr>
            </w:pPr>
            <w:r>
              <w:rPr>
                <w:i/>
              </w:rPr>
              <w:t>April 24</w:t>
            </w:r>
            <w:r w:rsidR="008526C7">
              <w:rPr>
                <w:i/>
              </w:rPr>
              <w:t>, 2013</w:t>
            </w:r>
            <w:r w:rsidR="00611674" w:rsidRPr="009D6CFF">
              <w:rPr>
                <w:i/>
              </w:rPr>
              <w:t>:</w:t>
            </w:r>
          </w:p>
        </w:tc>
        <w:tc>
          <w:tcPr>
            <w:tcW w:w="7743" w:type="dxa"/>
          </w:tcPr>
          <w:p w14:paraId="06F33F2E" w14:textId="77777777" w:rsidR="00611674" w:rsidRPr="009D6CFF" w:rsidRDefault="00611674" w:rsidP="00BD7527">
            <w:pPr>
              <w:jc w:val="left"/>
            </w:pPr>
            <w:r w:rsidRPr="009D6CFF">
              <w:t xml:space="preserve">Version 1 </w:t>
            </w:r>
            <w:r w:rsidR="00BD7527">
              <w:t>prepared for the brain storming meeting by Elena</w:t>
            </w:r>
            <w:r w:rsidRPr="009D6CFF">
              <w:t xml:space="preserve"> </w:t>
            </w:r>
          </w:p>
        </w:tc>
      </w:tr>
      <w:tr w:rsidR="00611674" w:rsidRPr="009D6CFF" w14:paraId="407AF6FB" w14:textId="77777777">
        <w:trPr>
          <w:jc w:val="center"/>
        </w:trPr>
        <w:tc>
          <w:tcPr>
            <w:tcW w:w="2337" w:type="dxa"/>
          </w:tcPr>
          <w:p w14:paraId="666F9008" w14:textId="77777777" w:rsidR="00611674" w:rsidRPr="009D6CFF" w:rsidRDefault="00611674" w:rsidP="004F6860">
            <w:pPr>
              <w:jc w:val="left"/>
              <w:rPr>
                <w:rStyle w:val="Emphasis"/>
              </w:rPr>
            </w:pPr>
          </w:p>
        </w:tc>
        <w:tc>
          <w:tcPr>
            <w:tcW w:w="7743" w:type="dxa"/>
          </w:tcPr>
          <w:p w14:paraId="60F56044" w14:textId="3F7D959F" w:rsidR="00611674" w:rsidRPr="004F6860" w:rsidRDefault="00341EA9" w:rsidP="001E5F1A">
            <w:pPr>
              <w:jc w:val="left"/>
              <w:rPr>
                <w:rStyle w:val="Emphasis"/>
                <w:i w:val="0"/>
              </w:rPr>
            </w:pPr>
            <w:r>
              <w:rPr>
                <w:rStyle w:val="Emphasis"/>
                <w:i w:val="0"/>
              </w:rPr>
              <w:t xml:space="preserve">Version 2: accepted Quincey’s changes; sent to </w:t>
            </w:r>
            <w:r w:rsidR="001E5F1A">
              <w:rPr>
                <w:rStyle w:val="Emphasis"/>
                <w:i w:val="0"/>
              </w:rPr>
              <w:t>DLS</w:t>
            </w:r>
          </w:p>
        </w:tc>
      </w:tr>
      <w:tr w:rsidR="00611674" w:rsidRPr="009D6CFF" w14:paraId="17DD69FA" w14:textId="77777777">
        <w:trPr>
          <w:jc w:val="center"/>
        </w:trPr>
        <w:tc>
          <w:tcPr>
            <w:tcW w:w="2337" w:type="dxa"/>
          </w:tcPr>
          <w:p w14:paraId="4861D2B3" w14:textId="626C1364" w:rsidR="00611674" w:rsidRPr="009D6CFF" w:rsidRDefault="003A18A7" w:rsidP="00611674">
            <w:pPr>
              <w:jc w:val="left"/>
              <w:rPr>
                <w:rStyle w:val="Emphasis"/>
              </w:rPr>
            </w:pPr>
            <w:r>
              <w:rPr>
                <w:rStyle w:val="Emphasis"/>
              </w:rPr>
              <w:t>August 20, 2013</w:t>
            </w:r>
          </w:p>
        </w:tc>
        <w:tc>
          <w:tcPr>
            <w:tcW w:w="7743" w:type="dxa"/>
          </w:tcPr>
          <w:p w14:paraId="6BDCFCDC" w14:textId="42189187" w:rsidR="00611674" w:rsidRPr="003A18A7" w:rsidRDefault="003A18A7" w:rsidP="00611674">
            <w:pPr>
              <w:jc w:val="left"/>
              <w:rPr>
                <w:rStyle w:val="Emphasis"/>
                <w:i w:val="0"/>
              </w:rPr>
            </w:pPr>
            <w:r w:rsidRPr="003A18A7">
              <w:rPr>
                <w:rStyle w:val="Emphasis"/>
                <w:i w:val="0"/>
              </w:rPr>
              <w:t>Version 3: drawing and programming model were added</w:t>
            </w:r>
          </w:p>
        </w:tc>
      </w:tr>
      <w:tr w:rsidR="00611674" w:rsidRPr="009D6CFF" w14:paraId="209D4D3E" w14:textId="77777777">
        <w:trPr>
          <w:jc w:val="center"/>
        </w:trPr>
        <w:tc>
          <w:tcPr>
            <w:tcW w:w="2337" w:type="dxa"/>
          </w:tcPr>
          <w:p w14:paraId="24375E95" w14:textId="1A665232" w:rsidR="00611674" w:rsidRPr="009D6CFF" w:rsidRDefault="003A18A7" w:rsidP="00611674">
            <w:pPr>
              <w:jc w:val="left"/>
              <w:rPr>
                <w:rStyle w:val="Emphasis"/>
              </w:rPr>
            </w:pPr>
            <w:r>
              <w:rPr>
                <w:rStyle w:val="Emphasis"/>
              </w:rPr>
              <w:t>September 1, 2013</w:t>
            </w:r>
          </w:p>
        </w:tc>
        <w:tc>
          <w:tcPr>
            <w:tcW w:w="7743" w:type="dxa"/>
          </w:tcPr>
          <w:p w14:paraId="7B344DE5" w14:textId="166ACDD0" w:rsidR="00611674" w:rsidRPr="003A18A7" w:rsidRDefault="003A18A7" w:rsidP="00611674">
            <w:pPr>
              <w:jc w:val="left"/>
              <w:rPr>
                <w:rStyle w:val="Emphasis"/>
                <w:i w:val="0"/>
              </w:rPr>
            </w:pPr>
            <w:r w:rsidRPr="003A18A7">
              <w:rPr>
                <w:rStyle w:val="Emphasis"/>
                <w:i w:val="0"/>
              </w:rPr>
              <w:t>Version 4: revised programming model</w:t>
            </w:r>
          </w:p>
        </w:tc>
      </w:tr>
      <w:tr w:rsidR="00E66FDD" w:rsidRPr="009D6CFF" w14:paraId="1C4C9214" w14:textId="77777777" w:rsidTr="00E66FDD">
        <w:trPr>
          <w:jc w:val="center"/>
        </w:trPr>
        <w:tc>
          <w:tcPr>
            <w:tcW w:w="2337" w:type="dxa"/>
          </w:tcPr>
          <w:p w14:paraId="28162B96" w14:textId="77777777" w:rsidR="00E66FDD" w:rsidRPr="009D6CFF" w:rsidRDefault="00E66FDD" w:rsidP="00E66FDD">
            <w:pPr>
              <w:jc w:val="left"/>
              <w:rPr>
                <w:rStyle w:val="Emphasis"/>
              </w:rPr>
            </w:pPr>
            <w:r>
              <w:rPr>
                <w:rStyle w:val="Emphasis"/>
              </w:rPr>
              <w:t>September 3, 2013</w:t>
            </w:r>
          </w:p>
        </w:tc>
        <w:tc>
          <w:tcPr>
            <w:tcW w:w="7743" w:type="dxa"/>
          </w:tcPr>
          <w:p w14:paraId="7592D043" w14:textId="77777777" w:rsidR="00E66FDD" w:rsidRPr="0057185F" w:rsidRDefault="00E66FDD" w:rsidP="00E66FDD">
            <w:pPr>
              <w:jc w:val="left"/>
              <w:rPr>
                <w:rStyle w:val="Emphasis"/>
                <w:i w:val="0"/>
              </w:rPr>
            </w:pPr>
            <w:r w:rsidRPr="0057185F">
              <w:rPr>
                <w:rStyle w:val="Emphasis"/>
                <w:i w:val="0"/>
              </w:rPr>
              <w:t xml:space="preserve">Version 5: </w:t>
            </w:r>
            <w:r>
              <w:rPr>
                <w:rStyle w:val="Emphasis"/>
                <w:i w:val="0"/>
              </w:rPr>
              <w:t>created</w:t>
            </w:r>
            <w:r w:rsidRPr="0057185F">
              <w:rPr>
                <w:rStyle w:val="Emphasis"/>
                <w:i w:val="0"/>
              </w:rPr>
              <w:t xml:space="preserve"> section 7</w:t>
            </w:r>
            <w:r>
              <w:rPr>
                <w:rStyle w:val="Emphasis"/>
                <w:i w:val="0"/>
              </w:rPr>
              <w:t>; sent to DLS</w:t>
            </w:r>
            <w:r w:rsidRPr="0057185F">
              <w:rPr>
                <w:rStyle w:val="Emphasis"/>
                <w:i w:val="0"/>
              </w:rPr>
              <w:t xml:space="preserve"> </w:t>
            </w:r>
          </w:p>
        </w:tc>
      </w:tr>
      <w:tr w:rsidR="00E66FDD" w:rsidRPr="009D6CFF" w14:paraId="105D0098" w14:textId="77777777" w:rsidTr="00E66FDD">
        <w:trPr>
          <w:jc w:val="center"/>
          <w:ins w:id="3151" w:author="Quincey Koziol" w:date="2014-12-03T15:30:00Z"/>
        </w:trPr>
        <w:tc>
          <w:tcPr>
            <w:tcW w:w="2337" w:type="dxa"/>
          </w:tcPr>
          <w:p w14:paraId="0B40915C" w14:textId="77777777" w:rsidR="00E66FDD" w:rsidRPr="009D6CFF" w:rsidRDefault="00E66FDD" w:rsidP="00E66FDD">
            <w:pPr>
              <w:jc w:val="left"/>
              <w:rPr>
                <w:ins w:id="3152" w:author="Quincey Koziol" w:date="2014-12-03T15:30:00Z"/>
                <w:rStyle w:val="Emphasis"/>
              </w:rPr>
            </w:pPr>
            <w:ins w:id="3153" w:author="Quincey Koziol" w:date="2014-12-03T15:30:00Z">
              <w:r>
                <w:rPr>
                  <w:rStyle w:val="Emphasis"/>
                </w:rPr>
                <w:t>November 21, 2014</w:t>
              </w:r>
            </w:ins>
          </w:p>
        </w:tc>
        <w:tc>
          <w:tcPr>
            <w:tcW w:w="7743" w:type="dxa"/>
          </w:tcPr>
          <w:p w14:paraId="47151F42" w14:textId="77777777" w:rsidR="00E66FDD" w:rsidRPr="0057185F" w:rsidRDefault="00E66FDD" w:rsidP="00E66FDD">
            <w:pPr>
              <w:jc w:val="left"/>
              <w:rPr>
                <w:ins w:id="3154" w:author="Quincey Koziol" w:date="2014-12-03T15:30:00Z"/>
                <w:rStyle w:val="Emphasis"/>
                <w:i w:val="0"/>
              </w:rPr>
            </w:pPr>
            <w:ins w:id="3155" w:author="Quincey Koziol" w:date="2014-12-03T15:30:00Z">
              <w:r w:rsidRPr="0057185F">
                <w:rPr>
                  <w:rStyle w:val="Emphasis"/>
                  <w:i w:val="0"/>
                </w:rPr>
                <w:t xml:space="preserve">Version </w:t>
              </w:r>
              <w:r>
                <w:rPr>
                  <w:rStyle w:val="Emphasis"/>
                  <w:i w:val="0"/>
                </w:rPr>
                <w:t>6</w:t>
              </w:r>
              <w:r w:rsidRPr="0057185F">
                <w:rPr>
                  <w:rStyle w:val="Emphasis"/>
                  <w:i w:val="0"/>
                </w:rPr>
                <w:t xml:space="preserve">: </w:t>
              </w:r>
              <w:r>
                <w:rPr>
                  <w:rStyle w:val="Emphasis"/>
                  <w:i w:val="0"/>
                </w:rPr>
                <w:t>Many revisions to simplify programming model, added examples of how to use mapping function call; sent to DLS</w:t>
              </w:r>
              <w:r w:rsidRPr="0057185F">
                <w:rPr>
                  <w:rStyle w:val="Emphasis"/>
                  <w:i w:val="0"/>
                </w:rPr>
                <w:t xml:space="preserve"> </w:t>
              </w:r>
            </w:ins>
          </w:p>
        </w:tc>
      </w:tr>
      <w:tr w:rsidR="00611674" w:rsidRPr="009D6CFF" w14:paraId="5437E92B" w14:textId="77777777">
        <w:trPr>
          <w:jc w:val="center"/>
        </w:trPr>
        <w:tc>
          <w:tcPr>
            <w:tcW w:w="2337" w:type="dxa"/>
          </w:tcPr>
          <w:p w14:paraId="4DA91186" w14:textId="0F1E62C8" w:rsidR="00611674" w:rsidRPr="009D6CFF" w:rsidRDefault="0057185F" w:rsidP="00BC0F6D">
            <w:pPr>
              <w:jc w:val="left"/>
              <w:rPr>
                <w:rStyle w:val="Emphasis"/>
              </w:rPr>
            </w:pPr>
            <w:del w:id="3156" w:author="Quincey Koziol" w:date="2014-12-03T15:29:00Z">
              <w:r w:rsidDel="00E66FDD">
                <w:rPr>
                  <w:rStyle w:val="Emphasis"/>
                </w:rPr>
                <w:delText xml:space="preserve">September </w:delText>
              </w:r>
            </w:del>
            <w:ins w:id="3157" w:author="Quincey Koziol" w:date="2014-12-03T15:30:00Z">
              <w:r w:rsidR="00E66FDD">
                <w:rPr>
                  <w:rStyle w:val="Emphasis"/>
                </w:rPr>
                <w:t>December</w:t>
              </w:r>
            </w:ins>
            <w:ins w:id="3158" w:author="Quincey Koziol" w:date="2014-12-03T15:29:00Z">
              <w:r w:rsidR="00E66FDD">
                <w:rPr>
                  <w:rStyle w:val="Emphasis"/>
                </w:rPr>
                <w:t xml:space="preserve"> </w:t>
              </w:r>
            </w:ins>
            <w:del w:id="3159" w:author="Quincey Koziol" w:date="2014-12-03T15:29:00Z">
              <w:r w:rsidDel="00E66FDD">
                <w:rPr>
                  <w:rStyle w:val="Emphasis"/>
                </w:rPr>
                <w:delText>3</w:delText>
              </w:r>
            </w:del>
            <w:ins w:id="3160" w:author="Quincey Koziol" w:date="2014-12-04T13:27:00Z">
              <w:r w:rsidR="00BC0F6D">
                <w:rPr>
                  <w:rStyle w:val="Emphasis"/>
                </w:rPr>
                <w:t>4</w:t>
              </w:r>
            </w:ins>
            <w:r>
              <w:rPr>
                <w:rStyle w:val="Emphasis"/>
              </w:rPr>
              <w:t>, 201</w:t>
            </w:r>
            <w:ins w:id="3161" w:author="Quincey Koziol" w:date="2014-12-03T15:29:00Z">
              <w:r w:rsidR="00E66FDD">
                <w:rPr>
                  <w:rStyle w:val="Emphasis"/>
                </w:rPr>
                <w:t>4</w:t>
              </w:r>
            </w:ins>
            <w:del w:id="3162" w:author="Quincey Koziol" w:date="2014-12-03T15:29:00Z">
              <w:r w:rsidDel="00E66FDD">
                <w:rPr>
                  <w:rStyle w:val="Emphasis"/>
                </w:rPr>
                <w:delText>3</w:delText>
              </w:r>
            </w:del>
          </w:p>
        </w:tc>
        <w:tc>
          <w:tcPr>
            <w:tcW w:w="7743" w:type="dxa"/>
          </w:tcPr>
          <w:p w14:paraId="6A121EE3" w14:textId="7C787CDD" w:rsidR="00611674" w:rsidRPr="0057185F" w:rsidRDefault="0057185F" w:rsidP="00E66FDD">
            <w:pPr>
              <w:jc w:val="left"/>
              <w:rPr>
                <w:rStyle w:val="Emphasis"/>
                <w:i w:val="0"/>
              </w:rPr>
            </w:pPr>
            <w:r w:rsidRPr="0057185F">
              <w:rPr>
                <w:rStyle w:val="Emphasis"/>
                <w:i w:val="0"/>
              </w:rPr>
              <w:t xml:space="preserve">Version </w:t>
            </w:r>
            <w:del w:id="3163" w:author="Quincey Koziol" w:date="2014-12-03T15:29:00Z">
              <w:r w:rsidRPr="0057185F" w:rsidDel="00E66FDD">
                <w:rPr>
                  <w:rStyle w:val="Emphasis"/>
                  <w:i w:val="0"/>
                </w:rPr>
                <w:delText>5</w:delText>
              </w:r>
            </w:del>
            <w:ins w:id="3164" w:author="Quincey Koziol" w:date="2014-12-03T15:31:00Z">
              <w:r w:rsidR="00E66FDD">
                <w:rPr>
                  <w:rStyle w:val="Emphasis"/>
                  <w:i w:val="0"/>
                </w:rPr>
                <w:t>7</w:t>
              </w:r>
            </w:ins>
            <w:r w:rsidRPr="0057185F">
              <w:rPr>
                <w:rStyle w:val="Emphasis"/>
                <w:i w:val="0"/>
              </w:rPr>
              <w:t xml:space="preserve">: </w:t>
            </w:r>
            <w:del w:id="3165" w:author="Quincey Koziol" w:date="2014-12-03T15:30:00Z">
              <w:r w:rsidR="00A9714E" w:rsidDel="00E66FDD">
                <w:rPr>
                  <w:rStyle w:val="Emphasis"/>
                  <w:i w:val="0"/>
                </w:rPr>
                <w:delText>created</w:delText>
              </w:r>
              <w:r w:rsidRPr="0057185F" w:rsidDel="00E66FDD">
                <w:rPr>
                  <w:rStyle w:val="Emphasis"/>
                  <w:i w:val="0"/>
                </w:rPr>
                <w:delText xml:space="preserve"> section 7</w:delText>
              </w:r>
            </w:del>
            <w:ins w:id="3166" w:author="Quincey Koziol" w:date="2014-12-03T15:31:00Z">
              <w:r w:rsidR="00E66FDD">
                <w:rPr>
                  <w:rStyle w:val="Emphasis"/>
                  <w:i w:val="0"/>
                </w:rPr>
                <w:t>Moved programming examples to appendix, more cleanups and clarifications.</w:t>
              </w:r>
            </w:ins>
            <w:del w:id="3167" w:author="Quincey Koziol" w:date="2014-12-03T15:31:00Z">
              <w:r w:rsidR="001E5F1A" w:rsidDel="00E66FDD">
                <w:rPr>
                  <w:rStyle w:val="Emphasis"/>
                  <w:i w:val="0"/>
                </w:rPr>
                <w:delText>; sent to DLS</w:delText>
              </w:r>
            </w:del>
            <w:r w:rsidRPr="0057185F">
              <w:rPr>
                <w:rStyle w:val="Emphasis"/>
                <w:i w:val="0"/>
              </w:rPr>
              <w:t xml:space="preserve"> </w:t>
            </w:r>
          </w:p>
        </w:tc>
      </w:tr>
      <w:tr w:rsidR="00611674" w:rsidRPr="009D6CFF" w14:paraId="579524F5" w14:textId="77777777">
        <w:trPr>
          <w:jc w:val="center"/>
        </w:trPr>
        <w:tc>
          <w:tcPr>
            <w:tcW w:w="2337" w:type="dxa"/>
          </w:tcPr>
          <w:p w14:paraId="7FF8F660" w14:textId="77777777" w:rsidR="00611674" w:rsidRPr="009D6CFF" w:rsidRDefault="00611674" w:rsidP="00611674">
            <w:pPr>
              <w:jc w:val="left"/>
              <w:rPr>
                <w:rStyle w:val="Emphasis"/>
              </w:rPr>
            </w:pPr>
          </w:p>
        </w:tc>
        <w:tc>
          <w:tcPr>
            <w:tcW w:w="7743" w:type="dxa"/>
          </w:tcPr>
          <w:p w14:paraId="0D10C653" w14:textId="77777777" w:rsidR="00611674" w:rsidRPr="009D6CFF" w:rsidRDefault="00611674" w:rsidP="00611674">
            <w:pPr>
              <w:jc w:val="left"/>
              <w:rPr>
                <w:rStyle w:val="Emphasis"/>
              </w:rPr>
            </w:pPr>
          </w:p>
        </w:tc>
      </w:tr>
    </w:tbl>
    <w:p w14:paraId="0FB7BDCC" w14:textId="77777777" w:rsidR="00611674" w:rsidRDefault="00611674" w:rsidP="007525AC">
      <w:pPr>
        <w:pStyle w:val="Heading"/>
      </w:pPr>
    </w:p>
    <w:sectPr w:rsidR="00611674" w:rsidSect="00611674">
      <w:headerReference w:type="default" r:id="rId18"/>
      <w:footerReference w:type="default" r:id="rId19"/>
      <w:headerReference w:type="first" r:id="rId20"/>
      <w:footerReference w:type="first" r:id="rId21"/>
      <w:pgSz w:w="12240" w:h="15840" w:code="1"/>
      <w:pgMar w:top="1152" w:right="1152" w:bottom="1440" w:left="1152" w:header="432"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7" w:author="Quincey Koziol" w:date="2014-12-04T15:16:00Z" w:initials="QAK">
    <w:p w14:paraId="1A08112B" w14:textId="472D39BC" w:rsidR="0006099B" w:rsidRDefault="0006099B">
      <w:pPr>
        <w:pStyle w:val="CommentText"/>
      </w:pPr>
      <w:r>
        <w:rPr>
          <w:rStyle w:val="CommentReference"/>
        </w:rPr>
        <w:annotationRef/>
      </w:r>
      <w:r>
        <w:t>This might be useful as a general capability too.  (For any read from a dataset)</w:t>
      </w:r>
    </w:p>
    <w:p w14:paraId="19F57714" w14:textId="77777777" w:rsidR="0006099B" w:rsidRDefault="0006099B">
      <w:pPr>
        <w:pStyle w:val="CommentText"/>
      </w:pPr>
    </w:p>
    <w:p w14:paraId="78E5E87E" w14:textId="565AD42A" w:rsidR="0006099B" w:rsidRDefault="0006099B">
      <w:pPr>
        <w:pStyle w:val="CommentText"/>
      </w:pPr>
      <w:r>
        <w:t>Then again, this might be a bad feature, since it could be confusing when (different) fill values for a source dataset are written in the allocated portions of the source dataset.  This feature could give the impression that those fill values would be replaced with the VDS fill value.</w:t>
      </w:r>
    </w:p>
  </w:comment>
  <w:comment w:id="118" w:author="Quincey Koziol" w:date="2014-12-04T15:13:00Z" w:initials="QAK">
    <w:p w14:paraId="43DE8C91" w14:textId="325CE98F" w:rsidR="0006099B" w:rsidRDefault="0006099B">
      <w:pPr>
        <w:pStyle w:val="CommentText"/>
      </w:pPr>
      <w:r>
        <w:rPr>
          <w:rStyle w:val="CommentReference"/>
        </w:rPr>
        <w:annotationRef/>
      </w:r>
      <w:r>
        <w:t>Possibly defer this feature?</w:t>
      </w:r>
    </w:p>
  </w:comment>
  <w:comment w:id="186" w:author="Quincey Koziol" w:date="2014-11-07T13:41:00Z" w:initials="QAK">
    <w:p w14:paraId="35F216C3" w14:textId="1147EF19" w:rsidR="0006099B" w:rsidRDefault="0006099B">
      <w:pPr>
        <w:pStyle w:val="CommentText"/>
      </w:pPr>
      <w:r>
        <w:rPr>
          <w:rStyle w:val="CommentReference"/>
        </w:rPr>
        <w:annotationRef/>
      </w:r>
      <w:r>
        <w:t>We should add a diagram for this case.</w:t>
      </w:r>
    </w:p>
  </w:comment>
  <w:comment w:id="187" w:author="Quincey Koziol" w:date="2014-12-05T14:03:00Z" w:initials="QAK">
    <w:p w14:paraId="51B53E21" w14:textId="40C6486A" w:rsidR="0006099B" w:rsidRDefault="0006099B">
      <w:pPr>
        <w:pStyle w:val="CommentText"/>
      </w:pPr>
      <w:r>
        <w:rPr>
          <w:rStyle w:val="CommentReference"/>
        </w:rPr>
        <w:annotationRef/>
      </w:r>
      <w:r>
        <w:t>Ask SLAC/LBNL/ANL/ORNL for other use cases?</w:t>
      </w:r>
    </w:p>
  </w:comment>
  <w:comment w:id="224" w:author="Quincey Koziol" w:date="2014-12-06T23:37:00Z" w:initials="QAK">
    <w:p w14:paraId="46EC38EF" w14:textId="77777777" w:rsidR="0006099B" w:rsidRDefault="0006099B" w:rsidP="00BD7880">
      <w:pPr>
        <w:pStyle w:val="CommentText"/>
      </w:pPr>
      <w:r>
        <w:rPr>
          <w:rStyle w:val="CommentReference"/>
        </w:rPr>
        <w:annotationRef/>
      </w:r>
      <w:r>
        <w:t>So that the mapping of coordinates between the virtual and source datasets doesn’t change when a source dataset is extended.</w:t>
      </w:r>
    </w:p>
  </w:comment>
  <w:comment w:id="230" w:author="Quincey Koziol" w:date="2014-12-06T23:37:00Z" w:initials="QAK">
    <w:p w14:paraId="6F50FE64" w14:textId="77777777" w:rsidR="0006099B" w:rsidRDefault="0006099B" w:rsidP="00BD7880">
      <w:pPr>
        <w:pStyle w:val="CommentText"/>
      </w:pPr>
      <w:r>
        <w:rPr>
          <w:rStyle w:val="CommentReference"/>
        </w:rPr>
        <w:annotationRef/>
      </w:r>
      <w:r>
        <w:t>This might be useful as a general capability too.  (For any read from a dataset)</w:t>
      </w:r>
    </w:p>
    <w:p w14:paraId="113C2CCE" w14:textId="77777777" w:rsidR="0006099B" w:rsidRDefault="0006099B" w:rsidP="00BD7880">
      <w:pPr>
        <w:pStyle w:val="CommentText"/>
      </w:pPr>
    </w:p>
    <w:p w14:paraId="4C8F92A8" w14:textId="77777777" w:rsidR="0006099B" w:rsidRDefault="0006099B" w:rsidP="00BD7880">
      <w:pPr>
        <w:pStyle w:val="CommentText"/>
      </w:pPr>
      <w:r>
        <w:t>Then again, this might be a bad feature, since it could be confusing when (different) fill values for a source dataset are written in the allocated portions of the source dataset.  This feature could give the impression that those fill values would be replaced with the VDS fill value.</w:t>
      </w:r>
    </w:p>
  </w:comment>
  <w:comment w:id="231" w:author="Quincey Koziol" w:date="2014-12-06T23:37:00Z" w:initials="QAK">
    <w:p w14:paraId="3AFA1D3C" w14:textId="77777777" w:rsidR="0006099B" w:rsidRDefault="0006099B" w:rsidP="00BD7880">
      <w:pPr>
        <w:pStyle w:val="CommentText"/>
      </w:pPr>
      <w:r>
        <w:rPr>
          <w:rStyle w:val="CommentReference"/>
        </w:rPr>
        <w:annotationRef/>
      </w:r>
      <w:r>
        <w:t>Possibly defer this feature?</w:t>
      </w:r>
    </w:p>
  </w:comment>
  <w:comment w:id="2187" w:author="Quincey Koziol" w:date="2014-12-04T15:17:00Z" w:initials="QAK">
    <w:p w14:paraId="23C0D711" w14:textId="048E90AD" w:rsidR="0006099B" w:rsidRDefault="0006099B">
      <w:pPr>
        <w:pStyle w:val="CommentText"/>
      </w:pPr>
      <w:ins w:id="2201" w:author="Quincey Koziol" w:date="2014-12-04T15:13:00Z">
        <w:r>
          <w:rPr>
            <w:rStyle w:val="CommentReference"/>
          </w:rPr>
          <w:annotationRef/>
        </w:r>
      </w:ins>
      <w:r>
        <w:t>Possibly defer this feature?</w:t>
      </w:r>
    </w:p>
    <w:p w14:paraId="23E91AFD" w14:textId="77777777" w:rsidR="0006099B" w:rsidRDefault="0006099B">
      <w:pPr>
        <w:pStyle w:val="CommentText"/>
      </w:pPr>
    </w:p>
    <w:p w14:paraId="40BD1CB9" w14:textId="0D947335" w:rsidR="0006099B" w:rsidRDefault="0006099B">
      <w:pPr>
        <w:pStyle w:val="CommentText"/>
      </w:pPr>
      <w:r>
        <w:t>(But it’s a format change, so we might want to include it now)</w:t>
      </w:r>
    </w:p>
  </w:comment>
  <w:comment w:id="2616" w:author="Elena Pourmal" w:date="2013-10-15T23:20:00Z" w:initials="EP">
    <w:p w14:paraId="76E6045A" w14:textId="06135D7C" w:rsidR="0006099B" w:rsidRDefault="0006099B">
      <w:pPr>
        <w:pStyle w:val="CommentText"/>
      </w:pPr>
      <w:r>
        <w:rPr>
          <w:rStyle w:val="CommentReference"/>
        </w:rPr>
        <w:annotationRef/>
      </w:r>
      <w:r>
        <w:t>Need more code to show from where space came.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E9AF1" w14:textId="77777777" w:rsidR="0006099B" w:rsidRDefault="0006099B" w:rsidP="00611674">
      <w:r>
        <w:separator/>
      </w:r>
    </w:p>
  </w:endnote>
  <w:endnote w:type="continuationSeparator" w:id="0">
    <w:p w14:paraId="6679B68C" w14:textId="77777777" w:rsidR="0006099B" w:rsidRDefault="0006099B" w:rsidP="00611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01"/>
    <w:family w:val="roman"/>
    <w:pitch w:val="variable"/>
  </w:font>
  <w:font w:name="WenQuanYi Micro Hei">
    <w:panose1 w:val="00000000000000000000"/>
    <w:charset w:val="00"/>
    <w:family w:val="roman"/>
    <w:notTrueType/>
    <w:pitch w:val="default"/>
  </w:font>
  <w:font w:name="Lohit Devanagari">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25"/>
      <w:docPartObj>
        <w:docPartGallery w:val="Page Numbers (Bottom of Page)"/>
        <w:docPartUnique/>
      </w:docPartObj>
    </w:sdtPr>
    <w:sdtContent>
      <w:sdt>
        <w:sdtPr>
          <w:id w:val="1478426"/>
          <w:docPartObj>
            <w:docPartGallery w:val="Page Numbers (Top of Page)"/>
            <w:docPartUnique/>
          </w:docPartObj>
        </w:sdtPr>
        <w:sdtContent>
          <w:p w14:paraId="4AF69E2A" w14:textId="77777777" w:rsidR="0006099B" w:rsidRDefault="0006099B" w:rsidP="00611674">
            <w:pPr>
              <w:pStyle w:val="HDFFooter"/>
            </w:pPr>
            <w:r>
              <w:rPr>
                <w:noProof/>
              </w:rPr>
              <w:drawing>
                <wp:anchor distT="0" distB="0" distL="0" distR="0" simplePos="0" relativeHeight="251658240" behindDoc="0" locked="0" layoutInCell="1" allowOverlap="1" wp14:anchorId="721C2C71" wp14:editId="3DE1CFD4">
                  <wp:simplePos x="0" y="0"/>
                  <wp:positionH relativeFrom="leftMargin">
                    <wp:posOffset>822960</wp:posOffset>
                  </wp:positionH>
                  <wp:positionV relativeFrom="bottomMargin">
                    <wp:posOffset>288290</wp:posOffset>
                  </wp:positionV>
                  <wp:extent cx="594360" cy="360680"/>
                  <wp:effectExtent l="19050" t="0" r="0" b="0"/>
                  <wp:wrapSquare wrapText="right"/>
                  <wp:docPr id="1"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DD2440">
              <w:rPr>
                <w:noProof/>
              </w:rPr>
              <w:t>26</w:t>
            </w:r>
            <w:r>
              <w:rPr>
                <w:noProof/>
              </w:rPr>
              <w:fldChar w:fldCharType="end"/>
            </w:r>
            <w:r>
              <w:t xml:space="preserve"> of </w:t>
            </w:r>
            <w:fldSimple w:instr=" NUMPAGES  ">
              <w:r w:rsidR="00DD2440">
                <w:rPr>
                  <w:noProof/>
                </w:rPr>
                <w:t>54</w:t>
              </w:r>
            </w:fldSimple>
          </w:p>
        </w:sdtContent>
      </w:sdt>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8483"/>
      <w:docPartObj>
        <w:docPartGallery w:val="Page Numbers (Bottom of Page)"/>
        <w:docPartUnique/>
      </w:docPartObj>
    </w:sdtPr>
    <w:sdtContent>
      <w:sdt>
        <w:sdtPr>
          <w:id w:val="1478484"/>
          <w:docPartObj>
            <w:docPartGallery w:val="Page Numbers (Top of Page)"/>
            <w:docPartUnique/>
          </w:docPartObj>
        </w:sdtPr>
        <w:sdtContent>
          <w:p w14:paraId="08133EAB" w14:textId="77777777" w:rsidR="0006099B" w:rsidRDefault="0006099B" w:rsidP="00611674">
            <w:pPr>
              <w:pStyle w:val="HDFFooter"/>
            </w:pPr>
            <w:r>
              <w:rPr>
                <w:noProof/>
              </w:rPr>
              <w:drawing>
                <wp:anchor distT="0" distB="0" distL="0" distR="0" simplePos="0" relativeHeight="251660288" behindDoc="0" locked="0" layoutInCell="1" allowOverlap="1" wp14:anchorId="1AEEDDB2" wp14:editId="58BBBBCC">
                  <wp:simplePos x="0" y="0"/>
                  <wp:positionH relativeFrom="leftMargin">
                    <wp:posOffset>822960</wp:posOffset>
                  </wp:positionH>
                  <wp:positionV relativeFrom="bottomMargin">
                    <wp:posOffset>288290</wp:posOffset>
                  </wp:positionV>
                  <wp:extent cx="594360" cy="360680"/>
                  <wp:effectExtent l="19050" t="0" r="0" b="0"/>
                  <wp:wrapSquare wrapText="right"/>
                  <wp:docPr id="3" name="Picture 0" descr="hd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2.gif"/>
                          <pic:cNvPicPr/>
                        </pic:nvPicPr>
                        <pic:blipFill>
                          <a:blip r:embed="rId1"/>
                          <a:stretch>
                            <a:fillRect/>
                          </a:stretch>
                        </pic:blipFill>
                        <pic:spPr>
                          <a:xfrm>
                            <a:off x="0" y="0"/>
                            <a:ext cx="594360" cy="360680"/>
                          </a:xfrm>
                          <a:prstGeom prst="rect">
                            <a:avLst/>
                          </a:prstGeom>
                        </pic:spPr>
                      </pic:pic>
                    </a:graphicData>
                  </a:graphic>
                </wp:anchor>
              </w:drawing>
            </w:r>
            <w:r>
              <w:t xml:space="preserve">Page </w:t>
            </w:r>
            <w:r>
              <w:fldChar w:fldCharType="begin"/>
            </w:r>
            <w:r>
              <w:instrText xml:space="preserve"> PAGE </w:instrText>
            </w:r>
            <w:r>
              <w:fldChar w:fldCharType="separate"/>
            </w:r>
            <w:r w:rsidR="00DD2440">
              <w:rPr>
                <w:noProof/>
              </w:rPr>
              <w:t>1</w:t>
            </w:r>
            <w:r>
              <w:rPr>
                <w:noProof/>
              </w:rPr>
              <w:fldChar w:fldCharType="end"/>
            </w:r>
            <w:r>
              <w:t xml:space="preserve"> of </w:t>
            </w:r>
            <w:fldSimple w:instr=" NUMPAGES  ">
              <w:r w:rsidR="00DD2440">
                <w:rPr>
                  <w:noProof/>
                </w:rPr>
                <w:t>2</w:t>
              </w:r>
            </w:fldSimple>
          </w:p>
        </w:sdtContent>
      </w:sdt>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CF0EB" w14:textId="77777777" w:rsidR="0006099B" w:rsidRDefault="0006099B" w:rsidP="00611674">
      <w:r>
        <w:separator/>
      </w:r>
    </w:p>
  </w:footnote>
  <w:footnote w:type="continuationSeparator" w:id="0">
    <w:p w14:paraId="48E794C6" w14:textId="77777777" w:rsidR="0006099B" w:rsidRDefault="0006099B" w:rsidP="006116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FEF357" w14:textId="21B0C593" w:rsidR="0006099B" w:rsidRDefault="0006099B" w:rsidP="00611674">
    <w:pPr>
      <w:pStyle w:val="THGHeader2"/>
    </w:pPr>
    <w:r>
      <w:t xml:space="preserve">December </w:t>
    </w:r>
    <w:ins w:id="3168" w:author="Quincey Koziol" w:date="2014-12-04T17:19:00Z">
      <w:r>
        <w:t>8</w:t>
      </w:r>
    </w:ins>
    <w:r>
      <w:t>, 2014</w:t>
    </w:r>
    <w:r>
      <w:ptab w:relativeTo="margin" w:alignment="center" w:leader="none"/>
    </w:r>
    <w:r>
      <w:ptab w:relativeTo="margin" w:alignment="right" w:leader="none"/>
    </w:r>
    <w:r>
      <w:t>RFC THG 2013-04-24.v6</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0EC7" w14:textId="256E5B45" w:rsidR="0006099B" w:rsidRPr="006D4EA4" w:rsidRDefault="0006099B" w:rsidP="00611674">
    <w:pPr>
      <w:pStyle w:val="THGHeader"/>
    </w:pPr>
    <w:r>
      <w:t xml:space="preserve">December </w:t>
    </w:r>
    <w:ins w:id="3169" w:author="Quincey Koziol" w:date="2014-12-05T12:17:00Z">
      <w:r>
        <w:t>8</w:t>
      </w:r>
    </w:ins>
    <w:r>
      <w:t>, 2014</w:t>
    </w:r>
    <w:r>
      <w:ptab w:relativeTo="margin" w:alignment="center" w:leader="none"/>
    </w:r>
    <w:r>
      <w:ptab w:relativeTo="margin" w:alignment="right" w:leader="none"/>
    </w:r>
    <w:r>
      <w:t>RFC THG 2013-04-24.v6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5141D16"/>
    <w:lvl w:ilvl="0">
      <w:start w:val="1"/>
      <w:numFmt w:val="decimal"/>
      <w:pStyle w:val="ListNumber5"/>
      <w:lvlText w:val="%1)"/>
      <w:lvlJc w:val="left"/>
      <w:pPr>
        <w:ind w:left="1800" w:hanging="360"/>
      </w:pPr>
    </w:lvl>
  </w:abstractNum>
  <w:abstractNum w:abstractNumId="1">
    <w:nsid w:val="FFFFFF7D"/>
    <w:multiLevelType w:val="singleLevel"/>
    <w:tmpl w:val="652EF332"/>
    <w:lvl w:ilvl="0">
      <w:start w:val="1"/>
      <w:numFmt w:val="decimal"/>
      <w:pStyle w:val="ListNumber4"/>
      <w:lvlText w:val="%1)"/>
      <w:lvlJc w:val="left"/>
      <w:pPr>
        <w:ind w:left="1440" w:hanging="360"/>
      </w:pPr>
    </w:lvl>
  </w:abstractNum>
  <w:abstractNum w:abstractNumId="2">
    <w:nsid w:val="FFFFFF7E"/>
    <w:multiLevelType w:val="singleLevel"/>
    <w:tmpl w:val="B70E38B6"/>
    <w:lvl w:ilvl="0">
      <w:start w:val="1"/>
      <w:numFmt w:val="decimal"/>
      <w:pStyle w:val="ListNumber3"/>
      <w:lvlText w:val="%1)"/>
      <w:lvlJc w:val="left"/>
      <w:pPr>
        <w:ind w:left="1080" w:hanging="360"/>
      </w:pPr>
    </w:lvl>
  </w:abstractNum>
  <w:abstractNum w:abstractNumId="3">
    <w:nsid w:val="FFFFFF88"/>
    <w:multiLevelType w:val="singleLevel"/>
    <w:tmpl w:val="A7D08074"/>
    <w:lvl w:ilvl="0">
      <w:start w:val="1"/>
      <w:numFmt w:val="decimal"/>
      <w:pStyle w:val="ListNumberReference"/>
      <w:lvlText w:val="%1."/>
      <w:lvlJc w:val="left"/>
      <w:pPr>
        <w:ind w:left="360" w:hanging="360"/>
      </w:pPr>
    </w:lvl>
  </w:abstractNum>
  <w:abstractNum w:abstractNumId="4">
    <w:nsid w:val="037F488B"/>
    <w:multiLevelType w:val="hybridMultilevel"/>
    <w:tmpl w:val="66C4F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591A68"/>
    <w:multiLevelType w:val="multilevel"/>
    <w:tmpl w:val="76A05356"/>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1044" w:hanging="864"/>
      </w:pPr>
    </w:lvl>
    <w:lvl w:ilvl="4">
      <w:start w:val="1"/>
      <w:numFmt w:val="decimal"/>
      <w:pStyle w:val="Heading5"/>
      <w:lvlText w:val="%1.%2.%3.%4.%5"/>
      <w:lvlJc w:val="left"/>
      <w:pPr>
        <w:ind w:left="1008" w:hanging="1008"/>
      </w:pPr>
    </w:lvl>
    <w:lvl w:ilvl="5">
      <w:start w:val="1"/>
      <w:numFmt w:val="decimal"/>
      <w:pStyle w:val="Heading6"/>
      <w:lvlText w:val="%6."/>
      <w:lvlJc w:val="left"/>
      <w:pPr>
        <w:ind w:left="360" w:hanging="360"/>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091D55DD"/>
    <w:multiLevelType w:val="multilevel"/>
    <w:tmpl w:val="9C4A4F16"/>
    <w:lvl w:ilvl="0">
      <w:start w:val="1"/>
      <w:numFmt w:val="decimal"/>
      <w:lvlText w:val="%1"/>
      <w:lvlJc w:val="left"/>
      <w:pPr>
        <w:ind w:left="432" w:hanging="432"/>
      </w:pPr>
      <w:rPr>
        <w:sz w:val="28"/>
        <w:szCs w:val="28"/>
      </w:rPr>
    </w:lvl>
    <w:lvl w:ilvl="1">
      <w:start w:val="1"/>
      <w:numFmt w:val="decimal"/>
      <w:lvlText w:val="%1.%2"/>
      <w:lvlJc w:val="left"/>
      <w:pPr>
        <w:ind w:left="576" w:hanging="576"/>
      </w:pPr>
      <w:rPr>
        <w:sz w:val="26"/>
        <w:szCs w:val="26"/>
      </w:rPr>
    </w:lvl>
    <w:lvl w:ilvl="2">
      <w:start w:val="1"/>
      <w:numFmt w:val="decimal"/>
      <w:lvlText w:val="%1.%2.%3"/>
      <w:lvlJc w:val="left"/>
      <w:pPr>
        <w:ind w:left="720" w:hanging="720"/>
      </w:pPr>
    </w:lvl>
    <w:lvl w:ilvl="3">
      <w:start w:val="1"/>
      <w:numFmt w:val="decimal"/>
      <w:lvlText w:val="%1.%2.%3.%4"/>
      <w:lvlJc w:val="left"/>
      <w:pPr>
        <w:ind w:left="104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A7C72A5"/>
    <w:multiLevelType w:val="hybridMultilevel"/>
    <w:tmpl w:val="66C4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614D37"/>
    <w:multiLevelType w:val="hybridMultilevel"/>
    <w:tmpl w:val="C806222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8F2402"/>
    <w:multiLevelType w:val="hybridMultilevel"/>
    <w:tmpl w:val="29C28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391095"/>
    <w:multiLevelType w:val="hybridMultilevel"/>
    <w:tmpl w:val="ADC8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FF4A93"/>
    <w:multiLevelType w:val="hybridMultilevel"/>
    <w:tmpl w:val="3842C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9D3675"/>
    <w:multiLevelType w:val="hybridMultilevel"/>
    <w:tmpl w:val="DE52AE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732E08"/>
    <w:multiLevelType w:val="hybridMultilevel"/>
    <w:tmpl w:val="4A0E932A"/>
    <w:lvl w:ilvl="0" w:tplc="30883CC2">
      <w:start w:val="1"/>
      <w:numFmt w:val="lowerLetter"/>
      <w:pStyle w:val="ListAlpha3"/>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612008"/>
    <w:multiLevelType w:val="hybridMultilevel"/>
    <w:tmpl w:val="F6E44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3B64108"/>
    <w:multiLevelType w:val="hybridMultilevel"/>
    <w:tmpl w:val="012098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851DD4"/>
    <w:multiLevelType w:val="hybridMultilevel"/>
    <w:tmpl w:val="F4749C8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2ACA4CFA"/>
    <w:multiLevelType w:val="hybridMultilevel"/>
    <w:tmpl w:val="C8A85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3D6285"/>
    <w:multiLevelType w:val="hybridMultilevel"/>
    <w:tmpl w:val="BED46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741E8E"/>
    <w:multiLevelType w:val="hybridMultilevel"/>
    <w:tmpl w:val="CF2EB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E10275"/>
    <w:multiLevelType w:val="hybridMultilevel"/>
    <w:tmpl w:val="D5861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6966256"/>
    <w:multiLevelType w:val="hybridMultilevel"/>
    <w:tmpl w:val="8ED02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CF2DC5"/>
    <w:multiLevelType w:val="hybridMultilevel"/>
    <w:tmpl w:val="66C4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D67E83"/>
    <w:multiLevelType w:val="hybridMultilevel"/>
    <w:tmpl w:val="84563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E168EF"/>
    <w:multiLevelType w:val="hybridMultilevel"/>
    <w:tmpl w:val="F170E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505FC"/>
    <w:multiLevelType w:val="hybridMultilevel"/>
    <w:tmpl w:val="6FC080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1E7971"/>
    <w:multiLevelType w:val="hybridMultilevel"/>
    <w:tmpl w:val="54107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42742B"/>
    <w:multiLevelType w:val="hybridMultilevel"/>
    <w:tmpl w:val="3842C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2D4701"/>
    <w:multiLevelType w:val="hybridMultilevel"/>
    <w:tmpl w:val="61E288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D40E44"/>
    <w:multiLevelType w:val="hybridMultilevel"/>
    <w:tmpl w:val="F188B5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90757D7"/>
    <w:multiLevelType w:val="hybridMultilevel"/>
    <w:tmpl w:val="A776D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3873BA"/>
    <w:multiLevelType w:val="hybridMultilevel"/>
    <w:tmpl w:val="1E200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C51D8E"/>
    <w:multiLevelType w:val="hybridMultilevel"/>
    <w:tmpl w:val="21CE5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7576E4C"/>
    <w:multiLevelType w:val="hybridMultilevel"/>
    <w:tmpl w:val="413E7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2C2267"/>
    <w:multiLevelType w:val="hybridMultilevel"/>
    <w:tmpl w:val="A712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5114B"/>
    <w:multiLevelType w:val="hybridMultilevel"/>
    <w:tmpl w:val="3C68F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0560973"/>
    <w:multiLevelType w:val="hybridMultilevel"/>
    <w:tmpl w:val="44747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C792702"/>
    <w:multiLevelType w:val="hybridMultilevel"/>
    <w:tmpl w:val="C504DB9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F072A98"/>
    <w:multiLevelType w:val="hybridMultilevel"/>
    <w:tmpl w:val="80D866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F8352A3"/>
    <w:multiLevelType w:val="hybridMultilevel"/>
    <w:tmpl w:val="EA0A1458"/>
    <w:lvl w:ilvl="0" w:tplc="F30CBE4A">
      <w:start w:val="1"/>
      <w:numFmt w:val="decimal"/>
      <w:pStyle w:val="ListNumber2"/>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DC3B8B"/>
    <w:multiLevelType w:val="hybridMultilevel"/>
    <w:tmpl w:val="0A64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F148C"/>
    <w:multiLevelType w:val="hybridMultilevel"/>
    <w:tmpl w:val="2D0C7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1E16DE"/>
    <w:multiLevelType w:val="hybridMultilevel"/>
    <w:tmpl w:val="F670B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9"/>
  </w:num>
  <w:num w:numId="3">
    <w:abstractNumId w:val="2"/>
  </w:num>
  <w:num w:numId="4">
    <w:abstractNumId w:val="1"/>
  </w:num>
  <w:num w:numId="5">
    <w:abstractNumId w:val="0"/>
  </w:num>
  <w:num w:numId="6">
    <w:abstractNumId w:val="13"/>
  </w:num>
  <w:num w:numId="7">
    <w:abstractNumId w:val="3"/>
  </w:num>
  <w:num w:numId="8">
    <w:abstractNumId w:val="24"/>
  </w:num>
  <w:num w:numId="9">
    <w:abstractNumId w:val="40"/>
  </w:num>
  <w:num w:numId="10">
    <w:abstractNumId w:val="34"/>
  </w:num>
  <w:num w:numId="11">
    <w:abstractNumId w:val="7"/>
  </w:num>
  <w:num w:numId="12">
    <w:abstractNumId w:val="37"/>
  </w:num>
  <w:num w:numId="13">
    <w:abstractNumId w:val="4"/>
  </w:num>
  <w:num w:numId="14">
    <w:abstractNumId w:val="27"/>
  </w:num>
  <w:num w:numId="15">
    <w:abstractNumId w:val="18"/>
  </w:num>
  <w:num w:numId="16">
    <w:abstractNumId w:val="8"/>
  </w:num>
  <w:num w:numId="17">
    <w:abstractNumId w:val="10"/>
  </w:num>
  <w:num w:numId="18">
    <w:abstractNumId w:val="22"/>
  </w:num>
  <w:num w:numId="19">
    <w:abstractNumId w:val="17"/>
  </w:num>
  <w:num w:numId="20">
    <w:abstractNumId w:val="12"/>
  </w:num>
  <w:num w:numId="21">
    <w:abstractNumId w:val="28"/>
  </w:num>
  <w:num w:numId="22">
    <w:abstractNumId w:val="26"/>
  </w:num>
  <w:num w:numId="23">
    <w:abstractNumId w:val="30"/>
  </w:num>
  <w:num w:numId="24">
    <w:abstractNumId w:val="41"/>
  </w:num>
  <w:num w:numId="25">
    <w:abstractNumId w:val="36"/>
  </w:num>
  <w:num w:numId="26">
    <w:abstractNumId w:val="14"/>
  </w:num>
  <w:num w:numId="27">
    <w:abstractNumId w:val="29"/>
  </w:num>
  <w:num w:numId="28">
    <w:abstractNumId w:val="21"/>
  </w:num>
  <w:num w:numId="29">
    <w:abstractNumId w:val="33"/>
  </w:num>
  <w:num w:numId="30">
    <w:abstractNumId w:val="11"/>
  </w:num>
  <w:num w:numId="31">
    <w:abstractNumId w:val="19"/>
  </w:num>
  <w:num w:numId="32">
    <w:abstractNumId w:val="15"/>
  </w:num>
  <w:num w:numId="33">
    <w:abstractNumId w:val="9"/>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31"/>
  </w:num>
  <w:num w:numId="37">
    <w:abstractNumId w:val="20"/>
  </w:num>
  <w:num w:numId="38">
    <w:abstractNumId w:val="23"/>
  </w:num>
  <w:num w:numId="39">
    <w:abstractNumId w:val="25"/>
  </w:num>
  <w:num w:numId="40">
    <w:abstractNumId w:val="35"/>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num>
  <w:num w:numId="43">
    <w:abstractNumId w:val="42"/>
  </w:num>
  <w:num w:numId="44">
    <w:abstractNumId w:val="16"/>
  </w:num>
  <w:num w:numId="45">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attachedTemplate r:id="rId1"/>
  <w:trackRevisions/>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C0C"/>
    <w:rsid w:val="0000147E"/>
    <w:rsid w:val="00001A6C"/>
    <w:rsid w:val="00003F95"/>
    <w:rsid w:val="00017335"/>
    <w:rsid w:val="000224B8"/>
    <w:rsid w:val="00031C4E"/>
    <w:rsid w:val="00043A87"/>
    <w:rsid w:val="00046DB7"/>
    <w:rsid w:val="00054EE8"/>
    <w:rsid w:val="00057804"/>
    <w:rsid w:val="000603DF"/>
    <w:rsid w:val="0006099B"/>
    <w:rsid w:val="00064443"/>
    <w:rsid w:val="00064A25"/>
    <w:rsid w:val="00064EAA"/>
    <w:rsid w:val="00075918"/>
    <w:rsid w:val="00091C0B"/>
    <w:rsid w:val="00093B51"/>
    <w:rsid w:val="00097E6A"/>
    <w:rsid w:val="000A397F"/>
    <w:rsid w:val="000A3DA1"/>
    <w:rsid w:val="000A3E36"/>
    <w:rsid w:val="000B101B"/>
    <w:rsid w:val="000B10A0"/>
    <w:rsid w:val="000B5CB1"/>
    <w:rsid w:val="000C1EBF"/>
    <w:rsid w:val="000C49B7"/>
    <w:rsid w:val="000E0ED7"/>
    <w:rsid w:val="000E1C61"/>
    <w:rsid w:val="000E6903"/>
    <w:rsid w:val="000E6ECC"/>
    <w:rsid w:val="000F00A0"/>
    <w:rsid w:val="000F4B90"/>
    <w:rsid w:val="000F4CE5"/>
    <w:rsid w:val="0010137C"/>
    <w:rsid w:val="0010256A"/>
    <w:rsid w:val="00105D20"/>
    <w:rsid w:val="00110F66"/>
    <w:rsid w:val="001122C7"/>
    <w:rsid w:val="00114EC8"/>
    <w:rsid w:val="00115CD9"/>
    <w:rsid w:val="00117706"/>
    <w:rsid w:val="00136951"/>
    <w:rsid w:val="00141354"/>
    <w:rsid w:val="001424DB"/>
    <w:rsid w:val="0015737E"/>
    <w:rsid w:val="00161C36"/>
    <w:rsid w:val="001620D7"/>
    <w:rsid w:val="00175FE9"/>
    <w:rsid w:val="001819A0"/>
    <w:rsid w:val="00182A50"/>
    <w:rsid w:val="0018449D"/>
    <w:rsid w:val="00186255"/>
    <w:rsid w:val="00186F50"/>
    <w:rsid w:val="00186F95"/>
    <w:rsid w:val="001870CF"/>
    <w:rsid w:val="00192E7E"/>
    <w:rsid w:val="00193502"/>
    <w:rsid w:val="001A1701"/>
    <w:rsid w:val="001A34E1"/>
    <w:rsid w:val="001A77D3"/>
    <w:rsid w:val="001B0E69"/>
    <w:rsid w:val="001B58C5"/>
    <w:rsid w:val="001B58EE"/>
    <w:rsid w:val="001B6911"/>
    <w:rsid w:val="001C276E"/>
    <w:rsid w:val="001C2AA0"/>
    <w:rsid w:val="001C2D38"/>
    <w:rsid w:val="001C5FB0"/>
    <w:rsid w:val="001C768F"/>
    <w:rsid w:val="001D360F"/>
    <w:rsid w:val="001E4A27"/>
    <w:rsid w:val="001E5F1A"/>
    <w:rsid w:val="001E6081"/>
    <w:rsid w:val="001E65D4"/>
    <w:rsid w:val="001F06B7"/>
    <w:rsid w:val="001F2457"/>
    <w:rsid w:val="001F34A4"/>
    <w:rsid w:val="001F4398"/>
    <w:rsid w:val="001F4A00"/>
    <w:rsid w:val="001F73FF"/>
    <w:rsid w:val="001F7FB5"/>
    <w:rsid w:val="0020503C"/>
    <w:rsid w:val="00213C4D"/>
    <w:rsid w:val="0021719B"/>
    <w:rsid w:val="00217F22"/>
    <w:rsid w:val="002244EA"/>
    <w:rsid w:val="002264E4"/>
    <w:rsid w:val="00234B10"/>
    <w:rsid w:val="00237953"/>
    <w:rsid w:val="0025088F"/>
    <w:rsid w:val="00257BE9"/>
    <w:rsid w:val="00260FEA"/>
    <w:rsid w:val="00262AE6"/>
    <w:rsid w:val="00263A6C"/>
    <w:rsid w:val="00264191"/>
    <w:rsid w:val="00270FD7"/>
    <w:rsid w:val="00273E1F"/>
    <w:rsid w:val="00280F49"/>
    <w:rsid w:val="00282CD9"/>
    <w:rsid w:val="002919BB"/>
    <w:rsid w:val="0029724C"/>
    <w:rsid w:val="002A070E"/>
    <w:rsid w:val="002A2D38"/>
    <w:rsid w:val="002A4682"/>
    <w:rsid w:val="002A6C3C"/>
    <w:rsid w:val="002B0EF7"/>
    <w:rsid w:val="002B5035"/>
    <w:rsid w:val="002C0A42"/>
    <w:rsid w:val="002C4D15"/>
    <w:rsid w:val="002E25F6"/>
    <w:rsid w:val="002E3A08"/>
    <w:rsid w:val="002E7157"/>
    <w:rsid w:val="002E7285"/>
    <w:rsid w:val="00300D47"/>
    <w:rsid w:val="00306708"/>
    <w:rsid w:val="00307C36"/>
    <w:rsid w:val="00307CC3"/>
    <w:rsid w:val="00311C0C"/>
    <w:rsid w:val="00322CF9"/>
    <w:rsid w:val="00324916"/>
    <w:rsid w:val="00331366"/>
    <w:rsid w:val="00341EA9"/>
    <w:rsid w:val="003462F9"/>
    <w:rsid w:val="00351C0E"/>
    <w:rsid w:val="00357EE9"/>
    <w:rsid w:val="00364A45"/>
    <w:rsid w:val="00370161"/>
    <w:rsid w:val="00385AE8"/>
    <w:rsid w:val="00386B2E"/>
    <w:rsid w:val="0039483F"/>
    <w:rsid w:val="00395324"/>
    <w:rsid w:val="00395D86"/>
    <w:rsid w:val="00396C84"/>
    <w:rsid w:val="003978D7"/>
    <w:rsid w:val="003A18A7"/>
    <w:rsid w:val="003A22DA"/>
    <w:rsid w:val="003A37C1"/>
    <w:rsid w:val="003A73DB"/>
    <w:rsid w:val="003C1676"/>
    <w:rsid w:val="003C1CCC"/>
    <w:rsid w:val="003C3F49"/>
    <w:rsid w:val="003C51B5"/>
    <w:rsid w:val="003C6222"/>
    <w:rsid w:val="003C7264"/>
    <w:rsid w:val="003D429D"/>
    <w:rsid w:val="003D5BCF"/>
    <w:rsid w:val="003D6206"/>
    <w:rsid w:val="003D7FA8"/>
    <w:rsid w:val="003E7D04"/>
    <w:rsid w:val="003F465B"/>
    <w:rsid w:val="003F4AA4"/>
    <w:rsid w:val="003F4BA9"/>
    <w:rsid w:val="003F798A"/>
    <w:rsid w:val="0040032A"/>
    <w:rsid w:val="00404A0B"/>
    <w:rsid w:val="004104D1"/>
    <w:rsid w:val="00413536"/>
    <w:rsid w:val="0041420D"/>
    <w:rsid w:val="004156FC"/>
    <w:rsid w:val="00415DBD"/>
    <w:rsid w:val="00417090"/>
    <w:rsid w:val="004201E0"/>
    <w:rsid w:val="004206AE"/>
    <w:rsid w:val="004226E4"/>
    <w:rsid w:val="00423FBC"/>
    <w:rsid w:val="004273F0"/>
    <w:rsid w:val="00432E7E"/>
    <w:rsid w:val="00435FB7"/>
    <w:rsid w:val="00454C16"/>
    <w:rsid w:val="00457792"/>
    <w:rsid w:val="00467CB2"/>
    <w:rsid w:val="00470755"/>
    <w:rsid w:val="0047249A"/>
    <w:rsid w:val="00481EE9"/>
    <w:rsid w:val="00482B81"/>
    <w:rsid w:val="0048322D"/>
    <w:rsid w:val="00483F21"/>
    <w:rsid w:val="004872DF"/>
    <w:rsid w:val="0048748F"/>
    <w:rsid w:val="004939F9"/>
    <w:rsid w:val="004A5B81"/>
    <w:rsid w:val="004B029A"/>
    <w:rsid w:val="004B2AE2"/>
    <w:rsid w:val="004B2C0A"/>
    <w:rsid w:val="004B6A26"/>
    <w:rsid w:val="004B6C32"/>
    <w:rsid w:val="004C0C65"/>
    <w:rsid w:val="004C20FC"/>
    <w:rsid w:val="004C26E3"/>
    <w:rsid w:val="004C381E"/>
    <w:rsid w:val="004C5B74"/>
    <w:rsid w:val="004D0083"/>
    <w:rsid w:val="004D3179"/>
    <w:rsid w:val="004D3E89"/>
    <w:rsid w:val="004F1010"/>
    <w:rsid w:val="004F24F5"/>
    <w:rsid w:val="004F59DA"/>
    <w:rsid w:val="004F6860"/>
    <w:rsid w:val="005026C2"/>
    <w:rsid w:val="00505027"/>
    <w:rsid w:val="00505522"/>
    <w:rsid w:val="005127DC"/>
    <w:rsid w:val="00517D0C"/>
    <w:rsid w:val="00521E47"/>
    <w:rsid w:val="00530360"/>
    <w:rsid w:val="00534172"/>
    <w:rsid w:val="005375CB"/>
    <w:rsid w:val="00540E2A"/>
    <w:rsid w:val="0054347B"/>
    <w:rsid w:val="00543E78"/>
    <w:rsid w:val="005440DB"/>
    <w:rsid w:val="0055284F"/>
    <w:rsid w:val="00553D8A"/>
    <w:rsid w:val="00562FFD"/>
    <w:rsid w:val="00571373"/>
    <w:rsid w:val="0057185F"/>
    <w:rsid w:val="00572FD7"/>
    <w:rsid w:val="00573D7A"/>
    <w:rsid w:val="00575058"/>
    <w:rsid w:val="005804C0"/>
    <w:rsid w:val="00585052"/>
    <w:rsid w:val="00590DB1"/>
    <w:rsid w:val="005A2B60"/>
    <w:rsid w:val="005A687A"/>
    <w:rsid w:val="005A7166"/>
    <w:rsid w:val="005B20DE"/>
    <w:rsid w:val="005B3E0C"/>
    <w:rsid w:val="005B6D3A"/>
    <w:rsid w:val="005C608E"/>
    <w:rsid w:val="005C7D4B"/>
    <w:rsid w:val="005D0167"/>
    <w:rsid w:val="005D0193"/>
    <w:rsid w:val="005D25E6"/>
    <w:rsid w:val="005D4B79"/>
    <w:rsid w:val="005D5FAD"/>
    <w:rsid w:val="005E0A6B"/>
    <w:rsid w:val="005E5960"/>
    <w:rsid w:val="005F34CB"/>
    <w:rsid w:val="00600F00"/>
    <w:rsid w:val="0060170A"/>
    <w:rsid w:val="00604C6B"/>
    <w:rsid w:val="00607DF1"/>
    <w:rsid w:val="00611674"/>
    <w:rsid w:val="00613F73"/>
    <w:rsid w:val="00614922"/>
    <w:rsid w:val="006161DD"/>
    <w:rsid w:val="006165B2"/>
    <w:rsid w:val="00625E6B"/>
    <w:rsid w:val="00626923"/>
    <w:rsid w:val="00632FC4"/>
    <w:rsid w:val="00633D3E"/>
    <w:rsid w:val="006343EE"/>
    <w:rsid w:val="00636157"/>
    <w:rsid w:val="006459B2"/>
    <w:rsid w:val="006471F9"/>
    <w:rsid w:val="0064766F"/>
    <w:rsid w:val="00652F7F"/>
    <w:rsid w:val="00685C2F"/>
    <w:rsid w:val="0068669B"/>
    <w:rsid w:val="006949D7"/>
    <w:rsid w:val="00696997"/>
    <w:rsid w:val="00697134"/>
    <w:rsid w:val="006B0BC4"/>
    <w:rsid w:val="006B35F5"/>
    <w:rsid w:val="006C0EEB"/>
    <w:rsid w:val="006C0FCA"/>
    <w:rsid w:val="006C3853"/>
    <w:rsid w:val="006C7D7C"/>
    <w:rsid w:val="006D5D16"/>
    <w:rsid w:val="006D5FD5"/>
    <w:rsid w:val="006E67C8"/>
    <w:rsid w:val="006F05BA"/>
    <w:rsid w:val="006F545C"/>
    <w:rsid w:val="0070257C"/>
    <w:rsid w:val="0070275F"/>
    <w:rsid w:val="0070408B"/>
    <w:rsid w:val="00706C23"/>
    <w:rsid w:val="00712572"/>
    <w:rsid w:val="00722FB9"/>
    <w:rsid w:val="00725C51"/>
    <w:rsid w:val="00732938"/>
    <w:rsid w:val="007352C7"/>
    <w:rsid w:val="007358E6"/>
    <w:rsid w:val="00737F0B"/>
    <w:rsid w:val="00744FF2"/>
    <w:rsid w:val="00745B16"/>
    <w:rsid w:val="007509FF"/>
    <w:rsid w:val="00751399"/>
    <w:rsid w:val="007525AC"/>
    <w:rsid w:val="00752E96"/>
    <w:rsid w:val="00754518"/>
    <w:rsid w:val="0075533B"/>
    <w:rsid w:val="00756A19"/>
    <w:rsid w:val="00772F4E"/>
    <w:rsid w:val="00774D9E"/>
    <w:rsid w:val="0077703A"/>
    <w:rsid w:val="0078362C"/>
    <w:rsid w:val="00786B06"/>
    <w:rsid w:val="007876AF"/>
    <w:rsid w:val="00791522"/>
    <w:rsid w:val="0079282F"/>
    <w:rsid w:val="007A1417"/>
    <w:rsid w:val="007A3D62"/>
    <w:rsid w:val="007C1AE8"/>
    <w:rsid w:val="007C3662"/>
    <w:rsid w:val="007C5543"/>
    <w:rsid w:val="007D14C7"/>
    <w:rsid w:val="007D1A54"/>
    <w:rsid w:val="007D419E"/>
    <w:rsid w:val="007D65CC"/>
    <w:rsid w:val="007E084D"/>
    <w:rsid w:val="007E2A20"/>
    <w:rsid w:val="007E36D3"/>
    <w:rsid w:val="007E6EB9"/>
    <w:rsid w:val="007F4E09"/>
    <w:rsid w:val="00800163"/>
    <w:rsid w:val="00804297"/>
    <w:rsid w:val="00806C84"/>
    <w:rsid w:val="008164FC"/>
    <w:rsid w:val="0082100E"/>
    <w:rsid w:val="00821361"/>
    <w:rsid w:val="0082480F"/>
    <w:rsid w:val="00826E4B"/>
    <w:rsid w:val="00830110"/>
    <w:rsid w:val="00836774"/>
    <w:rsid w:val="008376C0"/>
    <w:rsid w:val="00844E29"/>
    <w:rsid w:val="0084576F"/>
    <w:rsid w:val="00846C23"/>
    <w:rsid w:val="00846DC1"/>
    <w:rsid w:val="008526C7"/>
    <w:rsid w:val="00863D66"/>
    <w:rsid w:val="008641DC"/>
    <w:rsid w:val="008665E1"/>
    <w:rsid w:val="00871992"/>
    <w:rsid w:val="0087562F"/>
    <w:rsid w:val="00877206"/>
    <w:rsid w:val="00881F8D"/>
    <w:rsid w:val="0088226D"/>
    <w:rsid w:val="008826F7"/>
    <w:rsid w:val="008926F5"/>
    <w:rsid w:val="00893BF3"/>
    <w:rsid w:val="00896371"/>
    <w:rsid w:val="008A2B5E"/>
    <w:rsid w:val="008A7624"/>
    <w:rsid w:val="008B4865"/>
    <w:rsid w:val="008B491E"/>
    <w:rsid w:val="008B4969"/>
    <w:rsid w:val="008C466C"/>
    <w:rsid w:val="008C7286"/>
    <w:rsid w:val="008C7E39"/>
    <w:rsid w:val="008D24C7"/>
    <w:rsid w:val="008D2C8C"/>
    <w:rsid w:val="008D7C06"/>
    <w:rsid w:val="008E3EE1"/>
    <w:rsid w:val="008F679E"/>
    <w:rsid w:val="008F6CB3"/>
    <w:rsid w:val="009032C0"/>
    <w:rsid w:val="0090517A"/>
    <w:rsid w:val="00905780"/>
    <w:rsid w:val="00906486"/>
    <w:rsid w:val="009064A2"/>
    <w:rsid w:val="0091581E"/>
    <w:rsid w:val="00916A57"/>
    <w:rsid w:val="00931193"/>
    <w:rsid w:val="009415D9"/>
    <w:rsid w:val="00955B96"/>
    <w:rsid w:val="00955BD9"/>
    <w:rsid w:val="00962E81"/>
    <w:rsid w:val="0096328B"/>
    <w:rsid w:val="00964724"/>
    <w:rsid w:val="00971230"/>
    <w:rsid w:val="00977390"/>
    <w:rsid w:val="009773B3"/>
    <w:rsid w:val="00980CBB"/>
    <w:rsid w:val="009839A5"/>
    <w:rsid w:val="009843B7"/>
    <w:rsid w:val="00995C50"/>
    <w:rsid w:val="00996A9F"/>
    <w:rsid w:val="009A01E9"/>
    <w:rsid w:val="009A1463"/>
    <w:rsid w:val="009A6157"/>
    <w:rsid w:val="009A7CA5"/>
    <w:rsid w:val="009B6EF1"/>
    <w:rsid w:val="009C27DF"/>
    <w:rsid w:val="009C4EAB"/>
    <w:rsid w:val="009D0C9A"/>
    <w:rsid w:val="009D43FF"/>
    <w:rsid w:val="009F059E"/>
    <w:rsid w:val="00A0457B"/>
    <w:rsid w:val="00A056A0"/>
    <w:rsid w:val="00A05EEB"/>
    <w:rsid w:val="00A11E7F"/>
    <w:rsid w:val="00A15169"/>
    <w:rsid w:val="00A21922"/>
    <w:rsid w:val="00A2337B"/>
    <w:rsid w:val="00A254D6"/>
    <w:rsid w:val="00A276E8"/>
    <w:rsid w:val="00A30943"/>
    <w:rsid w:val="00A32A0B"/>
    <w:rsid w:val="00A32CAB"/>
    <w:rsid w:val="00A331BC"/>
    <w:rsid w:val="00A35057"/>
    <w:rsid w:val="00A4084A"/>
    <w:rsid w:val="00A60E98"/>
    <w:rsid w:val="00A61785"/>
    <w:rsid w:val="00A62BE0"/>
    <w:rsid w:val="00A71668"/>
    <w:rsid w:val="00A72A7D"/>
    <w:rsid w:val="00A76F2A"/>
    <w:rsid w:val="00A80C68"/>
    <w:rsid w:val="00A843BB"/>
    <w:rsid w:val="00A9092F"/>
    <w:rsid w:val="00A9714E"/>
    <w:rsid w:val="00AA3F0E"/>
    <w:rsid w:val="00AA459D"/>
    <w:rsid w:val="00AA60F8"/>
    <w:rsid w:val="00AB02DF"/>
    <w:rsid w:val="00AB12E8"/>
    <w:rsid w:val="00AB2671"/>
    <w:rsid w:val="00AB3CE9"/>
    <w:rsid w:val="00AB6781"/>
    <w:rsid w:val="00AC3541"/>
    <w:rsid w:val="00AC41EB"/>
    <w:rsid w:val="00AC5DB5"/>
    <w:rsid w:val="00AE0B1F"/>
    <w:rsid w:val="00AE15C8"/>
    <w:rsid w:val="00AE24A4"/>
    <w:rsid w:val="00AF5236"/>
    <w:rsid w:val="00B0143F"/>
    <w:rsid w:val="00B0380B"/>
    <w:rsid w:val="00B04719"/>
    <w:rsid w:val="00B103B0"/>
    <w:rsid w:val="00B323D7"/>
    <w:rsid w:val="00B33C0E"/>
    <w:rsid w:val="00B350A3"/>
    <w:rsid w:val="00B363F6"/>
    <w:rsid w:val="00B45C86"/>
    <w:rsid w:val="00B46AA0"/>
    <w:rsid w:val="00B4795F"/>
    <w:rsid w:val="00B50CDD"/>
    <w:rsid w:val="00B70B3B"/>
    <w:rsid w:val="00B73286"/>
    <w:rsid w:val="00B74380"/>
    <w:rsid w:val="00B81A31"/>
    <w:rsid w:val="00B82190"/>
    <w:rsid w:val="00B8237E"/>
    <w:rsid w:val="00B84794"/>
    <w:rsid w:val="00B95C6B"/>
    <w:rsid w:val="00B96495"/>
    <w:rsid w:val="00BA09DB"/>
    <w:rsid w:val="00BB0921"/>
    <w:rsid w:val="00BB12E9"/>
    <w:rsid w:val="00BC0F6D"/>
    <w:rsid w:val="00BC2647"/>
    <w:rsid w:val="00BC40A2"/>
    <w:rsid w:val="00BC5842"/>
    <w:rsid w:val="00BC58CC"/>
    <w:rsid w:val="00BD7527"/>
    <w:rsid w:val="00BD75CB"/>
    <w:rsid w:val="00BD7880"/>
    <w:rsid w:val="00BD7A45"/>
    <w:rsid w:val="00BE4907"/>
    <w:rsid w:val="00BE49B2"/>
    <w:rsid w:val="00C004AD"/>
    <w:rsid w:val="00C05989"/>
    <w:rsid w:val="00C061FF"/>
    <w:rsid w:val="00C1229A"/>
    <w:rsid w:val="00C129A6"/>
    <w:rsid w:val="00C136C8"/>
    <w:rsid w:val="00C1641D"/>
    <w:rsid w:val="00C23DBD"/>
    <w:rsid w:val="00C37670"/>
    <w:rsid w:val="00C40D50"/>
    <w:rsid w:val="00C42A49"/>
    <w:rsid w:val="00C42BC6"/>
    <w:rsid w:val="00C42F92"/>
    <w:rsid w:val="00C46155"/>
    <w:rsid w:val="00C47D84"/>
    <w:rsid w:val="00C5122F"/>
    <w:rsid w:val="00C51AB4"/>
    <w:rsid w:val="00C52DBB"/>
    <w:rsid w:val="00C62331"/>
    <w:rsid w:val="00C6508F"/>
    <w:rsid w:val="00C74F29"/>
    <w:rsid w:val="00C766E2"/>
    <w:rsid w:val="00C80CC7"/>
    <w:rsid w:val="00C8100A"/>
    <w:rsid w:val="00C8179B"/>
    <w:rsid w:val="00C90DE2"/>
    <w:rsid w:val="00CA082F"/>
    <w:rsid w:val="00CA1283"/>
    <w:rsid w:val="00CA1DD1"/>
    <w:rsid w:val="00CB6EEA"/>
    <w:rsid w:val="00CB7A13"/>
    <w:rsid w:val="00CC1E91"/>
    <w:rsid w:val="00CC4280"/>
    <w:rsid w:val="00CD00E6"/>
    <w:rsid w:val="00CD60AB"/>
    <w:rsid w:val="00CE0D89"/>
    <w:rsid w:val="00CE44D2"/>
    <w:rsid w:val="00CF106B"/>
    <w:rsid w:val="00CF39E0"/>
    <w:rsid w:val="00CF5348"/>
    <w:rsid w:val="00D0436A"/>
    <w:rsid w:val="00D12E3A"/>
    <w:rsid w:val="00D13E76"/>
    <w:rsid w:val="00D17F93"/>
    <w:rsid w:val="00D2292C"/>
    <w:rsid w:val="00D23396"/>
    <w:rsid w:val="00D245AF"/>
    <w:rsid w:val="00D25493"/>
    <w:rsid w:val="00D317A3"/>
    <w:rsid w:val="00D32D38"/>
    <w:rsid w:val="00D42E0F"/>
    <w:rsid w:val="00D46F74"/>
    <w:rsid w:val="00D51081"/>
    <w:rsid w:val="00D530B1"/>
    <w:rsid w:val="00D556C9"/>
    <w:rsid w:val="00D560FE"/>
    <w:rsid w:val="00D6658A"/>
    <w:rsid w:val="00D701E2"/>
    <w:rsid w:val="00D70D7F"/>
    <w:rsid w:val="00D724C2"/>
    <w:rsid w:val="00D743DA"/>
    <w:rsid w:val="00D7474D"/>
    <w:rsid w:val="00D74BDB"/>
    <w:rsid w:val="00D84522"/>
    <w:rsid w:val="00D872B5"/>
    <w:rsid w:val="00D91257"/>
    <w:rsid w:val="00D964F7"/>
    <w:rsid w:val="00DA2A89"/>
    <w:rsid w:val="00DA3F85"/>
    <w:rsid w:val="00DA5741"/>
    <w:rsid w:val="00DB6C6F"/>
    <w:rsid w:val="00DC2E8E"/>
    <w:rsid w:val="00DC4106"/>
    <w:rsid w:val="00DD2440"/>
    <w:rsid w:val="00DD2B8B"/>
    <w:rsid w:val="00DD5B29"/>
    <w:rsid w:val="00DD63D8"/>
    <w:rsid w:val="00DE0FA5"/>
    <w:rsid w:val="00DE653E"/>
    <w:rsid w:val="00DF4957"/>
    <w:rsid w:val="00DF6B9F"/>
    <w:rsid w:val="00E12143"/>
    <w:rsid w:val="00E21AC9"/>
    <w:rsid w:val="00E23B8D"/>
    <w:rsid w:val="00E2671B"/>
    <w:rsid w:val="00E26DD0"/>
    <w:rsid w:val="00E27580"/>
    <w:rsid w:val="00E32FCB"/>
    <w:rsid w:val="00E5029C"/>
    <w:rsid w:val="00E52ACE"/>
    <w:rsid w:val="00E61DCE"/>
    <w:rsid w:val="00E66FDD"/>
    <w:rsid w:val="00E75AC3"/>
    <w:rsid w:val="00E77CB0"/>
    <w:rsid w:val="00E83C5F"/>
    <w:rsid w:val="00E86522"/>
    <w:rsid w:val="00E86685"/>
    <w:rsid w:val="00E869C8"/>
    <w:rsid w:val="00E87BCD"/>
    <w:rsid w:val="00E96DC1"/>
    <w:rsid w:val="00EA0967"/>
    <w:rsid w:val="00EA2FFC"/>
    <w:rsid w:val="00EA3188"/>
    <w:rsid w:val="00EA6E7C"/>
    <w:rsid w:val="00EB36C8"/>
    <w:rsid w:val="00EB65A7"/>
    <w:rsid w:val="00EC4540"/>
    <w:rsid w:val="00EC70DC"/>
    <w:rsid w:val="00ED2FDB"/>
    <w:rsid w:val="00EE0F05"/>
    <w:rsid w:val="00EE2CF5"/>
    <w:rsid w:val="00EE3F2C"/>
    <w:rsid w:val="00EE4540"/>
    <w:rsid w:val="00EE5283"/>
    <w:rsid w:val="00EF0403"/>
    <w:rsid w:val="00EF08D5"/>
    <w:rsid w:val="00EF0F3C"/>
    <w:rsid w:val="00EF48E3"/>
    <w:rsid w:val="00F0123E"/>
    <w:rsid w:val="00F030D3"/>
    <w:rsid w:val="00F03659"/>
    <w:rsid w:val="00F0656A"/>
    <w:rsid w:val="00F11F7D"/>
    <w:rsid w:val="00F14A63"/>
    <w:rsid w:val="00F1622C"/>
    <w:rsid w:val="00F20E3A"/>
    <w:rsid w:val="00F2757E"/>
    <w:rsid w:val="00F34E90"/>
    <w:rsid w:val="00F359D1"/>
    <w:rsid w:val="00F369CC"/>
    <w:rsid w:val="00F40C61"/>
    <w:rsid w:val="00F433C8"/>
    <w:rsid w:val="00F4731C"/>
    <w:rsid w:val="00F55019"/>
    <w:rsid w:val="00F579DB"/>
    <w:rsid w:val="00F66DDC"/>
    <w:rsid w:val="00F72C03"/>
    <w:rsid w:val="00F76CEA"/>
    <w:rsid w:val="00F812BA"/>
    <w:rsid w:val="00F866DD"/>
    <w:rsid w:val="00F90944"/>
    <w:rsid w:val="00F930D5"/>
    <w:rsid w:val="00F9596E"/>
    <w:rsid w:val="00F96368"/>
    <w:rsid w:val="00FB045D"/>
    <w:rsid w:val="00FB49A1"/>
    <w:rsid w:val="00FC2FBB"/>
    <w:rsid w:val="00FC3172"/>
    <w:rsid w:val="00FC3465"/>
    <w:rsid w:val="00FD20B9"/>
    <w:rsid w:val="00FD20E2"/>
    <w:rsid w:val="00FD2E1A"/>
    <w:rsid w:val="00FD6953"/>
    <w:rsid w:val="00FD7984"/>
    <w:rsid w:val="00FE16FC"/>
    <w:rsid w:val="00FE5AE3"/>
    <w:rsid w:val="00FF18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564E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76">
    <w:lsdException w:name="Normal" w:qFormat="1"/>
    <w:lsdException w:name="heading 1" w:uiPriority="2" w:qFormat="1"/>
    <w:lsdException w:name="heading 2" w:uiPriority="2" w:qFormat="1"/>
    <w:lsdException w:name="heading 3" w:uiPriority="2" w:qFormat="1"/>
    <w:lsdException w:name="heading 4" w:uiPriority="16" w:qFormat="1"/>
    <w:lsdException w:name="heading 5" w:uiPriority="16" w:qFormat="1"/>
    <w:lsdException w:name="heading 6" w:uiPriority="16" w:qFormat="1"/>
    <w:lsdException w:name="heading 7" w:uiPriority="16" w:qFormat="1"/>
    <w:lsdException w:name="heading 8" w:uiPriority="16" w:qFormat="1"/>
    <w:lsdException w:name="heading 9" w:uiPriority="16" w:qFormat="1"/>
    <w:lsdException w:name="annotation text" w:uiPriority="99"/>
    <w:lsdException w:name="header" w:uiPriority="99"/>
    <w:lsdException w:name="footer" w:uiPriority="99"/>
    <w:lsdException w:name="caption" w:uiPriority="35" w:qFormat="1"/>
    <w:lsdException w:name="annotation reference" w:uiPriority="99"/>
    <w:lsdException w:name="List" w:uiPriority="5" w:qFormat="1"/>
    <w:lsdException w:name="List Number" w:uiPriority="5" w:qFormat="1"/>
    <w:lsdException w:name="List 2" w:uiPriority="5"/>
    <w:lsdException w:name="List Number 2" w:uiPriority="5" w:qFormat="1"/>
    <w:lsdException w:name="List Number 3" w:uiPriority="99"/>
    <w:lsdException w:name="List Number 4" w:uiPriority="99"/>
    <w:lsdException w:name="List Number 5" w:uiPriority="99"/>
    <w:lsdException w:name="Title" w:uiPriority="17" w:qFormat="1"/>
    <w:lsdException w:name="Hyperlink" w:uiPriority="99"/>
    <w:lsdException w:name="Strong" w:uiPriority="11" w:qFormat="1"/>
    <w:lsdException w:name="Emphasis" w:uiPriority="11" w:qFormat="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qFormat="1"/>
    <w:lsdException w:name="Quote" w:uiPriority="29"/>
    <w:lsdException w:name="Intense Emphasis" w:uiPriority="11" w:qFormat="1"/>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7525AC"/>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2E7285"/>
    <w:pPr>
      <w:keepNext/>
      <w:keepLines/>
      <w:numPr>
        <w:ilvl w:val="1"/>
        <w:numId w:val="1"/>
      </w:numPr>
      <w:spacing w:before="20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1122C7"/>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0E0ED7"/>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7525AC"/>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2E7285"/>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1122C7"/>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0E0ED7"/>
    <w:rPr>
      <w:rFonts w:eastAsiaTheme="majorEastAsia" w:cstheme="majorBidi"/>
      <w:b/>
      <w:bCs/>
      <w:i/>
      <w:iCs/>
      <w:sz w:val="24"/>
    </w:rPr>
  </w:style>
  <w:style w:type="character" w:customStyle="1" w:styleId="Heading5Char">
    <w:name w:val="Heading 5 Char"/>
    <w:basedOn w:val="DefaultParagraphFont"/>
    <w:link w:val="Heading5"/>
    <w:uiPriority w:val="16"/>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ind w:left="360" w:hanging="360"/>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6"/>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table" w:styleId="TableGrid">
    <w:name w:val="Table Grid"/>
    <w:basedOn w:val="TableNormal"/>
    <w:uiPriority w:val="59"/>
    <w:rsid w:val="009D6C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aption">
    <w:name w:val="Table Caption"/>
    <w:basedOn w:val="Caption"/>
    <w:qFormat/>
    <w:rsid w:val="00A51A91"/>
    <w:pPr>
      <w:keepNext/>
      <w:spacing w:before="240" w:after="120"/>
      <w:jc w:val="left"/>
    </w:pPr>
    <w:rPr>
      <w:rFonts w:eastAsiaTheme="minorEastAsia"/>
      <w:color w:val="000000" w:themeColor="text1"/>
      <w:sz w:val="24"/>
      <w:lang w:bidi="en-US"/>
    </w:rPr>
  </w:style>
  <w:style w:type="paragraph" w:customStyle="1" w:styleId="TableHeading">
    <w:name w:val="Table Heading"/>
    <w:basedOn w:val="Normal"/>
    <w:qFormat/>
    <w:rsid w:val="00A51A91"/>
    <w:pPr>
      <w:spacing w:before="160"/>
      <w:jc w:val="left"/>
    </w:pPr>
  </w:style>
  <w:style w:type="paragraph" w:customStyle="1" w:styleId="TableFootnote">
    <w:name w:val="Table Footnote"/>
    <w:basedOn w:val="Normal"/>
    <w:qFormat/>
    <w:rsid w:val="00A51A91"/>
    <w:rPr>
      <w:sz w:val="20"/>
    </w:rPr>
  </w:style>
  <w:style w:type="paragraph" w:styleId="Caption">
    <w:name w:val="caption"/>
    <w:basedOn w:val="Normal"/>
    <w:next w:val="Normal"/>
    <w:uiPriority w:val="35"/>
    <w:unhideWhenUsed/>
    <w:qFormat/>
    <w:rsid w:val="00A51A91"/>
    <w:pPr>
      <w:spacing w:after="200"/>
    </w:pPr>
    <w:rPr>
      <w:b/>
      <w:bCs/>
      <w:color w:val="4F81BD" w:themeColor="accent1"/>
      <w:sz w:val="18"/>
      <w:szCs w:val="18"/>
    </w:rPr>
  </w:style>
  <w:style w:type="paragraph" w:customStyle="1" w:styleId="Figure">
    <w:name w:val="Figure"/>
    <w:basedOn w:val="Normal"/>
    <w:qFormat/>
    <w:rsid w:val="00804785"/>
    <w:pPr>
      <w:jc w:val="center"/>
    </w:pPr>
  </w:style>
  <w:style w:type="paragraph" w:customStyle="1" w:styleId="FigureCaption">
    <w:name w:val="Figure Caption"/>
    <w:basedOn w:val="TableCaption"/>
    <w:qFormat/>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HAnsi" w:hAnsiTheme="majorHAnsi" w:cstheme="minorBidi"/>
        <w:sz w:val="22"/>
        <w:szCs w:val="22"/>
        <w:lang w:val="en-US" w:eastAsia="en-US" w:bidi="ar-SA"/>
      </w:rPr>
    </w:rPrDefault>
    <w:pPrDefault/>
  </w:docDefaults>
  <w:latentStyles w:defLockedState="0" w:defUIPriority="0" w:defSemiHidden="0" w:defUnhideWhenUsed="0" w:defQFormat="0" w:count="276">
    <w:lsdException w:name="Normal" w:qFormat="1"/>
    <w:lsdException w:name="heading 1" w:uiPriority="2" w:qFormat="1"/>
    <w:lsdException w:name="heading 2" w:uiPriority="2" w:qFormat="1"/>
    <w:lsdException w:name="heading 3" w:uiPriority="2" w:qFormat="1"/>
    <w:lsdException w:name="heading 4" w:uiPriority="16" w:qFormat="1"/>
    <w:lsdException w:name="heading 5" w:uiPriority="16" w:qFormat="1"/>
    <w:lsdException w:name="heading 6" w:uiPriority="16" w:qFormat="1"/>
    <w:lsdException w:name="heading 7" w:uiPriority="16" w:qFormat="1"/>
    <w:lsdException w:name="heading 8" w:uiPriority="16" w:qFormat="1"/>
    <w:lsdException w:name="heading 9" w:uiPriority="16" w:qFormat="1"/>
    <w:lsdException w:name="annotation text" w:uiPriority="99"/>
    <w:lsdException w:name="header" w:uiPriority="99"/>
    <w:lsdException w:name="footer" w:uiPriority="99"/>
    <w:lsdException w:name="caption" w:uiPriority="35" w:qFormat="1"/>
    <w:lsdException w:name="annotation reference" w:uiPriority="99"/>
    <w:lsdException w:name="List" w:uiPriority="5" w:qFormat="1"/>
    <w:lsdException w:name="List Number" w:uiPriority="5" w:qFormat="1"/>
    <w:lsdException w:name="List 2" w:uiPriority="5"/>
    <w:lsdException w:name="List Number 2" w:uiPriority="5" w:qFormat="1"/>
    <w:lsdException w:name="List Number 3" w:uiPriority="99"/>
    <w:lsdException w:name="List Number 4" w:uiPriority="99"/>
    <w:lsdException w:name="List Number 5" w:uiPriority="99"/>
    <w:lsdException w:name="Title" w:uiPriority="17" w:qFormat="1"/>
    <w:lsdException w:name="Hyperlink" w:uiPriority="99"/>
    <w:lsdException w:name="Strong" w:uiPriority="11" w:qFormat="1"/>
    <w:lsdException w:name="Emphasis" w:uiPriority="11" w:qFormat="1"/>
    <w:lsdException w:name="Plain Text" w:uiPriority="7" w:qFormat="1"/>
    <w:lsdException w:name="Normal (Web)" w:uiPriority="99"/>
    <w:lsdException w:name="annotation subject" w:uiPriority="99"/>
    <w:lsdException w:name="No List" w:uiPriority="99"/>
    <w:lsdException w:name="Balloon Text" w:uiPriority="99"/>
    <w:lsdException w:name="Table Grid" w:uiPriority="59"/>
    <w:lsdException w:name="No Spacing" w:uiPriority="24"/>
    <w:lsdException w:name="Revision" w:uiPriority="99"/>
    <w:lsdException w:name="List Paragraph" w:uiPriority="34" w:qFormat="1"/>
    <w:lsdException w:name="Quote" w:uiPriority="29"/>
    <w:lsdException w:name="Intense Emphasis" w:uiPriority="11" w:qFormat="1"/>
  </w:latentStyles>
  <w:style w:type="paragraph" w:default="1" w:styleId="Normal">
    <w:name w:val="Normal"/>
    <w:qFormat/>
    <w:rsid w:val="001E4A27"/>
    <w:pPr>
      <w:spacing w:after="120"/>
      <w:jc w:val="both"/>
    </w:pPr>
    <w:rPr>
      <w:rFonts w:asciiTheme="minorHAnsi" w:hAnsiTheme="minorHAnsi"/>
      <w:sz w:val="24"/>
    </w:rPr>
  </w:style>
  <w:style w:type="paragraph" w:styleId="Heading1">
    <w:name w:val="heading 1"/>
    <w:basedOn w:val="Normal"/>
    <w:next w:val="Normal"/>
    <w:link w:val="Heading1Char"/>
    <w:autoRedefine/>
    <w:uiPriority w:val="2"/>
    <w:qFormat/>
    <w:rsid w:val="007525AC"/>
    <w:pPr>
      <w:keepNext/>
      <w:keepLines/>
      <w:numPr>
        <w:numId w:val="1"/>
      </w:numPr>
      <w:spacing w:before="36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autoRedefine/>
    <w:uiPriority w:val="2"/>
    <w:qFormat/>
    <w:rsid w:val="002E7285"/>
    <w:pPr>
      <w:keepNext/>
      <w:keepLines/>
      <w:numPr>
        <w:ilvl w:val="1"/>
        <w:numId w:val="1"/>
      </w:numPr>
      <w:spacing w:before="200"/>
      <w:jc w:val="left"/>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autoRedefine/>
    <w:uiPriority w:val="2"/>
    <w:qFormat/>
    <w:rsid w:val="001122C7"/>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autoRedefine/>
    <w:uiPriority w:val="16"/>
    <w:qFormat/>
    <w:rsid w:val="000E0ED7"/>
    <w:pPr>
      <w:keepNext/>
      <w:keepLines/>
      <w:numPr>
        <w:ilvl w:val="3"/>
        <w:numId w:val="1"/>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16"/>
    <w:unhideWhenUsed/>
    <w:qFormat/>
    <w:rsid w:val="00D95412"/>
    <w:pPr>
      <w:keepNext/>
      <w:keepLines/>
      <w:numPr>
        <w:ilvl w:val="4"/>
        <w:numId w:val="1"/>
      </w:numPr>
      <w:spacing w:before="200"/>
      <w:outlineLvl w:val="4"/>
    </w:pPr>
    <w:rPr>
      <w:rFonts w:asciiTheme="majorHAnsi" w:eastAsiaTheme="majorEastAsia" w:hAnsiTheme="majorHAnsi" w:cstheme="majorBidi"/>
      <w:i/>
      <w:color w:val="000000" w:themeColor="text1"/>
    </w:rPr>
  </w:style>
  <w:style w:type="paragraph" w:styleId="Heading6">
    <w:name w:val="heading 6"/>
    <w:basedOn w:val="Normal"/>
    <w:next w:val="Normal"/>
    <w:link w:val="Heading6Char"/>
    <w:autoRedefine/>
    <w:uiPriority w:val="16"/>
    <w:unhideWhenUsed/>
    <w:qFormat/>
    <w:rsid w:val="00D95412"/>
    <w:pPr>
      <w:keepNext/>
      <w:keepLines/>
      <w:numPr>
        <w:ilvl w:val="5"/>
        <w:numId w:val="1"/>
      </w:numPr>
      <w:spacing w:before="200"/>
      <w:outlineLvl w:val="5"/>
    </w:pPr>
    <w:rPr>
      <w:rFonts w:asciiTheme="majorHAnsi" w:eastAsiaTheme="majorEastAsia" w:hAnsiTheme="majorHAnsi" w:cstheme="majorBidi"/>
      <w:i/>
      <w:iCs/>
      <w:color w:val="262626" w:themeColor="text1" w:themeTint="D9"/>
    </w:rPr>
  </w:style>
  <w:style w:type="paragraph" w:styleId="Heading7">
    <w:name w:val="heading 7"/>
    <w:basedOn w:val="Normal"/>
    <w:next w:val="Normal"/>
    <w:link w:val="Heading7Char"/>
    <w:autoRedefine/>
    <w:uiPriority w:val="16"/>
    <w:semiHidden/>
    <w:unhideWhenUsed/>
    <w:qFormat/>
    <w:rsid w:val="00E374D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6"/>
    <w:semiHidden/>
    <w:unhideWhenUsed/>
    <w:qFormat/>
    <w:rsid w:val="00E374D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16"/>
    <w:semiHidden/>
    <w:unhideWhenUsed/>
    <w:qFormat/>
    <w:rsid w:val="00E374D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7"/>
    <w:qFormat/>
    <w:rsid w:val="00433DA0"/>
    <w:pPr>
      <w:spacing w:after="0"/>
    </w:pPr>
    <w:rPr>
      <w:rFonts w:ascii="Consolas" w:hAnsi="Consolas"/>
      <w:sz w:val="21"/>
      <w:szCs w:val="21"/>
    </w:rPr>
  </w:style>
  <w:style w:type="character" w:customStyle="1" w:styleId="PlainTextChar">
    <w:name w:val="Plain Text Char"/>
    <w:basedOn w:val="DefaultParagraphFont"/>
    <w:link w:val="PlainText"/>
    <w:uiPriority w:val="7"/>
    <w:rsid w:val="007C4964"/>
    <w:rPr>
      <w:rFonts w:ascii="Consolas" w:hAnsi="Consolas"/>
      <w:sz w:val="21"/>
      <w:szCs w:val="21"/>
    </w:rPr>
  </w:style>
  <w:style w:type="paragraph" w:styleId="NoSpacing">
    <w:name w:val="No Spacing"/>
    <w:uiPriority w:val="24"/>
    <w:unhideWhenUsed/>
    <w:rsid w:val="00633649"/>
  </w:style>
  <w:style w:type="paragraph" w:styleId="Header">
    <w:name w:val="header"/>
    <w:basedOn w:val="Normal"/>
    <w:link w:val="HeaderChar"/>
    <w:uiPriority w:val="99"/>
    <w:unhideWhenUsed/>
    <w:rsid w:val="000A25CE"/>
    <w:pPr>
      <w:tabs>
        <w:tab w:val="center" w:pos="4680"/>
        <w:tab w:val="right" w:pos="9360"/>
      </w:tabs>
      <w:spacing w:after="0"/>
    </w:pPr>
  </w:style>
  <w:style w:type="character" w:customStyle="1" w:styleId="HeaderChar">
    <w:name w:val="Header Char"/>
    <w:basedOn w:val="DefaultParagraphFont"/>
    <w:link w:val="Header"/>
    <w:uiPriority w:val="99"/>
    <w:rsid w:val="000A25CE"/>
  </w:style>
  <w:style w:type="paragraph" w:styleId="Footer">
    <w:name w:val="footer"/>
    <w:basedOn w:val="Normal"/>
    <w:link w:val="FooterChar"/>
    <w:uiPriority w:val="99"/>
    <w:rsid w:val="00903C35"/>
    <w:pPr>
      <w:pBdr>
        <w:top w:val="single" w:sz="8" w:space="18" w:color="4F81BD" w:themeColor="accent1"/>
      </w:pBdr>
      <w:tabs>
        <w:tab w:val="center" w:pos="4680"/>
        <w:tab w:val="right" w:pos="9360"/>
      </w:tabs>
      <w:spacing w:after="0"/>
      <w:jc w:val="right"/>
    </w:pPr>
  </w:style>
  <w:style w:type="character" w:customStyle="1" w:styleId="FooterChar">
    <w:name w:val="Footer Char"/>
    <w:basedOn w:val="DefaultParagraphFont"/>
    <w:link w:val="Footer"/>
    <w:uiPriority w:val="99"/>
    <w:rsid w:val="00903C35"/>
    <w:rPr>
      <w:rFonts w:asciiTheme="minorHAnsi" w:hAnsiTheme="minorHAnsi"/>
      <w:sz w:val="24"/>
    </w:rPr>
  </w:style>
  <w:style w:type="paragraph" w:styleId="BalloonText">
    <w:name w:val="Balloon Text"/>
    <w:basedOn w:val="Normal"/>
    <w:link w:val="BalloonTextChar"/>
    <w:uiPriority w:val="99"/>
    <w:semiHidden/>
    <w:unhideWhenUsed/>
    <w:rsid w:val="000A25C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5CE"/>
    <w:rPr>
      <w:rFonts w:ascii="Tahoma" w:hAnsi="Tahoma" w:cs="Tahoma"/>
      <w:sz w:val="16"/>
      <w:szCs w:val="16"/>
    </w:rPr>
  </w:style>
  <w:style w:type="paragraph" w:styleId="Title">
    <w:name w:val="Title"/>
    <w:basedOn w:val="Normal"/>
    <w:next w:val="Author"/>
    <w:link w:val="TitleChar"/>
    <w:autoRedefine/>
    <w:uiPriority w:val="17"/>
    <w:qFormat/>
    <w:rsid w:val="000E4D80"/>
    <w:pPr>
      <w:spacing w:before="360" w:after="360"/>
      <w:contextualSpacing/>
      <w:jc w:val="center"/>
    </w:pPr>
    <w:rPr>
      <w:rFonts w:eastAsiaTheme="majorEastAsia" w:cstheme="majorBidi"/>
      <w:b/>
      <w:color w:val="000000" w:themeColor="text1"/>
      <w:spacing w:val="5"/>
      <w:kern w:val="28"/>
      <w:sz w:val="36"/>
      <w:szCs w:val="52"/>
    </w:rPr>
  </w:style>
  <w:style w:type="character" w:customStyle="1" w:styleId="TitleChar">
    <w:name w:val="Title Char"/>
    <w:basedOn w:val="DefaultParagraphFont"/>
    <w:link w:val="Title"/>
    <w:uiPriority w:val="17"/>
    <w:rsid w:val="00913E2A"/>
    <w:rPr>
      <w:rFonts w:asciiTheme="minorHAnsi" w:eastAsiaTheme="majorEastAsia" w:hAnsiTheme="minorHAnsi" w:cstheme="majorBidi"/>
      <w:b/>
      <w:color w:val="000000" w:themeColor="text1"/>
      <w:spacing w:val="5"/>
      <w:kern w:val="28"/>
      <w:sz w:val="36"/>
      <w:szCs w:val="52"/>
    </w:rPr>
  </w:style>
  <w:style w:type="character" w:customStyle="1" w:styleId="Heading1Char">
    <w:name w:val="Heading 1 Char"/>
    <w:basedOn w:val="DefaultParagraphFont"/>
    <w:link w:val="Heading1"/>
    <w:uiPriority w:val="2"/>
    <w:rsid w:val="007525AC"/>
    <w:rPr>
      <w:rFonts w:eastAsiaTheme="majorEastAsia" w:cstheme="majorBidi"/>
      <w:b/>
      <w:bCs/>
      <w:color w:val="000000" w:themeColor="text1"/>
      <w:sz w:val="28"/>
      <w:szCs w:val="28"/>
    </w:rPr>
  </w:style>
  <w:style w:type="character" w:styleId="Hyperlink">
    <w:name w:val="Hyperlink"/>
    <w:basedOn w:val="DefaultParagraphFont"/>
    <w:uiPriority w:val="99"/>
    <w:unhideWhenUsed/>
    <w:rsid w:val="00DF119F"/>
    <w:rPr>
      <w:color w:val="0000FF" w:themeColor="hyperlink"/>
      <w:u w:val="single"/>
    </w:rPr>
  </w:style>
  <w:style w:type="character" w:customStyle="1" w:styleId="Heading2Char">
    <w:name w:val="Heading 2 Char"/>
    <w:basedOn w:val="DefaultParagraphFont"/>
    <w:link w:val="Heading2"/>
    <w:uiPriority w:val="2"/>
    <w:rsid w:val="002E7285"/>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2"/>
    <w:rsid w:val="001122C7"/>
    <w:rPr>
      <w:rFonts w:eastAsiaTheme="majorEastAsia" w:cstheme="majorBidi"/>
      <w:b/>
      <w:bCs/>
      <w:color w:val="000000" w:themeColor="text1"/>
      <w:sz w:val="24"/>
    </w:rPr>
  </w:style>
  <w:style w:type="character" w:customStyle="1" w:styleId="Heading4Char">
    <w:name w:val="Heading 4 Char"/>
    <w:basedOn w:val="DefaultParagraphFont"/>
    <w:link w:val="Heading4"/>
    <w:uiPriority w:val="16"/>
    <w:rsid w:val="000E0ED7"/>
    <w:rPr>
      <w:rFonts w:eastAsiaTheme="majorEastAsia" w:cstheme="majorBidi"/>
      <w:b/>
      <w:bCs/>
      <w:i/>
      <w:iCs/>
      <w:sz w:val="24"/>
    </w:rPr>
  </w:style>
  <w:style w:type="character" w:customStyle="1" w:styleId="Heading5Char">
    <w:name w:val="Heading 5 Char"/>
    <w:basedOn w:val="DefaultParagraphFont"/>
    <w:link w:val="Heading5"/>
    <w:uiPriority w:val="16"/>
    <w:rsid w:val="00985AAE"/>
    <w:rPr>
      <w:rFonts w:eastAsiaTheme="majorEastAsia" w:cstheme="majorBidi"/>
      <w:i/>
      <w:color w:val="000000" w:themeColor="text1"/>
      <w:sz w:val="24"/>
    </w:rPr>
  </w:style>
  <w:style w:type="character" w:customStyle="1" w:styleId="Heading6Char">
    <w:name w:val="Heading 6 Char"/>
    <w:basedOn w:val="DefaultParagraphFont"/>
    <w:link w:val="Heading6"/>
    <w:uiPriority w:val="16"/>
    <w:rsid w:val="00985AAE"/>
    <w:rPr>
      <w:rFonts w:eastAsiaTheme="majorEastAsia" w:cstheme="majorBidi"/>
      <w:i/>
      <w:iCs/>
      <w:color w:val="262626" w:themeColor="text1" w:themeTint="D9"/>
      <w:sz w:val="24"/>
    </w:rPr>
  </w:style>
  <w:style w:type="character" w:customStyle="1" w:styleId="Heading7Char">
    <w:name w:val="Heading 7 Char"/>
    <w:basedOn w:val="DefaultParagraphFont"/>
    <w:link w:val="Heading7"/>
    <w:uiPriority w:val="16"/>
    <w:semiHidden/>
    <w:rsid w:val="00985AAE"/>
    <w:rPr>
      <w:rFonts w:eastAsiaTheme="majorEastAsia" w:cstheme="majorBidi"/>
      <w:i/>
      <w:iCs/>
      <w:color w:val="404040" w:themeColor="text1" w:themeTint="BF"/>
      <w:sz w:val="24"/>
    </w:rPr>
  </w:style>
  <w:style w:type="character" w:customStyle="1" w:styleId="Heading8Char">
    <w:name w:val="Heading 8 Char"/>
    <w:basedOn w:val="DefaultParagraphFont"/>
    <w:link w:val="Heading8"/>
    <w:uiPriority w:val="16"/>
    <w:semiHidden/>
    <w:rsid w:val="00985AAE"/>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16"/>
    <w:semiHidden/>
    <w:rsid w:val="00985AAE"/>
    <w:rPr>
      <w:rFonts w:eastAsiaTheme="majorEastAsia"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372A75"/>
    <w:rPr>
      <w:sz w:val="16"/>
      <w:szCs w:val="16"/>
    </w:rPr>
  </w:style>
  <w:style w:type="paragraph" w:styleId="CommentText">
    <w:name w:val="annotation text"/>
    <w:basedOn w:val="Normal"/>
    <w:link w:val="CommentTextChar"/>
    <w:uiPriority w:val="99"/>
    <w:semiHidden/>
    <w:unhideWhenUsed/>
    <w:rsid w:val="00372A75"/>
    <w:rPr>
      <w:sz w:val="20"/>
      <w:szCs w:val="20"/>
    </w:rPr>
  </w:style>
  <w:style w:type="character" w:customStyle="1" w:styleId="CommentTextChar">
    <w:name w:val="Comment Text Char"/>
    <w:basedOn w:val="DefaultParagraphFont"/>
    <w:link w:val="CommentText"/>
    <w:uiPriority w:val="99"/>
    <w:semiHidden/>
    <w:rsid w:val="00372A75"/>
    <w:rPr>
      <w:sz w:val="20"/>
      <w:szCs w:val="20"/>
    </w:rPr>
  </w:style>
  <w:style w:type="paragraph" w:styleId="CommentSubject">
    <w:name w:val="annotation subject"/>
    <w:basedOn w:val="CommentText"/>
    <w:next w:val="CommentText"/>
    <w:link w:val="CommentSubjectChar"/>
    <w:uiPriority w:val="99"/>
    <w:semiHidden/>
    <w:unhideWhenUsed/>
    <w:rsid w:val="00372A75"/>
    <w:rPr>
      <w:b/>
      <w:bCs/>
    </w:rPr>
  </w:style>
  <w:style w:type="character" w:customStyle="1" w:styleId="CommentSubjectChar">
    <w:name w:val="Comment Subject Char"/>
    <w:basedOn w:val="CommentTextChar"/>
    <w:link w:val="CommentSubject"/>
    <w:uiPriority w:val="99"/>
    <w:semiHidden/>
    <w:rsid w:val="00372A75"/>
    <w:rPr>
      <w:b/>
      <w:bCs/>
      <w:sz w:val="20"/>
      <w:szCs w:val="20"/>
    </w:rPr>
  </w:style>
  <w:style w:type="paragraph" w:styleId="ListParagraph">
    <w:name w:val="List Paragraph"/>
    <w:aliases w:val="List Paragraph2"/>
    <w:basedOn w:val="Normal"/>
    <w:uiPriority w:val="34"/>
    <w:qFormat/>
    <w:rsid w:val="00ED4545"/>
    <w:pPr>
      <w:ind w:left="720"/>
      <w:jc w:val="left"/>
    </w:pPr>
  </w:style>
  <w:style w:type="paragraph" w:styleId="Revision">
    <w:name w:val="Revision"/>
    <w:hidden/>
    <w:uiPriority w:val="99"/>
    <w:semiHidden/>
    <w:rsid w:val="00954D56"/>
    <w:rPr>
      <w:sz w:val="24"/>
    </w:rPr>
  </w:style>
  <w:style w:type="paragraph" w:customStyle="1" w:styleId="Heading">
    <w:name w:val="Heading"/>
    <w:basedOn w:val="Heading1"/>
    <w:next w:val="Normal"/>
    <w:autoRedefine/>
    <w:uiPriority w:val="2"/>
    <w:qFormat/>
    <w:rsid w:val="0093561B"/>
    <w:pPr>
      <w:numPr>
        <w:numId w:val="0"/>
      </w:numPr>
    </w:pPr>
    <w:rPr>
      <w:color w:val="auto"/>
    </w:rPr>
  </w:style>
  <w:style w:type="paragraph" w:customStyle="1" w:styleId="Author">
    <w:name w:val="Author"/>
    <w:basedOn w:val="Title"/>
    <w:link w:val="AuthorChar"/>
    <w:autoRedefine/>
    <w:uiPriority w:val="18"/>
    <w:qFormat/>
    <w:rsid w:val="006000D5"/>
    <w:pPr>
      <w:pBdr>
        <w:bottom w:val="single" w:sz="8" w:space="10" w:color="4F81BD" w:themeColor="accent1"/>
      </w:pBdr>
      <w:spacing w:before="0" w:after="300"/>
    </w:pPr>
    <w:rPr>
      <w:color w:val="auto"/>
      <w:sz w:val="28"/>
      <w:szCs w:val="32"/>
    </w:rPr>
  </w:style>
  <w:style w:type="paragraph" w:customStyle="1" w:styleId="NoNumHead2">
    <w:name w:val="NoNum Head2"/>
    <w:basedOn w:val="Heading"/>
    <w:next w:val="Normal"/>
    <w:autoRedefine/>
    <w:uiPriority w:val="14"/>
    <w:qFormat/>
    <w:rsid w:val="00911B70"/>
    <w:pPr>
      <w:spacing w:before="200"/>
      <w:jc w:val="left"/>
    </w:pPr>
    <w:rPr>
      <w:sz w:val="26"/>
    </w:rPr>
  </w:style>
  <w:style w:type="character" w:customStyle="1" w:styleId="AuthorChar">
    <w:name w:val="Author Char"/>
    <w:basedOn w:val="TitleChar"/>
    <w:link w:val="Author"/>
    <w:uiPriority w:val="18"/>
    <w:rsid w:val="00913E2A"/>
    <w:rPr>
      <w:rFonts w:asciiTheme="minorHAnsi" w:eastAsiaTheme="majorEastAsia" w:hAnsiTheme="minorHAnsi" w:cstheme="majorBidi"/>
      <w:b/>
      <w:color w:val="000000" w:themeColor="text1"/>
      <w:spacing w:val="5"/>
      <w:kern w:val="28"/>
      <w:sz w:val="28"/>
      <w:szCs w:val="32"/>
    </w:rPr>
  </w:style>
  <w:style w:type="character" w:styleId="Emphasis">
    <w:name w:val="Emphasis"/>
    <w:basedOn w:val="DefaultParagraphFont"/>
    <w:uiPriority w:val="11"/>
    <w:qFormat/>
    <w:rsid w:val="00911B70"/>
    <w:rPr>
      <w:i/>
      <w:iCs/>
    </w:rPr>
  </w:style>
  <w:style w:type="character" w:styleId="IntenseEmphasis">
    <w:name w:val="Intense Emphasis"/>
    <w:basedOn w:val="DefaultParagraphFont"/>
    <w:uiPriority w:val="11"/>
    <w:qFormat/>
    <w:rsid w:val="00911B70"/>
    <w:rPr>
      <w:b/>
      <w:bCs/>
      <w:i/>
      <w:iCs/>
      <w:color w:val="auto"/>
    </w:rPr>
  </w:style>
  <w:style w:type="character" w:styleId="Strong">
    <w:name w:val="Strong"/>
    <w:basedOn w:val="DefaultParagraphFont"/>
    <w:uiPriority w:val="11"/>
    <w:qFormat/>
    <w:rsid w:val="00911B70"/>
    <w:rPr>
      <w:b/>
      <w:bCs/>
    </w:rPr>
  </w:style>
  <w:style w:type="paragraph" w:styleId="Quote">
    <w:name w:val="Quote"/>
    <w:basedOn w:val="Normal"/>
    <w:next w:val="Normal"/>
    <w:link w:val="QuoteChar"/>
    <w:uiPriority w:val="29"/>
    <w:rsid w:val="00911B70"/>
    <w:rPr>
      <w:i/>
      <w:iCs/>
      <w:color w:val="000000" w:themeColor="text1"/>
    </w:rPr>
  </w:style>
  <w:style w:type="character" w:customStyle="1" w:styleId="QuoteChar">
    <w:name w:val="Quote Char"/>
    <w:basedOn w:val="DefaultParagraphFont"/>
    <w:link w:val="Quote"/>
    <w:uiPriority w:val="29"/>
    <w:rsid w:val="00911B70"/>
    <w:rPr>
      <w:rFonts w:asciiTheme="minorHAnsi" w:hAnsiTheme="minorHAnsi"/>
      <w:i/>
      <w:iCs/>
      <w:color w:val="000000" w:themeColor="text1"/>
      <w:sz w:val="24"/>
    </w:rPr>
  </w:style>
  <w:style w:type="paragraph" w:styleId="List">
    <w:name w:val="List"/>
    <w:basedOn w:val="Normal"/>
    <w:uiPriority w:val="5"/>
    <w:qFormat/>
    <w:rsid w:val="00515420"/>
    <w:pPr>
      <w:ind w:left="360" w:hanging="360"/>
      <w:contextualSpacing/>
    </w:pPr>
  </w:style>
  <w:style w:type="paragraph" w:styleId="ListNumber">
    <w:name w:val="List Number"/>
    <w:basedOn w:val="Normal"/>
    <w:uiPriority w:val="5"/>
    <w:qFormat/>
    <w:rsid w:val="00BE7C39"/>
    <w:pPr>
      <w:ind w:left="360" w:hanging="360"/>
      <w:contextualSpacing/>
    </w:pPr>
  </w:style>
  <w:style w:type="paragraph" w:styleId="ListNumber2">
    <w:name w:val="List Number 2"/>
    <w:basedOn w:val="Normal"/>
    <w:uiPriority w:val="5"/>
    <w:qFormat/>
    <w:rsid w:val="000F1A50"/>
    <w:pPr>
      <w:numPr>
        <w:numId w:val="2"/>
      </w:numPr>
      <w:spacing w:after="40"/>
      <w:jc w:val="left"/>
    </w:pPr>
    <w:rPr>
      <w:szCs w:val="24"/>
    </w:rPr>
  </w:style>
  <w:style w:type="paragraph" w:styleId="ListNumber3">
    <w:name w:val="List Number 3"/>
    <w:basedOn w:val="Normal"/>
    <w:autoRedefine/>
    <w:uiPriority w:val="99"/>
    <w:semiHidden/>
    <w:unhideWhenUsed/>
    <w:rsid w:val="00515420"/>
    <w:pPr>
      <w:numPr>
        <w:numId w:val="3"/>
      </w:numPr>
      <w:contextualSpacing/>
    </w:pPr>
  </w:style>
  <w:style w:type="paragraph" w:styleId="ListNumber4">
    <w:name w:val="List Number 4"/>
    <w:basedOn w:val="Normal"/>
    <w:autoRedefine/>
    <w:uiPriority w:val="99"/>
    <w:semiHidden/>
    <w:unhideWhenUsed/>
    <w:rsid w:val="00515420"/>
    <w:pPr>
      <w:numPr>
        <w:numId w:val="4"/>
      </w:numPr>
      <w:contextualSpacing/>
    </w:pPr>
  </w:style>
  <w:style w:type="paragraph" w:styleId="ListNumber5">
    <w:name w:val="List Number 5"/>
    <w:basedOn w:val="Normal"/>
    <w:autoRedefine/>
    <w:uiPriority w:val="99"/>
    <w:unhideWhenUsed/>
    <w:rsid w:val="00515420"/>
    <w:pPr>
      <w:numPr>
        <w:numId w:val="5"/>
      </w:numPr>
      <w:contextualSpacing/>
    </w:pPr>
  </w:style>
  <w:style w:type="paragraph" w:styleId="List2">
    <w:name w:val="List 2"/>
    <w:basedOn w:val="Normal"/>
    <w:uiPriority w:val="5"/>
    <w:rsid w:val="00985AAE"/>
    <w:pPr>
      <w:ind w:left="720" w:hanging="360"/>
      <w:contextualSpacing/>
    </w:pPr>
  </w:style>
  <w:style w:type="paragraph" w:customStyle="1" w:styleId="ListAlpha3">
    <w:name w:val="List Alpha 3"/>
    <w:basedOn w:val="ListNumber2"/>
    <w:uiPriority w:val="6"/>
    <w:qFormat/>
    <w:rsid w:val="00945E9B"/>
    <w:pPr>
      <w:numPr>
        <w:numId w:val="6"/>
      </w:numPr>
    </w:pPr>
  </w:style>
  <w:style w:type="paragraph" w:customStyle="1" w:styleId="HDFFooter">
    <w:name w:val="HDF Footer"/>
    <w:basedOn w:val="Footer"/>
    <w:link w:val="HDFFooterChar"/>
    <w:uiPriority w:val="23"/>
    <w:qFormat/>
    <w:rsid w:val="008832DF"/>
    <w:pPr>
      <w:pBdr>
        <w:top w:val="single" w:sz="8" w:space="1" w:color="4F81BD" w:themeColor="accent1"/>
      </w:pBdr>
    </w:pPr>
  </w:style>
  <w:style w:type="paragraph" w:customStyle="1" w:styleId="THGHeader">
    <w:name w:val="THG Header"/>
    <w:basedOn w:val="Header"/>
    <w:link w:val="THGHeaderChar"/>
    <w:uiPriority w:val="21"/>
    <w:qFormat/>
    <w:rsid w:val="001706A5"/>
  </w:style>
  <w:style w:type="character" w:customStyle="1" w:styleId="HDFFooterChar">
    <w:name w:val="HDF Footer Char"/>
    <w:basedOn w:val="FooterChar"/>
    <w:link w:val="HDFFooter"/>
    <w:uiPriority w:val="23"/>
    <w:rsid w:val="001706A5"/>
    <w:rPr>
      <w:rFonts w:asciiTheme="minorHAnsi" w:hAnsiTheme="minorHAnsi"/>
      <w:sz w:val="24"/>
    </w:rPr>
  </w:style>
  <w:style w:type="paragraph" w:customStyle="1" w:styleId="THGHeader2">
    <w:name w:val="THG Header2"/>
    <w:basedOn w:val="Header"/>
    <w:link w:val="THGHeader2Char"/>
    <w:uiPriority w:val="22"/>
    <w:qFormat/>
    <w:rsid w:val="001706A5"/>
    <w:pPr>
      <w:pBdr>
        <w:bottom w:val="single" w:sz="8" w:space="1" w:color="4F81BD" w:themeColor="accent1"/>
      </w:pBdr>
    </w:pPr>
  </w:style>
  <w:style w:type="character" w:customStyle="1" w:styleId="THGHeaderChar">
    <w:name w:val="THG Header Char"/>
    <w:basedOn w:val="HeaderChar"/>
    <w:link w:val="THGHeader"/>
    <w:uiPriority w:val="21"/>
    <w:rsid w:val="001706A5"/>
    <w:rPr>
      <w:rFonts w:asciiTheme="minorHAnsi" w:hAnsiTheme="minorHAnsi"/>
      <w:sz w:val="24"/>
    </w:rPr>
  </w:style>
  <w:style w:type="character" w:customStyle="1" w:styleId="THGHeader2Char">
    <w:name w:val="THG Header2 Char"/>
    <w:basedOn w:val="HeaderChar"/>
    <w:link w:val="THGHeader2"/>
    <w:uiPriority w:val="22"/>
    <w:rsid w:val="001706A5"/>
    <w:rPr>
      <w:rFonts w:asciiTheme="minorHAnsi" w:hAnsiTheme="minorHAnsi"/>
      <w:sz w:val="24"/>
    </w:rPr>
  </w:style>
  <w:style w:type="paragraph" w:customStyle="1" w:styleId="Abstract">
    <w:name w:val="Abstract"/>
    <w:basedOn w:val="Normal"/>
    <w:uiPriority w:val="19"/>
    <w:qFormat/>
    <w:rsid w:val="0093561B"/>
    <w:pPr>
      <w:ind w:left="720" w:right="720"/>
    </w:pPr>
  </w:style>
  <w:style w:type="paragraph" w:customStyle="1" w:styleId="Divider">
    <w:name w:val="Divider"/>
    <w:basedOn w:val="Author"/>
    <w:next w:val="Heading1"/>
    <w:uiPriority w:val="20"/>
    <w:qFormat/>
    <w:rsid w:val="00913E2A"/>
    <w:pPr>
      <w:spacing w:line="14" w:lineRule="auto"/>
    </w:pPr>
    <w:rPr>
      <w:b w:val="0"/>
      <w:sz w:val="22"/>
    </w:rPr>
  </w:style>
  <w:style w:type="table" w:styleId="TableGrid">
    <w:name w:val="Table Grid"/>
    <w:basedOn w:val="TableNormal"/>
    <w:uiPriority w:val="59"/>
    <w:rsid w:val="009D6C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Caption">
    <w:name w:val="Table Caption"/>
    <w:basedOn w:val="Caption"/>
    <w:qFormat/>
    <w:rsid w:val="00A51A91"/>
    <w:pPr>
      <w:keepNext/>
      <w:spacing w:before="240" w:after="120"/>
      <w:jc w:val="left"/>
    </w:pPr>
    <w:rPr>
      <w:rFonts w:eastAsiaTheme="minorEastAsia"/>
      <w:color w:val="000000" w:themeColor="text1"/>
      <w:sz w:val="24"/>
      <w:lang w:bidi="en-US"/>
    </w:rPr>
  </w:style>
  <w:style w:type="paragraph" w:customStyle="1" w:styleId="TableHeading">
    <w:name w:val="Table Heading"/>
    <w:basedOn w:val="Normal"/>
    <w:qFormat/>
    <w:rsid w:val="00A51A91"/>
    <w:pPr>
      <w:spacing w:before="160"/>
      <w:jc w:val="left"/>
    </w:pPr>
  </w:style>
  <w:style w:type="paragraph" w:customStyle="1" w:styleId="TableFootnote">
    <w:name w:val="Table Footnote"/>
    <w:basedOn w:val="Normal"/>
    <w:qFormat/>
    <w:rsid w:val="00A51A91"/>
    <w:rPr>
      <w:sz w:val="20"/>
    </w:rPr>
  </w:style>
  <w:style w:type="paragraph" w:styleId="Caption">
    <w:name w:val="caption"/>
    <w:basedOn w:val="Normal"/>
    <w:next w:val="Normal"/>
    <w:uiPriority w:val="35"/>
    <w:unhideWhenUsed/>
    <w:qFormat/>
    <w:rsid w:val="00A51A91"/>
    <w:pPr>
      <w:spacing w:after="200"/>
    </w:pPr>
    <w:rPr>
      <w:b/>
      <w:bCs/>
      <w:color w:val="4F81BD" w:themeColor="accent1"/>
      <w:sz w:val="18"/>
      <w:szCs w:val="18"/>
    </w:rPr>
  </w:style>
  <w:style w:type="paragraph" w:customStyle="1" w:styleId="Figure">
    <w:name w:val="Figure"/>
    <w:basedOn w:val="Normal"/>
    <w:qFormat/>
    <w:rsid w:val="00804785"/>
    <w:pPr>
      <w:jc w:val="center"/>
    </w:pPr>
  </w:style>
  <w:style w:type="paragraph" w:customStyle="1" w:styleId="FigureCaption">
    <w:name w:val="Figure Caption"/>
    <w:basedOn w:val="TableCaption"/>
    <w:qFormat/>
    <w:rsid w:val="00804785"/>
  </w:style>
  <w:style w:type="paragraph" w:customStyle="1" w:styleId="ListNumberReference">
    <w:name w:val="List Number Reference"/>
    <w:basedOn w:val="ListNumber"/>
    <w:qFormat/>
    <w:rsid w:val="00440352"/>
    <w:pPr>
      <w:numPr>
        <w:numId w:val="7"/>
      </w:numPr>
    </w:pPr>
  </w:style>
  <w:style w:type="paragraph" w:styleId="FootnoteText">
    <w:name w:val="footnote text"/>
    <w:basedOn w:val="Normal"/>
    <w:link w:val="FootnoteTextChar"/>
    <w:rsid w:val="007A1417"/>
    <w:pPr>
      <w:spacing w:after="0"/>
    </w:pPr>
    <w:rPr>
      <w:szCs w:val="24"/>
    </w:rPr>
  </w:style>
  <w:style w:type="character" w:customStyle="1" w:styleId="FootnoteTextChar">
    <w:name w:val="Footnote Text Char"/>
    <w:basedOn w:val="DefaultParagraphFont"/>
    <w:link w:val="FootnoteText"/>
    <w:rsid w:val="007A1417"/>
    <w:rPr>
      <w:rFonts w:asciiTheme="minorHAnsi" w:hAnsiTheme="minorHAnsi"/>
      <w:sz w:val="24"/>
      <w:szCs w:val="24"/>
    </w:rPr>
  </w:style>
  <w:style w:type="character" w:styleId="FootnoteReference">
    <w:name w:val="footnote reference"/>
    <w:basedOn w:val="DefaultParagraphFont"/>
    <w:rsid w:val="007A1417"/>
    <w:rPr>
      <w:vertAlign w:val="superscript"/>
    </w:rPr>
  </w:style>
  <w:style w:type="paragraph" w:styleId="DocumentMap">
    <w:name w:val="Document Map"/>
    <w:basedOn w:val="Normal"/>
    <w:link w:val="DocumentMapChar"/>
    <w:rsid w:val="003C1676"/>
    <w:pPr>
      <w:spacing w:after="0"/>
    </w:pPr>
    <w:rPr>
      <w:rFonts w:ascii="Lucida Grande" w:hAnsi="Lucida Grande"/>
      <w:szCs w:val="24"/>
    </w:rPr>
  </w:style>
  <w:style w:type="character" w:customStyle="1" w:styleId="DocumentMapChar">
    <w:name w:val="Document Map Char"/>
    <w:basedOn w:val="DefaultParagraphFont"/>
    <w:link w:val="DocumentMap"/>
    <w:rsid w:val="003C1676"/>
    <w:rPr>
      <w:rFonts w:ascii="Lucida Grande" w:hAnsi="Lucida Grande"/>
      <w:sz w:val="24"/>
      <w:szCs w:val="24"/>
    </w:rPr>
  </w:style>
  <w:style w:type="paragraph" w:styleId="NormalWeb">
    <w:name w:val="Normal (Web)"/>
    <w:basedOn w:val="Normal"/>
    <w:uiPriority w:val="99"/>
    <w:unhideWhenUsed/>
    <w:rsid w:val="00D46F74"/>
    <w:pPr>
      <w:spacing w:before="100" w:beforeAutospacing="1" w:after="100" w:afterAutospacing="1"/>
      <w:jc w:val="left"/>
    </w:pPr>
    <w:rPr>
      <w:rFonts w:ascii="Times" w:eastAsiaTheme="minorEastAsia" w:hAnsi="Times" w:cs="Times New Roman"/>
      <w:sz w:val="20"/>
      <w:szCs w:val="20"/>
    </w:rPr>
  </w:style>
  <w:style w:type="character" w:styleId="FollowedHyperlink">
    <w:name w:val="FollowedHyperlink"/>
    <w:basedOn w:val="DefaultParagraphFont"/>
    <w:rsid w:val="00D317A3"/>
    <w:rPr>
      <w:color w:val="800080" w:themeColor="followedHyperlink"/>
      <w:u w:val="single"/>
    </w:rPr>
  </w:style>
  <w:style w:type="paragraph" w:customStyle="1" w:styleId="TextBody">
    <w:name w:val="Text Body"/>
    <w:basedOn w:val="Normal"/>
    <w:rsid w:val="003C6222"/>
    <w:pPr>
      <w:widowControl w:val="0"/>
      <w:suppressAutoHyphens/>
      <w:spacing w:after="140" w:line="288" w:lineRule="auto"/>
      <w:jc w:val="left"/>
    </w:pPr>
    <w:rPr>
      <w:rFonts w:ascii="Liberation Serif" w:eastAsia="WenQuanYi Micro Hei" w:hAnsi="Liberation Serif" w:cs="Lohit Devanagari"/>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epourmal:Downloads:RFC%20Template_12102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HG Them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40913-A894-DD48-A6B1-236398F28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RFC Template_121022.dotx</Template>
  <TotalTime>26</TotalTime>
  <Pages>54</Pages>
  <Words>13179</Words>
  <Characters>75121</Characters>
  <Application>Microsoft Macintosh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RFC</vt:lpstr>
    </vt:vector>
  </TitlesOfParts>
  <Company>The HDF Group</Company>
  <LinksUpToDate>false</LinksUpToDate>
  <CharactersWithSpaces>88124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RFC Template</dc:title>
  <dc:subject/>
  <dc:creator>Elena Pourmal</dc:creator>
  <cp:keywords/>
  <dc:description/>
  <cp:lastModifiedBy>Quincey Koziol</cp:lastModifiedBy>
  <cp:revision>6</cp:revision>
  <cp:lastPrinted>2014-11-21T14:46:00Z</cp:lastPrinted>
  <dcterms:created xsi:type="dcterms:W3CDTF">2014-12-09T03:39:00Z</dcterms:created>
  <dcterms:modified xsi:type="dcterms:W3CDTF">2014-12-09T04:05:00Z</dcterms:modified>
</cp:coreProperties>
</file>