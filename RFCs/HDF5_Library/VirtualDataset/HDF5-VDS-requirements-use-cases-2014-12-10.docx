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D55A5" w14:textId="3CCA1A34" w:rsidR="00611674" w:rsidRDefault="00611674" w:rsidP="00611674">
      <w:pPr>
        <w:pStyle w:val="Title"/>
      </w:pPr>
      <w:bookmarkStart w:id="0" w:name="_GoBack"/>
      <w:bookmarkEnd w:id="0"/>
      <w:r>
        <w:t xml:space="preserve">RFC: </w:t>
      </w:r>
      <w:r w:rsidR="00413536">
        <w:t>HDF5 Virtual Dataset</w:t>
      </w:r>
      <w:r w:rsidR="008A7624">
        <w:t xml:space="preserve"> </w:t>
      </w:r>
    </w:p>
    <w:p w14:paraId="0DF9A795" w14:textId="77777777" w:rsidR="00FF554D" w:rsidRDefault="00FF554D" w:rsidP="00FF554D">
      <w:pPr>
        <w:pStyle w:val="Author"/>
      </w:pPr>
      <w:r>
        <w:t>Quincey Koziol (</w:t>
      </w:r>
      <w:hyperlink r:id="rId9" w:history="1">
        <w:r w:rsidRPr="00F802FD">
          <w:rPr>
            <w:rStyle w:val="Hyperlink"/>
          </w:rPr>
          <w:t>koziol@hdfgroup.org</w:t>
        </w:r>
      </w:hyperlink>
      <w:r>
        <w:t>)</w:t>
      </w:r>
    </w:p>
    <w:p w14:paraId="45AB5456" w14:textId="241886CB" w:rsidR="00611674" w:rsidRDefault="0096328B" w:rsidP="00611674">
      <w:pPr>
        <w:pStyle w:val="Author"/>
      </w:pPr>
      <w:r>
        <w:t>Elena Pourmal</w:t>
      </w:r>
      <w:r w:rsidR="00FF554D">
        <w:t xml:space="preserve"> (</w:t>
      </w:r>
      <w:hyperlink r:id="rId10" w:history="1">
        <w:r w:rsidR="00FF554D" w:rsidRPr="00F802FD">
          <w:rPr>
            <w:rStyle w:val="Hyperlink"/>
          </w:rPr>
          <w:t>epourmal@hdfgroup.org</w:t>
        </w:r>
      </w:hyperlink>
      <w:r w:rsidR="00FF554D">
        <w:t>)</w:t>
      </w:r>
    </w:p>
    <w:p w14:paraId="5903288B" w14:textId="2C2D18FB" w:rsidR="00FF554D" w:rsidRDefault="00FF554D" w:rsidP="00611674">
      <w:pPr>
        <w:pStyle w:val="Author"/>
      </w:pPr>
      <w:r>
        <w:t>Neil Fortner (</w:t>
      </w:r>
      <w:hyperlink r:id="rId11" w:history="1">
        <w:r w:rsidRPr="00F802FD">
          <w:rPr>
            <w:rStyle w:val="Hyperlink"/>
          </w:rPr>
          <w:t>nfortne2@hdfgroup.org</w:t>
        </w:r>
      </w:hyperlink>
      <w:r>
        <w:t>)</w:t>
      </w:r>
    </w:p>
    <w:p w14:paraId="58CF4653" w14:textId="3D3C06AD" w:rsidR="00611674" w:rsidRDefault="008A7624" w:rsidP="00611674">
      <w:pPr>
        <w:pStyle w:val="Abstract"/>
      </w:pPr>
      <w:r>
        <w:t xml:space="preserve">This document </w:t>
      </w:r>
      <w:r w:rsidR="00273E1F">
        <w:t>introduces Virtual Datasets</w:t>
      </w:r>
      <w:r w:rsidR="005A4E7D">
        <w:t xml:space="preserve"> (VDS)</w:t>
      </w:r>
      <w:r w:rsidR="00273E1F">
        <w:t xml:space="preserve"> for HDF5 and </w:t>
      </w:r>
      <w:r>
        <w:t xml:space="preserve">summarizes </w:t>
      </w:r>
      <w:r w:rsidR="005A7166">
        <w:t xml:space="preserve">the </w:t>
      </w:r>
      <w:r w:rsidR="00273E1F">
        <w:t xml:space="preserve">use cases, </w:t>
      </w:r>
      <w:r w:rsidR="00DB6C6F">
        <w:t xml:space="preserve">requirements, and programming model </w:t>
      </w:r>
      <w:r w:rsidR="00791522">
        <w:t>for the</w:t>
      </w:r>
      <w:r w:rsidR="00273E1F">
        <w:t>m</w:t>
      </w:r>
      <w:r w:rsidR="00DB6C6F">
        <w:t xml:space="preserve">. </w:t>
      </w:r>
      <w:r w:rsidR="005A4E7D">
        <w:t xml:space="preserve">The document also outlines VDS implementation and other changes to </w:t>
      </w:r>
      <w:del w:id="1" w:author="Evans, Mark" w:date="2014-12-10T13:42:00Z">
        <w:r w:rsidR="005A4E7D" w:rsidDel="009E2A1F">
          <w:delText xml:space="preserve">the </w:delText>
        </w:r>
      </w:del>
      <w:r w:rsidR="005A4E7D">
        <w:t>HDF5 software.</w:t>
      </w:r>
    </w:p>
    <w:p w14:paraId="22C9CB40" w14:textId="77777777" w:rsidR="00611674" w:rsidRPr="00913E2A" w:rsidRDefault="00611674" w:rsidP="00611674">
      <w:pPr>
        <w:pStyle w:val="Divider"/>
      </w:pPr>
    </w:p>
    <w:sdt>
      <w:sdtPr>
        <w:rPr>
          <w:rFonts w:asciiTheme="minorHAnsi" w:eastAsiaTheme="minorHAnsi" w:hAnsiTheme="minorHAnsi" w:cstheme="minorBidi"/>
          <w:b w:val="0"/>
          <w:bCs w:val="0"/>
          <w:color w:val="auto"/>
          <w:sz w:val="24"/>
          <w:szCs w:val="22"/>
        </w:rPr>
        <w:id w:val="1091668324"/>
        <w:docPartObj>
          <w:docPartGallery w:val="Table of Contents"/>
          <w:docPartUnique/>
        </w:docPartObj>
      </w:sdtPr>
      <w:sdtEndPr>
        <w:rPr>
          <w:noProof/>
        </w:rPr>
      </w:sdtEndPr>
      <w:sdtContent>
        <w:p w14:paraId="3592A256" w14:textId="7A5B6D9D" w:rsidR="001C1447" w:rsidRDefault="001C1447" w:rsidP="009E2A1F">
          <w:pPr>
            <w:pStyle w:val="TOCHeading"/>
          </w:pPr>
          <w:r>
            <w:t>Table of Contents</w:t>
          </w:r>
        </w:p>
        <w:p w14:paraId="50F6BBCB" w14:textId="77777777" w:rsidR="00107D2D" w:rsidRDefault="001C1447">
          <w:pPr>
            <w:pStyle w:val="TOC1"/>
            <w:tabs>
              <w:tab w:val="left" w:pos="480"/>
              <w:tab w:val="right" w:leader="dot" w:pos="9926"/>
            </w:tabs>
            <w:rPr>
              <w:rFonts w:eastAsiaTheme="minorEastAsia"/>
              <w:noProof/>
              <w:sz w:val="22"/>
              <w:szCs w:val="22"/>
            </w:rPr>
          </w:pPr>
          <w:r>
            <w:fldChar w:fldCharType="begin"/>
          </w:r>
          <w:r>
            <w:instrText xml:space="preserve"> TOC \o "1-3" \h \z \u </w:instrText>
          </w:r>
          <w:r>
            <w:fldChar w:fldCharType="separate"/>
          </w:r>
          <w:hyperlink w:anchor="_Toc406423480" w:history="1">
            <w:r w:rsidR="00107D2D" w:rsidRPr="00765AEA">
              <w:rPr>
                <w:rStyle w:val="Hyperlink"/>
                <w:noProof/>
              </w:rPr>
              <w:t>1</w:t>
            </w:r>
            <w:r w:rsidR="00107D2D">
              <w:rPr>
                <w:rFonts w:eastAsiaTheme="minorEastAsia"/>
                <w:noProof/>
                <w:sz w:val="22"/>
                <w:szCs w:val="22"/>
              </w:rPr>
              <w:tab/>
            </w:r>
            <w:r w:rsidR="00107D2D" w:rsidRPr="00765AEA">
              <w:rPr>
                <w:rStyle w:val="Hyperlink"/>
                <w:noProof/>
              </w:rPr>
              <w:t>Introduction</w:t>
            </w:r>
            <w:r w:rsidR="00107D2D">
              <w:rPr>
                <w:noProof/>
                <w:webHidden/>
              </w:rPr>
              <w:tab/>
            </w:r>
            <w:r w:rsidR="00107D2D">
              <w:rPr>
                <w:noProof/>
                <w:webHidden/>
              </w:rPr>
              <w:fldChar w:fldCharType="begin"/>
            </w:r>
            <w:r w:rsidR="00107D2D">
              <w:rPr>
                <w:noProof/>
                <w:webHidden/>
              </w:rPr>
              <w:instrText xml:space="preserve"> PAGEREF _Toc406423480 \h </w:instrText>
            </w:r>
            <w:r w:rsidR="00107D2D">
              <w:rPr>
                <w:noProof/>
                <w:webHidden/>
              </w:rPr>
            </w:r>
            <w:r w:rsidR="00107D2D">
              <w:rPr>
                <w:noProof/>
                <w:webHidden/>
              </w:rPr>
              <w:fldChar w:fldCharType="separate"/>
            </w:r>
            <w:r w:rsidR="00107D2D">
              <w:rPr>
                <w:noProof/>
                <w:webHidden/>
              </w:rPr>
              <w:t>3</w:t>
            </w:r>
            <w:r w:rsidR="00107D2D">
              <w:rPr>
                <w:noProof/>
                <w:webHidden/>
              </w:rPr>
              <w:fldChar w:fldCharType="end"/>
            </w:r>
          </w:hyperlink>
        </w:p>
        <w:p w14:paraId="248F34E3" w14:textId="77777777" w:rsidR="00107D2D" w:rsidRDefault="00107D2D">
          <w:pPr>
            <w:pStyle w:val="TOC1"/>
            <w:tabs>
              <w:tab w:val="left" w:pos="480"/>
              <w:tab w:val="right" w:leader="dot" w:pos="9926"/>
            </w:tabs>
            <w:rPr>
              <w:rFonts w:eastAsiaTheme="minorEastAsia"/>
              <w:noProof/>
              <w:sz w:val="22"/>
              <w:szCs w:val="22"/>
            </w:rPr>
          </w:pPr>
          <w:hyperlink w:anchor="_Toc406423481" w:history="1">
            <w:r w:rsidRPr="00765AEA">
              <w:rPr>
                <w:rStyle w:val="Hyperlink"/>
                <w:noProof/>
              </w:rPr>
              <w:t>2</w:t>
            </w:r>
            <w:r>
              <w:rPr>
                <w:rFonts w:eastAsiaTheme="minorEastAsia"/>
                <w:noProof/>
                <w:sz w:val="22"/>
                <w:szCs w:val="22"/>
              </w:rPr>
              <w:tab/>
            </w:r>
            <w:r w:rsidRPr="00765AEA">
              <w:rPr>
                <w:rStyle w:val="Hyperlink"/>
                <w:noProof/>
              </w:rPr>
              <w:t>HDF5 Virtual Datasets</w:t>
            </w:r>
            <w:r>
              <w:rPr>
                <w:noProof/>
                <w:webHidden/>
              </w:rPr>
              <w:tab/>
            </w:r>
            <w:r>
              <w:rPr>
                <w:noProof/>
                <w:webHidden/>
              </w:rPr>
              <w:fldChar w:fldCharType="begin"/>
            </w:r>
            <w:r>
              <w:rPr>
                <w:noProof/>
                <w:webHidden/>
              </w:rPr>
              <w:instrText xml:space="preserve"> PAGEREF _Toc406423481 \h </w:instrText>
            </w:r>
            <w:r>
              <w:rPr>
                <w:noProof/>
                <w:webHidden/>
              </w:rPr>
            </w:r>
            <w:r>
              <w:rPr>
                <w:noProof/>
                <w:webHidden/>
              </w:rPr>
              <w:fldChar w:fldCharType="separate"/>
            </w:r>
            <w:r>
              <w:rPr>
                <w:noProof/>
                <w:webHidden/>
              </w:rPr>
              <w:t>4</w:t>
            </w:r>
            <w:r>
              <w:rPr>
                <w:noProof/>
                <w:webHidden/>
              </w:rPr>
              <w:fldChar w:fldCharType="end"/>
            </w:r>
          </w:hyperlink>
        </w:p>
        <w:p w14:paraId="24ECAFA6" w14:textId="77777777" w:rsidR="00107D2D" w:rsidRDefault="00107D2D">
          <w:pPr>
            <w:pStyle w:val="TOC1"/>
            <w:tabs>
              <w:tab w:val="left" w:pos="480"/>
              <w:tab w:val="right" w:leader="dot" w:pos="9926"/>
            </w:tabs>
            <w:rPr>
              <w:rFonts w:eastAsiaTheme="minorEastAsia"/>
              <w:noProof/>
              <w:sz w:val="22"/>
              <w:szCs w:val="22"/>
            </w:rPr>
          </w:pPr>
          <w:hyperlink w:anchor="_Toc406423482" w:history="1">
            <w:r w:rsidRPr="00765AEA">
              <w:rPr>
                <w:rStyle w:val="Hyperlink"/>
                <w:noProof/>
              </w:rPr>
              <w:t>3</w:t>
            </w:r>
            <w:r>
              <w:rPr>
                <w:rFonts w:eastAsiaTheme="minorEastAsia"/>
                <w:noProof/>
                <w:sz w:val="22"/>
                <w:szCs w:val="22"/>
              </w:rPr>
              <w:tab/>
            </w:r>
            <w:r w:rsidRPr="00765AEA">
              <w:rPr>
                <w:rStyle w:val="Hyperlink"/>
                <w:noProof/>
              </w:rPr>
              <w:t>VDS Use Cases</w:t>
            </w:r>
            <w:r>
              <w:rPr>
                <w:noProof/>
                <w:webHidden/>
              </w:rPr>
              <w:tab/>
            </w:r>
            <w:r>
              <w:rPr>
                <w:noProof/>
                <w:webHidden/>
              </w:rPr>
              <w:fldChar w:fldCharType="begin"/>
            </w:r>
            <w:r>
              <w:rPr>
                <w:noProof/>
                <w:webHidden/>
              </w:rPr>
              <w:instrText xml:space="preserve"> PAGEREF _Toc406423482 \h </w:instrText>
            </w:r>
            <w:r>
              <w:rPr>
                <w:noProof/>
                <w:webHidden/>
              </w:rPr>
            </w:r>
            <w:r>
              <w:rPr>
                <w:noProof/>
                <w:webHidden/>
              </w:rPr>
              <w:fldChar w:fldCharType="separate"/>
            </w:r>
            <w:r>
              <w:rPr>
                <w:noProof/>
                <w:webHidden/>
              </w:rPr>
              <w:t>7</w:t>
            </w:r>
            <w:r>
              <w:rPr>
                <w:noProof/>
                <w:webHidden/>
              </w:rPr>
              <w:fldChar w:fldCharType="end"/>
            </w:r>
          </w:hyperlink>
        </w:p>
        <w:p w14:paraId="271B3C36" w14:textId="77777777" w:rsidR="00107D2D" w:rsidRDefault="00107D2D">
          <w:pPr>
            <w:pStyle w:val="TOC2"/>
            <w:tabs>
              <w:tab w:val="left" w:pos="960"/>
              <w:tab w:val="right" w:leader="dot" w:pos="9926"/>
            </w:tabs>
            <w:rPr>
              <w:rFonts w:eastAsiaTheme="minorEastAsia"/>
              <w:noProof/>
            </w:rPr>
          </w:pPr>
          <w:hyperlink w:anchor="_Toc406423483" w:history="1">
            <w:r w:rsidRPr="00765AEA">
              <w:rPr>
                <w:rStyle w:val="Hyperlink"/>
                <w:noProof/>
              </w:rPr>
              <w:t>3.1</w:t>
            </w:r>
            <w:r>
              <w:rPr>
                <w:rFonts w:eastAsiaTheme="minorEastAsia"/>
                <w:noProof/>
              </w:rPr>
              <w:tab/>
            </w:r>
            <w:r w:rsidRPr="00765AEA">
              <w:rPr>
                <w:rStyle w:val="Hyperlink"/>
                <w:noProof/>
              </w:rPr>
              <w:t>DLS Use Case “Excalibur”</w:t>
            </w:r>
            <w:r>
              <w:rPr>
                <w:noProof/>
                <w:webHidden/>
              </w:rPr>
              <w:tab/>
            </w:r>
            <w:r>
              <w:rPr>
                <w:noProof/>
                <w:webHidden/>
              </w:rPr>
              <w:fldChar w:fldCharType="begin"/>
            </w:r>
            <w:r>
              <w:rPr>
                <w:noProof/>
                <w:webHidden/>
              </w:rPr>
              <w:instrText xml:space="preserve"> PAGEREF _Toc406423483 \h </w:instrText>
            </w:r>
            <w:r>
              <w:rPr>
                <w:noProof/>
                <w:webHidden/>
              </w:rPr>
            </w:r>
            <w:r>
              <w:rPr>
                <w:noProof/>
                <w:webHidden/>
              </w:rPr>
              <w:fldChar w:fldCharType="separate"/>
            </w:r>
            <w:r>
              <w:rPr>
                <w:noProof/>
                <w:webHidden/>
              </w:rPr>
              <w:t>7</w:t>
            </w:r>
            <w:r>
              <w:rPr>
                <w:noProof/>
                <w:webHidden/>
              </w:rPr>
              <w:fldChar w:fldCharType="end"/>
            </w:r>
          </w:hyperlink>
        </w:p>
        <w:p w14:paraId="5AE1B357" w14:textId="77777777" w:rsidR="00107D2D" w:rsidRDefault="00107D2D">
          <w:pPr>
            <w:pStyle w:val="TOC2"/>
            <w:tabs>
              <w:tab w:val="left" w:pos="960"/>
              <w:tab w:val="right" w:leader="dot" w:pos="9926"/>
            </w:tabs>
            <w:rPr>
              <w:rFonts w:eastAsiaTheme="minorEastAsia"/>
              <w:noProof/>
            </w:rPr>
          </w:pPr>
          <w:hyperlink w:anchor="_Toc406423484" w:history="1">
            <w:r w:rsidRPr="00765AEA">
              <w:rPr>
                <w:rStyle w:val="Hyperlink"/>
                <w:noProof/>
              </w:rPr>
              <w:t>3.2</w:t>
            </w:r>
            <w:r>
              <w:rPr>
                <w:rFonts w:eastAsiaTheme="minorEastAsia"/>
                <w:noProof/>
              </w:rPr>
              <w:tab/>
            </w:r>
            <w:r w:rsidRPr="00765AEA">
              <w:rPr>
                <w:rStyle w:val="Hyperlink"/>
                <w:noProof/>
              </w:rPr>
              <w:t>DLS Use Case “Dual PCO Edge”</w:t>
            </w:r>
            <w:r>
              <w:rPr>
                <w:noProof/>
                <w:webHidden/>
              </w:rPr>
              <w:tab/>
            </w:r>
            <w:r>
              <w:rPr>
                <w:noProof/>
                <w:webHidden/>
              </w:rPr>
              <w:fldChar w:fldCharType="begin"/>
            </w:r>
            <w:r>
              <w:rPr>
                <w:noProof/>
                <w:webHidden/>
              </w:rPr>
              <w:instrText xml:space="preserve"> PAGEREF _Toc406423484 \h </w:instrText>
            </w:r>
            <w:r>
              <w:rPr>
                <w:noProof/>
                <w:webHidden/>
              </w:rPr>
            </w:r>
            <w:r>
              <w:rPr>
                <w:noProof/>
                <w:webHidden/>
              </w:rPr>
              <w:fldChar w:fldCharType="separate"/>
            </w:r>
            <w:r>
              <w:rPr>
                <w:noProof/>
                <w:webHidden/>
              </w:rPr>
              <w:t>9</w:t>
            </w:r>
            <w:r>
              <w:rPr>
                <w:noProof/>
                <w:webHidden/>
              </w:rPr>
              <w:fldChar w:fldCharType="end"/>
            </w:r>
          </w:hyperlink>
        </w:p>
        <w:p w14:paraId="1FA9F4A3" w14:textId="77777777" w:rsidR="00107D2D" w:rsidRDefault="00107D2D">
          <w:pPr>
            <w:pStyle w:val="TOC2"/>
            <w:tabs>
              <w:tab w:val="left" w:pos="960"/>
              <w:tab w:val="right" w:leader="dot" w:pos="9926"/>
            </w:tabs>
            <w:rPr>
              <w:rFonts w:eastAsiaTheme="minorEastAsia"/>
              <w:noProof/>
            </w:rPr>
          </w:pPr>
          <w:hyperlink w:anchor="_Toc406423485" w:history="1">
            <w:r w:rsidRPr="00765AEA">
              <w:rPr>
                <w:rStyle w:val="Hyperlink"/>
                <w:noProof/>
              </w:rPr>
              <w:t>3.3</w:t>
            </w:r>
            <w:r>
              <w:rPr>
                <w:rFonts w:eastAsiaTheme="minorEastAsia"/>
                <w:noProof/>
              </w:rPr>
              <w:tab/>
            </w:r>
            <w:r w:rsidRPr="00765AEA">
              <w:rPr>
                <w:rStyle w:val="Hyperlink"/>
                <w:noProof/>
              </w:rPr>
              <w:t>Dealing with Gaps</w:t>
            </w:r>
            <w:r>
              <w:rPr>
                <w:noProof/>
                <w:webHidden/>
              </w:rPr>
              <w:tab/>
            </w:r>
            <w:r>
              <w:rPr>
                <w:noProof/>
                <w:webHidden/>
              </w:rPr>
              <w:fldChar w:fldCharType="begin"/>
            </w:r>
            <w:r>
              <w:rPr>
                <w:noProof/>
                <w:webHidden/>
              </w:rPr>
              <w:instrText xml:space="preserve"> PAGEREF _Toc406423485 \h </w:instrText>
            </w:r>
            <w:r>
              <w:rPr>
                <w:noProof/>
                <w:webHidden/>
              </w:rPr>
            </w:r>
            <w:r>
              <w:rPr>
                <w:noProof/>
                <w:webHidden/>
              </w:rPr>
              <w:fldChar w:fldCharType="separate"/>
            </w:r>
            <w:r>
              <w:rPr>
                <w:noProof/>
                <w:webHidden/>
              </w:rPr>
              <w:t>11</w:t>
            </w:r>
            <w:r>
              <w:rPr>
                <w:noProof/>
                <w:webHidden/>
              </w:rPr>
              <w:fldChar w:fldCharType="end"/>
            </w:r>
          </w:hyperlink>
        </w:p>
        <w:p w14:paraId="561AD77F" w14:textId="77777777" w:rsidR="00107D2D" w:rsidRDefault="00107D2D">
          <w:pPr>
            <w:pStyle w:val="TOC2"/>
            <w:tabs>
              <w:tab w:val="left" w:pos="960"/>
              <w:tab w:val="right" w:leader="dot" w:pos="9926"/>
            </w:tabs>
            <w:rPr>
              <w:rFonts w:eastAsiaTheme="minorEastAsia"/>
              <w:noProof/>
            </w:rPr>
          </w:pPr>
          <w:hyperlink w:anchor="_Toc406423486" w:history="1">
            <w:r w:rsidRPr="00765AEA">
              <w:rPr>
                <w:rStyle w:val="Hyperlink"/>
                <w:noProof/>
              </w:rPr>
              <w:t>3.4</w:t>
            </w:r>
            <w:r>
              <w:rPr>
                <w:rFonts w:eastAsiaTheme="minorEastAsia"/>
                <w:noProof/>
              </w:rPr>
              <w:tab/>
            </w:r>
            <w:r w:rsidRPr="00765AEA">
              <w:rPr>
                <w:rStyle w:val="Hyperlink"/>
                <w:noProof/>
              </w:rPr>
              <w:t>DLS Use Case “Eiger”</w:t>
            </w:r>
            <w:r>
              <w:rPr>
                <w:noProof/>
                <w:webHidden/>
              </w:rPr>
              <w:tab/>
            </w:r>
            <w:r>
              <w:rPr>
                <w:noProof/>
                <w:webHidden/>
              </w:rPr>
              <w:fldChar w:fldCharType="begin"/>
            </w:r>
            <w:r>
              <w:rPr>
                <w:noProof/>
                <w:webHidden/>
              </w:rPr>
              <w:instrText xml:space="preserve"> PAGEREF _Toc406423486 \h </w:instrText>
            </w:r>
            <w:r>
              <w:rPr>
                <w:noProof/>
                <w:webHidden/>
              </w:rPr>
            </w:r>
            <w:r>
              <w:rPr>
                <w:noProof/>
                <w:webHidden/>
              </w:rPr>
              <w:fldChar w:fldCharType="separate"/>
            </w:r>
            <w:r>
              <w:rPr>
                <w:noProof/>
                <w:webHidden/>
              </w:rPr>
              <w:t>12</w:t>
            </w:r>
            <w:r>
              <w:rPr>
                <w:noProof/>
                <w:webHidden/>
              </w:rPr>
              <w:fldChar w:fldCharType="end"/>
            </w:r>
          </w:hyperlink>
        </w:p>
        <w:p w14:paraId="5ECA0B83" w14:textId="77777777" w:rsidR="00107D2D" w:rsidRDefault="00107D2D">
          <w:pPr>
            <w:pStyle w:val="TOC2"/>
            <w:tabs>
              <w:tab w:val="left" w:pos="960"/>
              <w:tab w:val="right" w:leader="dot" w:pos="9926"/>
            </w:tabs>
            <w:rPr>
              <w:rFonts w:eastAsiaTheme="minorEastAsia"/>
              <w:noProof/>
            </w:rPr>
          </w:pPr>
          <w:hyperlink w:anchor="_Toc406423487" w:history="1">
            <w:r w:rsidRPr="00765AEA">
              <w:rPr>
                <w:rStyle w:val="Hyperlink"/>
                <w:noProof/>
              </w:rPr>
              <w:t>3.5</w:t>
            </w:r>
            <w:r>
              <w:rPr>
                <w:rFonts w:eastAsiaTheme="minorEastAsia"/>
                <w:noProof/>
              </w:rPr>
              <w:tab/>
            </w:r>
            <w:r w:rsidRPr="00765AEA">
              <w:rPr>
                <w:rStyle w:val="Hyperlink"/>
                <w:noProof/>
              </w:rPr>
              <w:t>DLS Use Case “Percival Frame Builder”</w:t>
            </w:r>
            <w:r>
              <w:rPr>
                <w:noProof/>
                <w:webHidden/>
              </w:rPr>
              <w:tab/>
            </w:r>
            <w:r>
              <w:rPr>
                <w:noProof/>
                <w:webHidden/>
              </w:rPr>
              <w:fldChar w:fldCharType="begin"/>
            </w:r>
            <w:r>
              <w:rPr>
                <w:noProof/>
                <w:webHidden/>
              </w:rPr>
              <w:instrText xml:space="preserve"> PAGEREF _Toc406423487 \h </w:instrText>
            </w:r>
            <w:r>
              <w:rPr>
                <w:noProof/>
                <w:webHidden/>
              </w:rPr>
            </w:r>
            <w:r>
              <w:rPr>
                <w:noProof/>
                <w:webHidden/>
              </w:rPr>
              <w:fldChar w:fldCharType="separate"/>
            </w:r>
            <w:r>
              <w:rPr>
                <w:noProof/>
                <w:webHidden/>
              </w:rPr>
              <w:t>14</w:t>
            </w:r>
            <w:r>
              <w:rPr>
                <w:noProof/>
                <w:webHidden/>
              </w:rPr>
              <w:fldChar w:fldCharType="end"/>
            </w:r>
          </w:hyperlink>
        </w:p>
        <w:p w14:paraId="08287B68" w14:textId="77777777" w:rsidR="00107D2D" w:rsidRDefault="00107D2D">
          <w:pPr>
            <w:pStyle w:val="TOC1"/>
            <w:tabs>
              <w:tab w:val="left" w:pos="480"/>
              <w:tab w:val="right" w:leader="dot" w:pos="9926"/>
            </w:tabs>
            <w:rPr>
              <w:rFonts w:eastAsiaTheme="minorEastAsia"/>
              <w:noProof/>
              <w:sz w:val="22"/>
              <w:szCs w:val="22"/>
            </w:rPr>
          </w:pPr>
          <w:hyperlink w:anchor="_Toc406423488" w:history="1">
            <w:r w:rsidRPr="00765AEA">
              <w:rPr>
                <w:rStyle w:val="Hyperlink"/>
                <w:noProof/>
              </w:rPr>
              <w:t>4</w:t>
            </w:r>
            <w:r>
              <w:rPr>
                <w:rFonts w:eastAsiaTheme="minorEastAsia"/>
                <w:noProof/>
                <w:sz w:val="22"/>
                <w:szCs w:val="22"/>
              </w:rPr>
              <w:tab/>
            </w:r>
            <w:r w:rsidRPr="00765AEA">
              <w:rPr>
                <w:rStyle w:val="Hyperlink"/>
                <w:noProof/>
              </w:rPr>
              <w:t>HDF5 Virtual Dataset Requirements and Constraints</w:t>
            </w:r>
            <w:r>
              <w:rPr>
                <w:noProof/>
                <w:webHidden/>
              </w:rPr>
              <w:tab/>
            </w:r>
            <w:r>
              <w:rPr>
                <w:noProof/>
                <w:webHidden/>
              </w:rPr>
              <w:fldChar w:fldCharType="begin"/>
            </w:r>
            <w:r>
              <w:rPr>
                <w:noProof/>
                <w:webHidden/>
              </w:rPr>
              <w:instrText xml:space="preserve"> PAGEREF _Toc406423488 \h </w:instrText>
            </w:r>
            <w:r>
              <w:rPr>
                <w:noProof/>
                <w:webHidden/>
              </w:rPr>
            </w:r>
            <w:r>
              <w:rPr>
                <w:noProof/>
                <w:webHidden/>
              </w:rPr>
              <w:fldChar w:fldCharType="separate"/>
            </w:r>
            <w:r>
              <w:rPr>
                <w:noProof/>
                <w:webHidden/>
              </w:rPr>
              <w:t>16</w:t>
            </w:r>
            <w:r>
              <w:rPr>
                <w:noProof/>
                <w:webHidden/>
              </w:rPr>
              <w:fldChar w:fldCharType="end"/>
            </w:r>
          </w:hyperlink>
        </w:p>
        <w:p w14:paraId="1412FDF4" w14:textId="77777777" w:rsidR="00107D2D" w:rsidRDefault="00107D2D">
          <w:pPr>
            <w:pStyle w:val="TOC2"/>
            <w:tabs>
              <w:tab w:val="left" w:pos="960"/>
              <w:tab w:val="right" w:leader="dot" w:pos="9926"/>
            </w:tabs>
            <w:rPr>
              <w:rFonts w:eastAsiaTheme="minorEastAsia"/>
              <w:noProof/>
            </w:rPr>
          </w:pPr>
          <w:hyperlink w:anchor="_Toc406423489" w:history="1">
            <w:r w:rsidRPr="00765AEA">
              <w:rPr>
                <w:rStyle w:val="Hyperlink"/>
                <w:noProof/>
              </w:rPr>
              <w:t>4.1</w:t>
            </w:r>
            <w:r>
              <w:rPr>
                <w:rFonts w:eastAsiaTheme="minorEastAsia"/>
                <w:noProof/>
              </w:rPr>
              <w:tab/>
            </w:r>
            <w:r w:rsidRPr="00765AEA">
              <w:rPr>
                <w:rStyle w:val="Hyperlink"/>
                <w:noProof/>
              </w:rPr>
              <w:t>Requirements</w:t>
            </w:r>
            <w:r>
              <w:rPr>
                <w:noProof/>
                <w:webHidden/>
              </w:rPr>
              <w:tab/>
            </w:r>
            <w:r>
              <w:rPr>
                <w:noProof/>
                <w:webHidden/>
              </w:rPr>
              <w:fldChar w:fldCharType="begin"/>
            </w:r>
            <w:r>
              <w:rPr>
                <w:noProof/>
                <w:webHidden/>
              </w:rPr>
              <w:instrText xml:space="preserve"> PAGEREF _Toc406423489 \h </w:instrText>
            </w:r>
            <w:r>
              <w:rPr>
                <w:noProof/>
                <w:webHidden/>
              </w:rPr>
            </w:r>
            <w:r>
              <w:rPr>
                <w:noProof/>
                <w:webHidden/>
              </w:rPr>
              <w:fldChar w:fldCharType="separate"/>
            </w:r>
            <w:r>
              <w:rPr>
                <w:noProof/>
                <w:webHidden/>
              </w:rPr>
              <w:t>16</w:t>
            </w:r>
            <w:r>
              <w:rPr>
                <w:noProof/>
                <w:webHidden/>
              </w:rPr>
              <w:fldChar w:fldCharType="end"/>
            </w:r>
          </w:hyperlink>
        </w:p>
        <w:p w14:paraId="37A543D2" w14:textId="77777777" w:rsidR="00107D2D" w:rsidRDefault="00107D2D">
          <w:pPr>
            <w:pStyle w:val="TOC2"/>
            <w:tabs>
              <w:tab w:val="left" w:pos="960"/>
              <w:tab w:val="right" w:leader="dot" w:pos="9926"/>
            </w:tabs>
            <w:rPr>
              <w:rFonts w:eastAsiaTheme="minorEastAsia"/>
              <w:noProof/>
            </w:rPr>
          </w:pPr>
          <w:hyperlink w:anchor="_Toc406423490" w:history="1">
            <w:r w:rsidRPr="00765AEA">
              <w:rPr>
                <w:rStyle w:val="Hyperlink"/>
                <w:noProof/>
              </w:rPr>
              <w:t>4.2</w:t>
            </w:r>
            <w:r>
              <w:rPr>
                <w:rFonts w:eastAsiaTheme="minorEastAsia"/>
                <w:noProof/>
              </w:rPr>
              <w:tab/>
            </w:r>
            <w:r w:rsidRPr="00765AEA">
              <w:rPr>
                <w:rStyle w:val="Hyperlink"/>
                <w:noProof/>
              </w:rPr>
              <w:t>Constraints and Assumptions</w:t>
            </w:r>
            <w:r>
              <w:rPr>
                <w:noProof/>
                <w:webHidden/>
              </w:rPr>
              <w:tab/>
            </w:r>
            <w:r>
              <w:rPr>
                <w:noProof/>
                <w:webHidden/>
              </w:rPr>
              <w:fldChar w:fldCharType="begin"/>
            </w:r>
            <w:r>
              <w:rPr>
                <w:noProof/>
                <w:webHidden/>
              </w:rPr>
              <w:instrText xml:space="preserve"> PAGEREF _Toc406423490 \h </w:instrText>
            </w:r>
            <w:r>
              <w:rPr>
                <w:noProof/>
                <w:webHidden/>
              </w:rPr>
            </w:r>
            <w:r>
              <w:rPr>
                <w:noProof/>
                <w:webHidden/>
              </w:rPr>
              <w:fldChar w:fldCharType="separate"/>
            </w:r>
            <w:r>
              <w:rPr>
                <w:noProof/>
                <w:webHidden/>
              </w:rPr>
              <w:t>17</w:t>
            </w:r>
            <w:r>
              <w:rPr>
                <w:noProof/>
                <w:webHidden/>
              </w:rPr>
              <w:fldChar w:fldCharType="end"/>
            </w:r>
          </w:hyperlink>
        </w:p>
        <w:p w14:paraId="5A27A262" w14:textId="77777777" w:rsidR="00107D2D" w:rsidRDefault="00107D2D">
          <w:pPr>
            <w:pStyle w:val="TOC2"/>
            <w:tabs>
              <w:tab w:val="left" w:pos="960"/>
              <w:tab w:val="right" w:leader="dot" w:pos="9926"/>
            </w:tabs>
            <w:rPr>
              <w:rFonts w:eastAsiaTheme="minorEastAsia"/>
              <w:noProof/>
            </w:rPr>
          </w:pPr>
          <w:hyperlink w:anchor="_Toc406423491" w:history="1">
            <w:r w:rsidRPr="00765AEA">
              <w:rPr>
                <w:rStyle w:val="Hyperlink"/>
                <w:noProof/>
              </w:rPr>
              <w:t>4.3</w:t>
            </w:r>
            <w:r>
              <w:rPr>
                <w:rFonts w:eastAsiaTheme="minorEastAsia"/>
                <w:noProof/>
              </w:rPr>
              <w:tab/>
            </w:r>
            <w:r w:rsidRPr="00765AEA">
              <w:rPr>
                <w:rStyle w:val="Hyperlink"/>
                <w:noProof/>
              </w:rPr>
              <w:t>Derived Design Aspects</w:t>
            </w:r>
            <w:r>
              <w:rPr>
                <w:noProof/>
                <w:webHidden/>
              </w:rPr>
              <w:tab/>
            </w:r>
            <w:r>
              <w:rPr>
                <w:noProof/>
                <w:webHidden/>
              </w:rPr>
              <w:fldChar w:fldCharType="begin"/>
            </w:r>
            <w:r>
              <w:rPr>
                <w:noProof/>
                <w:webHidden/>
              </w:rPr>
              <w:instrText xml:space="preserve"> PAGEREF _Toc406423491 \h </w:instrText>
            </w:r>
            <w:r>
              <w:rPr>
                <w:noProof/>
                <w:webHidden/>
              </w:rPr>
            </w:r>
            <w:r>
              <w:rPr>
                <w:noProof/>
                <w:webHidden/>
              </w:rPr>
              <w:fldChar w:fldCharType="separate"/>
            </w:r>
            <w:r>
              <w:rPr>
                <w:noProof/>
                <w:webHidden/>
              </w:rPr>
              <w:t>17</w:t>
            </w:r>
            <w:r>
              <w:rPr>
                <w:noProof/>
                <w:webHidden/>
              </w:rPr>
              <w:fldChar w:fldCharType="end"/>
            </w:r>
          </w:hyperlink>
        </w:p>
        <w:p w14:paraId="3D8D744D" w14:textId="77777777" w:rsidR="00107D2D" w:rsidRDefault="00107D2D">
          <w:pPr>
            <w:pStyle w:val="TOC1"/>
            <w:tabs>
              <w:tab w:val="left" w:pos="480"/>
              <w:tab w:val="right" w:leader="dot" w:pos="9926"/>
            </w:tabs>
            <w:rPr>
              <w:rFonts w:eastAsiaTheme="minorEastAsia"/>
              <w:noProof/>
              <w:sz w:val="22"/>
              <w:szCs w:val="22"/>
            </w:rPr>
          </w:pPr>
          <w:hyperlink w:anchor="_Toc406423492" w:history="1">
            <w:r w:rsidRPr="00765AEA">
              <w:rPr>
                <w:rStyle w:val="Hyperlink"/>
                <w:noProof/>
              </w:rPr>
              <w:t>5</w:t>
            </w:r>
            <w:r>
              <w:rPr>
                <w:rFonts w:eastAsiaTheme="minorEastAsia"/>
                <w:noProof/>
                <w:sz w:val="22"/>
                <w:szCs w:val="22"/>
              </w:rPr>
              <w:tab/>
            </w:r>
            <w:r w:rsidRPr="00765AEA">
              <w:rPr>
                <w:rStyle w:val="Hyperlink"/>
                <w:noProof/>
              </w:rPr>
              <w:t>VDS Programming Model</w:t>
            </w:r>
            <w:r>
              <w:rPr>
                <w:noProof/>
                <w:webHidden/>
              </w:rPr>
              <w:tab/>
            </w:r>
            <w:r>
              <w:rPr>
                <w:noProof/>
                <w:webHidden/>
              </w:rPr>
              <w:fldChar w:fldCharType="begin"/>
            </w:r>
            <w:r>
              <w:rPr>
                <w:noProof/>
                <w:webHidden/>
              </w:rPr>
              <w:instrText xml:space="preserve"> PAGEREF _Toc406423492 \h </w:instrText>
            </w:r>
            <w:r>
              <w:rPr>
                <w:noProof/>
                <w:webHidden/>
              </w:rPr>
            </w:r>
            <w:r>
              <w:rPr>
                <w:noProof/>
                <w:webHidden/>
              </w:rPr>
              <w:fldChar w:fldCharType="separate"/>
            </w:r>
            <w:r>
              <w:rPr>
                <w:noProof/>
                <w:webHidden/>
              </w:rPr>
              <w:t>18</w:t>
            </w:r>
            <w:r>
              <w:rPr>
                <w:noProof/>
                <w:webHidden/>
              </w:rPr>
              <w:fldChar w:fldCharType="end"/>
            </w:r>
          </w:hyperlink>
        </w:p>
        <w:p w14:paraId="76B37A9F" w14:textId="77777777" w:rsidR="00107D2D" w:rsidRDefault="00107D2D">
          <w:pPr>
            <w:pStyle w:val="TOC2"/>
            <w:tabs>
              <w:tab w:val="left" w:pos="960"/>
              <w:tab w:val="right" w:leader="dot" w:pos="9926"/>
            </w:tabs>
            <w:rPr>
              <w:rFonts w:eastAsiaTheme="minorEastAsia"/>
              <w:noProof/>
            </w:rPr>
          </w:pPr>
          <w:hyperlink w:anchor="_Toc406423493" w:history="1">
            <w:r w:rsidRPr="00765AEA">
              <w:rPr>
                <w:rStyle w:val="Hyperlink"/>
                <w:noProof/>
              </w:rPr>
              <w:t>5.1</w:t>
            </w:r>
            <w:r>
              <w:rPr>
                <w:rFonts w:eastAsiaTheme="minorEastAsia"/>
                <w:noProof/>
              </w:rPr>
              <w:tab/>
            </w:r>
            <w:r w:rsidRPr="00765AEA">
              <w:rPr>
                <w:rStyle w:val="Hyperlink"/>
                <w:noProof/>
              </w:rPr>
              <w:t>Create Datasets that Comprise the VDS (Optional)</w:t>
            </w:r>
            <w:r>
              <w:rPr>
                <w:noProof/>
                <w:webHidden/>
              </w:rPr>
              <w:tab/>
            </w:r>
            <w:r>
              <w:rPr>
                <w:noProof/>
                <w:webHidden/>
              </w:rPr>
              <w:fldChar w:fldCharType="begin"/>
            </w:r>
            <w:r>
              <w:rPr>
                <w:noProof/>
                <w:webHidden/>
              </w:rPr>
              <w:instrText xml:space="preserve"> PAGEREF _Toc406423493 \h </w:instrText>
            </w:r>
            <w:r>
              <w:rPr>
                <w:noProof/>
                <w:webHidden/>
              </w:rPr>
            </w:r>
            <w:r>
              <w:rPr>
                <w:noProof/>
                <w:webHidden/>
              </w:rPr>
              <w:fldChar w:fldCharType="separate"/>
            </w:r>
            <w:r>
              <w:rPr>
                <w:noProof/>
                <w:webHidden/>
              </w:rPr>
              <w:t>18</w:t>
            </w:r>
            <w:r>
              <w:rPr>
                <w:noProof/>
                <w:webHidden/>
              </w:rPr>
              <w:fldChar w:fldCharType="end"/>
            </w:r>
          </w:hyperlink>
        </w:p>
        <w:p w14:paraId="5E741EFF" w14:textId="77777777" w:rsidR="00107D2D" w:rsidRDefault="00107D2D">
          <w:pPr>
            <w:pStyle w:val="TOC2"/>
            <w:tabs>
              <w:tab w:val="left" w:pos="960"/>
              <w:tab w:val="right" w:leader="dot" w:pos="9926"/>
            </w:tabs>
            <w:rPr>
              <w:rFonts w:eastAsiaTheme="minorEastAsia"/>
              <w:noProof/>
            </w:rPr>
          </w:pPr>
          <w:hyperlink w:anchor="_Toc406423494" w:history="1">
            <w:r w:rsidRPr="00765AEA">
              <w:rPr>
                <w:rStyle w:val="Hyperlink"/>
                <w:noProof/>
              </w:rPr>
              <w:t>5.2</w:t>
            </w:r>
            <w:r>
              <w:rPr>
                <w:rFonts w:eastAsiaTheme="minorEastAsia"/>
                <w:noProof/>
              </w:rPr>
              <w:tab/>
            </w:r>
            <w:r w:rsidRPr="00765AEA">
              <w:rPr>
                <w:rStyle w:val="Hyperlink"/>
                <w:noProof/>
              </w:rPr>
              <w:t>Create the Virtual Dataset</w:t>
            </w:r>
            <w:r>
              <w:rPr>
                <w:noProof/>
                <w:webHidden/>
              </w:rPr>
              <w:tab/>
            </w:r>
            <w:r>
              <w:rPr>
                <w:noProof/>
                <w:webHidden/>
              </w:rPr>
              <w:fldChar w:fldCharType="begin"/>
            </w:r>
            <w:r>
              <w:rPr>
                <w:noProof/>
                <w:webHidden/>
              </w:rPr>
              <w:instrText xml:space="preserve"> PAGEREF _Toc406423494 \h </w:instrText>
            </w:r>
            <w:r>
              <w:rPr>
                <w:noProof/>
                <w:webHidden/>
              </w:rPr>
            </w:r>
            <w:r>
              <w:rPr>
                <w:noProof/>
                <w:webHidden/>
              </w:rPr>
              <w:fldChar w:fldCharType="separate"/>
            </w:r>
            <w:r>
              <w:rPr>
                <w:noProof/>
                <w:webHidden/>
              </w:rPr>
              <w:t>18</w:t>
            </w:r>
            <w:r>
              <w:rPr>
                <w:noProof/>
                <w:webHidden/>
              </w:rPr>
              <w:fldChar w:fldCharType="end"/>
            </w:r>
          </w:hyperlink>
        </w:p>
        <w:p w14:paraId="27D5F26E" w14:textId="77777777" w:rsidR="00107D2D" w:rsidRDefault="00107D2D">
          <w:pPr>
            <w:pStyle w:val="TOC3"/>
            <w:tabs>
              <w:tab w:val="left" w:pos="1200"/>
              <w:tab w:val="right" w:leader="dot" w:pos="9926"/>
            </w:tabs>
            <w:rPr>
              <w:rFonts w:eastAsiaTheme="minorEastAsia"/>
              <w:noProof/>
            </w:rPr>
          </w:pPr>
          <w:hyperlink w:anchor="_Toc406423495" w:history="1">
            <w:r w:rsidRPr="00765AEA">
              <w:rPr>
                <w:rStyle w:val="Hyperlink"/>
                <w:noProof/>
              </w:rPr>
              <w:t>5.2.1</w:t>
            </w:r>
            <w:r>
              <w:rPr>
                <w:rFonts w:eastAsiaTheme="minorEastAsia"/>
                <w:noProof/>
              </w:rPr>
              <w:tab/>
            </w:r>
            <w:r w:rsidRPr="00765AEA">
              <w:rPr>
                <w:rStyle w:val="Hyperlink"/>
                <w:noProof/>
              </w:rPr>
              <w:t>Define the Datatype</w:t>
            </w:r>
            <w:r>
              <w:rPr>
                <w:noProof/>
                <w:webHidden/>
              </w:rPr>
              <w:tab/>
            </w:r>
            <w:r>
              <w:rPr>
                <w:noProof/>
                <w:webHidden/>
              </w:rPr>
              <w:fldChar w:fldCharType="begin"/>
            </w:r>
            <w:r>
              <w:rPr>
                <w:noProof/>
                <w:webHidden/>
              </w:rPr>
              <w:instrText xml:space="preserve"> PAGEREF _Toc406423495 \h </w:instrText>
            </w:r>
            <w:r>
              <w:rPr>
                <w:noProof/>
                <w:webHidden/>
              </w:rPr>
            </w:r>
            <w:r>
              <w:rPr>
                <w:noProof/>
                <w:webHidden/>
              </w:rPr>
              <w:fldChar w:fldCharType="separate"/>
            </w:r>
            <w:r>
              <w:rPr>
                <w:noProof/>
                <w:webHidden/>
              </w:rPr>
              <w:t>18</w:t>
            </w:r>
            <w:r>
              <w:rPr>
                <w:noProof/>
                <w:webHidden/>
              </w:rPr>
              <w:fldChar w:fldCharType="end"/>
            </w:r>
          </w:hyperlink>
        </w:p>
        <w:p w14:paraId="55C23EFA" w14:textId="77777777" w:rsidR="00107D2D" w:rsidRDefault="00107D2D">
          <w:pPr>
            <w:pStyle w:val="TOC3"/>
            <w:tabs>
              <w:tab w:val="left" w:pos="1200"/>
              <w:tab w:val="right" w:leader="dot" w:pos="9926"/>
            </w:tabs>
            <w:rPr>
              <w:rFonts w:eastAsiaTheme="minorEastAsia"/>
              <w:noProof/>
            </w:rPr>
          </w:pPr>
          <w:hyperlink w:anchor="_Toc406423496" w:history="1">
            <w:r w:rsidRPr="00765AEA">
              <w:rPr>
                <w:rStyle w:val="Hyperlink"/>
                <w:noProof/>
              </w:rPr>
              <w:t>5.2.2</w:t>
            </w:r>
            <w:r>
              <w:rPr>
                <w:rFonts w:eastAsiaTheme="minorEastAsia"/>
                <w:noProof/>
              </w:rPr>
              <w:tab/>
            </w:r>
            <w:r w:rsidRPr="00765AEA">
              <w:rPr>
                <w:rStyle w:val="Hyperlink"/>
                <w:noProof/>
              </w:rPr>
              <w:t>Define the Dataspace</w:t>
            </w:r>
            <w:r>
              <w:rPr>
                <w:noProof/>
                <w:webHidden/>
              </w:rPr>
              <w:tab/>
            </w:r>
            <w:r>
              <w:rPr>
                <w:noProof/>
                <w:webHidden/>
              </w:rPr>
              <w:fldChar w:fldCharType="begin"/>
            </w:r>
            <w:r>
              <w:rPr>
                <w:noProof/>
                <w:webHidden/>
              </w:rPr>
              <w:instrText xml:space="preserve"> PAGEREF _Toc406423496 \h </w:instrText>
            </w:r>
            <w:r>
              <w:rPr>
                <w:noProof/>
                <w:webHidden/>
              </w:rPr>
            </w:r>
            <w:r>
              <w:rPr>
                <w:noProof/>
                <w:webHidden/>
              </w:rPr>
              <w:fldChar w:fldCharType="separate"/>
            </w:r>
            <w:r>
              <w:rPr>
                <w:noProof/>
                <w:webHidden/>
              </w:rPr>
              <w:t>19</w:t>
            </w:r>
            <w:r>
              <w:rPr>
                <w:noProof/>
                <w:webHidden/>
              </w:rPr>
              <w:fldChar w:fldCharType="end"/>
            </w:r>
          </w:hyperlink>
        </w:p>
        <w:p w14:paraId="17F6CE92" w14:textId="77777777" w:rsidR="00107D2D" w:rsidRDefault="00107D2D">
          <w:pPr>
            <w:pStyle w:val="TOC3"/>
            <w:tabs>
              <w:tab w:val="left" w:pos="1200"/>
              <w:tab w:val="right" w:leader="dot" w:pos="9926"/>
            </w:tabs>
            <w:rPr>
              <w:rFonts w:eastAsiaTheme="minorEastAsia"/>
              <w:noProof/>
            </w:rPr>
          </w:pPr>
          <w:hyperlink w:anchor="_Toc406423497" w:history="1">
            <w:r w:rsidRPr="00765AEA">
              <w:rPr>
                <w:rStyle w:val="Hyperlink"/>
                <w:noProof/>
              </w:rPr>
              <w:t>5.2.3</w:t>
            </w:r>
            <w:r>
              <w:rPr>
                <w:rFonts w:eastAsiaTheme="minorEastAsia"/>
                <w:noProof/>
              </w:rPr>
              <w:tab/>
            </w:r>
            <w:r w:rsidRPr="00765AEA">
              <w:rPr>
                <w:rStyle w:val="Hyperlink"/>
                <w:noProof/>
              </w:rPr>
              <w:t>Define the Creation Property</w:t>
            </w:r>
            <w:r>
              <w:rPr>
                <w:noProof/>
                <w:webHidden/>
              </w:rPr>
              <w:tab/>
            </w:r>
            <w:r>
              <w:rPr>
                <w:noProof/>
                <w:webHidden/>
              </w:rPr>
              <w:fldChar w:fldCharType="begin"/>
            </w:r>
            <w:r>
              <w:rPr>
                <w:noProof/>
                <w:webHidden/>
              </w:rPr>
              <w:instrText xml:space="preserve"> PAGEREF _Toc406423497 \h </w:instrText>
            </w:r>
            <w:r>
              <w:rPr>
                <w:noProof/>
                <w:webHidden/>
              </w:rPr>
            </w:r>
            <w:r>
              <w:rPr>
                <w:noProof/>
                <w:webHidden/>
              </w:rPr>
              <w:fldChar w:fldCharType="separate"/>
            </w:r>
            <w:r>
              <w:rPr>
                <w:noProof/>
                <w:webHidden/>
              </w:rPr>
              <w:t>19</w:t>
            </w:r>
            <w:r>
              <w:rPr>
                <w:noProof/>
                <w:webHidden/>
              </w:rPr>
              <w:fldChar w:fldCharType="end"/>
            </w:r>
          </w:hyperlink>
        </w:p>
        <w:p w14:paraId="725F7108" w14:textId="77777777" w:rsidR="00107D2D" w:rsidRDefault="00107D2D">
          <w:pPr>
            <w:pStyle w:val="TOC3"/>
            <w:tabs>
              <w:tab w:val="left" w:pos="1200"/>
              <w:tab w:val="right" w:leader="dot" w:pos="9926"/>
            </w:tabs>
            <w:rPr>
              <w:rFonts w:eastAsiaTheme="minorEastAsia"/>
              <w:noProof/>
            </w:rPr>
          </w:pPr>
          <w:hyperlink w:anchor="_Toc406423498" w:history="1">
            <w:r w:rsidRPr="00765AEA">
              <w:rPr>
                <w:rStyle w:val="Hyperlink"/>
                <w:noProof/>
              </w:rPr>
              <w:t>5.2.4</w:t>
            </w:r>
            <w:r>
              <w:rPr>
                <w:rFonts w:eastAsiaTheme="minorEastAsia"/>
                <w:noProof/>
              </w:rPr>
              <w:tab/>
            </w:r>
            <w:r w:rsidRPr="00765AEA">
              <w:rPr>
                <w:rStyle w:val="Hyperlink"/>
                <w:noProof/>
              </w:rPr>
              <w:t>Map Elements from the Source Datasets to the Virtual Dataset</w:t>
            </w:r>
            <w:r>
              <w:rPr>
                <w:noProof/>
                <w:webHidden/>
              </w:rPr>
              <w:tab/>
            </w:r>
            <w:r>
              <w:rPr>
                <w:noProof/>
                <w:webHidden/>
              </w:rPr>
              <w:fldChar w:fldCharType="begin"/>
            </w:r>
            <w:r>
              <w:rPr>
                <w:noProof/>
                <w:webHidden/>
              </w:rPr>
              <w:instrText xml:space="preserve"> PAGEREF _Toc406423498 \h </w:instrText>
            </w:r>
            <w:r>
              <w:rPr>
                <w:noProof/>
                <w:webHidden/>
              </w:rPr>
            </w:r>
            <w:r>
              <w:rPr>
                <w:noProof/>
                <w:webHidden/>
              </w:rPr>
              <w:fldChar w:fldCharType="separate"/>
            </w:r>
            <w:r>
              <w:rPr>
                <w:noProof/>
                <w:webHidden/>
              </w:rPr>
              <w:t>19</w:t>
            </w:r>
            <w:r>
              <w:rPr>
                <w:noProof/>
                <w:webHidden/>
              </w:rPr>
              <w:fldChar w:fldCharType="end"/>
            </w:r>
          </w:hyperlink>
        </w:p>
        <w:p w14:paraId="5280305F" w14:textId="77777777" w:rsidR="00107D2D" w:rsidRDefault="00107D2D">
          <w:pPr>
            <w:pStyle w:val="TOC2"/>
            <w:tabs>
              <w:tab w:val="left" w:pos="960"/>
              <w:tab w:val="right" w:leader="dot" w:pos="9926"/>
            </w:tabs>
            <w:rPr>
              <w:rFonts w:eastAsiaTheme="minorEastAsia"/>
              <w:noProof/>
            </w:rPr>
          </w:pPr>
          <w:hyperlink w:anchor="_Toc406423499" w:history="1">
            <w:r w:rsidRPr="00765AEA">
              <w:rPr>
                <w:rStyle w:val="Hyperlink"/>
                <w:noProof/>
              </w:rPr>
              <w:t>5.3</w:t>
            </w:r>
            <w:r>
              <w:rPr>
                <w:rFonts w:eastAsiaTheme="minorEastAsia"/>
                <w:noProof/>
              </w:rPr>
              <w:tab/>
            </w:r>
            <w:r w:rsidRPr="00765AEA">
              <w:rPr>
                <w:rStyle w:val="Hyperlink"/>
                <w:noProof/>
              </w:rPr>
              <w:t>Performing I/O on a Virtual Dataset</w:t>
            </w:r>
            <w:r>
              <w:rPr>
                <w:noProof/>
                <w:webHidden/>
              </w:rPr>
              <w:tab/>
            </w:r>
            <w:r>
              <w:rPr>
                <w:noProof/>
                <w:webHidden/>
              </w:rPr>
              <w:fldChar w:fldCharType="begin"/>
            </w:r>
            <w:r>
              <w:rPr>
                <w:noProof/>
                <w:webHidden/>
              </w:rPr>
              <w:instrText xml:space="preserve"> PAGEREF _Toc406423499 \h </w:instrText>
            </w:r>
            <w:r>
              <w:rPr>
                <w:noProof/>
                <w:webHidden/>
              </w:rPr>
            </w:r>
            <w:r>
              <w:rPr>
                <w:noProof/>
                <w:webHidden/>
              </w:rPr>
              <w:fldChar w:fldCharType="separate"/>
            </w:r>
            <w:r>
              <w:rPr>
                <w:noProof/>
                <w:webHidden/>
              </w:rPr>
              <w:t>22</w:t>
            </w:r>
            <w:r>
              <w:rPr>
                <w:noProof/>
                <w:webHidden/>
              </w:rPr>
              <w:fldChar w:fldCharType="end"/>
            </w:r>
          </w:hyperlink>
        </w:p>
        <w:p w14:paraId="1ACC9F14" w14:textId="77777777" w:rsidR="00107D2D" w:rsidRDefault="00107D2D">
          <w:pPr>
            <w:pStyle w:val="TOC2"/>
            <w:tabs>
              <w:tab w:val="left" w:pos="960"/>
              <w:tab w:val="right" w:leader="dot" w:pos="9926"/>
            </w:tabs>
            <w:rPr>
              <w:rFonts w:eastAsiaTheme="minorEastAsia"/>
              <w:noProof/>
            </w:rPr>
          </w:pPr>
          <w:hyperlink w:anchor="_Toc406423500" w:history="1">
            <w:r w:rsidRPr="00765AEA">
              <w:rPr>
                <w:rStyle w:val="Hyperlink"/>
                <w:noProof/>
              </w:rPr>
              <w:t>5.4</w:t>
            </w:r>
            <w:r>
              <w:rPr>
                <w:rFonts w:eastAsiaTheme="minorEastAsia"/>
                <w:noProof/>
              </w:rPr>
              <w:tab/>
            </w:r>
            <w:r w:rsidRPr="00765AEA">
              <w:rPr>
                <w:rStyle w:val="Hyperlink"/>
                <w:noProof/>
              </w:rPr>
              <w:t>Closing a Virtual Dataset</w:t>
            </w:r>
            <w:r>
              <w:rPr>
                <w:noProof/>
                <w:webHidden/>
              </w:rPr>
              <w:tab/>
            </w:r>
            <w:r>
              <w:rPr>
                <w:noProof/>
                <w:webHidden/>
              </w:rPr>
              <w:fldChar w:fldCharType="begin"/>
            </w:r>
            <w:r>
              <w:rPr>
                <w:noProof/>
                <w:webHidden/>
              </w:rPr>
              <w:instrText xml:space="preserve"> PAGEREF _Toc406423500 \h </w:instrText>
            </w:r>
            <w:r>
              <w:rPr>
                <w:noProof/>
                <w:webHidden/>
              </w:rPr>
            </w:r>
            <w:r>
              <w:rPr>
                <w:noProof/>
                <w:webHidden/>
              </w:rPr>
              <w:fldChar w:fldCharType="separate"/>
            </w:r>
            <w:r>
              <w:rPr>
                <w:noProof/>
                <w:webHidden/>
              </w:rPr>
              <w:t>22</w:t>
            </w:r>
            <w:r>
              <w:rPr>
                <w:noProof/>
                <w:webHidden/>
              </w:rPr>
              <w:fldChar w:fldCharType="end"/>
            </w:r>
          </w:hyperlink>
        </w:p>
        <w:p w14:paraId="36FF91B1" w14:textId="77777777" w:rsidR="00107D2D" w:rsidRDefault="00107D2D">
          <w:pPr>
            <w:pStyle w:val="TOC2"/>
            <w:tabs>
              <w:tab w:val="left" w:pos="960"/>
              <w:tab w:val="right" w:leader="dot" w:pos="9926"/>
            </w:tabs>
            <w:rPr>
              <w:rFonts w:eastAsiaTheme="minorEastAsia"/>
              <w:noProof/>
            </w:rPr>
          </w:pPr>
          <w:hyperlink w:anchor="_Toc406423501" w:history="1">
            <w:r w:rsidRPr="00765AEA">
              <w:rPr>
                <w:rStyle w:val="Hyperlink"/>
                <w:noProof/>
              </w:rPr>
              <w:t>5.5</w:t>
            </w:r>
            <w:r>
              <w:rPr>
                <w:rFonts w:eastAsiaTheme="minorEastAsia"/>
                <w:noProof/>
              </w:rPr>
              <w:tab/>
            </w:r>
            <w:r w:rsidRPr="00765AEA">
              <w:rPr>
                <w:rStyle w:val="Hyperlink"/>
                <w:noProof/>
              </w:rPr>
              <w:t>Opening a Virtual Dataset</w:t>
            </w:r>
            <w:r>
              <w:rPr>
                <w:noProof/>
                <w:webHidden/>
              </w:rPr>
              <w:tab/>
            </w:r>
            <w:r>
              <w:rPr>
                <w:noProof/>
                <w:webHidden/>
              </w:rPr>
              <w:fldChar w:fldCharType="begin"/>
            </w:r>
            <w:r>
              <w:rPr>
                <w:noProof/>
                <w:webHidden/>
              </w:rPr>
              <w:instrText xml:space="preserve"> PAGEREF _Toc406423501 \h </w:instrText>
            </w:r>
            <w:r>
              <w:rPr>
                <w:noProof/>
                <w:webHidden/>
              </w:rPr>
            </w:r>
            <w:r>
              <w:rPr>
                <w:noProof/>
                <w:webHidden/>
              </w:rPr>
              <w:fldChar w:fldCharType="separate"/>
            </w:r>
            <w:r>
              <w:rPr>
                <w:noProof/>
                <w:webHidden/>
              </w:rPr>
              <w:t>22</w:t>
            </w:r>
            <w:r>
              <w:rPr>
                <w:noProof/>
                <w:webHidden/>
              </w:rPr>
              <w:fldChar w:fldCharType="end"/>
            </w:r>
          </w:hyperlink>
        </w:p>
        <w:p w14:paraId="0584FB76" w14:textId="77777777" w:rsidR="00107D2D" w:rsidRDefault="00107D2D">
          <w:pPr>
            <w:pStyle w:val="TOC3"/>
            <w:tabs>
              <w:tab w:val="left" w:pos="1200"/>
              <w:tab w:val="right" w:leader="dot" w:pos="9926"/>
            </w:tabs>
            <w:rPr>
              <w:rFonts w:eastAsiaTheme="minorEastAsia"/>
              <w:noProof/>
            </w:rPr>
          </w:pPr>
          <w:hyperlink w:anchor="_Toc406423502" w:history="1">
            <w:r w:rsidRPr="00765AEA">
              <w:rPr>
                <w:rStyle w:val="Hyperlink"/>
                <w:noProof/>
              </w:rPr>
              <w:t>5.5.1</w:t>
            </w:r>
            <w:r>
              <w:rPr>
                <w:rFonts w:eastAsiaTheme="minorEastAsia"/>
                <w:noProof/>
              </w:rPr>
              <w:tab/>
            </w:r>
            <w:r w:rsidRPr="00765AEA">
              <w:rPr>
                <w:rStyle w:val="Hyperlink"/>
                <w:noProof/>
              </w:rPr>
              <w:t>Choose the Dataspace Size Reported for Virtual Datasets</w:t>
            </w:r>
            <w:r>
              <w:rPr>
                <w:noProof/>
                <w:webHidden/>
              </w:rPr>
              <w:tab/>
            </w:r>
            <w:r>
              <w:rPr>
                <w:noProof/>
                <w:webHidden/>
              </w:rPr>
              <w:fldChar w:fldCharType="begin"/>
            </w:r>
            <w:r>
              <w:rPr>
                <w:noProof/>
                <w:webHidden/>
              </w:rPr>
              <w:instrText xml:space="preserve"> PAGEREF _Toc406423502 \h </w:instrText>
            </w:r>
            <w:r>
              <w:rPr>
                <w:noProof/>
                <w:webHidden/>
              </w:rPr>
            </w:r>
            <w:r>
              <w:rPr>
                <w:noProof/>
                <w:webHidden/>
              </w:rPr>
              <w:fldChar w:fldCharType="separate"/>
            </w:r>
            <w:r>
              <w:rPr>
                <w:noProof/>
                <w:webHidden/>
              </w:rPr>
              <w:t>22</w:t>
            </w:r>
            <w:r>
              <w:rPr>
                <w:noProof/>
                <w:webHidden/>
              </w:rPr>
              <w:fldChar w:fldCharType="end"/>
            </w:r>
          </w:hyperlink>
        </w:p>
        <w:p w14:paraId="59AF8E45" w14:textId="77777777" w:rsidR="00107D2D" w:rsidRDefault="00107D2D">
          <w:pPr>
            <w:pStyle w:val="TOC3"/>
            <w:tabs>
              <w:tab w:val="left" w:pos="1200"/>
              <w:tab w:val="right" w:leader="dot" w:pos="9926"/>
            </w:tabs>
            <w:rPr>
              <w:rFonts w:eastAsiaTheme="minorEastAsia"/>
              <w:noProof/>
            </w:rPr>
          </w:pPr>
          <w:hyperlink w:anchor="_Toc406423503" w:history="1">
            <w:r w:rsidRPr="00765AEA">
              <w:rPr>
                <w:rStyle w:val="Hyperlink"/>
                <w:noProof/>
              </w:rPr>
              <w:t>5.5.2</w:t>
            </w:r>
            <w:r>
              <w:rPr>
                <w:rFonts w:eastAsiaTheme="minorEastAsia"/>
                <w:noProof/>
              </w:rPr>
              <w:tab/>
            </w:r>
            <w:r w:rsidRPr="00765AEA">
              <w:rPr>
                <w:rStyle w:val="Hyperlink"/>
                <w:noProof/>
              </w:rPr>
              <w:t>Choose the Gap Size for printf-Formatted Source Dataset or File Names</w:t>
            </w:r>
            <w:r>
              <w:rPr>
                <w:noProof/>
                <w:webHidden/>
              </w:rPr>
              <w:tab/>
            </w:r>
            <w:r>
              <w:rPr>
                <w:noProof/>
                <w:webHidden/>
              </w:rPr>
              <w:fldChar w:fldCharType="begin"/>
            </w:r>
            <w:r>
              <w:rPr>
                <w:noProof/>
                <w:webHidden/>
              </w:rPr>
              <w:instrText xml:space="preserve"> PAGEREF _Toc406423503 \h </w:instrText>
            </w:r>
            <w:r>
              <w:rPr>
                <w:noProof/>
                <w:webHidden/>
              </w:rPr>
            </w:r>
            <w:r>
              <w:rPr>
                <w:noProof/>
                <w:webHidden/>
              </w:rPr>
              <w:fldChar w:fldCharType="separate"/>
            </w:r>
            <w:r>
              <w:rPr>
                <w:noProof/>
                <w:webHidden/>
              </w:rPr>
              <w:t>23</w:t>
            </w:r>
            <w:r>
              <w:rPr>
                <w:noProof/>
                <w:webHidden/>
              </w:rPr>
              <w:fldChar w:fldCharType="end"/>
            </w:r>
          </w:hyperlink>
        </w:p>
        <w:p w14:paraId="3EF1D3F1" w14:textId="77777777" w:rsidR="00107D2D" w:rsidRDefault="00107D2D">
          <w:pPr>
            <w:pStyle w:val="TOC3"/>
            <w:tabs>
              <w:tab w:val="left" w:pos="1200"/>
              <w:tab w:val="right" w:leader="dot" w:pos="9926"/>
            </w:tabs>
            <w:rPr>
              <w:rFonts w:eastAsiaTheme="minorEastAsia"/>
              <w:noProof/>
            </w:rPr>
          </w:pPr>
          <w:hyperlink w:anchor="_Toc406423504" w:history="1">
            <w:r w:rsidRPr="00765AEA">
              <w:rPr>
                <w:rStyle w:val="Hyperlink"/>
                <w:noProof/>
              </w:rPr>
              <w:t>5.5.3</w:t>
            </w:r>
            <w:r>
              <w:rPr>
                <w:rFonts w:eastAsiaTheme="minorEastAsia"/>
                <w:noProof/>
              </w:rPr>
              <w:tab/>
            </w:r>
            <w:r w:rsidRPr="00765AEA">
              <w:rPr>
                <w:rStyle w:val="Hyperlink"/>
                <w:noProof/>
              </w:rPr>
              <w:t>Choose the Path to Search for Locating Source Datasets or Files</w:t>
            </w:r>
            <w:r>
              <w:rPr>
                <w:noProof/>
                <w:webHidden/>
              </w:rPr>
              <w:tab/>
            </w:r>
            <w:r>
              <w:rPr>
                <w:noProof/>
                <w:webHidden/>
              </w:rPr>
              <w:fldChar w:fldCharType="begin"/>
            </w:r>
            <w:r>
              <w:rPr>
                <w:noProof/>
                <w:webHidden/>
              </w:rPr>
              <w:instrText xml:space="preserve"> PAGEREF _Toc406423504 \h </w:instrText>
            </w:r>
            <w:r>
              <w:rPr>
                <w:noProof/>
                <w:webHidden/>
              </w:rPr>
            </w:r>
            <w:r>
              <w:rPr>
                <w:noProof/>
                <w:webHidden/>
              </w:rPr>
              <w:fldChar w:fldCharType="separate"/>
            </w:r>
            <w:r>
              <w:rPr>
                <w:noProof/>
                <w:webHidden/>
              </w:rPr>
              <w:t>23</w:t>
            </w:r>
            <w:r>
              <w:rPr>
                <w:noProof/>
                <w:webHidden/>
              </w:rPr>
              <w:fldChar w:fldCharType="end"/>
            </w:r>
          </w:hyperlink>
        </w:p>
        <w:p w14:paraId="5E5CAD73" w14:textId="77777777" w:rsidR="00107D2D" w:rsidRDefault="00107D2D">
          <w:pPr>
            <w:pStyle w:val="TOC1"/>
            <w:tabs>
              <w:tab w:val="left" w:pos="480"/>
              <w:tab w:val="right" w:leader="dot" w:pos="9926"/>
            </w:tabs>
            <w:rPr>
              <w:rFonts w:eastAsiaTheme="minorEastAsia"/>
              <w:noProof/>
              <w:sz w:val="22"/>
              <w:szCs w:val="22"/>
            </w:rPr>
          </w:pPr>
          <w:hyperlink w:anchor="_Toc406423505" w:history="1">
            <w:r w:rsidRPr="00765AEA">
              <w:rPr>
                <w:rStyle w:val="Hyperlink"/>
                <w:noProof/>
              </w:rPr>
              <w:t>6</w:t>
            </w:r>
            <w:r>
              <w:rPr>
                <w:rFonts w:eastAsiaTheme="minorEastAsia"/>
                <w:noProof/>
                <w:sz w:val="22"/>
                <w:szCs w:val="22"/>
              </w:rPr>
              <w:tab/>
            </w:r>
            <w:r w:rsidRPr="00765AEA">
              <w:rPr>
                <w:rStyle w:val="Hyperlink"/>
                <w:noProof/>
              </w:rPr>
              <w:t>Use Case Implementations</w:t>
            </w:r>
            <w:r>
              <w:rPr>
                <w:noProof/>
                <w:webHidden/>
              </w:rPr>
              <w:tab/>
            </w:r>
            <w:r>
              <w:rPr>
                <w:noProof/>
                <w:webHidden/>
              </w:rPr>
              <w:fldChar w:fldCharType="begin"/>
            </w:r>
            <w:r>
              <w:rPr>
                <w:noProof/>
                <w:webHidden/>
              </w:rPr>
              <w:instrText xml:space="preserve"> PAGEREF _Toc406423505 \h </w:instrText>
            </w:r>
            <w:r>
              <w:rPr>
                <w:noProof/>
                <w:webHidden/>
              </w:rPr>
            </w:r>
            <w:r>
              <w:rPr>
                <w:noProof/>
                <w:webHidden/>
              </w:rPr>
              <w:fldChar w:fldCharType="separate"/>
            </w:r>
            <w:r>
              <w:rPr>
                <w:noProof/>
                <w:webHidden/>
              </w:rPr>
              <w:t>25</w:t>
            </w:r>
            <w:r>
              <w:rPr>
                <w:noProof/>
                <w:webHidden/>
              </w:rPr>
              <w:fldChar w:fldCharType="end"/>
            </w:r>
          </w:hyperlink>
        </w:p>
        <w:p w14:paraId="2476FA02" w14:textId="77777777" w:rsidR="00107D2D" w:rsidRDefault="00107D2D">
          <w:pPr>
            <w:pStyle w:val="TOC2"/>
            <w:tabs>
              <w:tab w:val="left" w:pos="960"/>
              <w:tab w:val="right" w:leader="dot" w:pos="9926"/>
            </w:tabs>
            <w:rPr>
              <w:rFonts w:eastAsiaTheme="minorEastAsia"/>
              <w:noProof/>
            </w:rPr>
          </w:pPr>
          <w:hyperlink w:anchor="_Toc406423506" w:history="1">
            <w:r w:rsidRPr="00765AEA">
              <w:rPr>
                <w:rStyle w:val="Hyperlink"/>
                <w:noProof/>
              </w:rPr>
              <w:t>6.1</w:t>
            </w:r>
            <w:r>
              <w:rPr>
                <w:rFonts w:eastAsiaTheme="minorEastAsia"/>
                <w:noProof/>
              </w:rPr>
              <w:tab/>
            </w:r>
            <w:r w:rsidRPr="00765AEA">
              <w:rPr>
                <w:rStyle w:val="Hyperlink"/>
                <w:noProof/>
              </w:rPr>
              <w:t>The Excalibur Use Case</w:t>
            </w:r>
            <w:r>
              <w:rPr>
                <w:noProof/>
                <w:webHidden/>
              </w:rPr>
              <w:tab/>
            </w:r>
            <w:r>
              <w:rPr>
                <w:noProof/>
                <w:webHidden/>
              </w:rPr>
              <w:fldChar w:fldCharType="begin"/>
            </w:r>
            <w:r>
              <w:rPr>
                <w:noProof/>
                <w:webHidden/>
              </w:rPr>
              <w:instrText xml:space="preserve"> PAGEREF _Toc406423506 \h </w:instrText>
            </w:r>
            <w:r>
              <w:rPr>
                <w:noProof/>
                <w:webHidden/>
              </w:rPr>
            </w:r>
            <w:r>
              <w:rPr>
                <w:noProof/>
                <w:webHidden/>
              </w:rPr>
              <w:fldChar w:fldCharType="separate"/>
            </w:r>
            <w:r>
              <w:rPr>
                <w:noProof/>
                <w:webHidden/>
              </w:rPr>
              <w:t>25</w:t>
            </w:r>
            <w:r>
              <w:rPr>
                <w:noProof/>
                <w:webHidden/>
              </w:rPr>
              <w:fldChar w:fldCharType="end"/>
            </w:r>
          </w:hyperlink>
        </w:p>
        <w:p w14:paraId="0361E16B" w14:textId="77777777" w:rsidR="00107D2D" w:rsidRDefault="00107D2D">
          <w:pPr>
            <w:pStyle w:val="TOC2"/>
            <w:tabs>
              <w:tab w:val="left" w:pos="960"/>
              <w:tab w:val="right" w:leader="dot" w:pos="9926"/>
            </w:tabs>
            <w:rPr>
              <w:rFonts w:eastAsiaTheme="minorEastAsia"/>
              <w:noProof/>
            </w:rPr>
          </w:pPr>
          <w:hyperlink w:anchor="_Toc406423507" w:history="1">
            <w:r w:rsidRPr="00765AEA">
              <w:rPr>
                <w:rStyle w:val="Hyperlink"/>
                <w:noProof/>
              </w:rPr>
              <w:t>6.2</w:t>
            </w:r>
            <w:r>
              <w:rPr>
                <w:rFonts w:eastAsiaTheme="minorEastAsia"/>
                <w:noProof/>
              </w:rPr>
              <w:tab/>
            </w:r>
            <w:r w:rsidRPr="00765AEA">
              <w:rPr>
                <w:rStyle w:val="Hyperlink"/>
                <w:noProof/>
              </w:rPr>
              <w:t>Generalized Excalibur Use Case (Dealing with Gaps)</w:t>
            </w:r>
            <w:r>
              <w:rPr>
                <w:noProof/>
                <w:webHidden/>
              </w:rPr>
              <w:tab/>
            </w:r>
            <w:r>
              <w:rPr>
                <w:noProof/>
                <w:webHidden/>
              </w:rPr>
              <w:fldChar w:fldCharType="begin"/>
            </w:r>
            <w:r>
              <w:rPr>
                <w:noProof/>
                <w:webHidden/>
              </w:rPr>
              <w:instrText xml:space="preserve"> PAGEREF _Toc406423507 \h </w:instrText>
            </w:r>
            <w:r>
              <w:rPr>
                <w:noProof/>
                <w:webHidden/>
              </w:rPr>
            </w:r>
            <w:r>
              <w:rPr>
                <w:noProof/>
                <w:webHidden/>
              </w:rPr>
              <w:fldChar w:fldCharType="separate"/>
            </w:r>
            <w:r>
              <w:rPr>
                <w:noProof/>
                <w:webHidden/>
              </w:rPr>
              <w:t>26</w:t>
            </w:r>
            <w:r>
              <w:rPr>
                <w:noProof/>
                <w:webHidden/>
              </w:rPr>
              <w:fldChar w:fldCharType="end"/>
            </w:r>
          </w:hyperlink>
        </w:p>
        <w:p w14:paraId="5D116C4F" w14:textId="77777777" w:rsidR="00107D2D" w:rsidRDefault="00107D2D">
          <w:pPr>
            <w:pStyle w:val="TOC2"/>
            <w:tabs>
              <w:tab w:val="left" w:pos="960"/>
              <w:tab w:val="right" w:leader="dot" w:pos="9926"/>
            </w:tabs>
            <w:rPr>
              <w:rFonts w:eastAsiaTheme="minorEastAsia"/>
              <w:noProof/>
            </w:rPr>
          </w:pPr>
          <w:hyperlink w:anchor="_Toc406423508" w:history="1">
            <w:r w:rsidRPr="00765AEA">
              <w:rPr>
                <w:rStyle w:val="Hyperlink"/>
                <w:noProof/>
              </w:rPr>
              <w:t>6.3</w:t>
            </w:r>
            <w:r>
              <w:rPr>
                <w:rFonts w:eastAsiaTheme="minorEastAsia"/>
                <w:noProof/>
              </w:rPr>
              <w:tab/>
            </w:r>
            <w:r w:rsidRPr="00765AEA">
              <w:rPr>
                <w:rStyle w:val="Hyperlink"/>
                <w:noProof/>
              </w:rPr>
              <w:t>Eiger Use Case</w:t>
            </w:r>
            <w:r>
              <w:rPr>
                <w:noProof/>
                <w:webHidden/>
              </w:rPr>
              <w:tab/>
            </w:r>
            <w:r>
              <w:rPr>
                <w:noProof/>
                <w:webHidden/>
              </w:rPr>
              <w:fldChar w:fldCharType="begin"/>
            </w:r>
            <w:r>
              <w:rPr>
                <w:noProof/>
                <w:webHidden/>
              </w:rPr>
              <w:instrText xml:space="preserve"> PAGEREF _Toc406423508 \h </w:instrText>
            </w:r>
            <w:r>
              <w:rPr>
                <w:noProof/>
                <w:webHidden/>
              </w:rPr>
            </w:r>
            <w:r>
              <w:rPr>
                <w:noProof/>
                <w:webHidden/>
              </w:rPr>
              <w:fldChar w:fldCharType="separate"/>
            </w:r>
            <w:r>
              <w:rPr>
                <w:noProof/>
                <w:webHidden/>
              </w:rPr>
              <w:t>27</w:t>
            </w:r>
            <w:r>
              <w:rPr>
                <w:noProof/>
                <w:webHidden/>
              </w:rPr>
              <w:fldChar w:fldCharType="end"/>
            </w:r>
          </w:hyperlink>
        </w:p>
        <w:p w14:paraId="0074F383" w14:textId="77777777" w:rsidR="00107D2D" w:rsidRDefault="00107D2D">
          <w:pPr>
            <w:pStyle w:val="TOC2"/>
            <w:tabs>
              <w:tab w:val="left" w:pos="960"/>
              <w:tab w:val="right" w:leader="dot" w:pos="9926"/>
            </w:tabs>
            <w:rPr>
              <w:rFonts w:eastAsiaTheme="minorEastAsia"/>
              <w:noProof/>
            </w:rPr>
          </w:pPr>
          <w:hyperlink w:anchor="_Toc406423509" w:history="1">
            <w:r w:rsidRPr="00765AEA">
              <w:rPr>
                <w:rStyle w:val="Hyperlink"/>
                <w:noProof/>
              </w:rPr>
              <w:t>6.4</w:t>
            </w:r>
            <w:r>
              <w:rPr>
                <w:rFonts w:eastAsiaTheme="minorEastAsia"/>
                <w:noProof/>
              </w:rPr>
              <w:tab/>
            </w:r>
            <w:r w:rsidRPr="00765AEA">
              <w:rPr>
                <w:rStyle w:val="Hyperlink"/>
                <w:noProof/>
              </w:rPr>
              <w:t>Percival Frame Builder Use Case</w:t>
            </w:r>
            <w:r>
              <w:rPr>
                <w:noProof/>
                <w:webHidden/>
              </w:rPr>
              <w:tab/>
            </w:r>
            <w:r>
              <w:rPr>
                <w:noProof/>
                <w:webHidden/>
              </w:rPr>
              <w:fldChar w:fldCharType="begin"/>
            </w:r>
            <w:r>
              <w:rPr>
                <w:noProof/>
                <w:webHidden/>
              </w:rPr>
              <w:instrText xml:space="preserve"> PAGEREF _Toc406423509 \h </w:instrText>
            </w:r>
            <w:r>
              <w:rPr>
                <w:noProof/>
                <w:webHidden/>
              </w:rPr>
            </w:r>
            <w:r>
              <w:rPr>
                <w:noProof/>
                <w:webHidden/>
              </w:rPr>
              <w:fldChar w:fldCharType="separate"/>
            </w:r>
            <w:r>
              <w:rPr>
                <w:noProof/>
                <w:webHidden/>
              </w:rPr>
              <w:t>28</w:t>
            </w:r>
            <w:r>
              <w:rPr>
                <w:noProof/>
                <w:webHidden/>
              </w:rPr>
              <w:fldChar w:fldCharType="end"/>
            </w:r>
          </w:hyperlink>
        </w:p>
        <w:p w14:paraId="21AE8FC8" w14:textId="77777777" w:rsidR="00107D2D" w:rsidRDefault="00107D2D">
          <w:pPr>
            <w:pStyle w:val="TOC1"/>
            <w:tabs>
              <w:tab w:val="left" w:pos="480"/>
              <w:tab w:val="right" w:leader="dot" w:pos="9926"/>
            </w:tabs>
            <w:rPr>
              <w:rFonts w:eastAsiaTheme="minorEastAsia"/>
              <w:noProof/>
              <w:sz w:val="22"/>
              <w:szCs w:val="22"/>
            </w:rPr>
          </w:pPr>
          <w:hyperlink w:anchor="_Toc406423510" w:history="1">
            <w:r w:rsidRPr="00765AEA">
              <w:rPr>
                <w:rStyle w:val="Hyperlink"/>
                <w:noProof/>
              </w:rPr>
              <w:t>7</w:t>
            </w:r>
            <w:r>
              <w:rPr>
                <w:rFonts w:eastAsiaTheme="minorEastAsia"/>
                <w:noProof/>
                <w:sz w:val="22"/>
                <w:szCs w:val="22"/>
              </w:rPr>
              <w:tab/>
            </w:r>
            <w:r w:rsidRPr="00765AEA">
              <w:rPr>
                <w:rStyle w:val="Hyperlink"/>
                <w:noProof/>
              </w:rPr>
              <w:t>Implementation Details</w:t>
            </w:r>
            <w:r>
              <w:rPr>
                <w:noProof/>
                <w:webHidden/>
              </w:rPr>
              <w:tab/>
            </w:r>
            <w:r>
              <w:rPr>
                <w:noProof/>
                <w:webHidden/>
              </w:rPr>
              <w:fldChar w:fldCharType="begin"/>
            </w:r>
            <w:r>
              <w:rPr>
                <w:noProof/>
                <w:webHidden/>
              </w:rPr>
              <w:instrText xml:space="preserve"> PAGEREF _Toc406423510 \h </w:instrText>
            </w:r>
            <w:r>
              <w:rPr>
                <w:noProof/>
                <w:webHidden/>
              </w:rPr>
            </w:r>
            <w:r>
              <w:rPr>
                <w:noProof/>
                <w:webHidden/>
              </w:rPr>
              <w:fldChar w:fldCharType="separate"/>
            </w:r>
            <w:r>
              <w:rPr>
                <w:noProof/>
                <w:webHidden/>
              </w:rPr>
              <w:t>30</w:t>
            </w:r>
            <w:r>
              <w:rPr>
                <w:noProof/>
                <w:webHidden/>
              </w:rPr>
              <w:fldChar w:fldCharType="end"/>
            </w:r>
          </w:hyperlink>
        </w:p>
        <w:p w14:paraId="40CE9F0F" w14:textId="77777777" w:rsidR="00107D2D" w:rsidRDefault="00107D2D">
          <w:pPr>
            <w:pStyle w:val="TOC2"/>
            <w:tabs>
              <w:tab w:val="left" w:pos="960"/>
              <w:tab w:val="right" w:leader="dot" w:pos="9926"/>
            </w:tabs>
            <w:rPr>
              <w:rFonts w:eastAsiaTheme="minorEastAsia"/>
              <w:noProof/>
            </w:rPr>
          </w:pPr>
          <w:hyperlink w:anchor="_Toc406423511" w:history="1">
            <w:r w:rsidRPr="00765AEA">
              <w:rPr>
                <w:rStyle w:val="Hyperlink"/>
                <w:noProof/>
              </w:rPr>
              <w:t>7.1</w:t>
            </w:r>
            <w:r>
              <w:rPr>
                <w:rFonts w:eastAsiaTheme="minorEastAsia"/>
                <w:noProof/>
              </w:rPr>
              <w:tab/>
            </w:r>
            <w:r w:rsidRPr="00765AEA">
              <w:rPr>
                <w:rStyle w:val="Hyperlink"/>
                <w:noProof/>
              </w:rPr>
              <w:t>HDF5 C Library</w:t>
            </w:r>
            <w:r>
              <w:rPr>
                <w:noProof/>
                <w:webHidden/>
              </w:rPr>
              <w:tab/>
            </w:r>
            <w:r>
              <w:rPr>
                <w:noProof/>
                <w:webHidden/>
              </w:rPr>
              <w:fldChar w:fldCharType="begin"/>
            </w:r>
            <w:r>
              <w:rPr>
                <w:noProof/>
                <w:webHidden/>
              </w:rPr>
              <w:instrText xml:space="preserve"> PAGEREF _Toc406423511 \h </w:instrText>
            </w:r>
            <w:r>
              <w:rPr>
                <w:noProof/>
                <w:webHidden/>
              </w:rPr>
            </w:r>
            <w:r>
              <w:rPr>
                <w:noProof/>
                <w:webHidden/>
              </w:rPr>
              <w:fldChar w:fldCharType="separate"/>
            </w:r>
            <w:r>
              <w:rPr>
                <w:noProof/>
                <w:webHidden/>
              </w:rPr>
              <w:t>30</w:t>
            </w:r>
            <w:r>
              <w:rPr>
                <w:noProof/>
                <w:webHidden/>
              </w:rPr>
              <w:fldChar w:fldCharType="end"/>
            </w:r>
          </w:hyperlink>
        </w:p>
        <w:p w14:paraId="51B8D8A7" w14:textId="77777777" w:rsidR="00107D2D" w:rsidRDefault="00107D2D">
          <w:pPr>
            <w:pStyle w:val="TOC3"/>
            <w:tabs>
              <w:tab w:val="left" w:pos="1200"/>
              <w:tab w:val="right" w:leader="dot" w:pos="9926"/>
            </w:tabs>
            <w:rPr>
              <w:rFonts w:eastAsiaTheme="minorEastAsia"/>
              <w:noProof/>
            </w:rPr>
          </w:pPr>
          <w:hyperlink w:anchor="_Toc406423512" w:history="1">
            <w:r w:rsidRPr="00765AEA">
              <w:rPr>
                <w:rStyle w:val="Hyperlink"/>
                <w:noProof/>
              </w:rPr>
              <w:t>7.1.1</w:t>
            </w:r>
            <w:r>
              <w:rPr>
                <w:rFonts w:eastAsiaTheme="minorEastAsia"/>
                <w:noProof/>
              </w:rPr>
              <w:tab/>
            </w:r>
            <w:r w:rsidRPr="00765AEA">
              <w:rPr>
                <w:rStyle w:val="Hyperlink"/>
                <w:noProof/>
              </w:rPr>
              <w:t>Adding the VDS Storage Layout</w:t>
            </w:r>
            <w:r>
              <w:rPr>
                <w:noProof/>
                <w:webHidden/>
              </w:rPr>
              <w:tab/>
            </w:r>
            <w:r>
              <w:rPr>
                <w:noProof/>
                <w:webHidden/>
              </w:rPr>
              <w:fldChar w:fldCharType="begin"/>
            </w:r>
            <w:r>
              <w:rPr>
                <w:noProof/>
                <w:webHidden/>
              </w:rPr>
              <w:instrText xml:space="preserve"> PAGEREF _Toc406423512 \h </w:instrText>
            </w:r>
            <w:r>
              <w:rPr>
                <w:noProof/>
                <w:webHidden/>
              </w:rPr>
            </w:r>
            <w:r>
              <w:rPr>
                <w:noProof/>
                <w:webHidden/>
              </w:rPr>
              <w:fldChar w:fldCharType="separate"/>
            </w:r>
            <w:r>
              <w:rPr>
                <w:noProof/>
                <w:webHidden/>
              </w:rPr>
              <w:t>30</w:t>
            </w:r>
            <w:r>
              <w:rPr>
                <w:noProof/>
                <w:webHidden/>
              </w:rPr>
              <w:fldChar w:fldCharType="end"/>
            </w:r>
          </w:hyperlink>
        </w:p>
        <w:p w14:paraId="3B5C6ADD" w14:textId="77777777" w:rsidR="00107D2D" w:rsidRDefault="00107D2D">
          <w:pPr>
            <w:pStyle w:val="TOC3"/>
            <w:tabs>
              <w:tab w:val="left" w:pos="1200"/>
              <w:tab w:val="right" w:leader="dot" w:pos="9926"/>
            </w:tabs>
            <w:rPr>
              <w:rFonts w:eastAsiaTheme="minorEastAsia"/>
              <w:noProof/>
            </w:rPr>
          </w:pPr>
          <w:hyperlink w:anchor="_Toc406423513" w:history="1">
            <w:r w:rsidRPr="00765AEA">
              <w:rPr>
                <w:rStyle w:val="Hyperlink"/>
                <w:noProof/>
              </w:rPr>
              <w:t>7.1.2</w:t>
            </w:r>
            <w:r>
              <w:rPr>
                <w:rFonts w:eastAsiaTheme="minorEastAsia"/>
                <w:noProof/>
              </w:rPr>
              <w:tab/>
            </w:r>
            <w:r w:rsidRPr="00765AEA">
              <w:rPr>
                <w:rStyle w:val="Hyperlink"/>
                <w:noProof/>
              </w:rPr>
              <w:t>Modifications to I/O</w:t>
            </w:r>
            <w:r>
              <w:rPr>
                <w:noProof/>
                <w:webHidden/>
              </w:rPr>
              <w:tab/>
            </w:r>
            <w:r>
              <w:rPr>
                <w:noProof/>
                <w:webHidden/>
              </w:rPr>
              <w:fldChar w:fldCharType="begin"/>
            </w:r>
            <w:r>
              <w:rPr>
                <w:noProof/>
                <w:webHidden/>
              </w:rPr>
              <w:instrText xml:space="preserve"> PAGEREF _Toc406423513 \h </w:instrText>
            </w:r>
            <w:r>
              <w:rPr>
                <w:noProof/>
                <w:webHidden/>
              </w:rPr>
            </w:r>
            <w:r>
              <w:rPr>
                <w:noProof/>
                <w:webHidden/>
              </w:rPr>
              <w:fldChar w:fldCharType="separate"/>
            </w:r>
            <w:r>
              <w:rPr>
                <w:noProof/>
                <w:webHidden/>
              </w:rPr>
              <w:t>30</w:t>
            </w:r>
            <w:r>
              <w:rPr>
                <w:noProof/>
                <w:webHidden/>
              </w:rPr>
              <w:fldChar w:fldCharType="end"/>
            </w:r>
          </w:hyperlink>
        </w:p>
        <w:p w14:paraId="637C8536" w14:textId="77777777" w:rsidR="00107D2D" w:rsidRDefault="00107D2D">
          <w:pPr>
            <w:pStyle w:val="TOC3"/>
            <w:tabs>
              <w:tab w:val="left" w:pos="1200"/>
              <w:tab w:val="right" w:leader="dot" w:pos="9926"/>
            </w:tabs>
            <w:rPr>
              <w:rFonts w:eastAsiaTheme="minorEastAsia"/>
              <w:noProof/>
            </w:rPr>
          </w:pPr>
          <w:hyperlink w:anchor="_Toc406423514" w:history="1">
            <w:r w:rsidRPr="00765AEA">
              <w:rPr>
                <w:rStyle w:val="Hyperlink"/>
                <w:noProof/>
              </w:rPr>
              <w:t>7.1.3</w:t>
            </w:r>
            <w:r>
              <w:rPr>
                <w:rFonts w:eastAsiaTheme="minorEastAsia"/>
                <w:noProof/>
              </w:rPr>
              <w:tab/>
            </w:r>
            <w:r w:rsidRPr="00765AEA">
              <w:rPr>
                <w:rStyle w:val="Hyperlink"/>
                <w:noProof/>
              </w:rPr>
              <w:t>VDS, Source Dataset, and Fill Values</w:t>
            </w:r>
            <w:r>
              <w:rPr>
                <w:noProof/>
                <w:webHidden/>
              </w:rPr>
              <w:tab/>
            </w:r>
            <w:r>
              <w:rPr>
                <w:noProof/>
                <w:webHidden/>
              </w:rPr>
              <w:fldChar w:fldCharType="begin"/>
            </w:r>
            <w:r>
              <w:rPr>
                <w:noProof/>
                <w:webHidden/>
              </w:rPr>
              <w:instrText xml:space="preserve"> PAGEREF _Toc406423514 \h </w:instrText>
            </w:r>
            <w:r>
              <w:rPr>
                <w:noProof/>
                <w:webHidden/>
              </w:rPr>
            </w:r>
            <w:r>
              <w:rPr>
                <w:noProof/>
                <w:webHidden/>
              </w:rPr>
              <w:fldChar w:fldCharType="separate"/>
            </w:r>
            <w:r>
              <w:rPr>
                <w:noProof/>
                <w:webHidden/>
              </w:rPr>
              <w:t>31</w:t>
            </w:r>
            <w:r>
              <w:rPr>
                <w:noProof/>
                <w:webHidden/>
              </w:rPr>
              <w:fldChar w:fldCharType="end"/>
            </w:r>
          </w:hyperlink>
        </w:p>
        <w:p w14:paraId="3B0F5C28" w14:textId="77777777" w:rsidR="00107D2D" w:rsidRDefault="00107D2D">
          <w:pPr>
            <w:pStyle w:val="TOC3"/>
            <w:tabs>
              <w:tab w:val="left" w:pos="1200"/>
              <w:tab w:val="right" w:leader="dot" w:pos="9926"/>
            </w:tabs>
            <w:rPr>
              <w:rFonts w:eastAsiaTheme="minorEastAsia"/>
              <w:noProof/>
            </w:rPr>
          </w:pPr>
          <w:hyperlink w:anchor="_Toc406423515" w:history="1">
            <w:r w:rsidRPr="00765AEA">
              <w:rPr>
                <w:rStyle w:val="Hyperlink"/>
                <w:noProof/>
              </w:rPr>
              <w:t>7.1.4</w:t>
            </w:r>
            <w:r>
              <w:rPr>
                <w:rFonts w:eastAsiaTheme="minorEastAsia"/>
                <w:noProof/>
              </w:rPr>
              <w:tab/>
            </w:r>
            <w:r w:rsidRPr="00765AEA">
              <w:rPr>
                <w:rStyle w:val="Hyperlink"/>
                <w:noProof/>
              </w:rPr>
              <w:t>VDS Flushing</w:t>
            </w:r>
            <w:r>
              <w:rPr>
                <w:noProof/>
                <w:webHidden/>
              </w:rPr>
              <w:tab/>
            </w:r>
            <w:r>
              <w:rPr>
                <w:noProof/>
                <w:webHidden/>
              </w:rPr>
              <w:fldChar w:fldCharType="begin"/>
            </w:r>
            <w:r>
              <w:rPr>
                <w:noProof/>
                <w:webHidden/>
              </w:rPr>
              <w:instrText xml:space="preserve"> PAGEREF _Toc406423515 \h </w:instrText>
            </w:r>
            <w:r>
              <w:rPr>
                <w:noProof/>
                <w:webHidden/>
              </w:rPr>
            </w:r>
            <w:r>
              <w:rPr>
                <w:noProof/>
                <w:webHidden/>
              </w:rPr>
              <w:fldChar w:fldCharType="separate"/>
            </w:r>
            <w:r>
              <w:rPr>
                <w:noProof/>
                <w:webHidden/>
              </w:rPr>
              <w:t>31</w:t>
            </w:r>
            <w:r>
              <w:rPr>
                <w:noProof/>
                <w:webHidden/>
              </w:rPr>
              <w:fldChar w:fldCharType="end"/>
            </w:r>
          </w:hyperlink>
        </w:p>
        <w:p w14:paraId="574F47D1" w14:textId="77777777" w:rsidR="00107D2D" w:rsidRDefault="00107D2D">
          <w:pPr>
            <w:pStyle w:val="TOC3"/>
            <w:tabs>
              <w:tab w:val="left" w:pos="1200"/>
              <w:tab w:val="right" w:leader="dot" w:pos="9926"/>
            </w:tabs>
            <w:rPr>
              <w:rFonts w:eastAsiaTheme="minorEastAsia"/>
              <w:noProof/>
            </w:rPr>
          </w:pPr>
          <w:hyperlink w:anchor="_Toc406423516" w:history="1">
            <w:r w:rsidRPr="00765AEA">
              <w:rPr>
                <w:rStyle w:val="Hyperlink"/>
                <w:noProof/>
              </w:rPr>
              <w:t>7.1.5</w:t>
            </w:r>
            <w:r>
              <w:rPr>
                <w:rFonts w:eastAsiaTheme="minorEastAsia"/>
                <w:noProof/>
              </w:rPr>
              <w:tab/>
            </w:r>
            <w:r w:rsidRPr="00765AEA">
              <w:rPr>
                <w:rStyle w:val="Hyperlink"/>
                <w:noProof/>
              </w:rPr>
              <w:t>Modifications to the HDF5 Selection Mechanism</w:t>
            </w:r>
            <w:r>
              <w:rPr>
                <w:noProof/>
                <w:webHidden/>
              </w:rPr>
              <w:tab/>
            </w:r>
            <w:r>
              <w:rPr>
                <w:noProof/>
                <w:webHidden/>
              </w:rPr>
              <w:fldChar w:fldCharType="begin"/>
            </w:r>
            <w:r>
              <w:rPr>
                <w:noProof/>
                <w:webHidden/>
              </w:rPr>
              <w:instrText xml:space="preserve"> PAGEREF _Toc406423516 \h </w:instrText>
            </w:r>
            <w:r>
              <w:rPr>
                <w:noProof/>
                <w:webHidden/>
              </w:rPr>
            </w:r>
            <w:r>
              <w:rPr>
                <w:noProof/>
                <w:webHidden/>
              </w:rPr>
              <w:fldChar w:fldCharType="separate"/>
            </w:r>
            <w:r>
              <w:rPr>
                <w:noProof/>
                <w:webHidden/>
              </w:rPr>
              <w:t>31</w:t>
            </w:r>
            <w:r>
              <w:rPr>
                <w:noProof/>
                <w:webHidden/>
              </w:rPr>
              <w:fldChar w:fldCharType="end"/>
            </w:r>
          </w:hyperlink>
        </w:p>
        <w:p w14:paraId="1782FC3D" w14:textId="77777777" w:rsidR="00107D2D" w:rsidRDefault="00107D2D">
          <w:pPr>
            <w:pStyle w:val="TOC3"/>
            <w:tabs>
              <w:tab w:val="left" w:pos="1200"/>
              <w:tab w:val="right" w:leader="dot" w:pos="9926"/>
            </w:tabs>
            <w:rPr>
              <w:rFonts w:eastAsiaTheme="minorEastAsia"/>
              <w:noProof/>
            </w:rPr>
          </w:pPr>
          <w:hyperlink w:anchor="_Toc406423517" w:history="1">
            <w:r w:rsidRPr="00765AEA">
              <w:rPr>
                <w:rStyle w:val="Hyperlink"/>
                <w:noProof/>
              </w:rPr>
              <w:t>7.1.6</w:t>
            </w:r>
            <w:r>
              <w:rPr>
                <w:rFonts w:eastAsiaTheme="minorEastAsia"/>
                <w:noProof/>
              </w:rPr>
              <w:tab/>
            </w:r>
            <w:r w:rsidRPr="00765AEA">
              <w:rPr>
                <w:rStyle w:val="Hyperlink"/>
                <w:noProof/>
              </w:rPr>
              <w:t>Modifications to the Dataset Layout Object Header Message</w:t>
            </w:r>
            <w:r>
              <w:rPr>
                <w:noProof/>
                <w:webHidden/>
              </w:rPr>
              <w:tab/>
            </w:r>
            <w:r>
              <w:rPr>
                <w:noProof/>
                <w:webHidden/>
              </w:rPr>
              <w:fldChar w:fldCharType="begin"/>
            </w:r>
            <w:r>
              <w:rPr>
                <w:noProof/>
                <w:webHidden/>
              </w:rPr>
              <w:instrText xml:space="preserve"> PAGEREF _Toc406423517 \h </w:instrText>
            </w:r>
            <w:r>
              <w:rPr>
                <w:noProof/>
                <w:webHidden/>
              </w:rPr>
            </w:r>
            <w:r>
              <w:rPr>
                <w:noProof/>
                <w:webHidden/>
              </w:rPr>
              <w:fldChar w:fldCharType="separate"/>
            </w:r>
            <w:r>
              <w:rPr>
                <w:noProof/>
                <w:webHidden/>
              </w:rPr>
              <w:t>31</w:t>
            </w:r>
            <w:r>
              <w:rPr>
                <w:noProof/>
                <w:webHidden/>
              </w:rPr>
              <w:fldChar w:fldCharType="end"/>
            </w:r>
          </w:hyperlink>
        </w:p>
        <w:p w14:paraId="17136570" w14:textId="77777777" w:rsidR="00107D2D" w:rsidRDefault="00107D2D">
          <w:pPr>
            <w:pStyle w:val="TOC3"/>
            <w:tabs>
              <w:tab w:val="left" w:pos="1200"/>
              <w:tab w:val="right" w:leader="dot" w:pos="9926"/>
            </w:tabs>
            <w:rPr>
              <w:rFonts w:eastAsiaTheme="minorEastAsia"/>
              <w:noProof/>
            </w:rPr>
          </w:pPr>
          <w:hyperlink w:anchor="_Toc406423518" w:history="1">
            <w:r w:rsidRPr="00765AEA">
              <w:rPr>
                <w:rStyle w:val="Hyperlink"/>
                <w:noProof/>
              </w:rPr>
              <w:t>7.1.7</w:t>
            </w:r>
            <w:r>
              <w:rPr>
                <w:rFonts w:eastAsiaTheme="minorEastAsia"/>
                <w:noProof/>
              </w:rPr>
              <w:tab/>
            </w:r>
            <w:r w:rsidRPr="00765AEA">
              <w:rPr>
                <w:rStyle w:val="Hyperlink"/>
                <w:noProof/>
              </w:rPr>
              <w:t>VDS APIs and Changes to Existing APIs</w:t>
            </w:r>
            <w:r>
              <w:rPr>
                <w:noProof/>
                <w:webHidden/>
              </w:rPr>
              <w:tab/>
            </w:r>
            <w:r>
              <w:rPr>
                <w:noProof/>
                <w:webHidden/>
              </w:rPr>
              <w:fldChar w:fldCharType="begin"/>
            </w:r>
            <w:r>
              <w:rPr>
                <w:noProof/>
                <w:webHidden/>
              </w:rPr>
              <w:instrText xml:space="preserve"> PAGEREF _Toc406423518 \h </w:instrText>
            </w:r>
            <w:r>
              <w:rPr>
                <w:noProof/>
                <w:webHidden/>
              </w:rPr>
            </w:r>
            <w:r>
              <w:rPr>
                <w:noProof/>
                <w:webHidden/>
              </w:rPr>
              <w:fldChar w:fldCharType="separate"/>
            </w:r>
            <w:r>
              <w:rPr>
                <w:noProof/>
                <w:webHidden/>
              </w:rPr>
              <w:t>31</w:t>
            </w:r>
            <w:r>
              <w:rPr>
                <w:noProof/>
                <w:webHidden/>
              </w:rPr>
              <w:fldChar w:fldCharType="end"/>
            </w:r>
          </w:hyperlink>
        </w:p>
        <w:p w14:paraId="5E2732C8" w14:textId="77777777" w:rsidR="00107D2D" w:rsidRDefault="00107D2D">
          <w:pPr>
            <w:pStyle w:val="TOC2"/>
            <w:tabs>
              <w:tab w:val="left" w:pos="960"/>
              <w:tab w:val="right" w:leader="dot" w:pos="9926"/>
            </w:tabs>
            <w:rPr>
              <w:rFonts w:eastAsiaTheme="minorEastAsia"/>
              <w:noProof/>
            </w:rPr>
          </w:pPr>
          <w:hyperlink w:anchor="_Toc406423519" w:history="1">
            <w:r w:rsidRPr="00765AEA">
              <w:rPr>
                <w:rStyle w:val="Hyperlink"/>
                <w:noProof/>
              </w:rPr>
              <w:t>7.2</w:t>
            </w:r>
            <w:r>
              <w:rPr>
                <w:rFonts w:eastAsiaTheme="minorEastAsia"/>
                <w:noProof/>
              </w:rPr>
              <w:tab/>
            </w:r>
            <w:r w:rsidRPr="00765AEA">
              <w:rPr>
                <w:rStyle w:val="Hyperlink"/>
                <w:noProof/>
              </w:rPr>
              <w:t>HDF5 Library Testing</w:t>
            </w:r>
            <w:r>
              <w:rPr>
                <w:noProof/>
                <w:webHidden/>
              </w:rPr>
              <w:tab/>
            </w:r>
            <w:r>
              <w:rPr>
                <w:noProof/>
                <w:webHidden/>
              </w:rPr>
              <w:fldChar w:fldCharType="begin"/>
            </w:r>
            <w:r>
              <w:rPr>
                <w:noProof/>
                <w:webHidden/>
              </w:rPr>
              <w:instrText xml:space="preserve"> PAGEREF _Toc406423519 \h </w:instrText>
            </w:r>
            <w:r>
              <w:rPr>
                <w:noProof/>
                <w:webHidden/>
              </w:rPr>
            </w:r>
            <w:r>
              <w:rPr>
                <w:noProof/>
                <w:webHidden/>
              </w:rPr>
              <w:fldChar w:fldCharType="separate"/>
            </w:r>
            <w:r>
              <w:rPr>
                <w:noProof/>
                <w:webHidden/>
              </w:rPr>
              <w:t>32</w:t>
            </w:r>
            <w:r>
              <w:rPr>
                <w:noProof/>
                <w:webHidden/>
              </w:rPr>
              <w:fldChar w:fldCharType="end"/>
            </w:r>
          </w:hyperlink>
        </w:p>
        <w:p w14:paraId="20D40C3C" w14:textId="77777777" w:rsidR="00107D2D" w:rsidRDefault="00107D2D">
          <w:pPr>
            <w:pStyle w:val="TOC2"/>
            <w:tabs>
              <w:tab w:val="left" w:pos="960"/>
              <w:tab w:val="right" w:leader="dot" w:pos="9926"/>
            </w:tabs>
            <w:rPr>
              <w:rFonts w:eastAsiaTheme="minorEastAsia"/>
              <w:noProof/>
            </w:rPr>
          </w:pPr>
          <w:hyperlink w:anchor="_Toc406423520" w:history="1">
            <w:r w:rsidRPr="00765AEA">
              <w:rPr>
                <w:rStyle w:val="Hyperlink"/>
                <w:noProof/>
              </w:rPr>
              <w:t>7.3</w:t>
            </w:r>
            <w:r>
              <w:rPr>
                <w:rFonts w:eastAsiaTheme="minorEastAsia"/>
                <w:noProof/>
              </w:rPr>
              <w:tab/>
            </w:r>
            <w:r w:rsidRPr="00765AEA">
              <w:rPr>
                <w:rStyle w:val="Hyperlink"/>
                <w:noProof/>
              </w:rPr>
              <w:t>HDF5 Command-line Tools and Testing</w:t>
            </w:r>
            <w:r>
              <w:rPr>
                <w:noProof/>
                <w:webHidden/>
              </w:rPr>
              <w:tab/>
            </w:r>
            <w:r>
              <w:rPr>
                <w:noProof/>
                <w:webHidden/>
              </w:rPr>
              <w:fldChar w:fldCharType="begin"/>
            </w:r>
            <w:r>
              <w:rPr>
                <w:noProof/>
                <w:webHidden/>
              </w:rPr>
              <w:instrText xml:space="preserve"> PAGEREF _Toc406423520 \h </w:instrText>
            </w:r>
            <w:r>
              <w:rPr>
                <w:noProof/>
                <w:webHidden/>
              </w:rPr>
            </w:r>
            <w:r>
              <w:rPr>
                <w:noProof/>
                <w:webHidden/>
              </w:rPr>
              <w:fldChar w:fldCharType="separate"/>
            </w:r>
            <w:r>
              <w:rPr>
                <w:noProof/>
                <w:webHidden/>
              </w:rPr>
              <w:t>32</w:t>
            </w:r>
            <w:r>
              <w:rPr>
                <w:noProof/>
                <w:webHidden/>
              </w:rPr>
              <w:fldChar w:fldCharType="end"/>
            </w:r>
          </w:hyperlink>
        </w:p>
        <w:p w14:paraId="01E60AA7" w14:textId="77777777" w:rsidR="00107D2D" w:rsidRDefault="00107D2D">
          <w:pPr>
            <w:pStyle w:val="TOC2"/>
            <w:tabs>
              <w:tab w:val="left" w:pos="960"/>
              <w:tab w:val="right" w:leader="dot" w:pos="9926"/>
            </w:tabs>
            <w:rPr>
              <w:rFonts w:eastAsiaTheme="minorEastAsia"/>
              <w:noProof/>
            </w:rPr>
          </w:pPr>
          <w:hyperlink w:anchor="_Toc406423521" w:history="1">
            <w:r w:rsidRPr="00765AEA">
              <w:rPr>
                <w:rStyle w:val="Hyperlink"/>
                <w:noProof/>
              </w:rPr>
              <w:t>7.4</w:t>
            </w:r>
            <w:r>
              <w:rPr>
                <w:rFonts w:eastAsiaTheme="minorEastAsia"/>
                <w:noProof/>
              </w:rPr>
              <w:tab/>
            </w:r>
            <w:r w:rsidRPr="00765AEA">
              <w:rPr>
                <w:rStyle w:val="Hyperlink"/>
                <w:noProof/>
              </w:rPr>
              <w:t>HDF5 Language Wrappers and Testing</w:t>
            </w:r>
            <w:r>
              <w:rPr>
                <w:noProof/>
                <w:webHidden/>
              </w:rPr>
              <w:tab/>
            </w:r>
            <w:r>
              <w:rPr>
                <w:noProof/>
                <w:webHidden/>
              </w:rPr>
              <w:fldChar w:fldCharType="begin"/>
            </w:r>
            <w:r>
              <w:rPr>
                <w:noProof/>
                <w:webHidden/>
              </w:rPr>
              <w:instrText xml:space="preserve"> PAGEREF _Toc406423521 \h </w:instrText>
            </w:r>
            <w:r>
              <w:rPr>
                <w:noProof/>
                <w:webHidden/>
              </w:rPr>
            </w:r>
            <w:r>
              <w:rPr>
                <w:noProof/>
                <w:webHidden/>
              </w:rPr>
              <w:fldChar w:fldCharType="separate"/>
            </w:r>
            <w:r>
              <w:rPr>
                <w:noProof/>
                <w:webHidden/>
              </w:rPr>
              <w:t>32</w:t>
            </w:r>
            <w:r>
              <w:rPr>
                <w:noProof/>
                <w:webHidden/>
              </w:rPr>
              <w:fldChar w:fldCharType="end"/>
            </w:r>
          </w:hyperlink>
        </w:p>
        <w:p w14:paraId="71336CA0" w14:textId="77777777" w:rsidR="00107D2D" w:rsidRDefault="00107D2D">
          <w:pPr>
            <w:pStyle w:val="TOC1"/>
            <w:tabs>
              <w:tab w:val="left" w:pos="480"/>
              <w:tab w:val="right" w:leader="dot" w:pos="9926"/>
            </w:tabs>
            <w:rPr>
              <w:rFonts w:eastAsiaTheme="minorEastAsia"/>
              <w:noProof/>
              <w:sz w:val="22"/>
              <w:szCs w:val="22"/>
            </w:rPr>
          </w:pPr>
          <w:hyperlink w:anchor="_Toc406423522" w:history="1">
            <w:r w:rsidRPr="00765AEA">
              <w:rPr>
                <w:rStyle w:val="Hyperlink"/>
                <w:noProof/>
              </w:rPr>
              <w:t>8</w:t>
            </w:r>
            <w:r>
              <w:rPr>
                <w:rFonts w:eastAsiaTheme="minorEastAsia"/>
                <w:noProof/>
                <w:sz w:val="22"/>
                <w:szCs w:val="22"/>
              </w:rPr>
              <w:tab/>
            </w:r>
            <w:r w:rsidRPr="00765AEA">
              <w:rPr>
                <w:rStyle w:val="Hyperlink"/>
                <w:noProof/>
              </w:rPr>
              <w:t>Examples of Source to Virtual Dataset Mapping</w:t>
            </w:r>
            <w:r>
              <w:rPr>
                <w:noProof/>
                <w:webHidden/>
              </w:rPr>
              <w:tab/>
            </w:r>
            <w:r>
              <w:rPr>
                <w:noProof/>
                <w:webHidden/>
              </w:rPr>
              <w:fldChar w:fldCharType="begin"/>
            </w:r>
            <w:r>
              <w:rPr>
                <w:noProof/>
                <w:webHidden/>
              </w:rPr>
              <w:instrText xml:space="preserve"> PAGEREF _Toc406423522 \h </w:instrText>
            </w:r>
            <w:r>
              <w:rPr>
                <w:noProof/>
                <w:webHidden/>
              </w:rPr>
            </w:r>
            <w:r>
              <w:rPr>
                <w:noProof/>
                <w:webHidden/>
              </w:rPr>
              <w:fldChar w:fldCharType="separate"/>
            </w:r>
            <w:r>
              <w:rPr>
                <w:noProof/>
                <w:webHidden/>
              </w:rPr>
              <w:t>33</w:t>
            </w:r>
            <w:r>
              <w:rPr>
                <w:noProof/>
                <w:webHidden/>
              </w:rPr>
              <w:fldChar w:fldCharType="end"/>
            </w:r>
          </w:hyperlink>
        </w:p>
        <w:p w14:paraId="5CDB2CAA" w14:textId="77777777" w:rsidR="00107D2D" w:rsidRDefault="00107D2D">
          <w:pPr>
            <w:pStyle w:val="TOC2"/>
            <w:tabs>
              <w:tab w:val="left" w:pos="960"/>
              <w:tab w:val="right" w:leader="dot" w:pos="9926"/>
            </w:tabs>
            <w:rPr>
              <w:rFonts w:eastAsiaTheme="minorEastAsia"/>
              <w:noProof/>
            </w:rPr>
          </w:pPr>
          <w:hyperlink w:anchor="_Toc406423523" w:history="1">
            <w:r w:rsidRPr="00765AEA">
              <w:rPr>
                <w:rStyle w:val="Hyperlink"/>
                <w:noProof/>
              </w:rPr>
              <w:t>8.1</w:t>
            </w:r>
            <w:r>
              <w:rPr>
                <w:rFonts w:eastAsiaTheme="minorEastAsia"/>
                <w:noProof/>
              </w:rPr>
              <w:tab/>
            </w:r>
            <w:r w:rsidRPr="00765AEA">
              <w:rPr>
                <w:rStyle w:val="Hyperlink"/>
                <w:noProof/>
              </w:rPr>
              <w:t>Fixed-size Source and Fixed-size Virtual Dataset Mapping, Blocked Pattern in the Slowest Dimension of a Virtual Dataset</w:t>
            </w:r>
            <w:r>
              <w:rPr>
                <w:noProof/>
                <w:webHidden/>
              </w:rPr>
              <w:tab/>
            </w:r>
            <w:r>
              <w:rPr>
                <w:noProof/>
                <w:webHidden/>
              </w:rPr>
              <w:fldChar w:fldCharType="begin"/>
            </w:r>
            <w:r>
              <w:rPr>
                <w:noProof/>
                <w:webHidden/>
              </w:rPr>
              <w:instrText xml:space="preserve"> PAGEREF _Toc406423523 \h </w:instrText>
            </w:r>
            <w:r>
              <w:rPr>
                <w:noProof/>
                <w:webHidden/>
              </w:rPr>
            </w:r>
            <w:r>
              <w:rPr>
                <w:noProof/>
                <w:webHidden/>
              </w:rPr>
              <w:fldChar w:fldCharType="separate"/>
            </w:r>
            <w:r>
              <w:rPr>
                <w:noProof/>
                <w:webHidden/>
              </w:rPr>
              <w:t>34</w:t>
            </w:r>
            <w:r>
              <w:rPr>
                <w:noProof/>
                <w:webHidden/>
              </w:rPr>
              <w:fldChar w:fldCharType="end"/>
            </w:r>
          </w:hyperlink>
        </w:p>
        <w:p w14:paraId="5F4D4DCC" w14:textId="77777777" w:rsidR="00107D2D" w:rsidRDefault="00107D2D">
          <w:pPr>
            <w:pStyle w:val="TOC2"/>
            <w:tabs>
              <w:tab w:val="left" w:pos="960"/>
              <w:tab w:val="right" w:leader="dot" w:pos="9926"/>
            </w:tabs>
            <w:rPr>
              <w:rFonts w:eastAsiaTheme="minorEastAsia"/>
              <w:noProof/>
            </w:rPr>
          </w:pPr>
          <w:hyperlink w:anchor="_Toc406423524" w:history="1">
            <w:r w:rsidRPr="00765AEA">
              <w:rPr>
                <w:rStyle w:val="Hyperlink"/>
                <w:noProof/>
              </w:rPr>
              <w:t>8.2</w:t>
            </w:r>
            <w:r>
              <w:rPr>
                <w:rFonts w:eastAsiaTheme="minorEastAsia"/>
                <w:noProof/>
              </w:rPr>
              <w:tab/>
            </w:r>
            <w:r w:rsidRPr="00765AEA">
              <w:rPr>
                <w:rStyle w:val="Hyperlink"/>
                <w:noProof/>
              </w:rPr>
              <w:t>Fixed-size Source and Fixed-size Virtual Dataset Mapping, Tiled Pattern in the Virtual Dataset, Partial Source Dataset Selected</w:t>
            </w:r>
            <w:r>
              <w:rPr>
                <w:noProof/>
                <w:webHidden/>
              </w:rPr>
              <w:tab/>
            </w:r>
            <w:r>
              <w:rPr>
                <w:noProof/>
                <w:webHidden/>
              </w:rPr>
              <w:fldChar w:fldCharType="begin"/>
            </w:r>
            <w:r>
              <w:rPr>
                <w:noProof/>
                <w:webHidden/>
              </w:rPr>
              <w:instrText xml:space="preserve"> PAGEREF _Toc406423524 \h </w:instrText>
            </w:r>
            <w:r>
              <w:rPr>
                <w:noProof/>
                <w:webHidden/>
              </w:rPr>
            </w:r>
            <w:r>
              <w:rPr>
                <w:noProof/>
                <w:webHidden/>
              </w:rPr>
              <w:fldChar w:fldCharType="separate"/>
            </w:r>
            <w:r>
              <w:rPr>
                <w:noProof/>
                <w:webHidden/>
              </w:rPr>
              <w:t>37</w:t>
            </w:r>
            <w:r>
              <w:rPr>
                <w:noProof/>
                <w:webHidden/>
              </w:rPr>
              <w:fldChar w:fldCharType="end"/>
            </w:r>
          </w:hyperlink>
        </w:p>
        <w:p w14:paraId="33AE755C" w14:textId="77777777" w:rsidR="00107D2D" w:rsidRDefault="00107D2D">
          <w:pPr>
            <w:pStyle w:val="TOC2"/>
            <w:tabs>
              <w:tab w:val="left" w:pos="960"/>
              <w:tab w:val="right" w:leader="dot" w:pos="9926"/>
            </w:tabs>
            <w:rPr>
              <w:rFonts w:eastAsiaTheme="minorEastAsia"/>
              <w:noProof/>
            </w:rPr>
          </w:pPr>
          <w:hyperlink w:anchor="_Toc406423525" w:history="1">
            <w:r w:rsidRPr="00765AEA">
              <w:rPr>
                <w:rStyle w:val="Hyperlink"/>
                <w:noProof/>
              </w:rPr>
              <w:t>8.3</w:t>
            </w:r>
            <w:r>
              <w:rPr>
                <w:rFonts w:eastAsiaTheme="minorEastAsia"/>
                <w:noProof/>
              </w:rPr>
              <w:tab/>
            </w:r>
            <w:r w:rsidRPr="00765AEA">
              <w:rPr>
                <w:rStyle w:val="Hyperlink"/>
                <w:noProof/>
              </w:rPr>
              <w:t>Unlimited-dimension Source and Unlimited-dimension Virtual Dataset Mapping, Tiled Pattern in the Virtual Dataset, Entire Source Dataset Selected</w:t>
            </w:r>
            <w:r>
              <w:rPr>
                <w:noProof/>
                <w:webHidden/>
              </w:rPr>
              <w:tab/>
            </w:r>
            <w:r>
              <w:rPr>
                <w:noProof/>
                <w:webHidden/>
              </w:rPr>
              <w:fldChar w:fldCharType="begin"/>
            </w:r>
            <w:r>
              <w:rPr>
                <w:noProof/>
                <w:webHidden/>
              </w:rPr>
              <w:instrText xml:space="preserve"> PAGEREF _Toc406423525 \h </w:instrText>
            </w:r>
            <w:r>
              <w:rPr>
                <w:noProof/>
                <w:webHidden/>
              </w:rPr>
            </w:r>
            <w:r>
              <w:rPr>
                <w:noProof/>
                <w:webHidden/>
              </w:rPr>
              <w:fldChar w:fldCharType="separate"/>
            </w:r>
            <w:r>
              <w:rPr>
                <w:noProof/>
                <w:webHidden/>
              </w:rPr>
              <w:t>42</w:t>
            </w:r>
            <w:r>
              <w:rPr>
                <w:noProof/>
                <w:webHidden/>
              </w:rPr>
              <w:fldChar w:fldCharType="end"/>
            </w:r>
          </w:hyperlink>
        </w:p>
        <w:p w14:paraId="46D913A0" w14:textId="77777777" w:rsidR="00107D2D" w:rsidRDefault="00107D2D">
          <w:pPr>
            <w:pStyle w:val="TOC2"/>
            <w:tabs>
              <w:tab w:val="left" w:pos="960"/>
              <w:tab w:val="right" w:leader="dot" w:pos="9926"/>
            </w:tabs>
            <w:rPr>
              <w:rFonts w:eastAsiaTheme="minorEastAsia"/>
              <w:noProof/>
            </w:rPr>
          </w:pPr>
          <w:hyperlink w:anchor="_Toc406423526" w:history="1">
            <w:r w:rsidRPr="00765AEA">
              <w:rPr>
                <w:rStyle w:val="Hyperlink"/>
                <w:noProof/>
              </w:rPr>
              <w:t>8.4</w:t>
            </w:r>
            <w:r>
              <w:rPr>
                <w:rFonts w:eastAsiaTheme="minorEastAsia"/>
                <w:noProof/>
              </w:rPr>
              <w:tab/>
            </w:r>
            <w:r w:rsidRPr="00765AEA">
              <w:rPr>
                <w:rStyle w:val="Hyperlink"/>
                <w:noProof/>
              </w:rPr>
              <w:t>Unlimited-dimension Source and Unlimited-dimension Virtual Dataset Mapping, Tiled and Interleaved Pattern in the Virtual Dataset, Partial and Strided Source Dataset Selected</w:t>
            </w:r>
            <w:r>
              <w:rPr>
                <w:noProof/>
                <w:webHidden/>
              </w:rPr>
              <w:tab/>
            </w:r>
            <w:r>
              <w:rPr>
                <w:noProof/>
                <w:webHidden/>
              </w:rPr>
              <w:fldChar w:fldCharType="begin"/>
            </w:r>
            <w:r>
              <w:rPr>
                <w:noProof/>
                <w:webHidden/>
              </w:rPr>
              <w:instrText xml:space="preserve"> PAGEREF _Toc406423526 \h </w:instrText>
            </w:r>
            <w:r>
              <w:rPr>
                <w:noProof/>
                <w:webHidden/>
              </w:rPr>
            </w:r>
            <w:r>
              <w:rPr>
                <w:noProof/>
                <w:webHidden/>
              </w:rPr>
              <w:fldChar w:fldCharType="separate"/>
            </w:r>
            <w:r>
              <w:rPr>
                <w:noProof/>
                <w:webHidden/>
              </w:rPr>
              <w:t>45</w:t>
            </w:r>
            <w:r>
              <w:rPr>
                <w:noProof/>
                <w:webHidden/>
              </w:rPr>
              <w:fldChar w:fldCharType="end"/>
            </w:r>
          </w:hyperlink>
        </w:p>
        <w:p w14:paraId="10D2CCBA" w14:textId="77777777" w:rsidR="00107D2D" w:rsidRDefault="00107D2D">
          <w:pPr>
            <w:pStyle w:val="TOC2"/>
            <w:tabs>
              <w:tab w:val="left" w:pos="960"/>
              <w:tab w:val="right" w:leader="dot" w:pos="9926"/>
            </w:tabs>
            <w:rPr>
              <w:rFonts w:eastAsiaTheme="minorEastAsia"/>
              <w:noProof/>
            </w:rPr>
          </w:pPr>
          <w:hyperlink w:anchor="_Toc406423527" w:history="1">
            <w:r w:rsidRPr="00765AEA">
              <w:rPr>
                <w:rStyle w:val="Hyperlink"/>
                <w:noProof/>
              </w:rPr>
              <w:t>8.5</w:t>
            </w:r>
            <w:r>
              <w:rPr>
                <w:rFonts w:eastAsiaTheme="minorEastAsia"/>
                <w:noProof/>
              </w:rPr>
              <w:tab/>
            </w:r>
            <w:r w:rsidRPr="00765AEA">
              <w:rPr>
                <w:rStyle w:val="Hyperlink"/>
                <w:noProof/>
              </w:rPr>
              <w:t>Fixed-dimension Full Source and Unlimited-dimension Virtual Dataset Mapping, Blocked Pattern in the Virtual Dataset, printf-named Source Datasets with an Unlimited Dimension</w:t>
            </w:r>
            <w:r>
              <w:rPr>
                <w:noProof/>
                <w:webHidden/>
              </w:rPr>
              <w:tab/>
            </w:r>
            <w:r>
              <w:rPr>
                <w:noProof/>
                <w:webHidden/>
              </w:rPr>
              <w:fldChar w:fldCharType="begin"/>
            </w:r>
            <w:r>
              <w:rPr>
                <w:noProof/>
                <w:webHidden/>
              </w:rPr>
              <w:instrText xml:space="preserve"> PAGEREF _Toc406423527 \h </w:instrText>
            </w:r>
            <w:r>
              <w:rPr>
                <w:noProof/>
                <w:webHidden/>
              </w:rPr>
            </w:r>
            <w:r>
              <w:rPr>
                <w:noProof/>
                <w:webHidden/>
              </w:rPr>
              <w:fldChar w:fldCharType="separate"/>
            </w:r>
            <w:r>
              <w:rPr>
                <w:noProof/>
                <w:webHidden/>
              </w:rPr>
              <w:t>50</w:t>
            </w:r>
            <w:r>
              <w:rPr>
                <w:noProof/>
                <w:webHidden/>
              </w:rPr>
              <w:fldChar w:fldCharType="end"/>
            </w:r>
          </w:hyperlink>
        </w:p>
        <w:p w14:paraId="0204A8C2" w14:textId="77777777" w:rsidR="00107D2D" w:rsidRDefault="00107D2D">
          <w:pPr>
            <w:pStyle w:val="TOC2"/>
            <w:tabs>
              <w:tab w:val="left" w:pos="960"/>
              <w:tab w:val="right" w:leader="dot" w:pos="9926"/>
            </w:tabs>
            <w:rPr>
              <w:rFonts w:eastAsiaTheme="minorEastAsia"/>
              <w:noProof/>
            </w:rPr>
          </w:pPr>
          <w:hyperlink w:anchor="_Toc406423528" w:history="1">
            <w:r w:rsidRPr="00765AEA">
              <w:rPr>
                <w:rStyle w:val="Hyperlink"/>
                <w:noProof/>
              </w:rPr>
              <w:t>8.6</w:t>
            </w:r>
            <w:r>
              <w:rPr>
                <w:rFonts w:eastAsiaTheme="minorEastAsia"/>
                <w:noProof/>
              </w:rPr>
              <w:tab/>
            </w:r>
            <w:r w:rsidRPr="00765AEA">
              <w:rPr>
                <w:rStyle w:val="Hyperlink"/>
                <w:noProof/>
              </w:rPr>
              <w:t>Unlimited-dimension Full Source and Unlimited-Dimension Virtual Dataset Mapping, Tiled Pattern in the Virtual Dataset, printf-named Source Datasets with Non-unlimited Dimensions</w:t>
            </w:r>
            <w:r>
              <w:rPr>
                <w:noProof/>
                <w:webHidden/>
              </w:rPr>
              <w:tab/>
            </w:r>
            <w:r>
              <w:rPr>
                <w:noProof/>
                <w:webHidden/>
              </w:rPr>
              <w:fldChar w:fldCharType="begin"/>
            </w:r>
            <w:r>
              <w:rPr>
                <w:noProof/>
                <w:webHidden/>
              </w:rPr>
              <w:instrText xml:space="preserve"> PAGEREF _Toc406423528 \h </w:instrText>
            </w:r>
            <w:r>
              <w:rPr>
                <w:noProof/>
                <w:webHidden/>
              </w:rPr>
            </w:r>
            <w:r>
              <w:rPr>
                <w:noProof/>
                <w:webHidden/>
              </w:rPr>
              <w:fldChar w:fldCharType="separate"/>
            </w:r>
            <w:r>
              <w:rPr>
                <w:noProof/>
                <w:webHidden/>
              </w:rPr>
              <w:t>52</w:t>
            </w:r>
            <w:r>
              <w:rPr>
                <w:noProof/>
                <w:webHidden/>
              </w:rPr>
              <w:fldChar w:fldCharType="end"/>
            </w:r>
          </w:hyperlink>
        </w:p>
        <w:p w14:paraId="07CABBE6" w14:textId="77777777" w:rsidR="00107D2D" w:rsidRDefault="00107D2D">
          <w:pPr>
            <w:pStyle w:val="TOC2"/>
            <w:tabs>
              <w:tab w:val="left" w:pos="960"/>
              <w:tab w:val="right" w:leader="dot" w:pos="9926"/>
            </w:tabs>
            <w:rPr>
              <w:rFonts w:eastAsiaTheme="minorEastAsia"/>
              <w:noProof/>
            </w:rPr>
          </w:pPr>
          <w:hyperlink w:anchor="_Toc406423529" w:history="1">
            <w:r w:rsidRPr="00765AEA">
              <w:rPr>
                <w:rStyle w:val="Hyperlink"/>
                <w:noProof/>
              </w:rPr>
              <w:t>8.7</w:t>
            </w:r>
            <w:r>
              <w:rPr>
                <w:rFonts w:eastAsiaTheme="minorEastAsia"/>
                <w:noProof/>
              </w:rPr>
              <w:tab/>
            </w:r>
            <w:r w:rsidRPr="00765AEA">
              <w:rPr>
                <w:rStyle w:val="Hyperlink"/>
                <w:noProof/>
              </w:rPr>
              <w:t>Fixed-dimension Full Source and Unlimited-dimension Virtual Dataset Mapping, Interleaved Pattern in the Virtual Dataset, printf-named Source Datasets with an Unlimited Dimension</w:t>
            </w:r>
            <w:r>
              <w:rPr>
                <w:noProof/>
                <w:webHidden/>
              </w:rPr>
              <w:tab/>
            </w:r>
            <w:r>
              <w:rPr>
                <w:noProof/>
                <w:webHidden/>
              </w:rPr>
              <w:fldChar w:fldCharType="begin"/>
            </w:r>
            <w:r>
              <w:rPr>
                <w:noProof/>
                <w:webHidden/>
              </w:rPr>
              <w:instrText xml:space="preserve"> PAGEREF _Toc406423529 \h </w:instrText>
            </w:r>
            <w:r>
              <w:rPr>
                <w:noProof/>
                <w:webHidden/>
              </w:rPr>
            </w:r>
            <w:r>
              <w:rPr>
                <w:noProof/>
                <w:webHidden/>
              </w:rPr>
              <w:fldChar w:fldCharType="separate"/>
            </w:r>
            <w:r>
              <w:rPr>
                <w:noProof/>
                <w:webHidden/>
              </w:rPr>
              <w:t>55</w:t>
            </w:r>
            <w:r>
              <w:rPr>
                <w:noProof/>
                <w:webHidden/>
              </w:rPr>
              <w:fldChar w:fldCharType="end"/>
            </w:r>
          </w:hyperlink>
        </w:p>
        <w:p w14:paraId="07971A7C" w14:textId="77777777" w:rsidR="00107D2D" w:rsidRDefault="00107D2D">
          <w:pPr>
            <w:pStyle w:val="TOC1"/>
            <w:tabs>
              <w:tab w:val="right" w:leader="dot" w:pos="9926"/>
            </w:tabs>
            <w:rPr>
              <w:rFonts w:eastAsiaTheme="minorEastAsia"/>
              <w:noProof/>
              <w:sz w:val="22"/>
              <w:szCs w:val="22"/>
            </w:rPr>
          </w:pPr>
          <w:hyperlink w:anchor="_Toc406423530" w:history="1">
            <w:r w:rsidRPr="00765AEA">
              <w:rPr>
                <w:rStyle w:val="Hyperlink"/>
                <w:noProof/>
              </w:rPr>
              <w:t>References</w:t>
            </w:r>
            <w:r>
              <w:rPr>
                <w:noProof/>
                <w:webHidden/>
              </w:rPr>
              <w:tab/>
            </w:r>
            <w:r>
              <w:rPr>
                <w:noProof/>
                <w:webHidden/>
              </w:rPr>
              <w:fldChar w:fldCharType="begin"/>
            </w:r>
            <w:r>
              <w:rPr>
                <w:noProof/>
                <w:webHidden/>
              </w:rPr>
              <w:instrText xml:space="preserve"> PAGEREF _Toc406423530 \h </w:instrText>
            </w:r>
            <w:r>
              <w:rPr>
                <w:noProof/>
                <w:webHidden/>
              </w:rPr>
            </w:r>
            <w:r>
              <w:rPr>
                <w:noProof/>
                <w:webHidden/>
              </w:rPr>
              <w:fldChar w:fldCharType="separate"/>
            </w:r>
            <w:r>
              <w:rPr>
                <w:noProof/>
                <w:webHidden/>
              </w:rPr>
              <w:t>58</w:t>
            </w:r>
            <w:r>
              <w:rPr>
                <w:noProof/>
                <w:webHidden/>
              </w:rPr>
              <w:fldChar w:fldCharType="end"/>
            </w:r>
          </w:hyperlink>
        </w:p>
        <w:p w14:paraId="4ADFCCCC" w14:textId="77777777" w:rsidR="00107D2D" w:rsidRDefault="00107D2D">
          <w:pPr>
            <w:pStyle w:val="TOC1"/>
            <w:tabs>
              <w:tab w:val="right" w:leader="dot" w:pos="9926"/>
            </w:tabs>
            <w:rPr>
              <w:rFonts w:eastAsiaTheme="minorEastAsia"/>
              <w:noProof/>
              <w:sz w:val="22"/>
              <w:szCs w:val="22"/>
            </w:rPr>
          </w:pPr>
          <w:hyperlink w:anchor="_Toc406423531" w:history="1">
            <w:r w:rsidRPr="00765AEA">
              <w:rPr>
                <w:rStyle w:val="Hyperlink"/>
                <w:noProof/>
              </w:rPr>
              <w:t>Revision History</w:t>
            </w:r>
            <w:r>
              <w:rPr>
                <w:noProof/>
                <w:webHidden/>
              </w:rPr>
              <w:tab/>
            </w:r>
            <w:r>
              <w:rPr>
                <w:noProof/>
                <w:webHidden/>
              </w:rPr>
              <w:fldChar w:fldCharType="begin"/>
            </w:r>
            <w:r>
              <w:rPr>
                <w:noProof/>
                <w:webHidden/>
              </w:rPr>
              <w:instrText xml:space="preserve"> PAGEREF _Toc406423531 \h </w:instrText>
            </w:r>
            <w:r>
              <w:rPr>
                <w:noProof/>
                <w:webHidden/>
              </w:rPr>
            </w:r>
            <w:r>
              <w:rPr>
                <w:noProof/>
                <w:webHidden/>
              </w:rPr>
              <w:fldChar w:fldCharType="separate"/>
            </w:r>
            <w:r>
              <w:rPr>
                <w:noProof/>
                <w:webHidden/>
              </w:rPr>
              <w:t>59</w:t>
            </w:r>
            <w:r>
              <w:rPr>
                <w:noProof/>
                <w:webHidden/>
              </w:rPr>
              <w:fldChar w:fldCharType="end"/>
            </w:r>
          </w:hyperlink>
        </w:p>
        <w:p w14:paraId="556A876C" w14:textId="4B7248B0" w:rsidR="001C1447" w:rsidRDefault="001C1447">
          <w:r>
            <w:rPr>
              <w:b/>
              <w:bCs/>
              <w:noProof/>
            </w:rPr>
            <w:fldChar w:fldCharType="end"/>
          </w:r>
        </w:p>
      </w:sdtContent>
    </w:sdt>
    <w:p w14:paraId="24EB1F77" w14:textId="77777777" w:rsidR="001C1447" w:rsidRDefault="001C1447">
      <w:pPr>
        <w:spacing w:after="0"/>
        <w:jc w:val="left"/>
        <w:rPr>
          <w:rFonts w:asciiTheme="majorHAnsi" w:eastAsiaTheme="majorEastAsia" w:hAnsiTheme="majorHAnsi" w:cstheme="majorBidi"/>
          <w:b/>
          <w:bCs/>
          <w:color w:val="000000" w:themeColor="text1"/>
          <w:sz w:val="28"/>
          <w:szCs w:val="28"/>
        </w:rPr>
      </w:pPr>
      <w:r>
        <w:br w:type="page"/>
      </w:r>
    </w:p>
    <w:p w14:paraId="32871BB6" w14:textId="12781C87" w:rsidR="00611674" w:rsidRDefault="00611674" w:rsidP="009E2A1F">
      <w:pPr>
        <w:pStyle w:val="Heading1"/>
      </w:pPr>
      <w:bookmarkStart w:id="2" w:name="_Toc406423480"/>
      <w:r>
        <w:lastRenderedPageBreak/>
        <w:t>Introduction</w:t>
      </w:r>
      <w:bookmarkEnd w:id="2"/>
      <w:r>
        <w:t xml:space="preserve">    </w:t>
      </w:r>
    </w:p>
    <w:p w14:paraId="043ED735" w14:textId="530CABBD" w:rsidR="00C46155" w:rsidRDefault="00413536" w:rsidP="00611674">
      <w:r>
        <w:t xml:space="preserve">There </w:t>
      </w:r>
      <w:r w:rsidR="005A7166">
        <w:t xml:space="preserve">have been </w:t>
      </w:r>
      <w:r>
        <w:t xml:space="preserve">several requests to The HDF Group to implement a new </w:t>
      </w:r>
      <w:r w:rsidR="008A2B5E">
        <w:t xml:space="preserve">feature </w:t>
      </w:r>
      <w:r>
        <w:t>called “Virtual Dataset</w:t>
      </w:r>
      <w:r w:rsidR="008A2B5E">
        <w:t>s</w:t>
      </w:r>
      <w:r>
        <w:t>”</w:t>
      </w:r>
      <w:r w:rsidR="00CF5348">
        <w:t xml:space="preserve"> (VDS)</w:t>
      </w:r>
      <w:r>
        <w:t xml:space="preserve">. While requests </w:t>
      </w:r>
      <w:r w:rsidR="008A2B5E">
        <w:t xml:space="preserve">have come </w:t>
      </w:r>
      <w:r>
        <w:t>from different communities</w:t>
      </w:r>
      <w:del w:id="3" w:author="Evans, Mark" w:date="2014-12-10T13:50:00Z">
        <w:r w:rsidR="00575058" w:rsidDel="009E2A1F">
          <w:delText>,</w:delText>
        </w:r>
      </w:del>
      <w:r>
        <w:t xml:space="preserve"> such as </w:t>
      </w:r>
      <w:r w:rsidR="008A2B5E">
        <w:t>the</w:t>
      </w:r>
      <w:r w:rsidR="00EE5283">
        <w:t xml:space="preserve"> </w:t>
      </w:r>
      <w:r>
        <w:t xml:space="preserve">synchrotron community and </w:t>
      </w:r>
      <w:ins w:id="4" w:author="Evans, Mark" w:date="2014-12-10T13:50:00Z">
        <w:r w:rsidR="009E2A1F">
          <w:t xml:space="preserve">the </w:t>
        </w:r>
      </w:ins>
      <w:r>
        <w:t>earth sciences community, they have a common requirement</w:t>
      </w:r>
      <w:r w:rsidR="008A2B5E">
        <w:t>:</w:t>
      </w:r>
      <w:r>
        <w:t xml:space="preserve"> to view data stored </w:t>
      </w:r>
      <w:r w:rsidR="00CF5348">
        <w:t xml:space="preserve">across </w:t>
      </w:r>
      <w:r>
        <w:t xml:space="preserve">HDF5 files as </w:t>
      </w:r>
      <w:r w:rsidR="00EE5283">
        <w:t>a</w:t>
      </w:r>
      <w:r w:rsidR="008A2B5E">
        <w:t xml:space="preserve"> single</w:t>
      </w:r>
      <w:r w:rsidR="00EE5283">
        <w:t xml:space="preserve"> </w:t>
      </w:r>
      <w:r w:rsidR="00575058">
        <w:t xml:space="preserve">unified </w:t>
      </w:r>
      <w:r>
        <w:t xml:space="preserve">HDF5 dataset on which </w:t>
      </w:r>
      <w:r w:rsidR="00590DB1">
        <w:t xml:space="preserve">normal </w:t>
      </w:r>
      <w:r w:rsidR="00575058">
        <w:t xml:space="preserve">I/O </w:t>
      </w:r>
      <w:r w:rsidR="00590DB1">
        <w:t>operations can be performed.</w:t>
      </w:r>
      <w:r>
        <w:t xml:space="preserve"> </w:t>
      </w:r>
    </w:p>
    <w:p w14:paraId="79D2C7AB" w14:textId="28254788" w:rsidR="00413536" w:rsidRDefault="00037FBE" w:rsidP="00611674">
      <w:r>
        <w:t>This document</w:t>
      </w:r>
      <w:r w:rsidR="00413536">
        <w:t xml:space="preserve"> formalize</w:t>
      </w:r>
      <w:r w:rsidR="00EE5283">
        <w:t>s</w:t>
      </w:r>
      <w:r w:rsidR="00413536">
        <w:t xml:space="preserve"> the notion of the “Virtual Dataset”</w:t>
      </w:r>
      <w:del w:id="5" w:author="Evans, Mark" w:date="2014-12-10T13:51:00Z">
        <w:r w:rsidR="00413536" w:rsidDel="009E2A1F">
          <w:delText>,</w:delText>
        </w:r>
      </w:del>
      <w:r w:rsidR="008A2B5E">
        <w:t xml:space="preserve"> and</w:t>
      </w:r>
      <w:r w:rsidR="00413536">
        <w:t xml:space="preserve"> document</w:t>
      </w:r>
      <w:r w:rsidR="00EE5283">
        <w:t>s</w:t>
      </w:r>
      <w:r w:rsidR="00413536">
        <w:t xml:space="preserve"> </w:t>
      </w:r>
      <w:r w:rsidR="008A2B5E">
        <w:t xml:space="preserve">its </w:t>
      </w:r>
      <w:r w:rsidR="00413536">
        <w:t>requirements and use cases.</w:t>
      </w:r>
    </w:p>
    <w:p w14:paraId="193D78D7" w14:textId="77777777" w:rsidR="00037FBE" w:rsidRDefault="00037FBE">
      <w:pPr>
        <w:spacing w:after="0"/>
        <w:jc w:val="left"/>
        <w:rPr>
          <w:rFonts w:asciiTheme="majorHAnsi" w:eastAsiaTheme="majorEastAsia" w:hAnsiTheme="majorHAnsi" w:cstheme="majorBidi"/>
          <w:b/>
          <w:bCs/>
          <w:color w:val="000000" w:themeColor="text1"/>
          <w:sz w:val="28"/>
          <w:szCs w:val="28"/>
        </w:rPr>
      </w:pPr>
      <w:r>
        <w:br w:type="page"/>
      </w:r>
    </w:p>
    <w:p w14:paraId="30BC3CF3" w14:textId="29CF8567" w:rsidR="00413536" w:rsidRDefault="00413536" w:rsidP="009E2A1F">
      <w:pPr>
        <w:pStyle w:val="Heading1"/>
      </w:pPr>
      <w:bookmarkStart w:id="6" w:name="_Toc406423481"/>
      <w:r>
        <w:lastRenderedPageBreak/>
        <w:t>HDF5 Virtual Dataset</w:t>
      </w:r>
      <w:r w:rsidR="00E5029C">
        <w:t>s</w:t>
      </w:r>
      <w:bookmarkEnd w:id="6"/>
      <w:r>
        <w:t xml:space="preserve"> </w:t>
      </w:r>
    </w:p>
    <w:p w14:paraId="33482EA5" w14:textId="77777777" w:rsidR="009E2A1F" w:rsidRDefault="00575058" w:rsidP="00413536">
      <w:pPr>
        <w:rPr>
          <w:ins w:id="7" w:author="Evans, Mark" w:date="2014-12-10T14:21:00Z"/>
        </w:rPr>
      </w:pPr>
      <w:r>
        <w:t xml:space="preserve">Our goal is to introduce and implement a new way of constructing and accessing collections of HDF5 datasets in the same way as if </w:t>
      </w:r>
      <w:ins w:id="8" w:author="Evans, Mark" w:date="2014-12-10T14:20:00Z">
        <w:r w:rsidR="009E2A1F">
          <w:t>the data</w:t>
        </w:r>
      </w:ins>
      <w:del w:id="9" w:author="Evans, Mark" w:date="2014-12-10T14:20:00Z">
        <w:r w:rsidDel="009E2A1F">
          <w:delText>it</w:delText>
        </w:r>
      </w:del>
      <w:r>
        <w:t xml:space="preserve"> was stored in a single dataset in one HDF5 </w:t>
      </w:r>
      <w:ins w:id="10" w:author="Evans, Mark" w:date="2014-12-10T14:20:00Z">
        <w:r w:rsidR="009E2A1F">
          <w:t>file</w:t>
        </w:r>
      </w:ins>
      <w:del w:id="11" w:author="Evans, Mark" w:date="2014-12-10T14:20:00Z">
        <w:r w:rsidDel="009E2A1F">
          <w:delText>dataset</w:delText>
        </w:r>
      </w:del>
      <w:r>
        <w:t xml:space="preserve">.  </w:t>
      </w:r>
    </w:p>
    <w:p w14:paraId="407B15D0" w14:textId="73323F96" w:rsidR="00413536" w:rsidRDefault="004A5B81" w:rsidP="00413536">
      <w:r>
        <w:t xml:space="preserve">An </w:t>
      </w:r>
      <w:r w:rsidR="00413536">
        <w:t xml:space="preserve">HDF5 Virtual Dataset </w:t>
      </w:r>
      <w:r w:rsidR="002919BB">
        <w:t>i</w:t>
      </w:r>
      <w:r w:rsidR="00413536">
        <w:t>s an HDF5 dataset with the following properties:</w:t>
      </w:r>
    </w:p>
    <w:p w14:paraId="4D0096BE" w14:textId="4ADF750A" w:rsidR="00413536" w:rsidRDefault="00696997" w:rsidP="00107D2D">
      <w:pPr>
        <w:pStyle w:val="ListParagraph"/>
        <w:numPr>
          <w:ilvl w:val="0"/>
          <w:numId w:val="9"/>
        </w:numPr>
      </w:pPr>
      <w:r>
        <w:t>D</w:t>
      </w:r>
      <w:r w:rsidR="00413536">
        <w:t xml:space="preserve">ata </w:t>
      </w:r>
      <w:r>
        <w:t xml:space="preserve">elements </w:t>
      </w:r>
      <w:r w:rsidR="00413536">
        <w:t xml:space="preserve">for </w:t>
      </w:r>
      <w:r>
        <w:t xml:space="preserve">a </w:t>
      </w:r>
      <w:r w:rsidR="00BD7880">
        <w:t xml:space="preserve">virtual dataset </w:t>
      </w:r>
      <w:r>
        <w:t xml:space="preserve">are </w:t>
      </w:r>
      <w:r w:rsidR="00413536">
        <w:t xml:space="preserve">stored in </w:t>
      </w:r>
      <w:r w:rsidR="004A5B81">
        <w:t xml:space="preserve">source </w:t>
      </w:r>
      <w:r w:rsidR="00413536">
        <w:t xml:space="preserve">datasets in </w:t>
      </w:r>
      <w:r w:rsidR="00774D9E">
        <w:t xml:space="preserve">one or more source </w:t>
      </w:r>
      <w:r w:rsidR="00413536">
        <w:t>HDF5 files</w:t>
      </w:r>
      <w:r w:rsidR="00EE5283">
        <w:t>.</w:t>
      </w:r>
    </w:p>
    <w:p w14:paraId="2AA3CA1F" w14:textId="7999D034" w:rsidR="00413536" w:rsidRDefault="00955B96" w:rsidP="00107D2D">
      <w:pPr>
        <w:pStyle w:val="ListParagraph"/>
        <w:numPr>
          <w:ilvl w:val="0"/>
          <w:numId w:val="9"/>
        </w:numPr>
      </w:pPr>
      <w:r>
        <w:t xml:space="preserve">There is a mapping </w:t>
      </w:r>
      <w:r w:rsidR="00EE5283">
        <w:t xml:space="preserve">from </w:t>
      </w:r>
      <w:r w:rsidR="00696997">
        <w:t xml:space="preserve">a </w:t>
      </w:r>
      <w:r w:rsidR="00CF5348">
        <w:t xml:space="preserve">set of </w:t>
      </w:r>
      <w:r>
        <w:t xml:space="preserve">elements </w:t>
      </w:r>
      <w:r w:rsidR="00AA60F8">
        <w:t>in</w:t>
      </w:r>
      <w:r w:rsidR="00696997">
        <w:t xml:space="preserve"> </w:t>
      </w:r>
      <w:r w:rsidR="00EE5283">
        <w:t xml:space="preserve">each </w:t>
      </w:r>
      <w:r w:rsidR="003C1676">
        <w:t>source</w:t>
      </w:r>
      <w:r w:rsidR="00CF5348">
        <w:t xml:space="preserve"> </w:t>
      </w:r>
      <w:r w:rsidR="00696997">
        <w:t xml:space="preserve">dataset </w:t>
      </w:r>
      <w:r w:rsidR="00CF5348">
        <w:t>to a set of elements in</w:t>
      </w:r>
      <w:r w:rsidR="00696997">
        <w:t xml:space="preserve"> the</w:t>
      </w:r>
      <w:r w:rsidR="00CF5348">
        <w:t xml:space="preserve"> </w:t>
      </w:r>
      <w:r w:rsidR="00BD7880">
        <w:t>virtual dataset</w:t>
      </w:r>
      <w:r w:rsidR="00CF5348">
        <w:t>.</w:t>
      </w:r>
    </w:p>
    <w:p w14:paraId="3B2607F5" w14:textId="506959F8" w:rsidR="006343EE" w:rsidRDefault="00E5029C" w:rsidP="006343EE">
      <w:r>
        <w:t>For example, the diagram below shows mapping portions of four source datasets to a single virtual dataset:</w:t>
      </w:r>
    </w:p>
    <w:p w14:paraId="68C51DDD" w14:textId="555E709D" w:rsidR="00E5029C" w:rsidRDefault="00E5029C" w:rsidP="006343EE">
      <w:pPr>
        <w:rPr>
          <w:ins w:id="12" w:author="Evans, Mark" w:date="2014-12-15T15:22:00Z"/>
        </w:rPr>
      </w:pPr>
      <w:r>
        <w:rPr>
          <w:noProof/>
        </w:rPr>
        <w:lastRenderedPageBreak/>
        <w:drawing>
          <wp:inline distT="0" distB="0" distL="0" distR="0" wp14:anchorId="23130D81" wp14:editId="13EBE670">
            <wp:extent cx="4626864" cy="7534656"/>
            <wp:effectExtent l="0" t="0" r="254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TiledVirtual.png"/>
                    <pic:cNvPicPr/>
                  </pic:nvPicPr>
                  <pic:blipFill>
                    <a:blip r:embed="rId12">
                      <a:extLst>
                        <a:ext uri="{28A0092B-C50C-407E-A947-70E740481C1C}">
                          <a14:useLocalDpi xmlns:a14="http://schemas.microsoft.com/office/drawing/2010/main" val="0"/>
                        </a:ext>
                      </a:extLst>
                    </a:blip>
                    <a:stretch>
                      <a:fillRect/>
                    </a:stretch>
                  </pic:blipFill>
                  <pic:spPr>
                    <a:xfrm>
                      <a:off x="0" y="0"/>
                      <a:ext cx="4626864" cy="7534656"/>
                    </a:xfrm>
                    <a:prstGeom prst="rect">
                      <a:avLst/>
                    </a:prstGeom>
                  </pic:spPr>
                </pic:pic>
              </a:graphicData>
            </a:graphic>
          </wp:inline>
        </w:drawing>
      </w:r>
    </w:p>
    <w:p w14:paraId="3FC9A1BA" w14:textId="60DCDBDF" w:rsidR="009C698A" w:rsidRDefault="009C698A" w:rsidP="009C698A">
      <w:pPr>
        <w:pStyle w:val="Caption"/>
        <w:rPr>
          <w:ins w:id="13" w:author="Evans, Mark" w:date="2014-12-15T15:22:00Z"/>
          <w:szCs w:val="22"/>
        </w:rPr>
      </w:pPr>
      <w:ins w:id="14" w:author="Evans, Mark" w:date="2014-12-15T15:22:00Z">
        <w:r w:rsidRPr="00830110">
          <w:rPr>
            <w:sz w:val="22"/>
            <w:szCs w:val="22"/>
          </w:rPr>
          <w:t xml:space="preserve">Figure </w:t>
        </w:r>
        <w:r w:rsidRPr="00830110">
          <w:rPr>
            <w:sz w:val="22"/>
            <w:szCs w:val="22"/>
          </w:rPr>
          <w:fldChar w:fldCharType="begin"/>
        </w:r>
        <w:r w:rsidRPr="00830110">
          <w:rPr>
            <w:sz w:val="22"/>
            <w:szCs w:val="22"/>
          </w:rPr>
          <w:instrText xml:space="preserve"> SEQ Figure \* ARABIC </w:instrText>
        </w:r>
        <w:r w:rsidRPr="00830110">
          <w:rPr>
            <w:sz w:val="22"/>
            <w:szCs w:val="22"/>
          </w:rPr>
          <w:fldChar w:fldCharType="separate"/>
        </w:r>
      </w:ins>
      <w:r w:rsidR="00107D2D">
        <w:rPr>
          <w:noProof/>
          <w:sz w:val="22"/>
          <w:szCs w:val="22"/>
        </w:rPr>
        <w:t>1</w:t>
      </w:r>
      <w:ins w:id="15" w:author="Evans, Mark" w:date="2014-12-15T15:22:00Z">
        <w:r w:rsidRPr="00830110">
          <w:rPr>
            <w:noProof/>
            <w:sz w:val="22"/>
            <w:szCs w:val="22"/>
          </w:rPr>
          <w:fldChar w:fldCharType="end"/>
        </w:r>
        <w:r>
          <w:rPr>
            <w:sz w:val="22"/>
            <w:szCs w:val="22"/>
          </w:rPr>
          <w:t xml:space="preserve">: </w:t>
        </w:r>
      </w:ins>
      <w:ins w:id="16" w:author="Evans, Mark" w:date="2014-12-15T15:23:00Z">
        <w:r>
          <w:rPr>
            <w:sz w:val="22"/>
            <w:szCs w:val="22"/>
          </w:rPr>
          <w:t>Mapping Source Datasets to Virtual Dataset</w:t>
        </w:r>
      </w:ins>
    </w:p>
    <w:p w14:paraId="2D70145B" w14:textId="77777777" w:rsidR="009C698A" w:rsidRDefault="009C698A" w:rsidP="006343EE"/>
    <w:p w14:paraId="381FE72C" w14:textId="4BC51D08" w:rsidR="00E5029C" w:rsidRDefault="00E5029C" w:rsidP="006343EE">
      <w:r>
        <w:lastRenderedPageBreak/>
        <w:t xml:space="preserve">After a virtual dataset has been created, its data </w:t>
      </w:r>
      <w:r w:rsidR="000B5CB1">
        <w:t xml:space="preserve">elements </w:t>
      </w:r>
      <w:r>
        <w:t xml:space="preserve">can be accessed </w:t>
      </w:r>
      <w:r w:rsidR="000B5CB1">
        <w:t>using</w:t>
      </w:r>
      <w:r>
        <w:t xml:space="preserve"> typical HDF5 API routines </w:t>
      </w:r>
      <w:ins w:id="17" w:author="Evans, Mark" w:date="2014-12-10T14:23:00Z">
        <w:r w:rsidR="009E2A1F">
          <w:t xml:space="preserve">such as </w:t>
        </w:r>
      </w:ins>
      <w:del w:id="18" w:author="Evans, Mark" w:date="2014-12-10T14:23:00Z">
        <w:r w:rsidDel="009E2A1F">
          <w:delText xml:space="preserve">(i.e. </w:delText>
        </w:r>
      </w:del>
      <w:r>
        <w:t>H5Dread and H5Dwrite</w:t>
      </w:r>
      <w:del w:id="19" w:author="Evans, Mark" w:date="2014-12-10T14:23:00Z">
        <w:r w:rsidDel="009E2A1F">
          <w:delText>),</w:delText>
        </w:r>
      </w:del>
      <w:r>
        <w:t xml:space="preserve"> with the actual data elements being retrieved from the corresponding locations in </w:t>
      </w:r>
      <w:ins w:id="20" w:author="Evans, Mark" w:date="2014-12-10T14:23:00Z">
        <w:r w:rsidR="009E2A1F">
          <w:t xml:space="preserve">the </w:t>
        </w:r>
      </w:ins>
      <w:r>
        <w:t>source datasets.</w:t>
      </w:r>
    </w:p>
    <w:p w14:paraId="146FA0A9" w14:textId="2109DE6F" w:rsidR="00E5029C" w:rsidRDefault="00E5029C" w:rsidP="006343EE">
      <w:r>
        <w:t>Furthermore, virtual datasets can have unlimited dimensions and map to source datasets with</w:t>
      </w:r>
      <w:r w:rsidR="000B5CB1">
        <w:t xml:space="preserve"> unlimited dimensions</w:t>
      </w:r>
      <w:r>
        <w:t xml:space="preserve">, allowing a virtual dataset to grow over time, as its underlying source datasets </w:t>
      </w:r>
      <w:r w:rsidR="000B5CB1">
        <w:t>change</w:t>
      </w:r>
      <w:r>
        <w:t xml:space="preserve"> in size.  Extending the idea of source datasets growing over time </w:t>
      </w:r>
      <w:r w:rsidR="00E77CB0">
        <w:t xml:space="preserve">(and therefore the virtual dataset growing) </w:t>
      </w:r>
      <w:r>
        <w:t xml:space="preserve">to the realm of simultaneous writing </w:t>
      </w:r>
      <w:r w:rsidR="000B5CB1">
        <w:t xml:space="preserve">to </w:t>
      </w:r>
      <w:r>
        <w:t>and reading from those datasets (</w:t>
      </w:r>
      <w:ins w:id="21" w:author="Evans, Mark" w:date="2014-12-10T14:26:00Z">
        <w:r w:rsidR="009E2A1F">
          <w:t>in other words,</w:t>
        </w:r>
      </w:ins>
      <w:del w:id="22" w:author="Evans, Mark" w:date="2014-12-10T14:26:00Z">
        <w:r w:rsidDel="009E2A1F">
          <w:delText>i.e.</w:delText>
        </w:r>
      </w:del>
      <w:r>
        <w:t xml:space="preserve"> the </w:t>
      </w:r>
      <w:ins w:id="23" w:author="Evans, Mark" w:date="2014-12-11T09:14:00Z">
        <w:r w:rsidR="006444D1">
          <w:t>single-writer/multiple-reader (</w:t>
        </w:r>
      </w:ins>
      <w:del w:id="24" w:author="Evans, Mark" w:date="2014-12-11T09:14:00Z">
        <w:r w:rsidDel="006444D1">
          <w:delText>‘</w:delText>
        </w:r>
      </w:del>
      <w:r>
        <w:t>SWMR</w:t>
      </w:r>
      <w:ins w:id="25" w:author="Evans, Mark" w:date="2014-12-11T09:14:00Z">
        <w:r w:rsidR="006444D1">
          <w:t>)</w:t>
        </w:r>
      </w:ins>
      <w:del w:id="26" w:author="Evans, Mark" w:date="2014-12-11T09:14:00Z">
        <w:r w:rsidDel="006444D1">
          <w:delText>’</w:delText>
        </w:r>
      </w:del>
      <w:r>
        <w:t xml:space="preserve"> feature in HDF5)</w:t>
      </w:r>
      <w:r w:rsidR="00E77CB0">
        <w:t xml:space="preserve"> </w:t>
      </w:r>
      <w:r w:rsidR="000B5CB1">
        <w:t>shows that a virtual dataset can be employed to create a single, coherent view of a set of source datasets that are being concurrently written while the virtual dataset is read from</w:t>
      </w:r>
      <w:r w:rsidR="005D25E6">
        <w:t>, something otherwise not possible with HDF5.</w:t>
      </w:r>
    </w:p>
    <w:p w14:paraId="339F023E" w14:textId="77777777" w:rsidR="00E64528" w:rsidRDefault="00E64528">
      <w:pPr>
        <w:spacing w:after="0"/>
        <w:jc w:val="left"/>
        <w:rPr>
          <w:rFonts w:asciiTheme="majorHAnsi" w:eastAsiaTheme="majorEastAsia" w:hAnsiTheme="majorHAnsi" w:cstheme="majorBidi"/>
          <w:b/>
          <w:bCs/>
          <w:color w:val="000000" w:themeColor="text1"/>
          <w:sz w:val="28"/>
          <w:szCs w:val="28"/>
        </w:rPr>
      </w:pPr>
      <w:r>
        <w:br w:type="page"/>
      </w:r>
    </w:p>
    <w:p w14:paraId="175FF47C" w14:textId="0D594FE6" w:rsidR="00C6508F" w:rsidRDefault="000B25B1" w:rsidP="009E2A1F">
      <w:pPr>
        <w:pStyle w:val="Heading1"/>
      </w:pPr>
      <w:bookmarkStart w:id="27" w:name="_Toc406423482"/>
      <w:ins w:id="28" w:author="Evans, Mark" w:date="2014-12-11T16:19:00Z">
        <w:r>
          <w:lastRenderedPageBreak/>
          <w:t xml:space="preserve">VDS </w:t>
        </w:r>
      </w:ins>
      <w:r w:rsidR="00DD5B29">
        <w:t>U</w:t>
      </w:r>
      <w:bookmarkStart w:id="29" w:name="VdsUseCases"/>
      <w:bookmarkEnd w:id="29"/>
      <w:r w:rsidR="00DD5B29">
        <w:t xml:space="preserve">se </w:t>
      </w:r>
      <w:r w:rsidR="009E2A1F">
        <w:t>Cases</w:t>
      </w:r>
      <w:bookmarkEnd w:id="27"/>
    </w:p>
    <w:p w14:paraId="363A51A4" w14:textId="7CD95038" w:rsidR="007E2A20" w:rsidRPr="007E2A20" w:rsidRDefault="007E2A20" w:rsidP="007E2A20">
      <w:r>
        <w:t xml:space="preserve">In this section </w:t>
      </w:r>
      <w:r w:rsidR="00114EC8">
        <w:t>we discuss several use cases for VDS.</w:t>
      </w:r>
      <w:r w:rsidR="00F14A63">
        <w:t xml:space="preserve"> </w:t>
      </w:r>
    </w:p>
    <w:p w14:paraId="5733077F" w14:textId="5F499861" w:rsidR="00CC1E91" w:rsidRPr="00192E7E" w:rsidRDefault="00CC1E91" w:rsidP="002E7285">
      <w:pPr>
        <w:pStyle w:val="Heading2"/>
      </w:pPr>
      <w:bookmarkStart w:id="30" w:name="_Ref238638153"/>
      <w:bookmarkStart w:id="31" w:name="_Toc406423483"/>
      <w:r>
        <w:t xml:space="preserve">DLS </w:t>
      </w:r>
      <w:r w:rsidR="009E2A1F">
        <w:t xml:space="preserve">Use Case </w:t>
      </w:r>
      <w:r w:rsidRPr="00192E7E">
        <w:t>“E</w:t>
      </w:r>
      <w:r w:rsidR="00192E7E" w:rsidRPr="00192E7E">
        <w:t>xcalibur</w:t>
      </w:r>
      <w:r w:rsidRPr="00192E7E">
        <w:t>”</w:t>
      </w:r>
      <w:bookmarkEnd w:id="30"/>
      <w:bookmarkEnd w:id="31"/>
    </w:p>
    <w:p w14:paraId="362E641A" w14:textId="60316B3C" w:rsidR="003978D7" w:rsidRDefault="00863D66" w:rsidP="007E2A20">
      <w:r>
        <w:t xml:space="preserve">The </w:t>
      </w:r>
      <w:r w:rsidR="00FD42EF">
        <w:t xml:space="preserve">Excalibur </w:t>
      </w:r>
      <w:r w:rsidR="007E2A20">
        <w:t>detector</w:t>
      </w:r>
      <w:ins w:id="32" w:author="Evans, Mark" w:date="2014-12-10T15:32:00Z">
        <w:r w:rsidR="00FD42EF">
          <w:t xml:space="preserve"> is operated by Diamond Light Source (DLS)</w:t>
        </w:r>
      </w:ins>
      <w:ins w:id="33" w:author="Evans, Mark" w:date="2014-12-10T15:34:00Z">
        <w:r w:rsidR="00FD42EF">
          <w:t xml:space="preserve">. For more information, see the “References” chapter on page </w:t>
        </w:r>
      </w:ins>
      <w:ins w:id="34" w:author="Evans, Mark" w:date="2014-12-10T15:35:00Z">
        <w:r w:rsidR="00FD42EF">
          <w:fldChar w:fldCharType="begin"/>
        </w:r>
        <w:r w:rsidR="00FD42EF">
          <w:instrText xml:space="preserve"> PAGEREF References \h </w:instrText>
        </w:r>
      </w:ins>
      <w:r w:rsidR="00FD42EF">
        <w:fldChar w:fldCharType="separate"/>
      </w:r>
      <w:ins w:id="35" w:author="Evans, Mark" w:date="2014-12-10T15:35:00Z">
        <w:r w:rsidR="00FD42EF">
          <w:rPr>
            <w:noProof/>
          </w:rPr>
          <w:t>58</w:t>
        </w:r>
        <w:r w:rsidR="00FD42EF">
          <w:fldChar w:fldCharType="end"/>
        </w:r>
        <w:r w:rsidR="00FD42EF">
          <w:t>.</w:t>
        </w:r>
      </w:ins>
      <w:ins w:id="36" w:author="Evans, Mark" w:date="2014-12-10T15:32:00Z">
        <w:r w:rsidR="00FD42EF">
          <w:t xml:space="preserve"> </w:t>
        </w:r>
      </w:ins>
      <w:del w:id="37" w:author="Evans, Mark" w:date="2014-12-10T15:35:00Z">
        <w:r w:rsidR="007E2A20" w:rsidDel="00FD42EF">
          <w:delText xml:space="preserve"> is described in the section 3.1 of [</w:delText>
        </w:r>
        <w:r w:rsidR="007E2A20" w:rsidDel="00FD42EF">
          <w:fldChar w:fldCharType="begin"/>
        </w:r>
        <w:r w:rsidR="007E2A20" w:rsidDel="00FD42EF">
          <w:delInstrText xml:space="preserve"> REF _Ref238633273 \r \h </w:delInstrText>
        </w:r>
        <w:r w:rsidR="007E2A20" w:rsidDel="00FD42EF">
          <w:fldChar w:fldCharType="separate"/>
        </w:r>
      </w:del>
      <w:r w:rsidR="00107D2D">
        <w:t>1</w:t>
      </w:r>
      <w:del w:id="38" w:author="Evans, Mark" w:date="2014-12-10T15:35:00Z">
        <w:r w:rsidR="007E2A20" w:rsidDel="00FD42EF">
          <w:fldChar w:fldCharType="end"/>
        </w:r>
        <w:r w:rsidR="007E2A20" w:rsidDel="00FD42EF">
          <w:delText>]</w:delText>
        </w:r>
        <w:r w:rsidR="00432E7E" w:rsidDel="00FD42EF">
          <w:delText xml:space="preserve">. </w:delText>
        </w:r>
      </w:del>
      <w:r w:rsidR="00B46AA0">
        <w:t>A s</w:t>
      </w:r>
      <w:r w:rsidR="00306708">
        <w:t>eries of images taken from the detector are sto</w:t>
      </w:r>
      <w:r w:rsidR="00B46AA0">
        <w:t>red in six HDF5 files as shown i</w:t>
      </w:r>
      <w:r w:rsidR="00306708">
        <w:t xml:space="preserve">n </w:t>
      </w:r>
      <w:r w:rsidR="00306708" w:rsidRPr="00306708">
        <w:rPr>
          <w:szCs w:val="24"/>
        </w:rPr>
        <w:fldChar w:fldCharType="begin"/>
      </w:r>
      <w:r w:rsidR="00306708" w:rsidRPr="00306708">
        <w:rPr>
          <w:szCs w:val="24"/>
        </w:rPr>
        <w:instrText xml:space="preserve"> REF _Ref239585146 \h </w:instrText>
      </w:r>
      <w:r w:rsidR="00306708" w:rsidRPr="00306708">
        <w:rPr>
          <w:szCs w:val="24"/>
        </w:rPr>
      </w:r>
      <w:r w:rsidR="00306708" w:rsidRPr="00306708">
        <w:rPr>
          <w:szCs w:val="24"/>
        </w:rPr>
        <w:fldChar w:fldCharType="separate"/>
      </w:r>
      <w:r w:rsidR="009C698A" w:rsidRPr="00830110">
        <w:rPr>
          <w:sz w:val="22"/>
        </w:rPr>
        <w:t xml:space="preserve">Figure </w:t>
      </w:r>
      <w:r w:rsidR="009C698A">
        <w:rPr>
          <w:noProof/>
          <w:sz w:val="22"/>
        </w:rPr>
        <w:t>2</w:t>
      </w:r>
      <w:r w:rsidR="00306708" w:rsidRPr="00306708">
        <w:rPr>
          <w:szCs w:val="24"/>
        </w:rPr>
        <w:fldChar w:fldCharType="end"/>
      </w:r>
      <w:r w:rsidR="00306708">
        <w:t>.</w:t>
      </w:r>
    </w:p>
    <w:p w14:paraId="11FAB689" w14:textId="005A234A" w:rsidR="00114EC8" w:rsidRDefault="00306708" w:rsidP="007E2A20">
      <w:r>
        <w:t>At every time step</w:t>
      </w:r>
      <w:r w:rsidR="00B46AA0">
        <w:t>,</w:t>
      </w:r>
      <w:r>
        <w:t xml:space="preserve"> d</w:t>
      </w:r>
      <w:r w:rsidR="00432E7E">
        <w:t xml:space="preserve">ata for </w:t>
      </w:r>
      <w:r>
        <w:t xml:space="preserve">a </w:t>
      </w:r>
      <w:r w:rsidR="00432E7E">
        <w:t>2D image is divided in</w:t>
      </w:r>
      <w:r>
        <w:t>to</w:t>
      </w:r>
      <w:r w:rsidR="00432E7E">
        <w:t xml:space="preserve"> six sub</w:t>
      </w:r>
      <w:r w:rsidR="00F0123E">
        <w:t>-images</w:t>
      </w:r>
      <w:r w:rsidR="00432E7E">
        <w:t xml:space="preserve"> </w:t>
      </w:r>
      <w:r w:rsidRPr="00E52ACE">
        <w:rPr>
          <w:i/>
        </w:rPr>
        <w:t>A</w:t>
      </w:r>
      <w:r>
        <w:t xml:space="preserve">, </w:t>
      </w:r>
      <w:r w:rsidRPr="00E52ACE">
        <w:rPr>
          <w:i/>
        </w:rPr>
        <w:t>B</w:t>
      </w:r>
      <w:r>
        <w:t xml:space="preserve">, </w:t>
      </w:r>
      <w:r w:rsidRPr="00E52ACE">
        <w:rPr>
          <w:i/>
        </w:rPr>
        <w:t>C</w:t>
      </w:r>
      <w:r>
        <w:t xml:space="preserve">, </w:t>
      </w:r>
      <w:r w:rsidRPr="00E52ACE">
        <w:rPr>
          <w:i/>
        </w:rPr>
        <w:t>D</w:t>
      </w:r>
      <w:r>
        <w:t xml:space="preserve">, </w:t>
      </w:r>
      <w:r w:rsidR="00114EC8" w:rsidRPr="00E52ACE">
        <w:rPr>
          <w:i/>
        </w:rPr>
        <w:t>E</w:t>
      </w:r>
      <w:ins w:id="39" w:author="Evans, Mark" w:date="2014-12-10T15:36:00Z">
        <w:r w:rsidR="00FD42EF">
          <w:rPr>
            <w:i/>
          </w:rPr>
          <w:t>,</w:t>
        </w:r>
      </w:ins>
      <w:r w:rsidR="00114EC8">
        <w:t xml:space="preserve"> </w:t>
      </w:r>
      <w:r>
        <w:t xml:space="preserve">and </w:t>
      </w:r>
      <w:r w:rsidR="00114EC8" w:rsidRPr="00E52ACE">
        <w:rPr>
          <w:i/>
        </w:rPr>
        <w:t>F</w:t>
      </w:r>
      <w:r>
        <w:t xml:space="preserve">. </w:t>
      </w:r>
      <w:r w:rsidR="00114EC8">
        <w:t xml:space="preserve">The sub-images </w:t>
      </w:r>
      <w:r w:rsidR="00114EC8" w:rsidRPr="00E52ACE">
        <w:rPr>
          <w:i/>
        </w:rPr>
        <w:t>A</w:t>
      </w:r>
      <w:r w:rsidR="00114EC8">
        <w:t xml:space="preserve">, </w:t>
      </w:r>
      <w:r w:rsidR="00114EC8" w:rsidRPr="00E52ACE">
        <w:rPr>
          <w:i/>
        </w:rPr>
        <w:t>C</w:t>
      </w:r>
      <w:ins w:id="40" w:author="Evans, Mark" w:date="2014-12-10T15:27:00Z">
        <w:r w:rsidR="00FD42EF">
          <w:rPr>
            <w:i/>
          </w:rPr>
          <w:t>,</w:t>
        </w:r>
      </w:ins>
      <w:r w:rsidR="00114EC8" w:rsidRPr="00E52ACE">
        <w:rPr>
          <w:i/>
        </w:rPr>
        <w:t xml:space="preserve"> </w:t>
      </w:r>
      <w:r w:rsidR="00114EC8">
        <w:t xml:space="preserve">and </w:t>
      </w:r>
      <w:proofErr w:type="spellStart"/>
      <w:r w:rsidR="00114EC8" w:rsidRPr="00E52ACE">
        <w:rPr>
          <w:i/>
        </w:rPr>
        <w:t>E</w:t>
      </w:r>
      <w:proofErr w:type="spellEnd"/>
      <w:r w:rsidR="00114EC8" w:rsidRPr="00E52ACE">
        <w:rPr>
          <w:i/>
        </w:rPr>
        <w:t xml:space="preserve"> </w:t>
      </w:r>
      <w:r w:rsidR="00114EC8">
        <w:t xml:space="preserve">have size </w:t>
      </w:r>
      <w:r w:rsidR="00E52ACE">
        <w:t>k</w:t>
      </w:r>
      <w:r w:rsidR="00114EC8">
        <w:t xml:space="preserve"> x M, </w:t>
      </w:r>
      <w:ins w:id="41" w:author="Evans, Mark" w:date="2014-12-10T15:36:00Z">
        <w:r w:rsidR="00FD42EF">
          <w:t xml:space="preserve">and </w:t>
        </w:r>
      </w:ins>
      <w:r w:rsidR="00114EC8">
        <w:t xml:space="preserve">the sub-images </w:t>
      </w:r>
      <w:r w:rsidR="00114EC8" w:rsidRPr="00E52ACE">
        <w:rPr>
          <w:i/>
        </w:rPr>
        <w:t>B</w:t>
      </w:r>
      <w:r w:rsidR="00114EC8">
        <w:t xml:space="preserve">, </w:t>
      </w:r>
      <w:r w:rsidR="00114EC8" w:rsidRPr="00E52ACE">
        <w:rPr>
          <w:i/>
        </w:rPr>
        <w:t>D</w:t>
      </w:r>
      <w:ins w:id="42" w:author="Evans, Mark" w:date="2014-12-10T15:27:00Z">
        <w:r w:rsidR="00FD42EF">
          <w:rPr>
            <w:i/>
          </w:rPr>
          <w:t>,</w:t>
        </w:r>
      </w:ins>
      <w:r w:rsidR="00114EC8">
        <w:t xml:space="preserve"> and </w:t>
      </w:r>
      <w:r w:rsidR="00114EC8" w:rsidRPr="00E52ACE">
        <w:rPr>
          <w:i/>
        </w:rPr>
        <w:t>F</w:t>
      </w:r>
      <w:r w:rsidR="00114EC8">
        <w:t xml:space="preserve"> have size </w:t>
      </w:r>
      <w:r w:rsidR="00E52ACE">
        <w:t>n</w:t>
      </w:r>
      <w:r w:rsidR="00114EC8">
        <w:t xml:space="preserve"> x M. The size of the full image is (3</w:t>
      </w:r>
      <w:r w:rsidR="00E52ACE">
        <w:t>k</w:t>
      </w:r>
      <w:r w:rsidR="00114EC8">
        <w:t xml:space="preserve"> +3</w:t>
      </w:r>
      <w:r w:rsidR="00E52ACE">
        <w:t>n</w:t>
      </w:r>
      <w:r w:rsidR="00114EC8">
        <w:t>) x M.</w:t>
      </w:r>
    </w:p>
    <w:p w14:paraId="53DB45E1" w14:textId="12D00AE6" w:rsidR="00114EC8" w:rsidRDefault="00FD42EF" w:rsidP="007E2A20">
      <w:ins w:id="43" w:author="Evans, Mark" w:date="2014-12-10T15:37:00Z">
        <w:r>
          <w:t xml:space="preserve">A </w:t>
        </w:r>
      </w:ins>
      <w:r>
        <w:t xml:space="preserve">time </w:t>
      </w:r>
      <w:r w:rsidR="00306708">
        <w:t xml:space="preserve">series for each </w:t>
      </w:r>
      <w:r w:rsidR="001C276E">
        <w:t>sub-image</w:t>
      </w:r>
      <w:r w:rsidR="00432E7E">
        <w:t xml:space="preserve"> </w:t>
      </w:r>
      <w:r w:rsidR="00114EC8" w:rsidRPr="00E52ACE">
        <w:rPr>
          <w:i/>
        </w:rPr>
        <w:t>A</w:t>
      </w:r>
      <w:r w:rsidR="00114EC8">
        <w:t xml:space="preserve">, </w:t>
      </w:r>
      <w:r w:rsidR="00114EC8" w:rsidRPr="00E52ACE">
        <w:rPr>
          <w:i/>
        </w:rPr>
        <w:t>B</w:t>
      </w:r>
      <w:r w:rsidR="00114EC8">
        <w:t xml:space="preserve">, </w:t>
      </w:r>
      <w:r w:rsidR="00114EC8" w:rsidRPr="00E52ACE">
        <w:rPr>
          <w:i/>
        </w:rPr>
        <w:t>C</w:t>
      </w:r>
      <w:r w:rsidR="00114EC8">
        <w:t xml:space="preserve">, </w:t>
      </w:r>
      <w:r w:rsidR="00114EC8" w:rsidRPr="00E52ACE">
        <w:rPr>
          <w:i/>
        </w:rPr>
        <w:t>D</w:t>
      </w:r>
      <w:r w:rsidR="00114EC8">
        <w:t xml:space="preserve">, </w:t>
      </w:r>
      <w:r w:rsidR="00114EC8" w:rsidRPr="00E52ACE">
        <w:rPr>
          <w:i/>
        </w:rPr>
        <w:t>E</w:t>
      </w:r>
      <w:ins w:id="44" w:author="Evans, Mark" w:date="2014-12-10T15:36:00Z">
        <w:r>
          <w:rPr>
            <w:i/>
          </w:rPr>
          <w:t>,</w:t>
        </w:r>
      </w:ins>
      <w:r w:rsidR="00114EC8">
        <w:t xml:space="preserve"> and </w:t>
      </w:r>
      <w:r w:rsidR="00114EC8" w:rsidRPr="00E52ACE">
        <w:rPr>
          <w:i/>
        </w:rPr>
        <w:t>F</w:t>
      </w:r>
      <w:r w:rsidR="00114EC8">
        <w:t xml:space="preserve"> </w:t>
      </w:r>
      <w:r w:rsidR="00306708">
        <w:t>is</w:t>
      </w:r>
      <w:r w:rsidR="00432E7E">
        <w:t xml:space="preserve"> stored in </w:t>
      </w:r>
      <w:r w:rsidR="00F0123E">
        <w:t>a</w:t>
      </w:r>
      <w:r w:rsidR="00432E7E">
        <w:t xml:space="preserve"> </w:t>
      </w:r>
      <w:r w:rsidR="00192E7E">
        <w:t xml:space="preserve">3D </w:t>
      </w:r>
      <w:r w:rsidR="00432E7E">
        <w:t>dataset</w:t>
      </w:r>
      <w:r w:rsidR="003D5BCF">
        <w:t xml:space="preserve"> </w:t>
      </w:r>
      <w:r w:rsidR="00F0123E">
        <w:t xml:space="preserve">in </w:t>
      </w:r>
      <w:del w:id="45" w:author="Evans, Mark" w:date="2014-12-10T15:37:00Z">
        <w:r w:rsidR="00F0123E" w:rsidDel="00FD42EF">
          <w:delText xml:space="preserve">the </w:delText>
        </w:r>
      </w:del>
      <w:ins w:id="46" w:author="Evans, Mark" w:date="2014-12-10T15:37:00Z">
        <w:r>
          <w:t xml:space="preserve">a </w:t>
        </w:r>
      </w:ins>
      <w:r w:rsidR="00E12143">
        <w:t xml:space="preserve">corresponding </w:t>
      </w:r>
      <w:r w:rsidR="00F0123E">
        <w:t>HDF5 file</w:t>
      </w:r>
      <w:r w:rsidR="00306708">
        <w:t>;</w:t>
      </w:r>
      <w:r w:rsidR="00E12143">
        <w:t xml:space="preserve"> for example, </w:t>
      </w:r>
      <w:r w:rsidR="00306708">
        <w:t xml:space="preserve">time series </w:t>
      </w:r>
      <w:ins w:id="47" w:author="Evans, Mark" w:date="2014-12-10T15:38:00Z">
        <w:r>
          <w:t xml:space="preserve">data </w:t>
        </w:r>
      </w:ins>
      <w:r w:rsidR="00306708">
        <w:t xml:space="preserve">for </w:t>
      </w:r>
      <w:r w:rsidR="00E12143">
        <w:t xml:space="preserve">sub-images </w:t>
      </w:r>
      <w:r w:rsidR="00E12143" w:rsidRPr="00E52ACE">
        <w:rPr>
          <w:i/>
        </w:rPr>
        <w:t>A</w:t>
      </w:r>
      <w:r w:rsidR="00E12143">
        <w:t xml:space="preserve"> are stored in </w:t>
      </w:r>
      <w:r w:rsidR="00F0123E">
        <w:t>a.h5</w:t>
      </w:r>
      <w:r w:rsidR="00E52ACE">
        <w:t xml:space="preserve"> in the dataset A</w:t>
      </w:r>
      <w:r w:rsidR="00F0123E">
        <w:t xml:space="preserve">, </w:t>
      </w:r>
      <w:r w:rsidR="00114EC8">
        <w:t xml:space="preserve">time series </w:t>
      </w:r>
      <w:ins w:id="48" w:author="Evans, Mark" w:date="2014-12-10T15:38:00Z">
        <w:r>
          <w:t xml:space="preserve">data </w:t>
        </w:r>
      </w:ins>
      <w:r w:rsidR="00114EC8">
        <w:t xml:space="preserve">for sub-images </w:t>
      </w:r>
      <w:r w:rsidR="00114EC8" w:rsidRPr="00E52ACE">
        <w:rPr>
          <w:i/>
        </w:rPr>
        <w:t>B</w:t>
      </w:r>
      <w:r w:rsidR="00114EC8">
        <w:t xml:space="preserve"> are stored in b.h5</w:t>
      </w:r>
      <w:r w:rsidR="00E52ACE">
        <w:t xml:space="preserve"> in the datasets B</w:t>
      </w:r>
      <w:r w:rsidR="00114EC8">
        <w:t xml:space="preserve">, </w:t>
      </w:r>
      <w:ins w:id="49" w:author="Evans, Mark" w:date="2014-12-10T15:38:00Z">
        <w:r>
          <w:t>and so on</w:t>
        </w:r>
      </w:ins>
      <w:del w:id="50" w:author="Evans, Mark" w:date="2014-12-10T15:38:00Z">
        <w:r w:rsidR="00E12143" w:rsidDel="00FD42EF">
          <w:delText>etc.</w:delText>
        </w:r>
      </w:del>
      <w:r w:rsidR="00F0123E">
        <w:t xml:space="preserve"> </w:t>
      </w:r>
    </w:p>
    <w:p w14:paraId="289B0FB1" w14:textId="5250D963" w:rsidR="00896371" w:rsidRDefault="00896371" w:rsidP="007E2A20">
      <w:r>
        <w:t xml:space="preserve">Each 3D </w:t>
      </w:r>
      <w:r w:rsidR="00DC4106">
        <w:t xml:space="preserve">source </w:t>
      </w:r>
      <w:r>
        <w:t xml:space="preserve">dataset may have its own chunking and compression properties. For example, datasets A, C, and </w:t>
      </w:r>
      <w:proofErr w:type="spellStart"/>
      <w:r>
        <w:t>E</w:t>
      </w:r>
      <w:proofErr w:type="spellEnd"/>
      <w:r>
        <w:t xml:space="preserve"> have chunk size (1 x k x M), while datasets B, D, and F have chunk size (1 x n x M).</w:t>
      </w:r>
    </w:p>
    <w:p w14:paraId="3C17055E" w14:textId="523EE562" w:rsidR="007E2A20" w:rsidRDefault="00F0123E" w:rsidP="007E2A20">
      <w:r>
        <w:t>The</w:t>
      </w:r>
      <w:r w:rsidR="003D5BCF">
        <w:t xml:space="preserve"> slowest changing dimension</w:t>
      </w:r>
      <w:r>
        <w:t xml:space="preserve"> of each </w:t>
      </w:r>
      <w:r w:rsidR="00D0436A">
        <w:t xml:space="preserve">3D </w:t>
      </w:r>
      <w:r>
        <w:t>dataset corresponds to the “time”</w:t>
      </w:r>
      <w:r w:rsidR="00E12143">
        <w:t xml:space="preserve"> axis</w:t>
      </w:r>
      <w:r w:rsidR="00306708">
        <w:t xml:space="preserve"> while a plane orthogonal to the axis represents the sub</w:t>
      </w:r>
      <w:r w:rsidR="00D0436A">
        <w:t>-image at the given time st</w:t>
      </w:r>
      <w:r w:rsidR="00306708">
        <w:t>ep</w:t>
      </w:r>
      <w:r w:rsidR="003D5BCF">
        <w:t>.</w:t>
      </w:r>
      <w:r w:rsidR="00192E7E">
        <w:t xml:space="preserve"> </w:t>
      </w:r>
      <w:r w:rsidR="001C276E">
        <w:t>The</w:t>
      </w:r>
      <w:r w:rsidR="003978D7">
        <w:t xml:space="preserve"> </w:t>
      </w:r>
      <w:r w:rsidR="001C276E">
        <w:t>sub-images</w:t>
      </w:r>
      <w:r w:rsidR="00192E7E">
        <w:t xml:space="preserve"> </w:t>
      </w:r>
      <w:r w:rsidR="003978D7">
        <w:t xml:space="preserve">are written in </w:t>
      </w:r>
      <w:r w:rsidR="001C276E">
        <w:t xml:space="preserve">the </w:t>
      </w:r>
      <w:r w:rsidR="003978D7">
        <w:t xml:space="preserve">order they are taken. </w:t>
      </w:r>
      <w:r w:rsidR="003C51B5">
        <w:t>Independent processes write sub-images</w:t>
      </w:r>
      <w:ins w:id="51" w:author="Evans, Mark" w:date="2014-12-10T15:39:00Z">
        <w:r w:rsidR="00FD42EF">
          <w:t>,</w:t>
        </w:r>
      </w:ins>
      <w:r w:rsidR="003C51B5">
        <w:t xml:space="preserve"> and there is no synchronization between the processes.</w:t>
      </w:r>
      <w:r w:rsidR="00114EC8">
        <w:t xml:space="preserve"> Therefore</w:t>
      </w:r>
      <w:r w:rsidR="003C51B5">
        <w:t>,</w:t>
      </w:r>
      <w:r w:rsidR="00114EC8">
        <w:t xml:space="preserve"> </w:t>
      </w:r>
      <w:r w:rsidR="003C51B5">
        <w:t>a</w:t>
      </w:r>
      <w:r w:rsidR="003978D7">
        <w:t xml:space="preserve">t </w:t>
      </w:r>
      <w:r w:rsidR="00D0436A">
        <w:t>any</w:t>
      </w:r>
      <w:r w:rsidR="003978D7">
        <w:t xml:space="preserve"> particular moment the number of the planes i</w:t>
      </w:r>
      <w:r w:rsidR="00114EC8">
        <w:t xml:space="preserve">n the </w:t>
      </w:r>
      <w:r w:rsidR="00B46AA0">
        <w:t xml:space="preserve">sub-image </w:t>
      </w:r>
      <w:r w:rsidR="00114EC8">
        <w:t xml:space="preserve">datasets may be different. </w:t>
      </w:r>
    </w:p>
    <w:p w14:paraId="317DF523" w14:textId="6F254513" w:rsidR="00F14A63" w:rsidRDefault="00F14A63" w:rsidP="007E2A20">
      <w:r>
        <w:t>If an application needs to read a full image at some particular time step, it can read corresponding sub-images and then combine them in an application buffer</w:t>
      </w:r>
      <w:r w:rsidR="00DC4106">
        <w:t>, but the a</w:t>
      </w:r>
      <w:r>
        <w:t xml:space="preserve">pplication (or user) has to know how </w:t>
      </w:r>
      <w:r w:rsidR="00DF6B9F">
        <w:t xml:space="preserve">to </w:t>
      </w:r>
      <w:r>
        <w:t xml:space="preserve">find sub-images in the HDF5 files. </w:t>
      </w:r>
    </w:p>
    <w:p w14:paraId="56FB470C" w14:textId="58FAF844" w:rsidR="00D0436A" w:rsidRDefault="00D0436A" w:rsidP="007E2A20">
      <w:pPr>
        <w:rPr>
          <w:szCs w:val="24"/>
        </w:rPr>
      </w:pPr>
      <w:r>
        <w:t xml:space="preserve">A virtual dataset VDS in the file VDS.h5 </w:t>
      </w:r>
      <w:r w:rsidR="008665E1">
        <w:t>(</w:t>
      </w:r>
      <w:r w:rsidR="00DF6B9F">
        <w:t>see</w:t>
      </w:r>
      <w:r>
        <w:t xml:space="preserve"> </w:t>
      </w:r>
      <w:r w:rsidRPr="00161C36">
        <w:rPr>
          <w:szCs w:val="24"/>
        </w:rPr>
        <w:fldChar w:fldCharType="begin"/>
      </w:r>
      <w:r w:rsidRPr="00161C36">
        <w:rPr>
          <w:szCs w:val="24"/>
        </w:rPr>
        <w:instrText xml:space="preserve"> REF _Ref239585146 \h </w:instrText>
      </w:r>
      <w:r w:rsidRPr="00161C36">
        <w:rPr>
          <w:szCs w:val="24"/>
        </w:rPr>
      </w:r>
      <w:r w:rsidRPr="00161C36">
        <w:rPr>
          <w:szCs w:val="24"/>
        </w:rPr>
        <w:fldChar w:fldCharType="separate"/>
      </w:r>
      <w:r w:rsidR="009C698A" w:rsidRPr="00830110">
        <w:rPr>
          <w:sz w:val="22"/>
        </w:rPr>
        <w:t xml:space="preserve">Figure </w:t>
      </w:r>
      <w:r w:rsidR="009C698A">
        <w:rPr>
          <w:noProof/>
          <w:sz w:val="22"/>
        </w:rPr>
        <w:t>2</w:t>
      </w:r>
      <w:r w:rsidRPr="00161C36">
        <w:rPr>
          <w:szCs w:val="24"/>
        </w:rPr>
        <w:fldChar w:fldCharType="end"/>
      </w:r>
      <w:r w:rsidR="008665E1">
        <w:rPr>
          <w:szCs w:val="24"/>
        </w:rPr>
        <w:t>)</w:t>
      </w:r>
      <w:r w:rsidR="00161C36">
        <w:rPr>
          <w:szCs w:val="24"/>
        </w:rPr>
        <w:t xml:space="preserve"> </w:t>
      </w:r>
      <w:r w:rsidR="00DF6B9F">
        <w:t xml:space="preserve">provides a seamless access to the sub-images without explicit knowledge by </w:t>
      </w:r>
      <w:ins w:id="52" w:author="Evans, Mark" w:date="2014-12-10T15:40:00Z">
        <w:r w:rsidR="00FD42EF">
          <w:t xml:space="preserve">the </w:t>
        </w:r>
      </w:ins>
      <w:r w:rsidR="00DF6B9F">
        <w:t xml:space="preserve">application of where the actual data is stored. </w:t>
      </w:r>
      <w:r w:rsidR="00B46AA0">
        <w:rPr>
          <w:szCs w:val="24"/>
        </w:rPr>
        <w:t xml:space="preserve">As with sub-image datasets, </w:t>
      </w:r>
      <w:r w:rsidR="001C2AA0">
        <w:rPr>
          <w:szCs w:val="24"/>
        </w:rPr>
        <w:t xml:space="preserve">a </w:t>
      </w:r>
      <w:r w:rsidR="00DF6B9F">
        <w:t xml:space="preserve">VDS </w:t>
      </w:r>
      <w:r w:rsidR="00161C36">
        <w:rPr>
          <w:szCs w:val="24"/>
        </w:rPr>
        <w:t xml:space="preserve">represents the series of full images. </w:t>
      </w:r>
      <w:r w:rsidR="00DF6B9F">
        <w:rPr>
          <w:szCs w:val="24"/>
        </w:rPr>
        <w:t>The</w:t>
      </w:r>
      <w:r w:rsidR="00161C36">
        <w:rPr>
          <w:szCs w:val="24"/>
        </w:rPr>
        <w:t xml:space="preserve"> slowest changing dimension </w:t>
      </w:r>
      <w:r w:rsidR="008665E1">
        <w:rPr>
          <w:szCs w:val="24"/>
        </w:rPr>
        <w:t>of</w:t>
      </w:r>
      <w:r w:rsidR="001C2AA0">
        <w:rPr>
          <w:szCs w:val="24"/>
        </w:rPr>
        <w:t xml:space="preserve"> the</w:t>
      </w:r>
      <w:r w:rsidR="008665E1">
        <w:rPr>
          <w:szCs w:val="24"/>
        </w:rPr>
        <w:t xml:space="preserve"> VDS </w:t>
      </w:r>
      <w:r w:rsidR="00161C36">
        <w:rPr>
          <w:szCs w:val="24"/>
        </w:rPr>
        <w:t xml:space="preserve">corresponds to the “time” axis, and </w:t>
      </w:r>
      <w:r w:rsidR="008665E1">
        <w:rPr>
          <w:szCs w:val="24"/>
        </w:rPr>
        <w:t xml:space="preserve">the </w:t>
      </w:r>
      <w:r w:rsidR="00161C36">
        <w:rPr>
          <w:szCs w:val="24"/>
        </w:rPr>
        <w:t>planes orthogonal to the axis correspond to the full images.</w:t>
      </w:r>
      <w:r w:rsidR="00DF6B9F">
        <w:rPr>
          <w:szCs w:val="24"/>
        </w:rPr>
        <w:t xml:space="preserve"> </w:t>
      </w:r>
      <w:r w:rsidR="00B46AA0">
        <w:rPr>
          <w:szCs w:val="24"/>
        </w:rPr>
        <w:t>I</w:t>
      </w:r>
      <w:r w:rsidR="00DF6B9F">
        <w:rPr>
          <w:szCs w:val="24"/>
        </w:rPr>
        <w:t>n</w:t>
      </w:r>
      <w:r w:rsidR="00114EC8">
        <w:rPr>
          <w:szCs w:val="24"/>
        </w:rPr>
        <w:t xml:space="preserve"> </w:t>
      </w:r>
      <w:r w:rsidR="00DF6B9F" w:rsidRPr="00161C36">
        <w:rPr>
          <w:szCs w:val="24"/>
        </w:rPr>
        <w:fldChar w:fldCharType="begin"/>
      </w:r>
      <w:r w:rsidR="00DF6B9F" w:rsidRPr="00161C36">
        <w:rPr>
          <w:szCs w:val="24"/>
        </w:rPr>
        <w:instrText xml:space="preserve"> REF _Ref239585146 \h </w:instrText>
      </w:r>
      <w:r w:rsidR="00DF6B9F" w:rsidRPr="00161C36">
        <w:rPr>
          <w:szCs w:val="24"/>
        </w:rPr>
      </w:r>
      <w:r w:rsidR="00DF6B9F" w:rsidRPr="00161C36">
        <w:rPr>
          <w:szCs w:val="24"/>
        </w:rPr>
        <w:fldChar w:fldCharType="separate"/>
      </w:r>
      <w:r w:rsidR="009C698A" w:rsidRPr="00830110">
        <w:rPr>
          <w:sz w:val="22"/>
        </w:rPr>
        <w:t xml:space="preserve">Figure </w:t>
      </w:r>
      <w:r w:rsidR="009C698A">
        <w:rPr>
          <w:noProof/>
          <w:sz w:val="22"/>
        </w:rPr>
        <w:t>2</w:t>
      </w:r>
      <w:r w:rsidR="00DF6B9F" w:rsidRPr="00161C36">
        <w:rPr>
          <w:szCs w:val="24"/>
        </w:rPr>
        <w:fldChar w:fldCharType="end"/>
      </w:r>
      <w:r w:rsidR="00DF6B9F">
        <w:rPr>
          <w:szCs w:val="24"/>
        </w:rPr>
        <w:t xml:space="preserve"> the h</w:t>
      </w:r>
      <w:r w:rsidR="00114EC8">
        <w:rPr>
          <w:szCs w:val="24"/>
        </w:rPr>
        <w:t xml:space="preserve">ighlighted planes in </w:t>
      </w:r>
      <w:del w:id="53" w:author="Evans, Mark" w:date="2014-12-10T15:42:00Z">
        <w:r w:rsidR="00114EC8" w:rsidDel="00FD42EF">
          <w:rPr>
            <w:szCs w:val="24"/>
          </w:rPr>
          <w:delText xml:space="preserve">each </w:delText>
        </w:r>
      </w:del>
      <w:r w:rsidR="00114EC8">
        <w:rPr>
          <w:szCs w:val="24"/>
        </w:rPr>
        <w:t>dataset</w:t>
      </w:r>
      <w:r w:rsidR="00D32D38">
        <w:rPr>
          <w:szCs w:val="24"/>
        </w:rPr>
        <w:t>s</w:t>
      </w:r>
      <w:r w:rsidR="00114EC8">
        <w:rPr>
          <w:szCs w:val="24"/>
        </w:rPr>
        <w:t xml:space="preserve"> A, B, C, D, and </w:t>
      </w:r>
      <w:proofErr w:type="spellStart"/>
      <w:r w:rsidR="00114EC8">
        <w:rPr>
          <w:szCs w:val="24"/>
        </w:rPr>
        <w:t>E</w:t>
      </w:r>
      <w:proofErr w:type="spellEnd"/>
      <w:r w:rsidR="00114EC8">
        <w:rPr>
          <w:szCs w:val="24"/>
        </w:rPr>
        <w:t xml:space="preserve"> are sub-images of the image “stored” in </w:t>
      </w:r>
      <w:r w:rsidR="001C2AA0">
        <w:rPr>
          <w:szCs w:val="24"/>
        </w:rPr>
        <w:t xml:space="preserve">the </w:t>
      </w:r>
      <w:r w:rsidR="00114EC8">
        <w:rPr>
          <w:szCs w:val="24"/>
        </w:rPr>
        <w:t>VDS</w:t>
      </w:r>
      <w:r w:rsidR="00D32D38">
        <w:rPr>
          <w:szCs w:val="24"/>
        </w:rPr>
        <w:t xml:space="preserve"> at time step t</w:t>
      </w:r>
      <w:r w:rsidR="00D32D38">
        <w:rPr>
          <w:szCs w:val="24"/>
          <w:vertAlign w:val="subscript"/>
        </w:rPr>
        <w:t>2</w:t>
      </w:r>
      <w:r w:rsidR="00114EC8">
        <w:rPr>
          <w:szCs w:val="24"/>
        </w:rPr>
        <w:t>.</w:t>
      </w:r>
    </w:p>
    <w:p w14:paraId="23C53530" w14:textId="1142FF13" w:rsidR="003C51B5" w:rsidRDefault="003C51B5" w:rsidP="007E2A20">
      <w:r>
        <w:rPr>
          <w:szCs w:val="24"/>
        </w:rPr>
        <w:t xml:space="preserve">If some of the sub-images at a particular time step have not been written yet, for example, highlighted images in b.h5, d.h5, and f.h5, and if the second plane in VDS is read, the corresponding sub-images </w:t>
      </w:r>
      <w:r w:rsidRPr="00D32D38">
        <w:rPr>
          <w:i/>
          <w:szCs w:val="24"/>
        </w:rPr>
        <w:t>B</w:t>
      </w:r>
      <w:r>
        <w:rPr>
          <w:szCs w:val="24"/>
        </w:rPr>
        <w:t xml:space="preserve">, </w:t>
      </w:r>
      <w:r w:rsidRPr="00D32D38">
        <w:rPr>
          <w:i/>
          <w:szCs w:val="24"/>
        </w:rPr>
        <w:t>D</w:t>
      </w:r>
      <w:r>
        <w:rPr>
          <w:szCs w:val="24"/>
        </w:rPr>
        <w:t xml:space="preserve">, and </w:t>
      </w:r>
      <w:r w:rsidRPr="00D32D38">
        <w:rPr>
          <w:i/>
          <w:szCs w:val="24"/>
        </w:rPr>
        <w:t>F</w:t>
      </w:r>
      <w:r>
        <w:rPr>
          <w:szCs w:val="24"/>
        </w:rPr>
        <w:t xml:space="preserve"> in the full image will be filled with the fill values</w:t>
      </w:r>
      <w:ins w:id="54" w:author="Evans, Mark" w:date="2014-12-10T15:43:00Z">
        <w:r w:rsidR="00FD42EF">
          <w:rPr>
            <w:szCs w:val="24"/>
          </w:rPr>
          <w:t>,</w:t>
        </w:r>
      </w:ins>
      <w:r w:rsidR="00B46AA0">
        <w:rPr>
          <w:szCs w:val="24"/>
        </w:rPr>
        <w:t xml:space="preserve"> or </w:t>
      </w:r>
      <w:r w:rsidR="001C2AA0">
        <w:rPr>
          <w:szCs w:val="24"/>
        </w:rPr>
        <w:t xml:space="preserve">the </w:t>
      </w:r>
      <w:r w:rsidR="00B46AA0">
        <w:rPr>
          <w:szCs w:val="24"/>
        </w:rPr>
        <w:t>read may fail (</w:t>
      </w:r>
      <w:r w:rsidR="001C2AA0">
        <w:rPr>
          <w:szCs w:val="24"/>
        </w:rPr>
        <w:t>depending on the access properties for the I/O operation</w:t>
      </w:r>
      <w:r w:rsidR="00B46AA0">
        <w:rPr>
          <w:szCs w:val="24"/>
        </w:rPr>
        <w:t>)</w:t>
      </w:r>
      <w:r>
        <w:rPr>
          <w:szCs w:val="24"/>
        </w:rPr>
        <w:t>.</w:t>
      </w:r>
    </w:p>
    <w:p w14:paraId="34996C37" w14:textId="793C5009" w:rsidR="008D24C7" w:rsidRDefault="008D24C7" w:rsidP="00877206">
      <w:pPr>
        <w:spacing w:after="0"/>
        <w:jc w:val="left"/>
      </w:pPr>
    </w:p>
    <w:p w14:paraId="423C9635" w14:textId="0829B435" w:rsidR="00877206" w:rsidRDefault="00877206" w:rsidP="007E2A20"/>
    <w:p w14:paraId="295B3490" w14:textId="49D000C4" w:rsidR="00877206" w:rsidRDefault="00877206">
      <w:pPr>
        <w:spacing w:after="0"/>
        <w:jc w:val="left"/>
      </w:pPr>
      <w:r>
        <w:br w:type="page"/>
      </w:r>
    </w:p>
    <w:p w14:paraId="1480719E" w14:textId="485E83A5" w:rsidR="008D24C7" w:rsidRDefault="00877206" w:rsidP="00324916">
      <w:pPr>
        <w:jc w:val="left"/>
      </w:pPr>
      <w:r w:rsidRPr="00877206">
        <w:rPr>
          <w:noProof/>
        </w:rPr>
        <w:lastRenderedPageBreak/>
        <mc:AlternateContent>
          <mc:Choice Requires="wpg">
            <w:drawing>
              <wp:inline distT="0" distB="0" distL="0" distR="0" wp14:anchorId="35C5C30F" wp14:editId="7ED8ED4A">
                <wp:extent cx="5984597" cy="7120203"/>
                <wp:effectExtent l="57150" t="19050" r="73660" b="100330"/>
                <wp:docPr id="8" name="Group 1"/>
                <wp:cNvGraphicFramePr/>
                <a:graphic xmlns:a="http://schemas.openxmlformats.org/drawingml/2006/main">
                  <a:graphicData uri="http://schemas.microsoft.com/office/word/2010/wordprocessingGroup">
                    <wpg:wgp>
                      <wpg:cNvGrpSpPr/>
                      <wpg:grpSpPr>
                        <a:xfrm>
                          <a:off x="0" y="0"/>
                          <a:ext cx="5984597" cy="7120203"/>
                          <a:chOff x="0" y="0"/>
                          <a:chExt cx="5984597" cy="7120203"/>
                        </a:xfrm>
                      </wpg:grpSpPr>
                      <wps:wsp>
                        <wps:cNvPr id="10" name="Text Box 10"/>
                        <wps:cNvSpPr txBox="1"/>
                        <wps:spPr>
                          <a:xfrm>
                            <a:off x="2065497" y="57715"/>
                            <a:ext cx="1480820" cy="308610"/>
                          </a:xfrm>
                          <a:prstGeom prst="rect">
                            <a:avLst/>
                          </a:prstGeom>
                          <a:noFill/>
                        </wps:spPr>
                        <wps:txbx>
                          <w:txbxContent>
                            <w:p w14:paraId="5FD3374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wps:txbx>
                        <wps:bodyPr wrap="none" rtlCol="0">
                          <a:spAutoFit/>
                        </wps:bodyPr>
                      </wps:wsp>
                      <wps:wsp>
                        <wps:cNvPr id="11" name="Text Box 11"/>
                        <wps:cNvSpPr txBox="1"/>
                        <wps:spPr>
                          <a:xfrm rot="17784864">
                            <a:off x="179065" y="880834"/>
                            <a:ext cx="469900" cy="276999"/>
                          </a:xfrm>
                          <a:prstGeom prst="rect">
                            <a:avLst/>
                          </a:prstGeom>
                          <a:noFill/>
                        </wps:spPr>
                        <wps:txbx>
                          <w:txbxContent>
                            <w:p w14:paraId="4F71A3EC"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wps:txbx>
                        <wps:bodyPr wrap="none" rtlCol="0">
                          <a:spAutoFit/>
                        </wps:bodyPr>
                      </wps:wsp>
                      <wps:wsp>
                        <wps:cNvPr id="12" name="Rectangle 12"/>
                        <wps:cNvSpPr/>
                        <wps:spPr>
                          <a:xfrm>
                            <a:off x="1100065" y="1005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5557B1B" w14:textId="77777777" w:rsidR="00233AC5" w:rsidRDefault="00233AC5" w:rsidP="00877206">
                              <w:pPr>
                                <w:rPr>
                                  <w:rFonts w:eastAsia="Times New Roman" w:cs="Times New Roman"/>
                                </w:rPr>
                              </w:pPr>
                            </w:p>
                          </w:txbxContent>
                        </wps:txbx>
                        <wps:bodyPr rtlCol="0" anchor="ctr"/>
                      </wps:wsp>
                      <wps:wsp>
                        <wps:cNvPr id="13" name="Rectangle 13"/>
                        <wps:cNvSpPr/>
                        <wps:spPr>
                          <a:xfrm>
                            <a:off x="1100065" y="1191400"/>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D54199C" w14:textId="77777777" w:rsidR="00233AC5" w:rsidRDefault="00233AC5" w:rsidP="00877206">
                              <w:pPr>
                                <w:rPr>
                                  <w:rFonts w:eastAsia="Times New Roman" w:cs="Times New Roman"/>
                                </w:rPr>
                              </w:pPr>
                            </w:p>
                          </w:txbxContent>
                        </wps:txbx>
                        <wps:bodyPr rtlCol="0" anchor="ctr"/>
                      </wps:wsp>
                      <wps:wsp>
                        <wps:cNvPr id="14" name="Rectangle 14"/>
                        <wps:cNvSpPr/>
                        <wps:spPr>
                          <a:xfrm>
                            <a:off x="1100065" y="16232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31BF8F3" w14:textId="77777777" w:rsidR="00233AC5" w:rsidRDefault="00233AC5" w:rsidP="00877206">
                              <w:pPr>
                                <w:rPr>
                                  <w:rFonts w:eastAsia="Times New Roman" w:cs="Times New Roman"/>
                                </w:rPr>
                              </w:pPr>
                            </w:p>
                          </w:txbxContent>
                        </wps:txbx>
                        <wps:bodyPr rtlCol="0" anchor="ctr"/>
                      </wps:wsp>
                      <wps:wsp>
                        <wps:cNvPr id="15" name="Rectangle 15"/>
                        <wps:cNvSpPr/>
                        <wps:spPr>
                          <a:xfrm>
                            <a:off x="1100065" y="18094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659E66" w14:textId="77777777" w:rsidR="00233AC5" w:rsidRDefault="00233AC5" w:rsidP="00877206">
                              <w:pPr>
                                <w:rPr>
                                  <w:rFonts w:eastAsia="Times New Roman" w:cs="Times New Roman"/>
                                </w:rPr>
                              </w:pPr>
                            </w:p>
                          </w:txbxContent>
                        </wps:txbx>
                        <wps:bodyPr rtlCol="0" anchor="ctr"/>
                      </wps:wsp>
                      <wps:wsp>
                        <wps:cNvPr id="16" name="Rectangle 16"/>
                        <wps:cNvSpPr/>
                        <wps:spPr>
                          <a:xfrm>
                            <a:off x="1100065" y="2241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697947" w14:textId="77777777" w:rsidR="00233AC5" w:rsidRDefault="00233AC5" w:rsidP="00877206">
                              <w:pPr>
                                <w:rPr>
                                  <w:rFonts w:eastAsia="Times New Roman" w:cs="Times New Roman"/>
                                </w:rPr>
                              </w:pPr>
                            </w:p>
                          </w:txbxContent>
                        </wps:txbx>
                        <wps:bodyPr rtlCol="0" anchor="ctr"/>
                      </wps:wsp>
                      <wps:wsp>
                        <wps:cNvPr id="17" name="Rectangle 17"/>
                        <wps:cNvSpPr/>
                        <wps:spPr>
                          <a:xfrm>
                            <a:off x="1100065" y="2427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2CE6BA7" w14:textId="77777777" w:rsidR="00233AC5" w:rsidRDefault="00233AC5" w:rsidP="00877206">
                              <w:pPr>
                                <w:rPr>
                                  <w:rFonts w:eastAsia="Times New Roman" w:cs="Times New Roman"/>
                                </w:rPr>
                              </w:pPr>
                            </w:p>
                          </w:txbxContent>
                        </wps:txbx>
                        <wps:bodyPr rtlCol="0" anchor="ctr"/>
                      </wps:wsp>
                      <wps:wsp>
                        <wps:cNvPr id="18" name="Rectangle 18"/>
                        <wps:cNvSpPr/>
                        <wps:spPr>
                          <a:xfrm>
                            <a:off x="952337" y="12930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04E684B" w14:textId="77777777" w:rsidR="00233AC5" w:rsidRDefault="00233AC5" w:rsidP="00877206">
                              <w:pPr>
                                <w:rPr>
                                  <w:rFonts w:eastAsia="Times New Roman" w:cs="Times New Roman"/>
                                </w:rPr>
                              </w:pPr>
                            </w:p>
                          </w:txbxContent>
                        </wps:txbx>
                        <wps:bodyPr rtlCol="0" anchor="ctr"/>
                      </wps:wsp>
                      <wps:wsp>
                        <wps:cNvPr id="19" name="Rectangle 19"/>
                        <wps:cNvSpPr/>
                        <wps:spPr>
                          <a:xfrm>
                            <a:off x="952337" y="14792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5826908" w14:textId="77777777" w:rsidR="00233AC5" w:rsidRDefault="00233AC5" w:rsidP="00877206">
                              <w:pPr>
                                <w:rPr>
                                  <w:rFonts w:eastAsia="Times New Roman" w:cs="Times New Roman"/>
                                </w:rPr>
                              </w:pPr>
                            </w:p>
                          </w:txbxContent>
                        </wps:txbx>
                        <wps:bodyPr rtlCol="0" anchor="ctr"/>
                      </wps:wsp>
                      <wps:wsp>
                        <wps:cNvPr id="20" name="Rectangle 20"/>
                        <wps:cNvSpPr/>
                        <wps:spPr>
                          <a:xfrm>
                            <a:off x="952337" y="19110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42DA92" w14:textId="77777777" w:rsidR="00233AC5" w:rsidRDefault="00233AC5" w:rsidP="00877206">
                              <w:pPr>
                                <w:rPr>
                                  <w:rFonts w:eastAsia="Times New Roman" w:cs="Times New Roman"/>
                                </w:rPr>
                              </w:pPr>
                            </w:p>
                          </w:txbxContent>
                        </wps:txbx>
                        <wps:bodyPr rtlCol="0" anchor="ctr"/>
                      </wps:wsp>
                      <wps:wsp>
                        <wps:cNvPr id="21" name="Rectangle 21"/>
                        <wps:cNvSpPr/>
                        <wps:spPr>
                          <a:xfrm>
                            <a:off x="952337" y="20973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D98E1CE" w14:textId="77777777" w:rsidR="00233AC5" w:rsidRDefault="00233AC5" w:rsidP="00877206">
                              <w:pPr>
                                <w:rPr>
                                  <w:rFonts w:eastAsia="Times New Roman" w:cs="Times New Roman"/>
                                </w:rPr>
                              </w:pPr>
                            </w:p>
                          </w:txbxContent>
                        </wps:txbx>
                        <wps:bodyPr rtlCol="0" anchor="ctr"/>
                      </wps:wsp>
                      <wps:wsp>
                        <wps:cNvPr id="22" name="Rectangle 22"/>
                        <wps:cNvSpPr/>
                        <wps:spPr>
                          <a:xfrm>
                            <a:off x="952337" y="2529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2615574" w14:textId="77777777" w:rsidR="00233AC5" w:rsidRDefault="00233AC5" w:rsidP="00877206">
                              <w:pPr>
                                <w:rPr>
                                  <w:rFonts w:eastAsia="Times New Roman" w:cs="Times New Roman"/>
                                </w:rPr>
                              </w:pPr>
                            </w:p>
                          </w:txbxContent>
                        </wps:txbx>
                        <wps:bodyPr rtlCol="0" anchor="ctr"/>
                      </wps:wsp>
                      <wps:wsp>
                        <wps:cNvPr id="23" name="Rectangle 23"/>
                        <wps:cNvSpPr/>
                        <wps:spPr>
                          <a:xfrm>
                            <a:off x="952337" y="27153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5643C7" w14:textId="77777777" w:rsidR="00233AC5" w:rsidRDefault="00233AC5" w:rsidP="00877206">
                              <w:pPr>
                                <w:rPr>
                                  <w:rFonts w:eastAsia="Times New Roman" w:cs="Times New Roman"/>
                                </w:rPr>
                              </w:pPr>
                            </w:p>
                          </w:txbxContent>
                        </wps:txbx>
                        <wps:bodyPr rtlCol="0" anchor="ctr"/>
                      </wps:wsp>
                      <wps:wsp>
                        <wps:cNvPr id="24" name="Rectangle 24"/>
                        <wps:cNvSpPr/>
                        <wps:spPr>
                          <a:xfrm>
                            <a:off x="779988" y="1606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7994683" w14:textId="77777777" w:rsidR="00233AC5" w:rsidRDefault="00233AC5" w:rsidP="00877206">
                              <w:pPr>
                                <w:rPr>
                                  <w:rFonts w:eastAsia="Times New Roman" w:cs="Times New Roman"/>
                                </w:rPr>
                              </w:pPr>
                            </w:p>
                          </w:txbxContent>
                        </wps:txbx>
                        <wps:bodyPr rtlCol="0" anchor="ctr"/>
                      </wps:wsp>
                      <wps:wsp>
                        <wps:cNvPr id="25" name="Rectangle 25"/>
                        <wps:cNvSpPr/>
                        <wps:spPr>
                          <a:xfrm>
                            <a:off x="779988" y="1792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20114D4" w14:textId="77777777" w:rsidR="00233AC5" w:rsidRDefault="00233AC5" w:rsidP="00877206">
                              <w:pPr>
                                <w:rPr>
                                  <w:rFonts w:eastAsia="Times New Roman" w:cs="Times New Roman"/>
                                </w:rPr>
                              </w:pPr>
                            </w:p>
                          </w:txbxContent>
                        </wps:txbx>
                        <wps:bodyPr rtlCol="0" anchor="ctr"/>
                      </wps:wsp>
                      <wps:wsp>
                        <wps:cNvPr id="26" name="Rectangle 26"/>
                        <wps:cNvSpPr/>
                        <wps:spPr>
                          <a:xfrm>
                            <a:off x="779988" y="22243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22674D" w14:textId="77777777" w:rsidR="00233AC5" w:rsidRDefault="00233AC5" w:rsidP="00877206">
                              <w:pPr>
                                <w:rPr>
                                  <w:rFonts w:eastAsia="Times New Roman" w:cs="Times New Roman"/>
                                </w:rPr>
                              </w:pPr>
                            </w:p>
                          </w:txbxContent>
                        </wps:txbx>
                        <wps:bodyPr rtlCol="0" anchor="ctr"/>
                      </wps:wsp>
                      <wps:wsp>
                        <wps:cNvPr id="27" name="Rectangle 27"/>
                        <wps:cNvSpPr/>
                        <wps:spPr>
                          <a:xfrm>
                            <a:off x="779988" y="24105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E4666E" w14:textId="77777777" w:rsidR="00233AC5" w:rsidRDefault="00233AC5" w:rsidP="00877206">
                              <w:pPr>
                                <w:rPr>
                                  <w:rFonts w:eastAsia="Times New Roman" w:cs="Times New Roman"/>
                                </w:rPr>
                              </w:pPr>
                            </w:p>
                          </w:txbxContent>
                        </wps:txbx>
                        <wps:bodyPr rtlCol="0" anchor="ctr"/>
                      </wps:wsp>
                      <wps:wsp>
                        <wps:cNvPr id="28" name="Rectangle 28"/>
                        <wps:cNvSpPr/>
                        <wps:spPr>
                          <a:xfrm>
                            <a:off x="779988" y="2842399"/>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31BC9BD" w14:textId="77777777" w:rsidR="00233AC5" w:rsidRDefault="00233AC5" w:rsidP="00877206">
                              <w:pPr>
                                <w:rPr>
                                  <w:rFonts w:eastAsia="Times New Roman" w:cs="Times New Roman"/>
                                </w:rPr>
                              </w:pPr>
                            </w:p>
                          </w:txbxContent>
                        </wps:txbx>
                        <wps:bodyPr rtlCol="0" anchor="ctr"/>
                      </wps:wsp>
                      <wps:wsp>
                        <wps:cNvPr id="29" name="Rectangle 29"/>
                        <wps:cNvSpPr/>
                        <wps:spPr>
                          <a:xfrm>
                            <a:off x="779988" y="30286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E37EB2E" w14:textId="77777777" w:rsidR="00233AC5" w:rsidRDefault="00233AC5" w:rsidP="00877206">
                              <w:pPr>
                                <w:rPr>
                                  <w:rFonts w:eastAsia="Times New Roman" w:cs="Times New Roman"/>
                                </w:rPr>
                              </w:pPr>
                            </w:p>
                          </w:txbxContent>
                        </wps:txbx>
                        <wps:bodyPr rtlCol="0" anchor="ctr"/>
                      </wps:wsp>
                      <wps:wsp>
                        <wps:cNvPr id="30" name="Straight Arrow Connector 30"/>
                        <wps:cNvCnPr/>
                        <wps:spPr>
                          <a:xfrm flipV="1">
                            <a:off x="345026" y="732656"/>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31" name="Text Box 31"/>
                        <wps:cNvSpPr txBox="1"/>
                        <wps:spPr>
                          <a:xfrm>
                            <a:off x="1227333" y="534157"/>
                            <a:ext cx="1184275" cy="277495"/>
                          </a:xfrm>
                          <a:prstGeom prst="rect">
                            <a:avLst/>
                          </a:prstGeom>
                          <a:noFill/>
                        </wps:spPr>
                        <wps:txbx>
                          <w:txbxContent>
                            <w:p w14:paraId="30AA43C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g:grpSp>
                        <wpg:cNvPr id="224" name="Group 224"/>
                        <wpg:cNvGrpSpPr/>
                        <wpg:grpSpPr>
                          <a:xfrm>
                            <a:off x="1799036" y="1529113"/>
                            <a:ext cx="282363" cy="1768390"/>
                            <a:chOff x="1798522" y="1533562"/>
                            <a:chExt cx="291258" cy="1326292"/>
                          </a:xfrm>
                        </wpg:grpSpPr>
                        <wps:wsp>
                          <wps:cNvPr id="225" name="Text Box 225"/>
                          <wps:cNvSpPr txBox="1"/>
                          <wps:spPr>
                            <a:xfrm>
                              <a:off x="1798522" y="1533562"/>
                              <a:ext cx="274447" cy="196691"/>
                            </a:xfrm>
                            <a:prstGeom prst="rect">
                              <a:avLst/>
                            </a:prstGeom>
                            <a:noFill/>
                          </wps:spPr>
                          <wps:txbx>
                            <w:txbxContent>
                              <w:p w14:paraId="561AC69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226" name="Text Box 226"/>
                          <wps:cNvSpPr txBox="1"/>
                          <wps:spPr>
                            <a:xfrm>
                              <a:off x="1807818" y="1788185"/>
                              <a:ext cx="271859" cy="196691"/>
                            </a:xfrm>
                            <a:prstGeom prst="rect">
                              <a:avLst/>
                            </a:prstGeom>
                            <a:noFill/>
                          </wps:spPr>
                          <wps:txbx>
                            <w:txbxContent>
                              <w:p w14:paraId="7AB58C8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228" name="Text Box 228"/>
                          <wps:cNvSpPr txBox="1"/>
                          <wps:spPr>
                            <a:xfrm>
                              <a:off x="1809042" y="2010647"/>
                              <a:ext cx="263967" cy="196691"/>
                            </a:xfrm>
                            <a:prstGeom prst="rect">
                              <a:avLst/>
                            </a:prstGeom>
                            <a:noFill/>
                          </wps:spPr>
                          <wps:txbx>
                            <w:txbxContent>
                              <w:p w14:paraId="62438BC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229" name="Text Box 229"/>
                          <wps:cNvSpPr txBox="1"/>
                          <wps:spPr>
                            <a:xfrm>
                              <a:off x="1809405" y="2251697"/>
                              <a:ext cx="280375" cy="196691"/>
                            </a:xfrm>
                            <a:prstGeom prst="rect">
                              <a:avLst/>
                            </a:prstGeom>
                            <a:noFill/>
                          </wps:spPr>
                          <wps:txbx>
                            <w:txbxContent>
                              <w:p w14:paraId="2C9BCC1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230" name="Text Box 230"/>
                          <wps:cNvSpPr txBox="1"/>
                          <wps:spPr>
                            <a:xfrm>
                              <a:off x="1799976" y="2456110"/>
                              <a:ext cx="259381" cy="196691"/>
                            </a:xfrm>
                            <a:prstGeom prst="rect">
                              <a:avLst/>
                            </a:prstGeom>
                            <a:noFill/>
                          </wps:spPr>
                          <wps:txbx>
                            <w:txbxContent>
                              <w:p w14:paraId="1568FAB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231" name="Text Box 231"/>
                          <wps:cNvSpPr txBox="1"/>
                          <wps:spPr>
                            <a:xfrm>
                              <a:off x="1799976" y="2663163"/>
                              <a:ext cx="255451" cy="196691"/>
                            </a:xfrm>
                            <a:prstGeom prst="rect">
                              <a:avLst/>
                            </a:prstGeom>
                            <a:noFill/>
                          </wps:spPr>
                          <wps:txbx>
                            <w:txbxContent>
                              <w:p w14:paraId="2F663B9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232" name="Group 232"/>
                        <wpg:cNvGrpSpPr/>
                        <wpg:grpSpPr>
                          <a:xfrm>
                            <a:off x="190842" y="4350672"/>
                            <a:ext cx="2152177" cy="1865874"/>
                            <a:chOff x="190841" y="4350675"/>
                            <a:chExt cx="2311442" cy="1399406"/>
                          </a:xfrm>
                        </wpg:grpSpPr>
                        <wpg:grpSp>
                          <wpg:cNvPr id="233" name="Group 233"/>
                          <wpg:cNvGrpSpPr/>
                          <wpg:grpSpPr>
                            <a:xfrm>
                              <a:off x="629033" y="5470681"/>
                              <a:ext cx="1441450" cy="279400"/>
                              <a:chOff x="629033" y="5470681"/>
                              <a:chExt cx="1441450" cy="279400"/>
                            </a:xfrm>
                          </wpg:grpSpPr>
                          <wps:wsp>
                            <wps:cNvPr id="234" name="Rectangle 234"/>
                            <wps:cNvSpPr/>
                            <wps:spPr>
                              <a:xfrm>
                                <a:off x="756033" y="54706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2154DF" w14:textId="77777777" w:rsidR="00233AC5" w:rsidRDefault="00233AC5" w:rsidP="00877206">
                                  <w:pPr>
                                    <w:rPr>
                                      <w:rFonts w:eastAsia="Times New Roman" w:cs="Times New Roman"/>
                                    </w:rPr>
                                  </w:pPr>
                                </w:p>
                              </w:txbxContent>
                            </wps:txbx>
                            <wps:bodyPr rtlCol="0" anchor="ctr"/>
                          </wps:wsp>
                          <wps:wsp>
                            <wps:cNvPr id="235" name="Rectangle 235"/>
                            <wps:cNvSpPr/>
                            <wps:spPr>
                              <a:xfrm>
                                <a:off x="698883" y="55468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4A33ED3" w14:textId="77777777" w:rsidR="00233AC5" w:rsidRDefault="00233AC5" w:rsidP="00877206">
                                  <w:pPr>
                                    <w:rPr>
                                      <w:rFonts w:eastAsia="Times New Roman" w:cs="Times New Roman"/>
                                    </w:rPr>
                                  </w:pPr>
                                </w:p>
                              </w:txbxContent>
                            </wps:txbx>
                            <wps:bodyPr rtlCol="0" anchor="ctr"/>
                          </wps:wsp>
                          <wps:wsp>
                            <wps:cNvPr id="236" name="Rectangle 236"/>
                            <wps:cNvSpPr/>
                            <wps:spPr>
                              <a:xfrm>
                                <a:off x="629033" y="56103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4DCAD5" w14:textId="77777777" w:rsidR="00233AC5" w:rsidRDefault="00233AC5" w:rsidP="00877206">
                                  <w:pPr>
                                    <w:rPr>
                                      <w:rFonts w:eastAsia="Times New Roman" w:cs="Times New Roman"/>
                                    </w:rPr>
                                  </w:pPr>
                                </w:p>
                              </w:txbxContent>
                            </wps:txbx>
                            <wps:bodyPr rtlCol="0" anchor="ctr"/>
                          </wps:wsp>
                          <wps:wsp>
                            <wps:cNvPr id="237" name="Straight Connector 237"/>
                            <wps:cNvCnPr/>
                            <wps:spPr>
                              <a:xfrm flipV="1">
                                <a:off x="62903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8" name="Straight Connector 238"/>
                            <wps:cNvCnPr/>
                            <wps:spPr>
                              <a:xfrm flipV="1">
                                <a:off x="193078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flipV="1">
                                <a:off x="1943483" y="56103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40" name="Text Box 240"/>
                          <wps:cNvSpPr txBox="1"/>
                          <wps:spPr>
                            <a:xfrm>
                              <a:off x="241631" y="4560225"/>
                              <a:ext cx="485578" cy="208121"/>
                            </a:xfrm>
                            <a:prstGeom prst="rect">
                              <a:avLst/>
                            </a:prstGeom>
                            <a:noFill/>
                          </wps:spPr>
                          <wps:txbx>
                            <w:txbxContent>
                              <w:p w14:paraId="4FEF0AF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241" name="Text Box 241"/>
                          <wps:cNvSpPr txBox="1"/>
                          <wps:spPr>
                            <a:xfrm>
                              <a:off x="231051" y="5036732"/>
                              <a:ext cx="476030" cy="208121"/>
                            </a:xfrm>
                            <a:prstGeom prst="rect">
                              <a:avLst/>
                            </a:prstGeom>
                            <a:noFill/>
                          </wps:spPr>
                          <wps:txbx>
                            <w:txbxContent>
                              <w:p w14:paraId="231CA01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242" name="Text Box 242"/>
                          <wps:cNvSpPr txBox="1"/>
                          <wps:spPr>
                            <a:xfrm>
                              <a:off x="190841" y="5506296"/>
                              <a:ext cx="488306" cy="208121"/>
                            </a:xfrm>
                            <a:prstGeom prst="rect">
                              <a:avLst/>
                            </a:prstGeom>
                            <a:noFill/>
                          </wps:spPr>
                          <wps:txbx>
                            <w:txbxContent>
                              <w:p w14:paraId="61AA44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243" name="Group 243"/>
                          <wpg:cNvGrpSpPr/>
                          <wpg:grpSpPr>
                            <a:xfrm>
                              <a:off x="800483" y="4505481"/>
                              <a:ext cx="1441450" cy="279400"/>
                              <a:chOff x="800483" y="4505481"/>
                              <a:chExt cx="1441450" cy="279400"/>
                            </a:xfrm>
                          </wpg:grpSpPr>
                          <wps:wsp>
                            <wps:cNvPr id="244" name="Rectangle 244"/>
                            <wps:cNvSpPr/>
                            <wps:spPr>
                              <a:xfrm>
                                <a:off x="927483" y="45054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31DA9EC" w14:textId="77777777" w:rsidR="00233AC5" w:rsidRDefault="00233AC5" w:rsidP="00877206">
                                  <w:pPr>
                                    <w:rPr>
                                      <w:rFonts w:eastAsia="Times New Roman" w:cs="Times New Roman"/>
                                    </w:rPr>
                                  </w:pPr>
                                </w:p>
                              </w:txbxContent>
                            </wps:txbx>
                            <wps:bodyPr rtlCol="0" anchor="ctr"/>
                          </wps:wsp>
                          <wps:wsp>
                            <wps:cNvPr id="245" name="Rectangle 245"/>
                            <wps:cNvSpPr/>
                            <wps:spPr>
                              <a:xfrm>
                                <a:off x="870333" y="45816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1053A6A" w14:textId="77777777" w:rsidR="00233AC5" w:rsidRDefault="00233AC5" w:rsidP="00877206">
                                  <w:pPr>
                                    <w:rPr>
                                      <w:rFonts w:eastAsia="Times New Roman" w:cs="Times New Roman"/>
                                    </w:rPr>
                                  </w:pPr>
                                </w:p>
                              </w:txbxContent>
                            </wps:txbx>
                            <wps:bodyPr rtlCol="0" anchor="ctr"/>
                          </wps:wsp>
                          <wps:wsp>
                            <wps:cNvPr id="246" name="Rectangle 246"/>
                            <wps:cNvSpPr/>
                            <wps:spPr>
                              <a:xfrm>
                                <a:off x="800483" y="46451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5B87103" w14:textId="77777777" w:rsidR="00233AC5" w:rsidRDefault="00233AC5" w:rsidP="00877206">
                                  <w:pPr>
                                    <w:rPr>
                                      <w:rFonts w:eastAsia="Times New Roman" w:cs="Times New Roman"/>
                                    </w:rPr>
                                  </w:pPr>
                                </w:p>
                              </w:txbxContent>
                            </wps:txbx>
                            <wps:bodyPr rtlCol="0" anchor="ctr"/>
                          </wps:wsp>
                          <wps:wsp>
                            <wps:cNvPr id="247" name="Straight Connector 247"/>
                            <wps:cNvCnPr/>
                            <wps:spPr>
                              <a:xfrm flipV="1">
                                <a:off x="80048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8" name="Straight Connector 248"/>
                            <wps:cNvCnPr/>
                            <wps:spPr>
                              <a:xfrm flipV="1">
                                <a:off x="210223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9" name="Straight Connector 249"/>
                            <wps:cNvCnPr/>
                            <wps:spPr>
                              <a:xfrm flipV="1">
                                <a:off x="2114933" y="46451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50" name="Group 250"/>
                          <wpg:cNvGrpSpPr/>
                          <wpg:grpSpPr>
                            <a:xfrm>
                              <a:off x="711583" y="4994431"/>
                              <a:ext cx="1441450" cy="279400"/>
                              <a:chOff x="711583" y="4994431"/>
                              <a:chExt cx="1441450" cy="279400"/>
                            </a:xfrm>
                          </wpg:grpSpPr>
                          <wps:wsp>
                            <wps:cNvPr id="251" name="Rectangle 251"/>
                            <wps:cNvSpPr/>
                            <wps:spPr>
                              <a:xfrm>
                                <a:off x="838583" y="49944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505BDAE" w14:textId="77777777" w:rsidR="00233AC5" w:rsidRDefault="00233AC5" w:rsidP="00877206">
                                  <w:pPr>
                                    <w:rPr>
                                      <w:rFonts w:eastAsia="Times New Roman" w:cs="Times New Roman"/>
                                    </w:rPr>
                                  </w:pPr>
                                </w:p>
                              </w:txbxContent>
                            </wps:txbx>
                            <wps:bodyPr rtlCol="0" anchor="ctr"/>
                          </wps:wsp>
                          <wps:wsp>
                            <wps:cNvPr id="252" name="Rectangle 252"/>
                            <wps:cNvSpPr/>
                            <wps:spPr>
                              <a:xfrm>
                                <a:off x="781433" y="507063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33CC1EF" w14:textId="77777777" w:rsidR="00233AC5" w:rsidRDefault="00233AC5" w:rsidP="00877206">
                                  <w:pPr>
                                    <w:rPr>
                                      <w:rFonts w:eastAsia="Times New Roman" w:cs="Times New Roman"/>
                                    </w:rPr>
                                  </w:pPr>
                                </w:p>
                              </w:txbxContent>
                            </wps:txbx>
                            <wps:bodyPr rtlCol="0" anchor="ctr"/>
                          </wps:wsp>
                          <wps:wsp>
                            <wps:cNvPr id="253" name="Rectangle 253"/>
                            <wps:cNvSpPr/>
                            <wps:spPr>
                              <a:xfrm>
                                <a:off x="711583" y="51341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965F4BF" w14:textId="77777777" w:rsidR="00233AC5" w:rsidRDefault="00233AC5" w:rsidP="00877206">
                                  <w:pPr>
                                    <w:rPr>
                                      <w:rFonts w:eastAsia="Times New Roman" w:cs="Times New Roman"/>
                                    </w:rPr>
                                  </w:pPr>
                                </w:p>
                              </w:txbxContent>
                            </wps:txbx>
                            <wps:bodyPr rtlCol="0" anchor="ctr"/>
                          </wps:wsp>
                          <wps:wsp>
                            <wps:cNvPr id="254" name="Straight Connector 254"/>
                            <wps:cNvCnPr/>
                            <wps:spPr>
                              <a:xfrm flipV="1">
                                <a:off x="71158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5" name="Straight Connector 255"/>
                            <wps:cNvCnPr/>
                            <wps:spPr>
                              <a:xfrm flipV="1">
                                <a:off x="201333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6" name="Straight Connector 256"/>
                            <wps:cNvCnPr/>
                            <wps:spPr>
                              <a:xfrm flipV="1">
                                <a:off x="2026033" y="51341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57" name="Straight Arrow Connector 257"/>
                          <wps:cNvCnPr/>
                          <wps:spPr>
                            <a:xfrm flipV="1">
                              <a:off x="2260983" y="4350675"/>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8" name="Straight Arrow Connector 258"/>
                          <wps:cNvCnPr/>
                          <wps:spPr>
                            <a:xfrm flipV="1">
                              <a:off x="2159383" y="48523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9" name="Straight Arrow Connector 259"/>
                          <wps:cNvCnPr/>
                          <wps:spPr>
                            <a:xfrm flipV="1">
                              <a:off x="2083183" y="53095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grpSp>
                        <wpg:cNvPr id="260" name="Group 260"/>
                        <wpg:cNvGrpSpPr/>
                        <wpg:grpSpPr>
                          <a:xfrm>
                            <a:off x="3305518" y="4162256"/>
                            <a:ext cx="2365548" cy="2692391"/>
                            <a:chOff x="3305503" y="4162256"/>
                            <a:chExt cx="2537805" cy="2019293"/>
                          </a:xfrm>
                        </wpg:grpSpPr>
                        <wpg:grpSp>
                          <wpg:cNvPr id="261" name="Group 261"/>
                          <wpg:cNvGrpSpPr/>
                          <wpg:grpSpPr>
                            <a:xfrm>
                              <a:off x="4046258" y="4162256"/>
                              <a:ext cx="1536700" cy="520700"/>
                              <a:chOff x="4046258" y="4162256"/>
                              <a:chExt cx="1536700" cy="520700"/>
                            </a:xfrm>
                          </wpg:grpSpPr>
                          <wps:wsp>
                            <wps:cNvPr id="262" name="Rectangle 262"/>
                            <wps:cNvSpPr/>
                            <wps:spPr>
                              <a:xfrm>
                                <a:off x="4274858" y="41622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6B4048F" w14:textId="77777777" w:rsidR="00233AC5" w:rsidRDefault="00233AC5" w:rsidP="00877206">
                                  <w:pPr>
                                    <w:rPr>
                                      <w:rFonts w:eastAsia="Times New Roman" w:cs="Times New Roman"/>
                                    </w:rPr>
                                  </w:pPr>
                                </w:p>
                              </w:txbxContent>
                            </wps:txbx>
                            <wps:bodyPr rtlCol="0" anchor="ctr"/>
                          </wps:wsp>
                          <wps:wsp>
                            <wps:cNvPr id="263" name="Rectangle 263"/>
                            <wps:cNvSpPr/>
                            <wps:spPr>
                              <a:xfrm>
                                <a:off x="4166908" y="425115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03B0B2C" w14:textId="77777777" w:rsidR="00233AC5" w:rsidRDefault="00233AC5" w:rsidP="00877206">
                                  <w:pPr>
                                    <w:rPr>
                                      <w:rFonts w:eastAsia="Times New Roman" w:cs="Times New Roman"/>
                                    </w:rPr>
                                  </w:pPr>
                                </w:p>
                              </w:txbxContent>
                            </wps:txbx>
                            <wps:bodyPr rtlCol="0" anchor="ctr"/>
                          </wps:wsp>
                          <wps:wsp>
                            <wps:cNvPr id="264" name="Rectangle 264"/>
                            <wps:cNvSpPr/>
                            <wps:spPr>
                              <a:xfrm>
                                <a:off x="4046258" y="4359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D71CC5B" w14:textId="77777777" w:rsidR="00233AC5" w:rsidRDefault="00233AC5" w:rsidP="00877206">
                                  <w:pPr>
                                    <w:rPr>
                                      <w:rFonts w:eastAsia="Times New Roman" w:cs="Times New Roman"/>
                                    </w:rPr>
                                  </w:pPr>
                                </w:p>
                              </w:txbxContent>
                            </wps:txbx>
                            <wps:bodyPr rtlCol="0" anchor="ctr"/>
                          </wps:wsp>
                          <wps:wsp>
                            <wps:cNvPr id="265" name="Straight Connector 265"/>
                            <wps:cNvCnPr/>
                            <wps:spPr>
                              <a:xfrm flipV="1">
                                <a:off x="4046258" y="41622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6" name="Straight Connector 266"/>
                            <wps:cNvCnPr/>
                            <wps:spPr>
                              <a:xfrm flipV="1">
                                <a:off x="5348008" y="41686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7" name="Straight Connector 267"/>
                            <wps:cNvCnPr/>
                            <wps:spPr>
                              <a:xfrm flipV="1">
                                <a:off x="5354358" y="4486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68" name="Group 268"/>
                          <wpg:cNvGrpSpPr/>
                          <wpg:grpSpPr>
                            <a:xfrm>
                              <a:off x="3893858" y="4867106"/>
                              <a:ext cx="1536700" cy="520700"/>
                              <a:chOff x="3893858" y="4867106"/>
                              <a:chExt cx="1536700" cy="520700"/>
                            </a:xfrm>
                          </wpg:grpSpPr>
                          <wps:wsp>
                            <wps:cNvPr id="269" name="Rectangle 269"/>
                            <wps:cNvSpPr/>
                            <wps:spPr>
                              <a:xfrm>
                                <a:off x="4122458" y="4867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4C24DD" w14:textId="77777777" w:rsidR="00233AC5" w:rsidRDefault="00233AC5" w:rsidP="00877206">
                                  <w:pPr>
                                    <w:rPr>
                                      <w:rFonts w:eastAsia="Times New Roman" w:cs="Times New Roman"/>
                                    </w:rPr>
                                  </w:pPr>
                                </w:p>
                              </w:txbxContent>
                            </wps:txbx>
                            <wps:bodyPr rtlCol="0" anchor="ctr"/>
                          </wps:wsp>
                          <wps:wsp>
                            <wps:cNvPr id="270" name="Rectangle 270"/>
                            <wps:cNvSpPr/>
                            <wps:spPr>
                              <a:xfrm>
                                <a:off x="4014508" y="495600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EB0E0B" w14:textId="77777777" w:rsidR="00233AC5" w:rsidRDefault="00233AC5" w:rsidP="00877206">
                                  <w:pPr>
                                    <w:rPr>
                                      <w:rFonts w:eastAsia="Times New Roman" w:cs="Times New Roman"/>
                                    </w:rPr>
                                  </w:pPr>
                                </w:p>
                              </w:txbxContent>
                            </wps:txbx>
                            <wps:bodyPr rtlCol="0" anchor="ctr"/>
                          </wps:wsp>
                          <wps:wsp>
                            <wps:cNvPr id="271" name="Rectangle 271"/>
                            <wps:cNvSpPr/>
                            <wps:spPr>
                              <a:xfrm>
                                <a:off x="3893858" y="50639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E0B9DE" w14:textId="77777777" w:rsidR="00233AC5" w:rsidRDefault="00233AC5" w:rsidP="00877206">
                                  <w:pPr>
                                    <w:rPr>
                                      <w:rFonts w:eastAsia="Times New Roman" w:cs="Times New Roman"/>
                                    </w:rPr>
                                  </w:pPr>
                                </w:p>
                              </w:txbxContent>
                            </wps:txbx>
                            <wps:bodyPr rtlCol="0" anchor="ctr"/>
                          </wps:wsp>
                          <wps:wsp>
                            <wps:cNvPr id="272" name="Straight Connector 272"/>
                            <wps:cNvCnPr/>
                            <wps:spPr>
                              <a:xfrm flipV="1">
                                <a:off x="3893858" y="4867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3" name="Straight Connector 273"/>
                            <wps:cNvCnPr/>
                            <wps:spPr>
                              <a:xfrm flipV="1">
                                <a:off x="5195608" y="48734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4" name="Straight Connector 274"/>
                            <wps:cNvCnPr/>
                            <wps:spPr>
                              <a:xfrm flipV="1">
                                <a:off x="5201958" y="51909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75" name="Group 275"/>
                          <wpg:cNvGrpSpPr/>
                          <wpg:grpSpPr>
                            <a:xfrm>
                              <a:off x="3768964" y="5660849"/>
                              <a:ext cx="1536700" cy="520700"/>
                              <a:chOff x="3768964" y="5660849"/>
                              <a:chExt cx="1536700" cy="520700"/>
                            </a:xfrm>
                          </wpg:grpSpPr>
                          <wps:wsp>
                            <wps:cNvPr id="276" name="Rectangle 276"/>
                            <wps:cNvSpPr/>
                            <wps:spPr>
                              <a:xfrm>
                                <a:off x="3997564" y="566084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4554B5D" w14:textId="77777777" w:rsidR="00233AC5" w:rsidRDefault="00233AC5" w:rsidP="00877206">
                                  <w:pPr>
                                    <w:rPr>
                                      <w:rFonts w:eastAsia="Times New Roman" w:cs="Times New Roman"/>
                                    </w:rPr>
                                  </w:pPr>
                                </w:p>
                              </w:txbxContent>
                            </wps:txbx>
                            <wps:bodyPr rtlCol="0" anchor="ctr"/>
                          </wps:wsp>
                          <wps:wsp>
                            <wps:cNvPr id="277" name="Rectangle 277"/>
                            <wps:cNvSpPr/>
                            <wps:spPr>
                              <a:xfrm>
                                <a:off x="3889614" y="5749749"/>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2A208B" w14:textId="77777777" w:rsidR="00233AC5" w:rsidRDefault="00233AC5" w:rsidP="00877206">
                                  <w:pPr>
                                    <w:rPr>
                                      <w:rFonts w:eastAsia="Times New Roman" w:cs="Times New Roman"/>
                                    </w:rPr>
                                  </w:pPr>
                                </w:p>
                              </w:txbxContent>
                            </wps:txbx>
                            <wps:bodyPr rtlCol="0" anchor="ctr"/>
                          </wps:wsp>
                          <wps:wsp>
                            <wps:cNvPr id="278" name="Rectangle 278"/>
                            <wps:cNvSpPr/>
                            <wps:spPr>
                              <a:xfrm>
                                <a:off x="3768964" y="585769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C30091" w14:textId="77777777" w:rsidR="00233AC5" w:rsidRDefault="00233AC5" w:rsidP="00877206">
                                  <w:pPr>
                                    <w:rPr>
                                      <w:rFonts w:eastAsia="Times New Roman" w:cs="Times New Roman"/>
                                    </w:rPr>
                                  </w:pPr>
                                </w:p>
                              </w:txbxContent>
                            </wps:txbx>
                            <wps:bodyPr rtlCol="0" anchor="ctr"/>
                          </wps:wsp>
                          <wps:wsp>
                            <wps:cNvPr id="279" name="Straight Connector 279"/>
                            <wps:cNvCnPr/>
                            <wps:spPr>
                              <a:xfrm flipV="1">
                                <a:off x="3768964" y="566084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0" name="Straight Connector 280"/>
                            <wps:cNvCnPr/>
                            <wps:spPr>
                              <a:xfrm flipV="1">
                                <a:off x="5070714" y="56671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1" name="Straight Connector 281"/>
                            <wps:cNvCnPr/>
                            <wps:spPr>
                              <a:xfrm flipV="1">
                                <a:off x="5077064" y="59846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82" name="Text Box 282"/>
                          <wps:cNvSpPr txBox="1"/>
                          <wps:spPr>
                            <a:xfrm>
                              <a:off x="3583060" y="4396915"/>
                              <a:ext cx="492537" cy="208121"/>
                            </a:xfrm>
                            <a:prstGeom prst="rect">
                              <a:avLst/>
                            </a:prstGeom>
                            <a:noFill/>
                          </wps:spPr>
                          <wps:txbx>
                            <w:txbxContent>
                              <w:p w14:paraId="4208038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283" name="Text Box 283"/>
                          <wps:cNvSpPr txBox="1"/>
                          <wps:spPr>
                            <a:xfrm>
                              <a:off x="3432506" y="5067866"/>
                              <a:ext cx="492537" cy="208121"/>
                            </a:xfrm>
                            <a:prstGeom prst="rect">
                              <a:avLst/>
                            </a:prstGeom>
                            <a:noFill/>
                          </wps:spPr>
                          <wps:txbx>
                            <w:txbxContent>
                              <w:p w14:paraId="38178B2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284" name="Text Box 284"/>
                          <wps:cNvSpPr txBox="1"/>
                          <wps:spPr>
                            <a:xfrm>
                              <a:off x="3305503" y="5872159"/>
                              <a:ext cx="445531" cy="208121"/>
                            </a:xfrm>
                            <a:prstGeom prst="rect">
                              <a:avLst/>
                            </a:prstGeom>
                            <a:noFill/>
                          </wps:spPr>
                          <wps:txbx>
                            <w:txbxContent>
                              <w:p w14:paraId="41E42E4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wps:txbx>
                          <wps:bodyPr wrap="none" rtlCol="0">
                            <a:spAutoFit/>
                          </wps:bodyPr>
                        </wps:wsp>
                        <wps:wsp>
                          <wps:cNvPr id="285" name="Straight Arrow Connector 285"/>
                          <wps:cNvCnPr/>
                          <wps:spPr>
                            <a:xfrm flipV="1">
                              <a:off x="5602008" y="4272323"/>
                              <a:ext cx="241300" cy="22008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6" name="Straight Arrow Connector 286"/>
                          <wps:cNvCnPr/>
                          <wps:spPr>
                            <a:xfrm flipV="1">
                              <a:off x="5430558" y="4938265"/>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7" name="Straight Arrow Connector 287"/>
                          <wps:cNvCnPr/>
                          <wps:spPr>
                            <a:xfrm flipV="1">
                              <a:off x="5322608" y="5732881"/>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288" name="Text Box 288"/>
                        <wps:cNvSpPr txBox="1"/>
                        <wps:spPr>
                          <a:xfrm>
                            <a:off x="4162684" y="534157"/>
                            <a:ext cx="1389380" cy="277495"/>
                          </a:xfrm>
                          <a:prstGeom prst="rect">
                            <a:avLst/>
                          </a:prstGeom>
                          <a:noFill/>
                        </wps:spPr>
                        <wps:txbx>
                          <w:txbxContent>
                            <w:p w14:paraId="219C8AB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289" name="Straight Arrow Connector 289"/>
                        <wps:cNvCnPr/>
                        <wps:spPr>
                          <a:xfrm>
                            <a:off x="1948581" y="3215165"/>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0" name="Straight Arrow Connector 290"/>
                        <wps:cNvCnPr/>
                        <wps:spPr>
                          <a:xfrm>
                            <a:off x="779988" y="1699400"/>
                            <a:ext cx="532213" cy="3137084"/>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1" name="Text Box 291"/>
                        <wps:cNvSpPr txBox="1"/>
                        <wps:spPr>
                          <a:xfrm>
                            <a:off x="1747840" y="4689921"/>
                            <a:ext cx="340700" cy="261610"/>
                          </a:xfrm>
                          <a:prstGeom prst="rect">
                            <a:avLst/>
                          </a:prstGeom>
                          <a:noFill/>
                        </wps:spPr>
                        <wps:txbx>
                          <w:txbxContent>
                            <w:p w14:paraId="4A4591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292" name="Text Box 292"/>
                        <wps:cNvSpPr txBox="1"/>
                        <wps:spPr>
                          <a:xfrm>
                            <a:off x="1657219" y="5324311"/>
                            <a:ext cx="324779" cy="261610"/>
                          </a:xfrm>
                          <a:prstGeom prst="rect">
                            <a:avLst/>
                          </a:prstGeom>
                          <a:noFill/>
                        </wps:spPr>
                        <wps:txbx>
                          <w:txbxContent>
                            <w:p w14:paraId="20E7808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293" name="Text Box 293"/>
                        <wps:cNvSpPr txBox="1"/>
                        <wps:spPr>
                          <a:xfrm>
                            <a:off x="1572992" y="5961138"/>
                            <a:ext cx="314767" cy="261610"/>
                          </a:xfrm>
                          <a:prstGeom prst="rect">
                            <a:avLst/>
                          </a:prstGeom>
                          <a:noFill/>
                        </wps:spPr>
                        <wps:txbx>
                          <w:txbxContent>
                            <w:p w14:paraId="0F3A62E2"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294" name="Text Box 294"/>
                        <wps:cNvSpPr txBox="1"/>
                        <wps:spPr>
                          <a:xfrm>
                            <a:off x="4935635" y="4365173"/>
                            <a:ext cx="325137" cy="261610"/>
                          </a:xfrm>
                          <a:prstGeom prst="rect">
                            <a:avLst/>
                          </a:prstGeom>
                          <a:noFill/>
                        </wps:spPr>
                        <wps:txbx>
                          <w:txbxContent>
                            <w:p w14:paraId="1448817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295" name="Text Box 295"/>
                        <wps:cNvSpPr txBox="1"/>
                        <wps:spPr>
                          <a:xfrm>
                            <a:off x="4772426" y="5342979"/>
                            <a:ext cx="337371" cy="261610"/>
                          </a:xfrm>
                          <a:prstGeom prst="rect">
                            <a:avLst/>
                          </a:prstGeom>
                          <a:noFill/>
                        </wps:spPr>
                        <wps:txbx>
                          <w:txbxContent>
                            <w:p w14:paraId="3BABE2E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296" name="Text Box 296"/>
                        <wps:cNvSpPr txBox="1"/>
                        <wps:spPr>
                          <a:xfrm>
                            <a:off x="4646964" y="6452931"/>
                            <a:ext cx="310063" cy="261610"/>
                          </a:xfrm>
                          <a:prstGeom prst="rect">
                            <a:avLst/>
                          </a:prstGeom>
                          <a:noFill/>
                        </wps:spPr>
                        <wps:txbx>
                          <w:txbxContent>
                            <w:p w14:paraId="70C7880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297" name="Text Box 297"/>
                        <wps:cNvSpPr txBox="1"/>
                        <wps:spPr>
                          <a:xfrm>
                            <a:off x="470142" y="1325518"/>
                            <a:ext cx="285750" cy="315595"/>
                          </a:xfrm>
                          <a:prstGeom prst="rect">
                            <a:avLst/>
                          </a:prstGeom>
                          <a:noFill/>
                        </wps:spPr>
                        <wps:txbx>
                          <w:txbxContent>
                            <w:p w14:paraId="07CDBB66"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298" name="Text Box 298"/>
                        <wps:cNvSpPr txBox="1"/>
                        <wps:spPr>
                          <a:xfrm>
                            <a:off x="597380" y="1084036"/>
                            <a:ext cx="285750" cy="315595"/>
                          </a:xfrm>
                          <a:prstGeom prst="rect">
                            <a:avLst/>
                          </a:prstGeom>
                          <a:noFill/>
                        </wps:spPr>
                        <wps:txbx>
                          <w:txbxContent>
                            <w:p w14:paraId="2738D05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299" name="Text Box 299"/>
                        <wps:cNvSpPr txBox="1"/>
                        <wps:spPr>
                          <a:xfrm>
                            <a:off x="729147" y="744263"/>
                            <a:ext cx="285750" cy="315595"/>
                          </a:xfrm>
                          <a:prstGeom prst="rect">
                            <a:avLst/>
                          </a:prstGeom>
                          <a:noFill/>
                        </wps:spPr>
                        <wps:txbx>
                          <w:txbxContent>
                            <w:p w14:paraId="211EBA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300" name="Group 300"/>
                        <wpg:cNvGrpSpPr/>
                        <wpg:grpSpPr>
                          <a:xfrm>
                            <a:off x="2780896" y="744264"/>
                            <a:ext cx="2813972" cy="2754160"/>
                            <a:chOff x="2780890" y="744278"/>
                            <a:chExt cx="2903032" cy="2065618"/>
                          </a:xfrm>
                        </wpg:grpSpPr>
                        <wps:wsp>
                          <wps:cNvPr id="301" name="Text Box 301"/>
                          <wps:cNvSpPr txBox="1"/>
                          <wps:spPr>
                            <a:xfrm>
                              <a:off x="4344795" y="744278"/>
                              <a:ext cx="649201" cy="208121"/>
                            </a:xfrm>
                            <a:prstGeom prst="rect">
                              <a:avLst/>
                            </a:prstGeom>
                            <a:noFill/>
                          </wps:spPr>
                          <wps:txbx>
                            <w:txbxContent>
                              <w:p w14:paraId="15BE68B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302" name="Group 302"/>
                          <wpg:cNvGrpSpPr/>
                          <wpg:grpSpPr>
                            <a:xfrm>
                              <a:off x="3789591" y="947162"/>
                              <a:ext cx="1894331" cy="1862734"/>
                              <a:chOff x="3789591" y="947162"/>
                              <a:chExt cx="1894331" cy="1862734"/>
                            </a:xfrm>
                          </wpg:grpSpPr>
                          <wpg:grpSp>
                            <wpg:cNvPr id="303" name="Group 303"/>
                            <wpg:cNvGrpSpPr/>
                            <wpg:grpSpPr>
                              <a:xfrm>
                                <a:off x="3789591" y="947162"/>
                                <a:ext cx="1667893" cy="1862734"/>
                                <a:chOff x="3789591" y="947162"/>
                                <a:chExt cx="1667893" cy="1862734"/>
                              </a:xfrm>
                            </wpg:grpSpPr>
                            <wps:wsp>
                              <wps:cNvPr id="304" name="Rectangle 304"/>
                              <wps:cNvSpPr/>
                              <wps:spPr>
                                <a:xfrm>
                                  <a:off x="4145199" y="947162"/>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2B60767" w14:textId="77777777" w:rsidR="00233AC5" w:rsidRDefault="00233AC5" w:rsidP="00877206">
                                    <w:pPr>
                                      <w:rPr>
                                        <w:rFonts w:eastAsia="Times New Roman" w:cs="Times New Roman"/>
                                      </w:rPr>
                                    </w:pPr>
                                  </w:p>
                                </w:txbxContent>
                              </wps:txbx>
                              <wps:bodyPr rtlCol="0" anchor="ctr"/>
                            </wps:wsp>
                            <wps:wsp>
                              <wps:cNvPr id="305" name="Rectangle 305"/>
                              <wps:cNvSpPr/>
                              <wps:spPr>
                                <a:xfrm>
                                  <a:off x="4119791" y="9620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E9B3B16" w14:textId="77777777" w:rsidR="00233AC5" w:rsidRDefault="00233AC5" w:rsidP="00877206">
                                    <w:pPr>
                                      <w:rPr>
                                        <w:rFonts w:eastAsia="Times New Roman" w:cs="Times New Roman"/>
                                      </w:rPr>
                                    </w:pPr>
                                  </w:p>
                                </w:txbxContent>
                              </wps:txbx>
                              <wps:bodyPr rtlCol="0" anchor="ctr"/>
                            </wps:wsp>
                            <wps:wsp>
                              <wps:cNvPr id="306" name="Rectangle 306"/>
                              <wps:cNvSpPr/>
                              <wps:spPr>
                                <a:xfrm>
                                  <a:off x="4119791" y="11017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EF26A5D" w14:textId="77777777" w:rsidR="00233AC5" w:rsidRDefault="00233AC5" w:rsidP="00877206">
                                    <w:pPr>
                                      <w:rPr>
                                        <w:rFonts w:eastAsia="Times New Roman" w:cs="Times New Roman"/>
                                      </w:rPr>
                                    </w:pPr>
                                  </w:p>
                                </w:txbxContent>
                              </wps:txbx>
                              <wps:bodyPr rtlCol="0" anchor="ctr"/>
                            </wps:wsp>
                            <wps:wsp>
                              <wps:cNvPr id="307" name="Rectangle 307"/>
                              <wps:cNvSpPr/>
                              <wps:spPr>
                                <a:xfrm>
                                  <a:off x="4119791" y="14255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9D11956" w14:textId="77777777" w:rsidR="00233AC5" w:rsidRDefault="00233AC5" w:rsidP="00877206">
                                    <w:pPr>
                                      <w:rPr>
                                        <w:rFonts w:eastAsia="Times New Roman" w:cs="Times New Roman"/>
                                      </w:rPr>
                                    </w:pPr>
                                  </w:p>
                                </w:txbxContent>
                              </wps:txbx>
                              <wps:bodyPr rtlCol="0" anchor="ctr"/>
                            </wps:wsp>
                            <wps:wsp>
                              <wps:cNvPr id="308" name="Rectangle 308"/>
                              <wps:cNvSpPr/>
                              <wps:spPr>
                                <a:xfrm>
                                  <a:off x="4119791" y="15652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3E50119" w14:textId="77777777" w:rsidR="00233AC5" w:rsidRDefault="00233AC5" w:rsidP="00877206">
                                    <w:pPr>
                                      <w:rPr>
                                        <w:rFonts w:eastAsia="Times New Roman" w:cs="Times New Roman"/>
                                      </w:rPr>
                                    </w:pPr>
                                  </w:p>
                                </w:txbxContent>
                              </wps:txbx>
                              <wps:bodyPr rtlCol="0" anchor="ctr"/>
                            </wps:wsp>
                            <wps:wsp>
                              <wps:cNvPr id="309" name="Rectangle 309"/>
                              <wps:cNvSpPr/>
                              <wps:spPr>
                                <a:xfrm>
                                  <a:off x="4119791" y="18891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3C0A6" w14:textId="77777777" w:rsidR="00233AC5" w:rsidRDefault="00233AC5" w:rsidP="00877206">
                                    <w:pPr>
                                      <w:rPr>
                                        <w:rFonts w:eastAsia="Times New Roman" w:cs="Times New Roman"/>
                                      </w:rPr>
                                    </w:pPr>
                                  </w:p>
                                </w:txbxContent>
                              </wps:txbx>
                              <wps:bodyPr rtlCol="0" anchor="ctr"/>
                            </wps:wsp>
                            <wps:wsp>
                              <wps:cNvPr id="310" name="Rectangle 310"/>
                              <wps:cNvSpPr/>
                              <wps:spPr>
                                <a:xfrm>
                                  <a:off x="4119791" y="20288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310C5EE" w14:textId="77777777" w:rsidR="00233AC5" w:rsidRDefault="00233AC5" w:rsidP="00877206">
                                    <w:pPr>
                                      <w:rPr>
                                        <w:rFonts w:eastAsia="Times New Roman" w:cs="Times New Roman"/>
                                      </w:rPr>
                                    </w:pPr>
                                  </w:p>
                                </w:txbxContent>
                              </wps:txbx>
                              <wps:bodyPr rtlCol="0" anchor="ctr"/>
                            </wps:wsp>
                            <wps:wsp>
                              <wps:cNvPr id="311" name="Rectangle 311"/>
                              <wps:cNvSpPr/>
                              <wps:spPr>
                                <a:xfrm>
                                  <a:off x="3967391" y="11779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35FFC4B8" w14:textId="77777777" w:rsidR="00233AC5" w:rsidRDefault="00233AC5" w:rsidP="00877206">
                                    <w:pPr>
                                      <w:rPr>
                                        <w:rFonts w:eastAsia="Times New Roman" w:cs="Times New Roman"/>
                                      </w:rPr>
                                    </w:pPr>
                                  </w:p>
                                </w:txbxContent>
                              </wps:txbx>
                              <wps:bodyPr rtlCol="0" anchor="ctr"/>
                            </wps:wsp>
                            <wps:wsp>
                              <wps:cNvPr id="312" name="Rectangle 312"/>
                              <wps:cNvSpPr/>
                              <wps:spPr>
                                <a:xfrm>
                                  <a:off x="3967391" y="13176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6F0FA37C" w14:textId="77777777" w:rsidR="00233AC5" w:rsidRDefault="00233AC5" w:rsidP="00877206">
                                    <w:pPr>
                                      <w:rPr>
                                        <w:rFonts w:eastAsia="Times New Roman" w:cs="Times New Roman"/>
                                      </w:rPr>
                                    </w:pPr>
                                  </w:p>
                                </w:txbxContent>
                              </wps:txbx>
                              <wps:bodyPr rtlCol="0" anchor="ctr"/>
                            </wps:wsp>
                            <wps:wsp>
                              <wps:cNvPr id="313" name="Rectangle 313"/>
                              <wps:cNvSpPr/>
                              <wps:spPr>
                                <a:xfrm>
                                  <a:off x="3967391" y="164145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EAAE341" w14:textId="77777777" w:rsidR="00233AC5" w:rsidRDefault="00233AC5" w:rsidP="00877206">
                                    <w:pPr>
                                      <w:rPr>
                                        <w:rFonts w:eastAsia="Times New Roman" w:cs="Times New Roman"/>
                                      </w:rPr>
                                    </w:pPr>
                                  </w:p>
                                </w:txbxContent>
                              </wps:txbx>
                              <wps:bodyPr rtlCol="0" anchor="ctr"/>
                            </wps:wsp>
                            <wps:wsp>
                              <wps:cNvPr id="314" name="Rectangle 314"/>
                              <wps:cNvSpPr/>
                              <wps:spPr>
                                <a:xfrm>
                                  <a:off x="3967391" y="178115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F03534B" w14:textId="77777777" w:rsidR="00233AC5" w:rsidRDefault="00233AC5" w:rsidP="00877206">
                                    <w:pPr>
                                      <w:rPr>
                                        <w:rFonts w:eastAsia="Times New Roman" w:cs="Times New Roman"/>
                                      </w:rPr>
                                    </w:pPr>
                                  </w:p>
                                </w:txbxContent>
                              </wps:txbx>
                              <wps:bodyPr rtlCol="0" anchor="ctr"/>
                            </wps:wsp>
                            <wps:wsp>
                              <wps:cNvPr id="315" name="Rectangle 315"/>
                              <wps:cNvSpPr/>
                              <wps:spPr>
                                <a:xfrm>
                                  <a:off x="3967391" y="21050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1D59B62" w14:textId="77777777" w:rsidR="00233AC5" w:rsidRDefault="00233AC5" w:rsidP="00877206">
                                    <w:pPr>
                                      <w:rPr>
                                        <w:rFonts w:eastAsia="Times New Roman" w:cs="Times New Roman"/>
                                      </w:rPr>
                                    </w:pPr>
                                  </w:p>
                                </w:txbxContent>
                              </wps:txbx>
                              <wps:bodyPr rtlCol="0" anchor="ctr"/>
                            </wps:wsp>
                            <wps:wsp>
                              <wps:cNvPr id="316" name="Rectangle 316"/>
                              <wps:cNvSpPr/>
                              <wps:spPr>
                                <a:xfrm>
                                  <a:off x="3967391" y="22447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A00AF15" w14:textId="77777777" w:rsidR="00233AC5" w:rsidRDefault="00233AC5" w:rsidP="00877206">
                                    <w:pPr>
                                      <w:rPr>
                                        <w:rFonts w:eastAsia="Times New Roman" w:cs="Times New Roman"/>
                                      </w:rPr>
                                    </w:pPr>
                                  </w:p>
                                </w:txbxContent>
                              </wps:txbx>
                              <wps:bodyPr rtlCol="0" anchor="ctr"/>
                            </wps:wsp>
                            <wps:wsp>
                              <wps:cNvPr id="317" name="Rectangle 317"/>
                              <wps:cNvSpPr/>
                              <wps:spPr>
                                <a:xfrm>
                                  <a:off x="3789591" y="14128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C2BBB45" w14:textId="77777777" w:rsidR="00233AC5" w:rsidRDefault="00233AC5"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wps:txbx>
                              <wps:bodyPr rtlCol="0" anchor="ctr"/>
                            </wps:wsp>
                            <wps:wsp>
                              <wps:cNvPr id="318" name="Rectangle 318"/>
                              <wps:cNvSpPr/>
                              <wps:spPr>
                                <a:xfrm>
                                  <a:off x="3789591" y="15525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21CF" w14:textId="77777777" w:rsidR="00233AC5" w:rsidRDefault="00233AC5" w:rsidP="00877206">
                                    <w:pPr>
                                      <w:rPr>
                                        <w:rFonts w:eastAsia="Times New Roman" w:cs="Times New Roman"/>
                                      </w:rPr>
                                    </w:pPr>
                                  </w:p>
                                </w:txbxContent>
                              </wps:txbx>
                              <wps:bodyPr rtlCol="0" anchor="ctr"/>
                            </wps:wsp>
                            <wps:wsp>
                              <wps:cNvPr id="319" name="Rectangle 319"/>
                              <wps:cNvSpPr/>
                              <wps:spPr>
                                <a:xfrm>
                                  <a:off x="3789591" y="18764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11C367C8" w14:textId="77777777" w:rsidR="00233AC5" w:rsidRDefault="00233AC5" w:rsidP="00877206">
                                    <w:pPr>
                                      <w:rPr>
                                        <w:rFonts w:eastAsia="Times New Roman" w:cs="Times New Roman"/>
                                      </w:rPr>
                                    </w:pPr>
                                  </w:p>
                                </w:txbxContent>
                              </wps:txbx>
                              <wps:bodyPr rtlCol="0" anchor="ctr"/>
                            </wps:wsp>
                            <wps:wsp>
                              <wps:cNvPr id="320" name="Rectangle 320"/>
                              <wps:cNvSpPr/>
                              <wps:spPr>
                                <a:xfrm>
                                  <a:off x="3789591" y="20161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187F75F" w14:textId="77777777" w:rsidR="00233AC5" w:rsidRDefault="00233AC5" w:rsidP="00877206">
                                    <w:pPr>
                                      <w:rPr>
                                        <w:rFonts w:eastAsia="Times New Roman" w:cs="Times New Roman"/>
                                      </w:rPr>
                                    </w:pPr>
                                  </w:p>
                                </w:txbxContent>
                              </wps:txbx>
                              <wps:bodyPr rtlCol="0" anchor="ctr"/>
                            </wps:wsp>
                            <wps:wsp>
                              <wps:cNvPr id="321" name="Rectangle 321"/>
                              <wps:cNvSpPr/>
                              <wps:spPr>
                                <a:xfrm>
                                  <a:off x="3789591" y="23399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D6D7" w14:textId="77777777" w:rsidR="00233AC5" w:rsidRDefault="00233AC5" w:rsidP="00877206">
                                    <w:pPr>
                                      <w:rPr>
                                        <w:rFonts w:eastAsia="Times New Roman" w:cs="Times New Roman"/>
                                      </w:rPr>
                                    </w:pPr>
                                  </w:p>
                                </w:txbxContent>
                              </wps:txbx>
                              <wps:bodyPr rtlCol="0" anchor="ctr"/>
                            </wps:wsp>
                            <wps:wsp>
                              <wps:cNvPr id="322" name="Rectangle 322"/>
                              <wps:cNvSpPr/>
                              <wps:spPr>
                                <a:xfrm>
                                  <a:off x="3789591" y="24796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3299974" w14:textId="77777777" w:rsidR="00233AC5" w:rsidRDefault="00233AC5" w:rsidP="00877206">
                                    <w:pPr>
                                      <w:rPr>
                                        <w:rFonts w:eastAsia="Times New Roman" w:cs="Times New Roman"/>
                                      </w:rPr>
                                    </w:pPr>
                                  </w:p>
                                </w:txbxContent>
                              </wps:txbx>
                              <wps:bodyPr rtlCol="0" anchor="ctr"/>
                            </wps:wsp>
                            <wps:wsp>
                              <wps:cNvPr id="323" name="Rectangle 323"/>
                              <wps:cNvSpPr/>
                              <wps:spPr>
                                <a:xfrm>
                                  <a:off x="3789591" y="1412853"/>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CF8030E" w14:textId="77777777" w:rsidR="00233AC5" w:rsidRDefault="00233AC5" w:rsidP="00877206">
                                    <w:pPr>
                                      <w:rPr>
                                        <w:rFonts w:eastAsia="Times New Roman" w:cs="Times New Roman"/>
                                      </w:rPr>
                                    </w:pPr>
                                  </w:p>
                                </w:txbxContent>
                              </wps:txbx>
                              <wps:bodyPr rtlCol="0" anchor="ctr"/>
                            </wps:wsp>
                            <wps:wsp>
                              <wps:cNvPr id="324" name="Straight Connector 324"/>
                              <wps:cNvCnPr/>
                              <wps:spPr>
                                <a:xfrm flipV="1">
                                  <a:off x="3789591" y="947163"/>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5" name="Straight Connector 325"/>
                              <wps:cNvCnPr/>
                              <wps:spPr>
                                <a:xfrm flipV="1">
                                  <a:off x="5093503" y="955624"/>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6" name="Straight Connector 326"/>
                              <wps:cNvCnPr/>
                              <wps:spPr>
                                <a:xfrm flipV="1">
                                  <a:off x="5085030" y="2344206"/>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g:grpSp>
                          <wps:wsp>
                            <wps:cNvPr id="327" name="Straight Arrow Connector 327"/>
                            <wps:cNvCnPr/>
                            <wps:spPr>
                              <a:xfrm flipV="1">
                                <a:off x="5461672" y="2028803"/>
                                <a:ext cx="222250" cy="289953"/>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328" name="Text Box 328"/>
                          <wps:cNvSpPr txBox="1"/>
                          <wps:spPr>
                            <a:xfrm>
                              <a:off x="2780890" y="939870"/>
                              <a:ext cx="1211930" cy="236696"/>
                            </a:xfrm>
                            <a:prstGeom prst="rect">
                              <a:avLst/>
                            </a:prstGeom>
                            <a:noFill/>
                          </wps:spPr>
                          <wps:txbx>
                            <w:txbxContent>
                              <w:p w14:paraId="3720A3F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29" name="Straight Arrow Connector 329"/>
                          <wps:cNvCnPr/>
                          <wps:spPr>
                            <a:xfrm>
                              <a:off x="3757188" y="1122886"/>
                              <a:ext cx="146652" cy="88898"/>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330" name="Straight Connector 330"/>
                          <wps:cNvCnPr/>
                          <wps:spPr>
                            <a:xfrm>
                              <a:off x="3967391" y="1174601"/>
                              <a:ext cx="1295439"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331" name="Group 331"/>
                        <wpg:cNvGrpSpPr/>
                        <wpg:grpSpPr>
                          <a:xfrm>
                            <a:off x="1960093" y="1242084"/>
                            <a:ext cx="272338" cy="1785910"/>
                            <a:chOff x="1960087" y="1242106"/>
                            <a:chExt cx="280951" cy="1339429"/>
                          </a:xfrm>
                        </wpg:grpSpPr>
                        <wps:wsp>
                          <wps:cNvPr id="332" name="Text Box 332"/>
                          <wps:cNvSpPr txBox="1"/>
                          <wps:spPr>
                            <a:xfrm>
                              <a:off x="1966559" y="1242106"/>
                              <a:ext cx="274479" cy="196691"/>
                            </a:xfrm>
                            <a:prstGeom prst="rect">
                              <a:avLst/>
                            </a:prstGeom>
                            <a:noFill/>
                          </wps:spPr>
                          <wps:txbx>
                            <w:txbxContent>
                              <w:p w14:paraId="658E427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33" name="Text Box 333"/>
                          <wps:cNvSpPr txBox="1"/>
                          <wps:spPr>
                            <a:xfrm>
                              <a:off x="1960087" y="1483290"/>
                              <a:ext cx="267273" cy="196691"/>
                            </a:xfrm>
                            <a:prstGeom prst="rect">
                              <a:avLst/>
                            </a:prstGeom>
                            <a:noFill/>
                          </wps:spPr>
                          <wps:txbx>
                            <w:txbxContent>
                              <w:p w14:paraId="0245041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34" name="Text Box 334"/>
                          <wps:cNvSpPr txBox="1"/>
                          <wps:spPr>
                            <a:xfrm>
                              <a:off x="1966558" y="1711967"/>
                              <a:ext cx="267929" cy="196691"/>
                            </a:xfrm>
                            <a:prstGeom prst="rect">
                              <a:avLst/>
                            </a:prstGeom>
                            <a:noFill/>
                          </wps:spPr>
                          <wps:txbx>
                            <w:txbxContent>
                              <w:p w14:paraId="32136EC8"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35" name="Text Box 335"/>
                          <wps:cNvSpPr txBox="1"/>
                          <wps:spPr>
                            <a:xfrm>
                              <a:off x="1961676" y="1946763"/>
                              <a:ext cx="277755" cy="196691"/>
                            </a:xfrm>
                            <a:prstGeom prst="rect">
                              <a:avLst/>
                            </a:prstGeom>
                            <a:noFill/>
                          </wps:spPr>
                          <wps:txbx>
                            <w:txbxContent>
                              <w:p w14:paraId="0C71CE6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36" name="Text Box 336"/>
                          <wps:cNvSpPr txBox="1"/>
                          <wps:spPr>
                            <a:xfrm>
                              <a:off x="1968024" y="2175326"/>
                              <a:ext cx="259413" cy="196691"/>
                            </a:xfrm>
                            <a:prstGeom prst="rect">
                              <a:avLst/>
                            </a:prstGeom>
                            <a:noFill/>
                          </wps:spPr>
                          <wps:txbx>
                            <w:txbxContent>
                              <w:p w14:paraId="466A482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37" name="Text Box 337"/>
                          <wps:cNvSpPr txBox="1"/>
                          <wps:spPr>
                            <a:xfrm>
                              <a:off x="1968024" y="2384844"/>
                              <a:ext cx="255482" cy="196691"/>
                            </a:xfrm>
                            <a:prstGeom prst="rect">
                              <a:avLst/>
                            </a:prstGeom>
                            <a:noFill/>
                          </wps:spPr>
                          <wps:txbx>
                            <w:txbxContent>
                              <w:p w14:paraId="095DABDC"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338" name="Group 338"/>
                        <wpg:cNvGrpSpPr/>
                        <wpg:grpSpPr>
                          <a:xfrm>
                            <a:off x="2150732" y="959145"/>
                            <a:ext cx="272348" cy="1785932"/>
                            <a:chOff x="2150724" y="959160"/>
                            <a:chExt cx="280961" cy="1339446"/>
                          </a:xfrm>
                        </wpg:grpSpPr>
                        <wps:wsp>
                          <wps:cNvPr id="339" name="Text Box 339"/>
                          <wps:cNvSpPr txBox="1"/>
                          <wps:spPr>
                            <a:xfrm>
                              <a:off x="2157206" y="959160"/>
                              <a:ext cx="274479" cy="196691"/>
                            </a:xfrm>
                            <a:prstGeom prst="rect">
                              <a:avLst/>
                            </a:prstGeom>
                            <a:noFill/>
                          </wps:spPr>
                          <wps:txbx>
                            <w:txbxContent>
                              <w:p w14:paraId="5AD3A6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40" name="Text Box 340"/>
                          <wps:cNvSpPr txBox="1"/>
                          <wps:spPr>
                            <a:xfrm>
                              <a:off x="2150724" y="1200361"/>
                              <a:ext cx="267273" cy="196691"/>
                            </a:xfrm>
                            <a:prstGeom prst="rect">
                              <a:avLst/>
                            </a:prstGeom>
                            <a:noFill/>
                          </wps:spPr>
                          <wps:txbx>
                            <w:txbxContent>
                              <w:p w14:paraId="0C2F62E1"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41" name="Text Box 341"/>
                          <wps:cNvSpPr txBox="1"/>
                          <wps:spPr>
                            <a:xfrm>
                              <a:off x="2157204" y="1429022"/>
                              <a:ext cx="267929" cy="196691"/>
                            </a:xfrm>
                            <a:prstGeom prst="rect">
                              <a:avLst/>
                            </a:prstGeom>
                            <a:noFill/>
                          </wps:spPr>
                          <wps:txbx>
                            <w:txbxContent>
                              <w:p w14:paraId="076DB7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42" name="Text Box 342"/>
                          <wps:cNvSpPr txBox="1"/>
                          <wps:spPr>
                            <a:xfrm>
                              <a:off x="2152311" y="1663837"/>
                              <a:ext cx="277754" cy="196691"/>
                            </a:xfrm>
                            <a:prstGeom prst="rect">
                              <a:avLst/>
                            </a:prstGeom>
                            <a:noFill/>
                          </wps:spPr>
                          <wps:txbx>
                            <w:txbxContent>
                              <w:p w14:paraId="196BCA6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43" name="Text Box 343"/>
                          <wps:cNvSpPr txBox="1"/>
                          <wps:spPr>
                            <a:xfrm>
                              <a:off x="2158659" y="1892399"/>
                              <a:ext cx="259412" cy="196691"/>
                            </a:xfrm>
                            <a:prstGeom prst="rect">
                              <a:avLst/>
                            </a:prstGeom>
                            <a:noFill/>
                          </wps:spPr>
                          <wps:txbx>
                            <w:txbxContent>
                              <w:p w14:paraId="5932B33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44" name="Text Box 344"/>
                          <wps:cNvSpPr txBox="1"/>
                          <wps:spPr>
                            <a:xfrm>
                              <a:off x="2158659" y="2101915"/>
                              <a:ext cx="255482" cy="196691"/>
                            </a:xfrm>
                            <a:prstGeom prst="rect">
                              <a:avLst/>
                            </a:prstGeom>
                            <a:noFill/>
                          </wps:spPr>
                          <wps:txbx>
                            <w:txbxContent>
                              <w:p w14:paraId="042A0B4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s:wsp>
                        <wps:cNvPr id="345" name="Text Box 345"/>
                        <wps:cNvSpPr txBox="1"/>
                        <wps:spPr>
                          <a:xfrm>
                            <a:off x="1807103" y="4562910"/>
                            <a:ext cx="340700" cy="261610"/>
                          </a:xfrm>
                          <a:prstGeom prst="rect">
                            <a:avLst/>
                          </a:prstGeom>
                          <a:noFill/>
                        </wps:spPr>
                        <wps:txbx>
                          <w:txbxContent>
                            <w:p w14:paraId="111E8DD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6" name="Text Box 346"/>
                        <wps:cNvSpPr txBox="1"/>
                        <wps:spPr>
                          <a:xfrm>
                            <a:off x="1866372" y="4461306"/>
                            <a:ext cx="340700" cy="261610"/>
                          </a:xfrm>
                          <a:prstGeom prst="rect">
                            <a:avLst/>
                          </a:prstGeom>
                          <a:noFill/>
                        </wps:spPr>
                        <wps:txbx>
                          <w:txbxContent>
                            <w:p w14:paraId="3105741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7" name="Text Box 347"/>
                        <wps:cNvSpPr txBox="1"/>
                        <wps:spPr>
                          <a:xfrm>
                            <a:off x="887734" y="4277406"/>
                            <a:ext cx="708025" cy="254000"/>
                          </a:xfrm>
                          <a:prstGeom prst="rect">
                            <a:avLst/>
                          </a:prstGeom>
                          <a:noFill/>
                        </wps:spPr>
                        <wps:txbx>
                          <w:txbxContent>
                            <w:p w14:paraId="7315E50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348" name="Text Box 348"/>
                        <wps:cNvSpPr txBox="1"/>
                        <wps:spPr>
                          <a:xfrm>
                            <a:off x="804296" y="4943662"/>
                            <a:ext cx="799465" cy="254000"/>
                          </a:xfrm>
                          <a:prstGeom prst="rect">
                            <a:avLst/>
                          </a:prstGeom>
                          <a:noFill/>
                        </wps:spPr>
                        <wps:txbx>
                          <w:txbxContent>
                            <w:p w14:paraId="009F6AF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wps:txbx>
                        <wps:bodyPr wrap="square" rtlCol="0">
                          <a:spAutoFit/>
                        </wps:bodyPr>
                      </wps:wsp>
                      <wps:wsp>
                        <wps:cNvPr id="349" name="Text Box 349"/>
                        <wps:cNvSpPr txBox="1"/>
                        <wps:spPr>
                          <a:xfrm>
                            <a:off x="729147" y="5566373"/>
                            <a:ext cx="700405" cy="254000"/>
                          </a:xfrm>
                          <a:prstGeom prst="rect">
                            <a:avLst/>
                          </a:prstGeom>
                          <a:noFill/>
                        </wps:spPr>
                        <wps:txbx>
                          <w:txbxContent>
                            <w:p w14:paraId="51DD6D8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wps:txbx>
                        <wps:bodyPr wrap="none" rtlCol="0">
                          <a:spAutoFit/>
                        </wps:bodyPr>
                      </wps:wsp>
                      <wps:wsp>
                        <wps:cNvPr id="350" name="Text Box 350"/>
                        <wps:cNvSpPr txBox="1"/>
                        <wps:spPr>
                          <a:xfrm>
                            <a:off x="1716250" y="5212174"/>
                            <a:ext cx="324779" cy="261610"/>
                          </a:xfrm>
                          <a:prstGeom prst="rect">
                            <a:avLst/>
                          </a:prstGeom>
                          <a:noFill/>
                        </wps:spPr>
                        <wps:txbx>
                          <w:txbxContent>
                            <w:p w14:paraId="547262D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1" name="Text Box 351"/>
                        <wps:cNvSpPr txBox="1"/>
                        <wps:spPr>
                          <a:xfrm>
                            <a:off x="1781046" y="5129054"/>
                            <a:ext cx="324779" cy="261610"/>
                          </a:xfrm>
                          <a:prstGeom prst="rect">
                            <a:avLst/>
                          </a:prstGeom>
                          <a:noFill/>
                        </wps:spPr>
                        <wps:txbx>
                          <w:txbxContent>
                            <w:p w14:paraId="1753D26A"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2" name="Text Box 352"/>
                        <wps:cNvSpPr txBox="1"/>
                        <wps:spPr>
                          <a:xfrm>
                            <a:off x="4212109" y="3908020"/>
                            <a:ext cx="703580" cy="254000"/>
                          </a:xfrm>
                          <a:prstGeom prst="rect">
                            <a:avLst/>
                          </a:prstGeom>
                          <a:noFill/>
                        </wps:spPr>
                        <wps:txbx>
                          <w:txbxContent>
                            <w:p w14:paraId="152A859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353" name="Text Box 353"/>
                        <wps:cNvSpPr txBox="1"/>
                        <wps:spPr>
                          <a:xfrm>
                            <a:off x="4078478" y="4892167"/>
                            <a:ext cx="713105" cy="254000"/>
                          </a:xfrm>
                          <a:prstGeom prst="rect">
                            <a:avLst/>
                          </a:prstGeom>
                          <a:noFill/>
                        </wps:spPr>
                        <wps:txbx>
                          <w:txbxContent>
                            <w:p w14:paraId="017698B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354" name="Text Box 354"/>
                        <wps:cNvSpPr txBox="1"/>
                        <wps:spPr>
                          <a:xfrm>
                            <a:off x="3966161" y="5898173"/>
                            <a:ext cx="692150" cy="254000"/>
                          </a:xfrm>
                          <a:prstGeom prst="rect">
                            <a:avLst/>
                          </a:prstGeom>
                          <a:noFill/>
                        </wps:spPr>
                        <wps:txbx>
                          <w:txbxContent>
                            <w:p w14:paraId="179503D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wps:txbx>
                        <wps:bodyPr wrap="none" rtlCol="0">
                          <a:spAutoFit/>
                        </wps:bodyPr>
                      </wps:wsp>
                      <wps:wsp>
                        <wps:cNvPr id="355" name="Text Box 355"/>
                        <wps:cNvSpPr txBox="1"/>
                        <wps:spPr>
                          <a:xfrm>
                            <a:off x="4780603" y="6234860"/>
                            <a:ext cx="310063" cy="261610"/>
                          </a:xfrm>
                          <a:prstGeom prst="rect">
                            <a:avLst/>
                          </a:prstGeom>
                          <a:noFill/>
                        </wps:spPr>
                        <wps:txbx>
                          <w:txbxContent>
                            <w:p w14:paraId="61016237"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6" name="Text Box 356"/>
                        <wps:cNvSpPr txBox="1"/>
                        <wps:spPr>
                          <a:xfrm>
                            <a:off x="4899321" y="6104055"/>
                            <a:ext cx="310063" cy="261610"/>
                          </a:xfrm>
                          <a:prstGeom prst="rect">
                            <a:avLst/>
                          </a:prstGeom>
                          <a:noFill/>
                        </wps:spPr>
                        <wps:txbx>
                          <w:txbxContent>
                            <w:p w14:paraId="64EB4634"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7" name="Text Box 357"/>
                        <wps:cNvSpPr txBox="1"/>
                        <wps:spPr>
                          <a:xfrm>
                            <a:off x="4882623" y="5156199"/>
                            <a:ext cx="403708" cy="261610"/>
                          </a:xfrm>
                          <a:prstGeom prst="rect">
                            <a:avLst/>
                          </a:prstGeom>
                          <a:noFill/>
                        </wps:spPr>
                        <wps:txbx>
                          <w:txbxContent>
                            <w:p w14:paraId="2E39E12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8" name="Text Box 358"/>
                        <wps:cNvSpPr txBox="1"/>
                        <wps:spPr>
                          <a:xfrm>
                            <a:off x="5018759" y="5015679"/>
                            <a:ext cx="403708" cy="261610"/>
                          </a:xfrm>
                          <a:prstGeom prst="rect">
                            <a:avLst/>
                          </a:prstGeom>
                          <a:noFill/>
                        </wps:spPr>
                        <wps:txbx>
                          <w:txbxContent>
                            <w:p w14:paraId="1178542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9" name="Text Box 359"/>
                        <wps:cNvSpPr txBox="1"/>
                        <wps:spPr>
                          <a:xfrm>
                            <a:off x="1650545" y="5842445"/>
                            <a:ext cx="314767" cy="261610"/>
                          </a:xfrm>
                          <a:prstGeom prst="rect">
                            <a:avLst/>
                          </a:prstGeom>
                          <a:noFill/>
                        </wps:spPr>
                        <wps:txbx>
                          <w:txbxContent>
                            <w:p w14:paraId="68AC198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0" name="Text Box 360"/>
                        <wps:cNvSpPr txBox="1"/>
                        <wps:spPr>
                          <a:xfrm>
                            <a:off x="1716250" y="5745875"/>
                            <a:ext cx="314767" cy="261610"/>
                          </a:xfrm>
                          <a:prstGeom prst="rect">
                            <a:avLst/>
                          </a:prstGeom>
                          <a:noFill/>
                        </wps:spPr>
                        <wps:txbx>
                          <w:txbxContent>
                            <w:p w14:paraId="2EA947A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1" name="Text Box 361"/>
                        <wps:cNvSpPr txBox="1"/>
                        <wps:spPr>
                          <a:xfrm>
                            <a:off x="5062220" y="4213891"/>
                            <a:ext cx="325137" cy="261610"/>
                          </a:xfrm>
                          <a:prstGeom prst="rect">
                            <a:avLst/>
                          </a:prstGeom>
                          <a:noFill/>
                        </wps:spPr>
                        <wps:txbx>
                          <w:txbxContent>
                            <w:p w14:paraId="252440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2" name="Text Box 362"/>
                        <wps:cNvSpPr txBox="1"/>
                        <wps:spPr>
                          <a:xfrm>
                            <a:off x="5177934" y="4062725"/>
                            <a:ext cx="325137" cy="261610"/>
                          </a:xfrm>
                          <a:prstGeom prst="rect">
                            <a:avLst/>
                          </a:prstGeom>
                          <a:noFill/>
                        </wps:spPr>
                        <wps:txbx>
                          <w:txbxContent>
                            <w:p w14:paraId="45DDE0E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3" name="Text Box 363"/>
                        <wps:cNvSpPr txBox="1"/>
                        <wps:spPr>
                          <a:xfrm>
                            <a:off x="4297078" y="3498421"/>
                            <a:ext cx="316237" cy="276999"/>
                          </a:xfrm>
                          <a:prstGeom prst="rect">
                            <a:avLst/>
                          </a:prstGeom>
                          <a:noFill/>
                        </wps:spPr>
                        <wps:txbx>
                          <w:txbxContent>
                            <w:p w14:paraId="016DCD5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64" name="Text Box 364"/>
                        <wps:cNvSpPr txBox="1"/>
                        <wps:spPr>
                          <a:xfrm>
                            <a:off x="3472003" y="3116567"/>
                            <a:ext cx="265517" cy="276999"/>
                          </a:xfrm>
                          <a:prstGeom prst="rect">
                            <a:avLst/>
                          </a:prstGeom>
                          <a:noFill/>
                        </wps:spPr>
                        <wps:txbx>
                          <w:txbxContent>
                            <w:p w14:paraId="06CAB2F4"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none" rtlCol="0">
                          <a:spAutoFit/>
                        </wps:bodyPr>
                      </wps:wsp>
                      <wps:wsp>
                        <wps:cNvPr id="365" name="Text Box 365"/>
                        <wps:cNvSpPr txBox="1"/>
                        <wps:spPr>
                          <a:xfrm>
                            <a:off x="3472003" y="2787031"/>
                            <a:ext cx="254622" cy="276999"/>
                          </a:xfrm>
                          <a:prstGeom prst="rect">
                            <a:avLst/>
                          </a:prstGeom>
                          <a:noFill/>
                        </wps:spPr>
                        <wps:txbx>
                          <w:txbxContent>
                            <w:p w14:paraId="1459C9A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none" rtlCol="0">
                          <a:spAutoFit/>
                        </wps:bodyPr>
                      </wps:wsp>
                      <wps:wsp>
                        <wps:cNvPr id="366" name="Text Box 366"/>
                        <wps:cNvSpPr txBox="1"/>
                        <wps:spPr>
                          <a:xfrm>
                            <a:off x="3463532" y="2510032"/>
                            <a:ext cx="265517" cy="276999"/>
                          </a:xfrm>
                          <a:prstGeom prst="rect">
                            <a:avLst/>
                          </a:prstGeom>
                          <a:noFill/>
                        </wps:spPr>
                        <wps:txbx>
                          <w:txbxContent>
                            <w:p w14:paraId="7206CD51"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none" rtlCol="0">
                          <a:spAutoFit/>
                        </wps:bodyPr>
                      </wps:wsp>
                      <wps:wsp>
                        <wps:cNvPr id="367" name="Text Box 367"/>
                        <wps:cNvSpPr txBox="1"/>
                        <wps:spPr>
                          <a:xfrm>
                            <a:off x="3471319" y="1904983"/>
                            <a:ext cx="265517" cy="276999"/>
                          </a:xfrm>
                          <a:prstGeom prst="rect">
                            <a:avLst/>
                          </a:prstGeom>
                          <a:noFill/>
                        </wps:spPr>
                        <wps:txbx>
                          <w:txbxContent>
                            <w:p w14:paraId="2D37291A"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none" rtlCol="0">
                          <a:spAutoFit/>
                        </wps:bodyPr>
                      </wps:wsp>
                      <wps:wsp>
                        <wps:cNvPr id="368" name="Text Box 368"/>
                        <wps:cNvSpPr txBox="1"/>
                        <wps:spPr>
                          <a:xfrm>
                            <a:off x="3467103" y="2176271"/>
                            <a:ext cx="254622" cy="276999"/>
                          </a:xfrm>
                          <a:prstGeom prst="rect">
                            <a:avLst/>
                          </a:prstGeom>
                          <a:noFill/>
                        </wps:spPr>
                        <wps:txbx>
                          <w:txbxContent>
                            <w:p w14:paraId="38782B9B"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none" rtlCol="0">
                          <a:spAutoFit/>
                        </wps:bodyPr>
                      </wps:wsp>
                      <wps:wsp>
                        <wps:cNvPr id="369" name="Text Box 369"/>
                        <wps:cNvSpPr txBox="1"/>
                        <wps:spPr>
                          <a:xfrm>
                            <a:off x="3483102" y="1585752"/>
                            <a:ext cx="254622" cy="276999"/>
                          </a:xfrm>
                          <a:prstGeom prst="rect">
                            <a:avLst/>
                          </a:prstGeom>
                          <a:noFill/>
                        </wps:spPr>
                        <wps:txbx>
                          <w:txbxContent>
                            <w:p w14:paraId="71871548"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none" rtlCol="0">
                          <a:spAutoFit/>
                        </wps:bodyPr>
                      </wps:wsp>
                      <wps:wsp>
                        <wps:cNvPr id="370" name="Text Box 370"/>
                        <wps:cNvSpPr txBox="1"/>
                        <wps:spPr>
                          <a:xfrm>
                            <a:off x="477872" y="3105215"/>
                            <a:ext cx="555944" cy="276999"/>
                          </a:xfrm>
                          <a:prstGeom prst="rect">
                            <a:avLst/>
                          </a:prstGeom>
                          <a:noFill/>
                        </wps:spPr>
                        <wps:txbx>
                          <w:txbxContent>
                            <w:p w14:paraId="00B0982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square" rtlCol="0">
                          <a:spAutoFit/>
                        </wps:bodyPr>
                      </wps:wsp>
                      <wps:wsp>
                        <wps:cNvPr id="371" name="Text Box 371"/>
                        <wps:cNvSpPr txBox="1"/>
                        <wps:spPr>
                          <a:xfrm>
                            <a:off x="489788" y="2775679"/>
                            <a:ext cx="533132" cy="276999"/>
                          </a:xfrm>
                          <a:prstGeom prst="rect">
                            <a:avLst/>
                          </a:prstGeom>
                          <a:noFill/>
                        </wps:spPr>
                        <wps:txbx>
                          <w:txbxContent>
                            <w:p w14:paraId="2768EF40"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square" rtlCol="0">
                          <a:spAutoFit/>
                        </wps:bodyPr>
                      </wps:wsp>
                      <wps:wsp>
                        <wps:cNvPr id="372" name="Text Box 372"/>
                        <wps:cNvSpPr txBox="1"/>
                        <wps:spPr>
                          <a:xfrm>
                            <a:off x="469401" y="2498680"/>
                            <a:ext cx="555944" cy="276999"/>
                          </a:xfrm>
                          <a:prstGeom prst="rect">
                            <a:avLst/>
                          </a:prstGeom>
                          <a:noFill/>
                        </wps:spPr>
                        <wps:txbx>
                          <w:txbxContent>
                            <w:p w14:paraId="7D745A65"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square" rtlCol="0">
                          <a:spAutoFit/>
                        </wps:bodyPr>
                      </wps:wsp>
                      <wps:wsp>
                        <wps:cNvPr id="373" name="Text Box 373"/>
                        <wps:cNvSpPr txBox="1"/>
                        <wps:spPr>
                          <a:xfrm>
                            <a:off x="477188" y="1893631"/>
                            <a:ext cx="555944" cy="276999"/>
                          </a:xfrm>
                          <a:prstGeom prst="rect">
                            <a:avLst/>
                          </a:prstGeom>
                          <a:noFill/>
                        </wps:spPr>
                        <wps:txbx>
                          <w:txbxContent>
                            <w:p w14:paraId="3028D0F4"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wps:txbx>
                        <wps:bodyPr wrap="square" rtlCol="0">
                          <a:spAutoFit/>
                        </wps:bodyPr>
                      </wps:wsp>
                      <wps:wsp>
                        <wps:cNvPr id="374" name="Text Box 374"/>
                        <wps:cNvSpPr txBox="1"/>
                        <wps:spPr>
                          <a:xfrm>
                            <a:off x="484888" y="2164919"/>
                            <a:ext cx="533132" cy="276999"/>
                          </a:xfrm>
                          <a:prstGeom prst="rect">
                            <a:avLst/>
                          </a:prstGeom>
                          <a:noFill/>
                        </wps:spPr>
                        <wps:txbx>
                          <w:txbxContent>
                            <w:p w14:paraId="72E5D84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square" rtlCol="0">
                          <a:spAutoFit/>
                        </wps:bodyPr>
                      </wps:wsp>
                      <wps:wsp>
                        <wps:cNvPr id="375" name="Text Box 375"/>
                        <wps:cNvSpPr txBox="1"/>
                        <wps:spPr>
                          <a:xfrm>
                            <a:off x="478557" y="1591716"/>
                            <a:ext cx="533132" cy="276999"/>
                          </a:xfrm>
                          <a:prstGeom prst="rect">
                            <a:avLst/>
                          </a:prstGeom>
                          <a:noFill/>
                        </wps:spPr>
                        <wps:txbx>
                          <w:txbxContent>
                            <w:p w14:paraId="2600CEC1"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wps:txbx>
                        <wps:bodyPr wrap="square" rtlCol="0">
                          <a:spAutoFit/>
                        </wps:bodyPr>
                      </wps:wsp>
                      <wps:wsp>
                        <wps:cNvPr id="376" name="Text Box 376"/>
                        <wps:cNvSpPr txBox="1"/>
                        <wps:spPr>
                          <a:xfrm>
                            <a:off x="1239508" y="3498421"/>
                            <a:ext cx="316237" cy="276999"/>
                          </a:xfrm>
                          <a:prstGeom prst="rect">
                            <a:avLst/>
                          </a:prstGeom>
                          <a:noFill/>
                        </wps:spPr>
                        <wps:txbx>
                          <w:txbxContent>
                            <w:p w14:paraId="47CD70F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77" name="Text Box 377"/>
                        <wps:cNvSpPr txBox="1"/>
                        <wps:spPr>
                          <a:xfrm>
                            <a:off x="572951" y="4408886"/>
                            <a:ext cx="285750" cy="315595"/>
                          </a:xfrm>
                          <a:prstGeom prst="rect">
                            <a:avLst/>
                          </a:prstGeom>
                          <a:noFill/>
                        </wps:spPr>
                        <wps:txbx>
                          <w:txbxContent>
                            <w:p w14:paraId="5BA0C39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8" name="Text Box 378"/>
                        <wps:cNvSpPr txBox="1"/>
                        <wps:spPr>
                          <a:xfrm>
                            <a:off x="531566" y="5070101"/>
                            <a:ext cx="285750" cy="315595"/>
                          </a:xfrm>
                          <a:prstGeom prst="rect">
                            <a:avLst/>
                          </a:prstGeom>
                          <a:noFill/>
                        </wps:spPr>
                        <wps:txbx>
                          <w:txbxContent>
                            <w:p w14:paraId="6F2AEFE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9" name="Text Box 379"/>
                        <wps:cNvSpPr txBox="1"/>
                        <wps:spPr>
                          <a:xfrm>
                            <a:off x="401963" y="5739729"/>
                            <a:ext cx="285750" cy="315595"/>
                          </a:xfrm>
                          <a:prstGeom prst="rect">
                            <a:avLst/>
                          </a:prstGeom>
                          <a:noFill/>
                        </wps:spPr>
                        <wps:txbx>
                          <w:txbxContent>
                            <w:p w14:paraId="76A4EE5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0" name="Text Box 380"/>
                        <wps:cNvSpPr txBox="1"/>
                        <wps:spPr>
                          <a:xfrm>
                            <a:off x="3796648" y="4071599"/>
                            <a:ext cx="285750" cy="315595"/>
                          </a:xfrm>
                          <a:prstGeom prst="rect">
                            <a:avLst/>
                          </a:prstGeom>
                          <a:noFill/>
                        </wps:spPr>
                        <wps:txbx>
                          <w:txbxContent>
                            <w:p w14:paraId="3940CAC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1" name="Text Box 381"/>
                        <wps:cNvSpPr txBox="1"/>
                        <wps:spPr>
                          <a:xfrm>
                            <a:off x="3652551" y="4990145"/>
                            <a:ext cx="285750" cy="315595"/>
                          </a:xfrm>
                          <a:prstGeom prst="rect">
                            <a:avLst/>
                          </a:prstGeom>
                          <a:noFill/>
                        </wps:spPr>
                        <wps:txbx>
                          <w:txbxContent>
                            <w:p w14:paraId="7702C8E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2" name="Text Box 382"/>
                        <wps:cNvSpPr txBox="1"/>
                        <wps:spPr>
                          <a:xfrm>
                            <a:off x="3593201" y="6083750"/>
                            <a:ext cx="285750" cy="315595"/>
                          </a:xfrm>
                          <a:prstGeom prst="rect">
                            <a:avLst/>
                          </a:prstGeom>
                          <a:noFill/>
                        </wps:spPr>
                        <wps:txbx>
                          <w:txbxContent>
                            <w:p w14:paraId="2AA764F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3" name="Straight Arrow Connector 383"/>
                        <wps:cNvCnPr/>
                        <wps:spPr>
                          <a:xfrm>
                            <a:off x="2286552" y="276618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4" name="Straight Arrow Connector 384"/>
                        <wps:cNvCnPr/>
                        <wps:spPr>
                          <a:xfrm>
                            <a:off x="1118332" y="2271051"/>
                            <a:ext cx="437413" cy="2472299"/>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5" name="Straight Arrow Connector 385"/>
                        <wps:cNvCnPr/>
                        <wps:spPr>
                          <a:xfrm>
                            <a:off x="2105825" y="294423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6" name="Rectangle 386"/>
                        <wps:cNvSpPr/>
                        <wps:spPr>
                          <a:xfrm>
                            <a:off x="0" y="0"/>
                            <a:ext cx="5984597" cy="712020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0101EA4" w14:textId="77777777" w:rsidR="00233AC5" w:rsidRDefault="00233AC5" w:rsidP="00877206">
                              <w:pPr>
                                <w:rPr>
                                  <w:rFonts w:eastAsia="Times New Roman" w:cs="Times New Roman"/>
                                </w:rPr>
                              </w:pPr>
                            </w:p>
                          </w:txbxContent>
                        </wps:txbx>
                        <wps:bodyPr rtlCol="0" anchor="ctr"/>
                      </wps:wsp>
                    </wpg:wgp>
                  </a:graphicData>
                </a:graphic>
              </wp:inline>
            </w:drawing>
          </mc:Choice>
          <mc:Fallback>
            <w:pict>
              <v:group id="Group 1" o:spid="_x0000_s1026" style="width:471.25pt;height:560.65pt;mso-position-horizontal-relative:char;mso-position-vertical-relative:line" coordsize="59845,71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">
                <v:shapetype id="_x0000_t202" coordsize="21600,21600" o:spt="202" path="m,l,21600r21600,l21600,xe">
                  <v:stroke joinstyle="miter"/>
                  <v:path gradientshapeok="t" o:connecttype="rect"/>
                </v:shapetype>
                <v:shape id="Text Box 10" o:spid="_x0000_s1027" type="#_x0000_t202" style="position:absolute;left:20654;top:577;width:14809;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14:paraId="5FD3374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v:textbox>
                </v:shape>
                <v:shape id="Text Box 11" o:spid="_x0000_s1028" type="#_x0000_t202" style="position:absolute;left:1790;top:8808;width:4699;height:2770;rotation:-416714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cMIA&#10;AADbAAAADwAAAGRycy9kb3ducmV2LnhtbERPTYvCMBC9C/6HMIIXWVM9qHSNIqvCHrzYyu51aMa2&#10;tJmUJlu7/nojCN7m8T5nve1NLTpqXWlZwWwagSDOrC45V3BJjx8rEM4ja6wtk4J/crDdDAdrjLW9&#10;8Zm6xOcihLCLUUHhfRNL6bKCDLqpbYgDd7WtQR9gm0vd4i2Em1rOo2ghDZYcGgps6KugrEr+jIJd&#10;te/uq/vy55peqslvkkT7w6lSajzqd58gPPX+LX65v3WYP4PnL+E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L5wwgAAANsAAAAPAAAAAAAAAAAAAAAAAJgCAABkcnMvZG93&#10;bnJldi54bWxQSwUGAAAAAAQABAD1AAAAhwMAAAAA&#10;" filled="f" stroked="f">
                  <v:textbox style="mso-fit-shape-to-text:t">
                    <w:txbxContent>
                      <w:p w14:paraId="4F71A3EC"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v:textbox>
                </v:shape>
                <v:rect id="Rectangle 12" o:spid="_x0000_s1029" style="position:absolute;left:11000;top:10051;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Zg8IA&#10;AADbAAAADwAAAGRycy9kb3ducmV2LnhtbERPTWvCQBC9C/6HZYTedGMORVLXEIK2HgpWLT0P2WkS&#10;k50N2dWk/vpuoeBtHu9z1uloWnGj3tWWFSwXEQjiwuqaSwWf5918BcJ5ZI2tZVLwQw7SzXSyxkTb&#10;gY90O/lShBB2CSqovO8SKV1RkUG3sB1x4L5tb9AH2JdS9ziEcNPKOIqepcGaQ0OFHeUVFc3pahRk&#10;H4cv162G/PV4eX9rsra5F/lWqafZmL2A8DT6h/jfvddhfgx/v4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7lmDwgAAANsAAAAPAAAAAAAAAAAAAAAAAJgCAABkcnMvZG93&#10;bnJldi54bWxQSwUGAAAAAAQABAD1AAAAhwMAAAAA&#10;" fillcolor="white [3212]" strokecolor="#4579b8 [3044]">
                  <v:shadow on="t" color="black" opacity="22937f" origin=",.5" offset="0,.63889mm"/>
                  <v:textbox>
                    <w:txbxContent>
                      <w:p w14:paraId="05557B1B" w14:textId="77777777" w:rsidR="00233AC5" w:rsidRDefault="00233AC5" w:rsidP="00877206">
                        <w:pPr>
                          <w:rPr>
                            <w:rFonts w:eastAsia="Times New Roman" w:cs="Times New Roman"/>
                          </w:rPr>
                        </w:pPr>
                      </w:p>
                    </w:txbxContent>
                  </v:textbox>
                </v:rect>
                <v:rect id="Rectangle 13" o:spid="_x0000_s1030" style="position:absolute;left:11000;top:11914;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8GMIA&#10;AADbAAAADwAAAGRycy9kb3ducmV2LnhtbERPS2vCQBC+F/wPywje6kYLRaKrhKCtB6G+8DxkxyQm&#10;OxuyWxP767tCobf5+J6zWPWmFndqXWlZwWQcgSDOrC45V3A+bV5nIJxH1lhbJgUPcrBaDl4WGGvb&#10;8YHuR5+LEMIuRgWF900spcsKMujGtiEO3NW2Bn2AbS51i10IN7WcRtG7NFhyaCiwobSgrDp+GwXJ&#10;/uvimlmXfhxuu88qqaufLF0rNRr2yRyEp97/i//cWx3mv8Hzl3C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vwYwgAAANsAAAAPAAAAAAAAAAAAAAAAAJgCAABkcnMvZG93&#10;bnJldi54bWxQSwUGAAAAAAQABAD1AAAAhwMAAAAA&#10;" fillcolor="white [3212]" strokecolor="#4579b8 [3044]">
                  <v:shadow on="t" color="black" opacity="22937f" origin=",.5" offset="0,.63889mm"/>
                  <v:textbox>
                    <w:txbxContent>
                      <w:p w14:paraId="7D54199C" w14:textId="77777777" w:rsidR="00233AC5" w:rsidRDefault="00233AC5" w:rsidP="00877206">
                        <w:pPr>
                          <w:rPr>
                            <w:rFonts w:eastAsia="Times New Roman" w:cs="Times New Roman"/>
                          </w:rPr>
                        </w:pPr>
                      </w:p>
                    </w:txbxContent>
                  </v:textbox>
                </v:rect>
                <v:rect id="Rectangle 14" o:spid="_x0000_s1031" style="position:absolute;left:11000;top:16232;width:12680;height: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kbMIA&#10;AADbAAAADwAAAGRycy9kb3ducmV2LnhtbERPS2vCQBC+F/wPywje6kYpRaKrhKCtB6G+8DxkxyQm&#10;OxuyWxP767tCobf5+J6zWPWmFndqXWlZwWQcgSDOrC45V3A+bV5nIJxH1lhbJgUPcrBaDl4WGGvb&#10;8YHuR5+LEMIuRgWF900spcsKMujGtiEO3NW2Bn2AbS51i10IN7WcRtG7NFhyaCiwobSgrDp+GwXJ&#10;/uvimlmXfhxuu88qqaufLF0rNRr2yRyEp97/i//cWx3mv8Hzl3C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2RswgAAANsAAAAPAAAAAAAAAAAAAAAAAJgCAABkcnMvZG93&#10;bnJldi54bWxQSwUGAAAAAAQABAD1AAAAhwMAAAAA&#10;" fillcolor="white [3212]" strokecolor="#4579b8 [3044]">
                  <v:shadow on="t" color="black" opacity="22937f" origin=",.5" offset="0,.63889mm"/>
                  <v:textbox>
                    <w:txbxContent>
                      <w:p w14:paraId="031BF8F3" w14:textId="77777777" w:rsidR="00233AC5" w:rsidRDefault="00233AC5" w:rsidP="00877206">
                        <w:pPr>
                          <w:rPr>
                            <w:rFonts w:eastAsia="Times New Roman" w:cs="Times New Roman"/>
                          </w:rPr>
                        </w:pPr>
                      </w:p>
                    </w:txbxContent>
                  </v:textbox>
                </v:rect>
                <v:rect id="Rectangle 15" o:spid="_x0000_s1032" style="position:absolute;left:11000;top:18094;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B98IA&#10;AADbAAAADwAAAGRycy9kb3ducmV2LnhtbERPS2vCQBC+F/wPywje6kahRaKrhKCtB6G+8DxkxyQm&#10;OxuyWxP767tCobf5+J6zWPWmFndqXWlZwWQcgSDOrC45V3A+bV5nIJxH1lhbJgUPcrBaDl4WGGvb&#10;8YHuR5+LEMIuRgWF900spcsKMujGtiEO3NW2Bn2AbS51i10IN7WcRtG7NFhyaCiwobSgrDp+GwXJ&#10;/uvimlmXfhxuu88qqaufLF0rNRr2yRyEp97/i//cWx3mv8Hzl3C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8H3wgAAANsAAAAPAAAAAAAAAAAAAAAAAJgCAABkcnMvZG93&#10;bnJldi54bWxQSwUGAAAAAAQABAD1AAAAhwMAAAAA&#10;" fillcolor="white [3212]" strokecolor="#4579b8 [3044]">
                  <v:shadow on="t" color="black" opacity="22937f" origin=",.5" offset="0,.63889mm"/>
                  <v:textbox>
                    <w:txbxContent>
                      <w:p w14:paraId="65659E66" w14:textId="77777777" w:rsidR="00233AC5" w:rsidRDefault="00233AC5" w:rsidP="00877206">
                        <w:pPr>
                          <w:rPr>
                            <w:rFonts w:eastAsia="Times New Roman" w:cs="Times New Roman"/>
                          </w:rPr>
                        </w:pPr>
                      </w:p>
                    </w:txbxContent>
                  </v:textbox>
                </v:rect>
                <v:rect id="Rectangle 16" o:spid="_x0000_s1033" style="position:absolute;left:11000;top:22412;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fgMIA&#10;AADbAAAADwAAAGRycy9kb3ducmV2LnhtbERPTWvCQBC9F/wPywje6sYeRKKrhKDVQ6FqxfOQHZOY&#10;7GzIribtr3cFobd5vM9ZrHpTizu1rrSsYDKOQBBnVpecKzj9bN5nIJxH1lhbJgW/5GC1HLwtMNa2&#10;4wPdjz4XIYRdjAoK75tYSpcVZNCNbUMcuIttDfoA21zqFrsQbmr5EUVTabDk0FBgQ2lBWXW8GQXJ&#10;/vvsmlmXfh6uX9sqqau/LF0rNRr2yRyEp97/i1/unQ7zp/D8JR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V+AwgAAANsAAAAPAAAAAAAAAAAAAAAAAJgCAABkcnMvZG93&#10;bnJldi54bWxQSwUGAAAAAAQABAD1AAAAhwMAAAAA&#10;" fillcolor="white [3212]" strokecolor="#4579b8 [3044]">
                  <v:shadow on="t" color="black" opacity="22937f" origin=",.5" offset="0,.63889mm"/>
                  <v:textbox>
                    <w:txbxContent>
                      <w:p w14:paraId="27697947" w14:textId="77777777" w:rsidR="00233AC5" w:rsidRDefault="00233AC5" w:rsidP="00877206">
                        <w:pPr>
                          <w:rPr>
                            <w:rFonts w:eastAsia="Times New Roman" w:cs="Times New Roman"/>
                          </w:rPr>
                        </w:pPr>
                      </w:p>
                    </w:txbxContent>
                  </v:textbox>
                </v:rect>
                <v:rect id="Rectangle 17" o:spid="_x0000_s1034" style="position:absolute;left:11000;top:24275;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6G8IA&#10;AADbAAAADwAAAGRycy9kb3ducmV2LnhtbERPS2vCQBC+F/wPywje6kYPrURXCUFbD0J94XnIjklM&#10;djZktyb213eFQm/z8T1nsepNLe7UutKygsk4AkGcWV1yruB82rzOQDiPrLG2TAoe5GC1HLwsMNa2&#10;4wPdjz4XIYRdjAoK75tYSpcVZNCNbUMcuKttDfoA21zqFrsQbmo5jaI3abDk0FBgQ2lBWXX8NgqS&#10;/dfFNbMu/Tjcdp9VUlc/WbpWajTskzkIT73/F/+5tzrMf4fnL+E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fobwgAAANsAAAAPAAAAAAAAAAAAAAAAAJgCAABkcnMvZG93&#10;bnJldi54bWxQSwUGAAAAAAQABAD1AAAAhwMAAAAA&#10;" fillcolor="white [3212]" strokecolor="#4579b8 [3044]">
                  <v:shadow on="t" color="black" opacity="22937f" origin=",.5" offset="0,.63889mm"/>
                  <v:textbox>
                    <w:txbxContent>
                      <w:p w14:paraId="02CE6BA7" w14:textId="77777777" w:rsidR="00233AC5" w:rsidRDefault="00233AC5" w:rsidP="00877206">
                        <w:pPr>
                          <w:rPr>
                            <w:rFonts w:eastAsia="Times New Roman" w:cs="Times New Roman"/>
                          </w:rPr>
                        </w:pPr>
                      </w:p>
                    </w:txbxContent>
                  </v:textbox>
                </v:rect>
                <v:rect id="Rectangle 18" o:spid="_x0000_s1035" style="position:absolute;left:9523;top:12930;width:12680;height: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uacUA&#10;AADbAAAADwAAAGRycy9kb3ducmV2LnhtbESPQWvCQBCF7wX/wzJCb3VjD0VSVwlBrYdCqxXPQ3ZM&#10;YrKzIbuatL++cyj0NsN78943y/XoWnWnPtSeDcxnCSjiwtuaSwOnr+3TAlSIyBZbz2TgmwKsV5OH&#10;JabWD3yg+zGWSkI4pGigirFLtQ5FRQ7DzHfEol187zDK2pfa9jhIuGv1c5K8aIc1S0OFHeUVFc3x&#10;5gxknx/n0C2GfHe4vr81Wdv8FPnGmMfpmL2CijTGf/Pf9d4KvsDK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m5pxQAAANsAAAAPAAAAAAAAAAAAAAAAAJgCAABkcnMv&#10;ZG93bnJldi54bWxQSwUGAAAAAAQABAD1AAAAigMAAAAA&#10;" fillcolor="white [3212]" strokecolor="#4579b8 [3044]">
                  <v:shadow on="t" color="black" opacity="22937f" origin=",.5" offset="0,.63889mm"/>
                  <v:textbox>
                    <w:txbxContent>
                      <w:p w14:paraId="004E684B" w14:textId="77777777" w:rsidR="00233AC5" w:rsidRDefault="00233AC5" w:rsidP="00877206">
                        <w:pPr>
                          <w:rPr>
                            <w:rFonts w:eastAsia="Times New Roman" w:cs="Times New Roman"/>
                          </w:rPr>
                        </w:pPr>
                      </w:p>
                    </w:txbxContent>
                  </v:textbox>
                </v:rect>
                <v:rect id="Rectangle 19" o:spid="_x0000_s1036" style="position:absolute;left:9523;top:14792;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L8sMA&#10;AADbAAAADwAAAGRycy9kb3ducmV2LnhtbERPS2vCQBC+F/wPywi91Y0exEZXCcFHDwXrA89Ddkxi&#10;srMhu5q0v74rFHqbj+85i1VvavGg1pWWFYxHEQjizOqScwXn0+ZtBsJ5ZI21ZVLwTQ5Wy8HLAmNt&#10;Oz7Q4+hzEULYxaig8L6JpXRZQQbdyDbEgbva1qAPsM2lbrEL4aaWkyiaSoMlh4YCG0oLyqrj3ShI&#10;vvYX18y6dHu4fe6qpK5+snSt1OuwT+YgPPX+X/zn/tBh/js8fw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rL8sMAAADbAAAADwAAAAAAAAAAAAAAAACYAgAAZHJzL2Rv&#10;d25yZXYueG1sUEsFBgAAAAAEAAQA9QAAAIgDAAAAAA==&#10;" fillcolor="white [3212]" strokecolor="#4579b8 [3044]">
                  <v:shadow on="t" color="black" opacity="22937f" origin=",.5" offset="0,.63889mm"/>
                  <v:textbox>
                    <w:txbxContent>
                      <w:p w14:paraId="35826908" w14:textId="77777777" w:rsidR="00233AC5" w:rsidRDefault="00233AC5" w:rsidP="00877206">
                        <w:pPr>
                          <w:rPr>
                            <w:rFonts w:eastAsia="Times New Roman" w:cs="Times New Roman"/>
                          </w:rPr>
                        </w:pPr>
                      </w:p>
                    </w:txbxContent>
                  </v:textbox>
                </v:rect>
                <v:rect id="Rectangle 20" o:spid="_x0000_s1037" style="position:absolute;left:9523;top:19110;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o0sIA&#10;AADbAAAADwAAAGRycy9kb3ducmV2LnhtbERPTWuDQBC9B/oflin0FtfmUMRmE0TSpIdCGlN6Htyp&#10;Gt1Zcbdq8+u7h0COj/e93s6mEyMNrrGs4DmKQRCXVjdcKfg6vy0TEM4ja+wsk4I/crDdPCzWmGo7&#10;8YnGwlcihLBLUUHtfZ9K6cqaDLrI9sSB+7GDQR/gUEk94BTCTSdXcfwiDTYcGmrsKa+pbItfoyD7&#10;PH67Ppny/enycWizrr2W+U6pp8c5ewXhafZ38c39rhWswvrwJfw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KjSwgAAANsAAAAPAAAAAAAAAAAAAAAAAJgCAABkcnMvZG93&#10;bnJldi54bWxQSwUGAAAAAAQABAD1AAAAhwMAAAAA&#10;" fillcolor="white [3212]" strokecolor="#4579b8 [3044]">
                  <v:shadow on="t" color="black" opacity="22937f" origin=",.5" offset="0,.63889mm"/>
                  <v:textbox>
                    <w:txbxContent>
                      <w:p w14:paraId="2742DA92" w14:textId="77777777" w:rsidR="00233AC5" w:rsidRDefault="00233AC5" w:rsidP="00877206">
                        <w:pPr>
                          <w:rPr>
                            <w:rFonts w:eastAsia="Times New Roman" w:cs="Times New Roman"/>
                          </w:rPr>
                        </w:pPr>
                      </w:p>
                    </w:txbxContent>
                  </v:textbox>
                </v:rect>
                <v:rect id="Rectangle 21" o:spid="_x0000_s1038" style="position:absolute;left:9523;top:20973;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NScUA&#10;AADbAAAADwAAAGRycy9kb3ducmV2LnhtbESPT2vCQBTE70K/w/IK3nQTDyKpawihfzwIVVt6fmSf&#10;SUz2bciuJvbTu4WCx2FmfsOs09G04kq9qy0riOcRCOLC6ppLBd9fb7MVCOeRNbaWScGNHKSbp8ka&#10;E20HPtD16EsRIOwSVFB53yVSuqIig25uO+LgnWxv0AfZl1L3OAS4aeUiipbSYM1hocKO8oqK5ngx&#10;CrL954/rVkP+fjjvPpqsbX6L/FWp6fOYvYDwNPpH+L+91QoWMfx9CT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A1JxQAAANsAAAAPAAAAAAAAAAAAAAAAAJgCAABkcnMv&#10;ZG93bnJldi54bWxQSwUGAAAAAAQABAD1AAAAigMAAAAA&#10;" fillcolor="white [3212]" strokecolor="#4579b8 [3044]">
                  <v:shadow on="t" color="black" opacity="22937f" origin=",.5" offset="0,.63889mm"/>
                  <v:textbox>
                    <w:txbxContent>
                      <w:p w14:paraId="6D98E1CE" w14:textId="77777777" w:rsidR="00233AC5" w:rsidRDefault="00233AC5" w:rsidP="00877206">
                        <w:pPr>
                          <w:rPr>
                            <w:rFonts w:eastAsia="Times New Roman" w:cs="Times New Roman"/>
                          </w:rPr>
                        </w:pPr>
                      </w:p>
                    </w:txbxContent>
                  </v:textbox>
                </v:rect>
                <v:rect id="Rectangle 22" o:spid="_x0000_s1039" style="position:absolute;left:9523;top:25291;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TPsQA&#10;AADbAAAADwAAAGRycy9kb3ducmV2LnhtbESPT2vCQBTE74V+h+UVvNVNcxBJXSWEVj0I/is9P7Kv&#10;SZrs25BdTfTTu4LgcZiZ3zCzxWAacabOVZYVfIwjEMS51RUXCn6O3+9TEM4ja2wsk4ILOVjMX19m&#10;mGjb857OB1+IAGGXoILS+zaR0uUlGXRj2xIH7892Bn2QXSF1h32Am0bGUTSRBisOCyW2lJWU14eT&#10;UZDutr+unfbZcv+/WdVpU1/z7Eup0duQfoLwNPhn+NFeawV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Ckz7EAAAA2wAAAA8AAAAAAAAAAAAAAAAAmAIAAGRycy9k&#10;b3ducmV2LnhtbFBLBQYAAAAABAAEAPUAAACJAwAAAAA=&#10;" fillcolor="white [3212]" strokecolor="#4579b8 [3044]">
                  <v:shadow on="t" color="black" opacity="22937f" origin=",.5" offset="0,.63889mm"/>
                  <v:textbox>
                    <w:txbxContent>
                      <w:p w14:paraId="42615574" w14:textId="77777777" w:rsidR="00233AC5" w:rsidRDefault="00233AC5" w:rsidP="00877206">
                        <w:pPr>
                          <w:rPr>
                            <w:rFonts w:eastAsia="Times New Roman" w:cs="Times New Roman"/>
                          </w:rPr>
                        </w:pPr>
                      </w:p>
                    </w:txbxContent>
                  </v:textbox>
                </v:rect>
                <v:rect id="Rectangle 23" o:spid="_x0000_s1040" style="position:absolute;left:9523;top:27153;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42pcQA&#10;AADbAAAADwAAAGRycy9kb3ducmV2LnhtbESPQWvCQBSE74X+h+UVvNWNCiKpq4TQqgfBaovnR/aZ&#10;xGTfhuxqor/eLQg9DjPzDTNf9qYWV2pdaVnBaBiBIM6sLjlX8Pvz9T4D4TyyxtoyKbiRg+Xi9WWO&#10;sbYd7+l68LkIEHYxKii8b2IpXVaQQTe0DXHwTrY16INsc6lb7ALc1HIcRVNpsOSwUGBDaUFZdbgY&#10;Bcn37uiaWZeu9uftukrq6p6ln0oN3vrkA4Sn3v+Hn+2NVjCewN+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ONqXEAAAA2wAAAA8AAAAAAAAAAAAAAAAAmAIAAGRycy9k&#10;b3ducmV2LnhtbFBLBQYAAAAABAAEAPUAAACJAwAAAAA=&#10;" fillcolor="white [3212]" strokecolor="#4579b8 [3044]">
                  <v:shadow on="t" color="black" opacity="22937f" origin=",.5" offset="0,.63889mm"/>
                  <v:textbox>
                    <w:txbxContent>
                      <w:p w14:paraId="565643C7" w14:textId="77777777" w:rsidR="00233AC5" w:rsidRDefault="00233AC5" w:rsidP="00877206">
                        <w:pPr>
                          <w:rPr>
                            <w:rFonts w:eastAsia="Times New Roman" w:cs="Times New Roman"/>
                          </w:rPr>
                        </w:pPr>
                      </w:p>
                    </w:txbxContent>
                  </v:textbox>
                </v:rect>
                <v:rect id="Rectangle 24" o:spid="_x0000_s1041" style="position:absolute;left:7799;top:16062;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u0cQA&#10;AADbAAAADwAAAGRycy9kb3ducmV2LnhtbESPQWvCQBSE74X+h+UVvNWNIiKpq4TQqgfBaovnR/aZ&#10;xGTfhuxqor/eLQg9DjPzDTNf9qYWV2pdaVnBaBiBIM6sLjlX8Pvz9T4D4TyyxtoyKbiRg+Xi9WWO&#10;sbYd7+l68LkIEHYxKii8b2IpXVaQQTe0DXHwTrY16INsc6lb7ALc1HIcRVNpsOSwUGBDaUFZdbgY&#10;Bcn37uiaWZeu9uftukrq6p6ln0oN3vrkA4Sn3v+Hn+2NVjCewN+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rtHEAAAA2wAAAA8AAAAAAAAAAAAAAAAAmAIAAGRycy9k&#10;b3ducmV2LnhtbFBLBQYAAAAABAAEAPUAAACJAwAAAAA=&#10;" fillcolor="white [3212]" strokecolor="#4579b8 [3044]">
                  <v:shadow on="t" color="black" opacity="22937f" origin=",.5" offset="0,.63889mm"/>
                  <v:textbox>
                    <w:txbxContent>
                      <w:p w14:paraId="47994683" w14:textId="77777777" w:rsidR="00233AC5" w:rsidRDefault="00233AC5" w:rsidP="00877206">
                        <w:pPr>
                          <w:rPr>
                            <w:rFonts w:eastAsia="Times New Roman" w:cs="Times New Roman"/>
                          </w:rPr>
                        </w:pPr>
                      </w:p>
                    </w:txbxContent>
                  </v:textbox>
                </v:rect>
                <v:rect id="Rectangle 25" o:spid="_x0000_s1042" style="position:absolute;left:7799;top:17925;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LSsQA&#10;AADbAAAADwAAAGRycy9kb3ducmV2LnhtbESPQWvCQBSE74X+h+UVvNWNgiKpq4TQqgfBaovnR/aZ&#10;xGTfhuxqor/eLQg9DjPzDTNf9qYWV2pdaVnBaBiBIM6sLjlX8Pvz9T4D4TyyxtoyKbiRg+Xi9WWO&#10;sbYd7+l68LkIEHYxKii8b2IpXVaQQTe0DXHwTrY16INsc6lb7ALc1HIcRVNpsOSwUGBDaUFZdbgY&#10;Bcn37uiaWZeu9uftukrq6p6ln0oN3vrkA4Sn3v+Hn+2NVjCewN+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0rEAAAA2wAAAA8AAAAAAAAAAAAAAAAAmAIAAGRycy9k&#10;b3ducmV2LnhtbFBLBQYAAAAABAAEAPUAAACJAwAAAAA=&#10;" fillcolor="white [3212]" strokecolor="#4579b8 [3044]">
                  <v:shadow on="t" color="black" opacity="22937f" origin=",.5" offset="0,.63889mm"/>
                  <v:textbox>
                    <w:txbxContent>
                      <w:p w14:paraId="620114D4" w14:textId="77777777" w:rsidR="00233AC5" w:rsidRDefault="00233AC5" w:rsidP="00877206">
                        <w:pPr>
                          <w:rPr>
                            <w:rFonts w:eastAsia="Times New Roman" w:cs="Times New Roman"/>
                          </w:rPr>
                        </w:pPr>
                      </w:p>
                    </w:txbxContent>
                  </v:textbox>
                </v:rect>
                <v:rect id="Rectangle 26" o:spid="_x0000_s1043" style="position:absolute;left:7799;top:22243;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VPcUA&#10;AADbAAAADwAAAGRycy9kb3ducmV2LnhtbESPT2vCQBTE70K/w/IK3nRjDiLRNYRgWw+F1j94fmSf&#10;SUz2bchuTdpP3y0UPA4z8xtmk46mFXfqXW1ZwWIegSAurK65VHA+vcxWIJxH1thaJgXf5CDdPk02&#10;mGg78IHuR1+KAGGXoILK+y6R0hUVGXRz2xEH72p7gz7IvpS6xyHATSvjKFpKgzWHhQo7yisqmuOX&#10;UZB9flxctxry18Pt/a3J2uanyHdKTZ/HbA3C0+gf4f/2XiuIl/D3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ZU9xQAAANsAAAAPAAAAAAAAAAAAAAAAAJgCAABkcnMv&#10;ZG93bnJldi54bWxQSwUGAAAAAAQABAD1AAAAigMAAAAA&#10;" fillcolor="white [3212]" strokecolor="#4579b8 [3044]">
                  <v:shadow on="t" color="black" opacity="22937f" origin=",.5" offset="0,.63889mm"/>
                  <v:textbox>
                    <w:txbxContent>
                      <w:p w14:paraId="4922674D" w14:textId="77777777" w:rsidR="00233AC5" w:rsidRDefault="00233AC5" w:rsidP="00877206">
                        <w:pPr>
                          <w:rPr>
                            <w:rFonts w:eastAsia="Times New Roman" w:cs="Times New Roman"/>
                          </w:rPr>
                        </w:pPr>
                      </w:p>
                    </w:txbxContent>
                  </v:textbox>
                </v:rect>
                <v:rect id="Rectangle 27" o:spid="_x0000_s1044" style="position:absolute;left:7799;top:24105;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wpsQA&#10;AADbAAAADwAAAGRycy9kb3ducmV2LnhtbESPQWvCQBSE74X+h+UVvNWNHlRSVwmhVQ+C1RbPj+wz&#10;icm+DdnVRH+9WxB6HGbmG2a+7E0trtS60rKC0TACQZxZXXKu4Pfn630GwnlkjbVlUnAjB8vF68sc&#10;Y2073tP14HMRIOxiVFB438RSuqwgg25oG+LgnWxr0AfZ5lK32AW4qeU4iibSYMlhocCG0oKy6nAx&#10;CpLv3dE1sy5d7c/bdZXU1T1LP5UavPXJBwhPvf8PP9sbrWA8hb8v4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1MKbEAAAA2wAAAA8AAAAAAAAAAAAAAAAAmAIAAGRycy9k&#10;b3ducmV2LnhtbFBLBQYAAAAABAAEAPUAAACJAwAAAAA=&#10;" fillcolor="white [3212]" strokecolor="#4579b8 [3044]">
                  <v:shadow on="t" color="black" opacity="22937f" origin=",.5" offset="0,.63889mm"/>
                  <v:textbox>
                    <w:txbxContent>
                      <w:p w14:paraId="3DE4666E" w14:textId="77777777" w:rsidR="00233AC5" w:rsidRDefault="00233AC5" w:rsidP="00877206">
                        <w:pPr>
                          <w:rPr>
                            <w:rFonts w:eastAsia="Times New Roman" w:cs="Times New Roman"/>
                          </w:rPr>
                        </w:pPr>
                      </w:p>
                    </w:txbxContent>
                  </v:textbox>
                </v:rect>
                <v:rect id="Rectangle 28" o:spid="_x0000_s1045" style="position:absolute;left:7799;top:28423;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k1MIA&#10;AADbAAAADwAAAGRycy9kb3ducmV2LnhtbERPTWuDQBC9B/oflin0FtfmUMRmE0TSpIdCGlN6Htyp&#10;Gt1Zcbdq8+u7h0COj/e93s6mEyMNrrGs4DmKQRCXVjdcKfg6vy0TEM4ja+wsk4I/crDdPCzWmGo7&#10;8YnGwlcihLBLUUHtfZ9K6cqaDLrI9sSB+7GDQR/gUEk94BTCTSdXcfwiDTYcGmrsKa+pbItfoyD7&#10;PH67Ppny/enycWizrr2W+U6pp8c5ewXhafZ38c39rhWswtjwJfw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qTUwgAAANsAAAAPAAAAAAAAAAAAAAAAAJgCAABkcnMvZG93&#10;bnJldi54bWxQSwUGAAAAAAQABAD1AAAAhwMAAAAA&#10;" fillcolor="white [3212]" strokecolor="#4579b8 [3044]">
                  <v:shadow on="t" color="black" opacity="22937f" origin=",.5" offset="0,.63889mm"/>
                  <v:textbox>
                    <w:txbxContent>
                      <w:p w14:paraId="231BC9BD" w14:textId="77777777" w:rsidR="00233AC5" w:rsidRDefault="00233AC5" w:rsidP="00877206">
                        <w:pPr>
                          <w:rPr>
                            <w:rFonts w:eastAsia="Times New Roman" w:cs="Times New Roman"/>
                          </w:rPr>
                        </w:pPr>
                      </w:p>
                    </w:txbxContent>
                  </v:textbox>
                </v:rect>
                <v:rect id="Rectangle 29" o:spid="_x0000_s1046" style="position:absolute;left:7799;top:30286;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BT8UA&#10;AADbAAAADwAAAGRycy9kb3ducmV2LnhtbESPzWrDMBCE74G8g9hAb4lcH0riRDHGJG0PheaPnhdr&#10;a7u2VsZSY7dPXxUCOQ4z8w2zSUfTiiv1rras4HERgSAurK65VHA57+dLEM4ja2wtk4IfcpBup5MN&#10;JtoOfKTryZciQNglqKDyvkukdEVFBt3CdsTB+7S9QR9kX0rd4xDgppVxFD1JgzWHhQo7yisqmtO3&#10;UZAd3j9ctxzy5+PX20uTtc1vke+UepiN2RqEp9Hfw7f2q1YQr+D/S/gB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gFPxQAAANsAAAAPAAAAAAAAAAAAAAAAAJgCAABkcnMv&#10;ZG93bnJldi54bWxQSwUGAAAAAAQABAD1AAAAigMAAAAA&#10;" fillcolor="white [3212]" strokecolor="#4579b8 [3044]">
                  <v:shadow on="t" color="black" opacity="22937f" origin=",.5" offset="0,.63889mm"/>
                  <v:textbox>
                    <w:txbxContent>
                      <w:p w14:paraId="1E37EB2E" w14:textId="77777777" w:rsidR="00233AC5" w:rsidRDefault="00233AC5" w:rsidP="00877206">
                        <w:pPr>
                          <w:rPr>
                            <w:rFonts w:eastAsia="Times New Roman" w:cs="Times New Roman"/>
                          </w:rPr>
                        </w:pPr>
                      </w:p>
                    </w:txbxContent>
                  </v:textbox>
                </v:rect>
                <v:shapetype id="_x0000_t32" coordsize="21600,21600" o:spt="32" o:oned="t" path="m,l21600,21600e" filled="f">
                  <v:path arrowok="t" fillok="f" o:connecttype="none"/>
                  <o:lock v:ext="edit" shapetype="t"/>
                </v:shapetype>
                <v:shape id="Straight Arrow Connector 30" o:spid="_x0000_s1047" type="#_x0000_t32" style="position:absolute;left:3450;top:7326;width:4001;height:7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HmL8AAADbAAAADwAAAGRycy9kb3ducmV2LnhtbERPTYvCMBC9C/sfwix401QF0a5RVBA8&#10;CGqVPQ/N2BabSUmiVn+9OQgeH+97tmhNLe7kfGVZwaCfgCDOra64UHA+bXoTED4ga6wtk4IneVjM&#10;fzozTLV98JHuWShEDGGfooIyhCaV0uclGfR92xBH7mKdwRChK6R2+IjhppbDJBlLgxXHhhIbWpeU&#10;X7ObUcCTnZxew//qPH3lbng4FOv9bqlU97dd/oEI1Iav+OPeagWjuD5+iT9Az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tHmL8AAADbAAAADwAAAAAAAAAAAAAAAACh&#10;AgAAZHJzL2Rvd25yZXYueG1sUEsFBgAAAAAEAAQA+QAAAI0DAAAAAA==&#10;" strokecolor="black [3213]" strokeweight="1.25pt">
                  <v:stroke endarrow="open"/>
                  <v:shadow on="t" color="black" opacity="24903f" origin=",.5" offset="0,.55556mm"/>
                </v:shape>
                <v:shape id="Text Box 31" o:spid="_x0000_s1048" type="#_x0000_t202" style="position:absolute;left:12273;top:5341;width:1184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14:paraId="30AA43C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group id="Group 224" o:spid="_x0000_s1049" style="position:absolute;left:17990;top:15291;width:2823;height:17684" coordorigin="17985,15335" coordsize="2912,1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050" type="#_x0000_t202" style="position:absolute;left:17985;top:15335;width:2744;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561AC69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26" o:spid="_x0000_s1051" type="#_x0000_t202" style="position:absolute;left:18078;top:17881;width:2718;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nBsMA&#10;AADcAAAADwAAAGRycy9kb3ducmV2LnhtbESP3WrCQBSE74W+w3IKvdONoRWNrlKsBe/8fYBD9piN&#10;yZ4N2VVTn74rCF4OM/MNM1t0thZXan3pWMFwkIAgzp0uuVBwPPz2xyB8QNZYOyYFf+RhMX/rzTDT&#10;7sY7uu5DISKEfYYKTAhNJqXPDVn0A9cQR+/kWoshyraQusVbhNtapkkykhZLjgsGG1oayqv9xSoY&#10;J3ZTVZN06+3nffhllj9u1ZyV+njvvqcgAnXhFX6211pBmo7gc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fnBsMAAADcAAAADwAAAAAAAAAAAAAAAACYAgAAZHJzL2Rv&#10;d25yZXYueG1sUEsFBgAAAAAEAAQA9QAAAIgDAAAAAA==&#10;" filled="f" stroked="f">
                    <v:textbox style="mso-fit-shape-to-text:t">
                      <w:txbxContent>
                        <w:p w14:paraId="7AB58C8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28" o:spid="_x0000_s1052" type="#_x0000_t202" style="position:absolute;left:18094;top:20111;width:2640;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W78AA&#10;AADcAAAADwAAAGRycy9kb3ducmV2LnhtbERPy4rCMBTdD/gP4QruxtSig1ajiKPgbsbHB1yaa1Pb&#10;3JQmo9WvnywEl4fzXqw6W4sbtb50rGA0TEAQ506XXCg4n3afUxA+IGusHZOCB3lYLXsfC8y0u/OB&#10;bsdQiBjCPkMFJoQmk9Lnhiz6oWuII3dxrcUQYVtI3eI9httapknyJS2WHBsMNrQxlFfHP6tgmtif&#10;qpqlv96On6OJ2Xy7bXNVatDv1nMQgbrwFr/ce60gTePa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TW78AAAADcAAAADwAAAAAAAAAAAAAAAACYAgAAZHJzL2Rvd25y&#10;ZXYueG1sUEsFBgAAAAAEAAQA9QAAAIUDAAAAAA==&#10;" filled="f" stroked="f">
                    <v:textbox style="mso-fit-shape-to-text:t">
                      <w:txbxContent>
                        <w:p w14:paraId="62438BC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29" o:spid="_x0000_s1053" type="#_x0000_t202" style="position:absolute;left:18094;top:22516;width:2803;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zdMMA&#10;AADcAAAADwAAAGRycy9kb3ducmV2LnhtbESP0WrCQBRE3wv+w3IF3+rGoEWjq4hV8M1W/YBL9pqN&#10;yd4N2a1Gv94tFPo4zMwZZrHqbC1u1PrSsYLRMAFBnDtdcqHgfNq9T0H4gKyxdkwKHuRhtey9LTDT&#10;7s7fdDuGQkQI+wwVmBCaTEqfG7Loh64hjt7FtRZDlG0hdYv3CLe1TJPkQ1osOS4YbGhjKK+OP1bB&#10;NLGHqpqlX96On6OJ2Xy6bXNVatDv1nMQgbrwH/5r77WCNJ3B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hzdMMAAADcAAAADwAAAAAAAAAAAAAAAACYAgAAZHJzL2Rv&#10;d25yZXYueG1sUEsFBgAAAAAEAAQA9QAAAIgDAAAAAA==&#10;" filled="f" stroked="f">
                    <v:textbox style="mso-fit-shape-to-text:t">
                      <w:txbxContent>
                        <w:p w14:paraId="2C9BCC1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30" o:spid="_x0000_s1054" type="#_x0000_t202" style="position:absolute;left:17999;top:24561;width:2594;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MNMEA&#10;AADcAAAADwAAAGRycy9kb3ducmV2LnhtbERPS27CMBDdI/UO1lTqDhxCqSDgRBUUqbtS4ACjeIhD&#10;4nEUuxB6+npRieXT+6+LwbbiSr2vHSuYThIQxKXTNVcKTsfdeAHCB2SNrWNScCcPRf40WmOm3Y2/&#10;6XoIlYgh7DNUYELoMil9aciin7iOOHJn11sMEfaV1D3eYrhtZZokb9JizbHBYEcbQ2Vz+LEKFon9&#10;appluvf29Xc6N5ut++guSr08D+8rEIGG8BD/uz+1gnQW58c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bTDTBAAAA3AAAAA8AAAAAAAAAAAAAAAAAmAIAAGRycy9kb3du&#10;cmV2LnhtbFBLBQYAAAAABAAEAPUAAACGAwAAAAA=&#10;" filled="f" stroked="f">
                    <v:textbox style="mso-fit-shape-to-text:t">
                      <w:txbxContent>
                        <w:p w14:paraId="1568FAB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31" o:spid="_x0000_s1055" type="#_x0000_t202" style="position:absolute;left:17999;top:26631;width:2555;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fpr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dlT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mvxQAAANwAAAAPAAAAAAAAAAAAAAAAAJgCAABkcnMv&#10;ZG93bnJldi54bWxQSwUGAAAAAAQABAD1AAAAigMAAAAA&#10;" filled="f" stroked="f">
                    <v:textbox style="mso-fit-shape-to-text:t">
                      <w:txbxContent>
                        <w:p w14:paraId="2F663B9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232" o:spid="_x0000_s1056" style="position:absolute;left:1908;top:43506;width:21522;height:18659" coordorigin="1908,43506" coordsize="23114,13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3" o:spid="_x0000_s1057" style="position:absolute;left:6290;top:54706;width:14414;height:2794" coordorigin="6290,54706"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rect id="Rectangle 234" o:spid="_x0000_s1058" style="position:absolute;left:7560;top:5470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8FcYA&#10;AADcAAAADwAAAGRycy9kb3ducmV2LnhtbESPQWvCQBSE74X+h+UJ3upGLUWiq4RQtQeh1RbPj+wz&#10;icm+DdnVRH+9Wyj0OMzMN8xi1ZtaXKl1pWUF41EEgjizuuRcwc/3+mUGwnlkjbVlUnAjB6vl89MC&#10;Y2073tP14HMRIOxiVFB438RSuqwgg25kG+LgnWxr0AfZ5lK32AW4qeUkit6kwZLDQoENpQVl1eFi&#10;FCRfn0fXzLp0sz/vtlVSV/csfVdqOOiTOQhPvf8P/7U/tILJ9BV+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78FcYAAADcAAAADwAAAAAAAAAAAAAAAACYAgAAZHJz&#10;L2Rvd25yZXYueG1sUEsFBgAAAAAEAAQA9QAAAIsDAAAAAA==&#10;" fillcolor="white [3212]" strokecolor="#4579b8 [3044]">
                      <v:shadow on="t" color="black" opacity="22937f" origin=",.5" offset="0,.63889mm"/>
                      <v:textbox>
                        <w:txbxContent>
                          <w:p w14:paraId="192154DF" w14:textId="77777777" w:rsidR="00233AC5" w:rsidRDefault="00233AC5" w:rsidP="00877206">
                            <w:pPr>
                              <w:rPr>
                                <w:rFonts w:eastAsia="Times New Roman" w:cs="Times New Roman"/>
                              </w:rPr>
                            </w:pPr>
                          </w:p>
                        </w:txbxContent>
                      </v:textbox>
                    </v:rect>
                    <v:rect id="Rectangle 235" o:spid="_x0000_s1059" style="position:absolute;left:6988;top:55468;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8UA&#10;AADcAAAADwAAAGRycy9kb3ducmV2LnhtbESPT2vCQBTE7wW/w/KE3upGxT+kriKBoniyGim9vWaf&#10;STD7NmRXE7+9KxQ8DjPzG2ax6kwlbtS40rKC4SACQZxZXXKuID1+fcxBOI+ssbJMCu7kYLXsvS0w&#10;1rblb7odfC4ChF2MCgrv61hKlxVk0A1sTRy8s20M+iCbXOoG2wA3lRxF0VQaLDksFFhTUlB2OVyN&#10;gul1n3SztrVy97sZJ/u/dPNzSpV673frTxCeOv8K/7e3WsFoPIHnmX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87/xQAAANwAAAAPAAAAAAAAAAAAAAAAAJgCAABkcnMv&#10;ZG93bnJldi54bWxQSwUGAAAAAAQABAD1AAAAigMAAAAA&#10;" fillcolor="#fbd4b4 [1305]" strokecolor="#4579b8 [3044]">
                      <v:shadow on="t" color="black" opacity="22937f" origin=",.5" offset="0,.63889mm"/>
                      <v:textbox>
                        <w:txbxContent>
                          <w:p w14:paraId="54A33ED3" w14:textId="77777777" w:rsidR="00233AC5" w:rsidRDefault="00233AC5" w:rsidP="00877206">
                            <w:pPr>
                              <w:rPr>
                                <w:rFonts w:eastAsia="Times New Roman" w:cs="Times New Roman"/>
                              </w:rPr>
                            </w:pPr>
                          </w:p>
                        </w:txbxContent>
                      </v:textbox>
                    </v:rect>
                    <v:rect id="Rectangle 236" o:spid="_x0000_s1060" style="position:absolute;left:6290;top:56103;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H+cYA&#10;AADcAAAADwAAAGRycy9kb3ducmV2LnhtbESPzWrDMBCE74W8g9hAb40cF0JwoxhjkrSHQn7pebG2&#10;tmtrZSw1dvv0UaDQ4zAz3zCrdDStuFLvassK5rMIBHFhdc2lgst5+7QE4TyyxtYyKfghB+l68rDC&#10;RNuBj3Q9+VIECLsEFVTed4mUrqjIoJvZjjh4n7Y36IPsS6l7HALctDKOooU0WHNYqLCjvKKiOX0b&#10;Bdlh/+G65ZDvjl/vr03WNr9FvlHqcTpmLyA8jf4//Nd+0wri5wX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DH+cYAAADcAAAADwAAAAAAAAAAAAAAAACYAgAAZHJz&#10;L2Rvd25yZXYueG1sUEsFBgAAAAAEAAQA9QAAAIsDAAAAAA==&#10;" fillcolor="white [3212]" strokecolor="#4579b8 [3044]">
                      <v:shadow on="t" color="black" opacity="22937f" origin=",.5" offset="0,.63889mm"/>
                      <v:textbox>
                        <w:txbxContent>
                          <w:p w14:paraId="504DCAD5" w14:textId="77777777" w:rsidR="00233AC5" w:rsidRDefault="00233AC5" w:rsidP="00877206">
                            <w:pPr>
                              <w:rPr>
                                <w:rFonts w:eastAsia="Times New Roman" w:cs="Times New Roman"/>
                              </w:rPr>
                            </w:pPr>
                          </w:p>
                        </w:txbxContent>
                      </v:textbox>
                    </v:rect>
                    <v:line id="Straight Connector 237" o:spid="_x0000_s1061" style="position:absolute;flip:y;visibility:visible;mso-wrap-style:square" from="6290,54770" to="7560,5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NVDMUAAADcAAAADwAAAGRycy9kb3ducmV2LnhtbESPQWvCQBSE74L/YXmF3nSjhdimriIt&#10;Uj2JtqDHR/Y1ic2+DbtrTP31riB4HGbmG2Y670wtWnK+sqxgNExAEOdWV1wo+PleDl5B+ICssbZM&#10;Cv7Jw3zW700x0/bMW2p3oRARwj5DBWUITSalz0sy6Ie2IY7er3UGQ5SukNrhOcJNLcdJkkqDFceF&#10;Ehv6KCn/252MguPIvX1+nTYXOm5Xy3bfpOuDT5V6fuoW7yACdeERvrdXWsH4ZQK3M/E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NVDMUAAADcAAAADwAAAAAAAAAA&#10;AAAAAAChAgAAZHJzL2Rvd25yZXYueG1sUEsFBgAAAAAEAAQA+QAAAJMDAAAAAA==&#10;" strokecolor="#4f81bd [3204]" strokeweight="1pt">
                      <v:shadow on="t" color="black" opacity="24903f" origin=",.5" offset="0,.55556mm"/>
                    </v:line>
                    <v:line id="Straight Connector 238" o:spid="_x0000_s1062" style="position:absolute;flip:y;visibility:visible;mso-wrap-style:square" from="19307,54770" to="20577,5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BfsIAAADcAAAADwAAAGRycy9kb3ducmV2LnhtbERPz2vCMBS+D/wfwhN2m6kKZVajiCLq&#10;aegEPT6aZ1ttXkoSa+dfvxwGO358v2eLztSiJecrywqGgwQEcW51xYWC0/fm4xOED8gaa8uk4Ic8&#10;LOa9txlm2j75QO0xFCKGsM9QQRlCk0np85IM+oFtiCN3tc5giNAVUjt8xnBTy1GSpNJgxbGhxIZW&#10;JeX348MouA3dZL19fL3odtht2nOT7i8+Veq93y2nIAJ14V/8595pBaNxXBv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zBfsIAAADcAAAADwAAAAAAAAAAAAAA&#10;AAChAgAAZHJzL2Rvd25yZXYueG1sUEsFBgAAAAAEAAQA+QAAAJADAAAAAA==&#10;" strokecolor="#4f81bd [3204]" strokeweight="1pt">
                      <v:shadow on="t" color="black" opacity="24903f" origin=",.5" offset="0,.55556mm"/>
                    </v:line>
                    <v:line id="Straight Connector 239" o:spid="_x0000_s1063" style="position:absolute;flip:y;visibility:visible;mso-wrap-style:square" from="19434,56103" to="20704,57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Bk5cUAAADcAAAADwAAAGRycy9kb3ducmV2LnhtbESPQWvCQBSE74L/YXkFb7pRIWjqKsUi&#10;1ZOohfb4yL4msdm3YXeNsb++Kwgeh5n5hlmsOlOLlpyvLCsYjxIQxLnVFRcKPk+b4QyED8gaa8uk&#10;4EYeVst+b4GZtlc+UHsMhYgQ9hkqKENoMil9XpJBP7INcfR+rDMYonSF1A6vEW5qOUmSVBqsOC6U&#10;2NC6pPz3eDEKzmM3f/+47P/ofNhu2q8m3X37VKnBS/f2CiJQF57hR3urFUymc7if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Bk5cUAAADcAAAADwAAAAAAAAAA&#10;AAAAAAChAgAAZHJzL2Rvd25yZXYueG1sUEsFBgAAAAAEAAQA+QAAAJMDAAAAAA==&#10;" strokecolor="#4f81bd [3204]" strokeweight="1pt">
                      <v:shadow on="t" color="black" opacity="24903f" origin=",.5" offset="0,.55556mm"/>
                    </v:line>
                  </v:group>
                  <v:shape id="Text Box 240" o:spid="_x0000_s1064" type="#_x0000_t202" style="position:absolute;left:2416;top:45602;width:4856;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ScAA&#10;AADcAAAADwAAAGRycy9kb3ducmV2LnhtbERPy4rCMBTdD/gP4QruxtTiiFajiI4wO58fcGmuTW1z&#10;U5qMdubrzUJweTjvxaqztbhT60vHCkbDBARx7nTJhYLLefc5BeEDssbaMSn4Iw+rZe9jgZl2Dz7S&#10;/RQKEUPYZ6jAhNBkUvrckEU/dA1x5K6utRgibAupW3zEcFvLNEkm0mLJscFgQxtDeXX6tQqmid1X&#10;1Sw9eDv+H32ZzdZ9NzelBv1uPQcRqAtv8cv9oxWk4zg/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0/ScAAAADcAAAADwAAAAAAAAAAAAAAAACYAgAAZHJzL2Rvd25y&#10;ZXYueG1sUEsFBgAAAAAEAAQA9QAAAIUDAAAAAA==&#10;" filled="f" stroked="f">
                    <v:textbox style="mso-fit-shape-to-text:t">
                      <w:txbxContent>
                        <w:p w14:paraId="4FEF0AF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241" o:spid="_x0000_s1065" type="#_x0000_t202" style="position:absolute;left:2310;top:50367;width:4760;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Ga0sQA&#10;AADcAAAADwAAAGRycy9kb3ducmV2LnhtbESP0WrCQBRE3wX/YbmCb7pJsGJTVym2Qt+qth9wyV6z&#10;Mdm7IbvV6Nd3BcHHYWbOMMt1bxtxps5XjhWk0wQEceF0xaWC35/tZAHCB2SNjWNScCUP69VwsMRc&#10;uwvv6XwIpYgQ9jkqMCG0uZS+MGTRT11LHL2j6yyGKLtS6g4vEW4bmSXJXFqsOC4YbGljqKgPf1bB&#10;IrHfdf2a7byd3dIXs/lwn+1JqfGof38DEagPz/Cj/aUVZLM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mtLEAAAA3AAAAA8AAAAAAAAAAAAAAAAAmAIAAGRycy9k&#10;b3ducmV2LnhtbFBLBQYAAAAABAAEAPUAAACJAwAAAAA=&#10;" filled="f" stroked="f">
                    <v:textbox style="mso-fit-shape-to-text:t">
                      <w:txbxContent>
                        <w:p w14:paraId="231CA01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242" o:spid="_x0000_s1066" type="#_x0000_t202" style="position:absolute;left:1908;top:55062;width:4883;height:20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EpcQA&#10;AADcAAAADwAAAGRycy9kb3ducmV2LnhtbESP0WrCQBRE3wv+w3KFvtVNgi0a3YhoC31rTfsBl+w1&#10;G5O9G7JbjX59t1DwcZiZM8x6M9pOnGnwjWMF6SwBQVw53XCt4Pvr7WkBwgdkjZ1jUnAlD5ti8rDG&#10;XLsLH+hchlpECPscFZgQ+lxKXxmy6GeuJ47e0Q0WQ5RDLfWAlwi3ncyS5EVabDguGOxpZ6hqyx+r&#10;YJHYj7ZdZp/ezm/ps9nt3Wt/UupxOm5XIAKN4R7+b79rBdk8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BKXEAAAA3AAAAA8AAAAAAAAAAAAAAAAAmAIAAGRycy9k&#10;b3ducmV2LnhtbFBLBQYAAAAABAAEAPUAAACJAwAAAAA=&#10;" filled="f" stroked="f">
                    <v:textbox style="mso-fit-shape-to-text:t">
                      <w:txbxContent>
                        <w:p w14:paraId="61AA44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243" o:spid="_x0000_s1067" style="position:absolute;left:8004;top:45054;width:14415;height:2794" coordorigin="8004,45054"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244" o:spid="_x0000_s1068" style="position:absolute;left:9274;top:4505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PaMYA&#10;AADcAAAADwAAAGRycy9kb3ducmV2LnhtbESPzWrDMBCE74W8g9hAbo0cE0pwoxhj0iaHQJsfel6s&#10;re3aWhlLiZ0+fVUo9DjMzDfMOh1NK27Uu9qygsU8AkFcWF1zqeByfnlcgXAeWWNrmRTcyUG6mTys&#10;MdF24CPdTr4UAcIuQQWV910ipSsqMujmtiMO3qftDfog+1LqHocAN62Mo+hJGqw5LFTYUV5R0Zyu&#10;RkH2/vbhutWQvx6/Drsma5vvIt8qNZuO2TMIT6P/D/+191pBvFzC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iPaMYAAADcAAAADwAAAAAAAAAAAAAAAACYAgAAZHJz&#10;L2Rvd25yZXYueG1sUEsFBgAAAAAEAAQA9QAAAIsDAAAAAA==&#10;" fillcolor="white [3212]" strokecolor="#4579b8 [3044]">
                      <v:shadow on="t" color="black" opacity="22937f" origin=",.5" offset="0,.63889mm"/>
                      <v:textbox>
                        <w:txbxContent>
                          <w:p w14:paraId="431DA9EC" w14:textId="77777777" w:rsidR="00233AC5" w:rsidRDefault="00233AC5" w:rsidP="00877206">
                            <w:pPr>
                              <w:rPr>
                                <w:rFonts w:eastAsia="Times New Roman" w:cs="Times New Roman"/>
                              </w:rPr>
                            </w:pPr>
                          </w:p>
                        </w:txbxContent>
                      </v:textbox>
                    </v:rect>
                    <v:rect id="Rectangle 245" o:spid="_x0000_s1069" style="position:absolute;left:8703;top:4581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9gsYA&#10;AADcAAAADwAAAGRycy9kb3ducmV2LnhtbESPT2vCQBTE74LfYXlCb7rRtrZEVymBYvHkn5Ti7Zl9&#10;JsHs25BdTfz2rlDwOMzMb5j5sjOVuFLjSssKxqMIBHFmdcm5gnT/PfwE4TyyxsoyKbiRg+Wi35tj&#10;rG3LW7rufC4ChF2MCgrv61hKlxVk0I1sTRy8k20M+iCbXOoG2wA3lZxE0VQaLDksFFhTUlB23l2M&#10;gullk3QfbWvl+rB6TTbHdPX3myr1Mui+ZiA8df4Z/m//aAWTt3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29gsYAAADcAAAADwAAAAAAAAAAAAAAAACYAgAAZHJz&#10;L2Rvd25yZXYueG1sUEsFBgAAAAAEAAQA9QAAAIsDAAAAAA==&#10;" fillcolor="#fbd4b4 [1305]" strokecolor="#4579b8 [3044]">
                      <v:shadow on="t" color="black" opacity="22937f" origin=",.5" offset="0,.63889mm"/>
                      <v:textbox>
                        <w:txbxContent>
                          <w:p w14:paraId="51053A6A" w14:textId="77777777" w:rsidR="00233AC5" w:rsidRDefault="00233AC5" w:rsidP="00877206">
                            <w:pPr>
                              <w:rPr>
                                <w:rFonts w:eastAsia="Times New Roman" w:cs="Times New Roman"/>
                              </w:rPr>
                            </w:pPr>
                          </w:p>
                        </w:txbxContent>
                      </v:textbox>
                    </v:rect>
                    <v:rect id="Rectangle 246" o:spid="_x0000_s1070" style="position:absolute;left:8004;top:4645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0hMYA&#10;AADcAAAADwAAAGRycy9kb3ducmV2LnhtbESPzWrDMBCE74W8g9hAb40cU0JwoxhjkrSHQn7pebG2&#10;tmtrZSw1dvv0UaDQ4zAz3zCrdDStuFLvassK5rMIBHFhdc2lgst5+7QE4TyyxtYyKfghB+l68rDC&#10;RNuBj3Q9+VIECLsEFVTed4mUrqjIoJvZjjh4n7Y36IPsS6l7HALctDKOooU0WHNYqLCjvKKiOX0b&#10;Bdlh/+G65ZDvjl/vr03WNr9FvlHqcTpmLyA8jf4//Nd+0wri5wX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a0hMYAAADcAAAADwAAAAAAAAAAAAAAAACYAgAAZHJz&#10;L2Rvd25yZXYueG1sUEsFBgAAAAAEAAQA9QAAAIsDAAAAAA==&#10;" fillcolor="white [3212]" strokecolor="#4579b8 [3044]">
                      <v:shadow on="t" color="black" opacity="22937f" origin=",.5" offset="0,.63889mm"/>
                      <v:textbox>
                        <w:txbxContent>
                          <w:p w14:paraId="75B87103" w14:textId="77777777" w:rsidR="00233AC5" w:rsidRDefault="00233AC5" w:rsidP="00877206">
                            <w:pPr>
                              <w:rPr>
                                <w:rFonts w:eastAsia="Times New Roman" w:cs="Times New Roman"/>
                              </w:rPr>
                            </w:pPr>
                          </w:p>
                        </w:txbxContent>
                      </v:textbox>
                    </v:rect>
                    <v:line id="Straight Connector 247" o:spid="_x0000_s1071" style="position:absolute;flip:y;visibility:visible;mso-wrap-style:square" from="8004,45118" to="9274,46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UmccUAAADcAAAADwAAAGRycy9kb3ducmV2LnhtbESPQWvCQBSE74L/YXmF3nSjlNimriIt&#10;Uj2JtqDHR/Y1ic2+DbtrTP31riB4HGbmG2Y670wtWnK+sqxgNExAEOdWV1wo+PleDl5B+ICssbZM&#10;Cv7Jw3zW700x0/bMW2p3oRARwj5DBWUITSalz0sy6Ie2IY7er3UGQ5SukNrhOcJNLcdJkkqDFceF&#10;Ehv6KCn/252MguPIvX1+nTYXOm5Xy3bfpOuDT5V6fuoW7yACdeERvrdXWsH4ZQK3M/E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UmccUAAADcAAAADwAAAAAAAAAA&#10;AAAAAAChAgAAZHJzL2Rvd25yZXYueG1sUEsFBgAAAAAEAAQA+QAAAJMDAAAAAA==&#10;" strokecolor="#4f81bd [3204]" strokeweight="1pt">
                      <v:shadow on="t" color="black" opacity="24903f" origin=",.5" offset="0,.55556mm"/>
                    </v:line>
                    <v:line id="Straight Connector 248" o:spid="_x0000_s1072" style="position:absolute;flip:y;visibility:visible;mso-wrap-style:square" from="21022,45118" to="22292,46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qyA8IAAADcAAAADwAAAGRycy9kb3ducmV2LnhtbERPz2vCMBS+D/wfwhN2m6kiZVajiCLq&#10;aegEPT6aZ1ttXkoSa+dfvxwGO358v2eLztSiJecrywqGgwQEcW51xYWC0/fm4xOED8gaa8uk4Ic8&#10;LOa9txlm2j75QO0xFCKGsM9QQRlCk0np85IM+oFtiCN3tc5giNAVUjt8xnBTy1GSpNJgxbGhxIZW&#10;JeX348MouA3dZL19fL3odtht2nOT7i8+Veq93y2nIAJ14V/8595pBaNxXBv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qyA8IAAADcAAAADwAAAAAAAAAAAAAA&#10;AAChAgAAZHJzL2Rvd25yZXYueG1sUEsFBgAAAAAEAAQA+QAAAJADAAAAAA==&#10;" strokecolor="#4f81bd [3204]" strokeweight="1pt">
                      <v:shadow on="t" color="black" opacity="24903f" origin=",.5" offset="0,.55556mm"/>
                    </v:line>
                    <v:line id="Straight Connector 249" o:spid="_x0000_s1073" style="position:absolute;flip:y;visibility:visible;mso-wrap-style:square" from="21149,46451" to="22419,4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YXmMUAAADcAAAADwAAAGRycy9kb3ducmV2LnhtbESPQWvCQBSE74L/YXkFb7pRJGjqKsUi&#10;1ZOohfb4yL4msdm3YXeNsb++Kwgeh5n5hlmsOlOLlpyvLCsYjxIQxLnVFRcKPk+b4QyED8gaa8uk&#10;4EYeVst+b4GZtlc+UHsMhYgQ9hkqKENoMil9XpJBP7INcfR+rDMYonSF1A6vEW5qOUmSVBqsOC6U&#10;2NC6pPz3eDEKzmM3f/+47P/ofNhu2q8m3X37VKnBS/f2CiJQF57hR3urFUymc7if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YXmMUAAADcAAAADwAAAAAAAAAA&#10;AAAAAAChAgAAZHJzL2Rvd25yZXYueG1sUEsFBgAAAAAEAAQA+QAAAJMDAAAAAA==&#10;" strokecolor="#4f81bd [3204]" strokeweight="1pt">
                      <v:shadow on="t" color="black" opacity="24903f" origin=",.5" offset="0,.55556mm"/>
                    </v:line>
                  </v:group>
                  <v:group id="Group 250" o:spid="_x0000_s1074" style="position:absolute;left:7115;top:49944;width:14415;height:2794" coordorigin="7115,49944"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251" o:spid="_x0000_s1075" style="position:absolute;left:8385;top:4994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6LcYA&#10;AADcAAAADwAAAGRycy9kb3ducmV2LnhtbESPS2vDMBCE74X8B7GB3BrZgZTgRjHG5HUotHnQ82Jt&#10;bdfWylhK7PbXV4VCj8PMfMOs09G04k69qy0riOcRCOLC6ppLBdfL7nEFwnlkja1lUvBFDtLN5GGN&#10;ibYDn+h+9qUIEHYJKqi87xIpXVGRQTe3HXHwPmxv0AfZl1L3OAS4aeUiip6kwZrDQoUd5RUVzflm&#10;FGRvr++uWw35/vT5cmiytvku8q1Ss+mYPYPwNPr/8F/7qBUslj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a6LcYAAADcAAAADwAAAAAAAAAAAAAAAACYAgAAZHJz&#10;L2Rvd25yZXYueG1sUEsFBgAAAAAEAAQA9QAAAIsDAAAAAA==&#10;" fillcolor="white [3212]" strokecolor="#4579b8 [3044]">
                      <v:shadow on="t" color="black" opacity="22937f" origin=",.5" offset="0,.63889mm"/>
                      <v:textbox>
                        <w:txbxContent>
                          <w:p w14:paraId="5505BDAE" w14:textId="77777777" w:rsidR="00233AC5" w:rsidRDefault="00233AC5" w:rsidP="00877206">
                            <w:pPr>
                              <w:rPr>
                                <w:rFonts w:eastAsia="Times New Roman" w:cs="Times New Roman"/>
                              </w:rPr>
                            </w:pPr>
                          </w:p>
                        </w:txbxContent>
                      </v:textbox>
                    </v:rect>
                    <v:rect id="Rectangle 252" o:spid="_x0000_s1076" style="position:absolute;left:7814;top:5070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zK8YA&#10;AADcAAAADwAAAGRycy9kb3ducmV2LnhtbESPzWrDMBCE74G+g9hCb4lcl6TFjWyCIaT0lB+X0tvW&#10;2tqm1spYSuy8fRQI5DjMzDfMMhtNK07Uu8aygudZBIK4tLrhSkFxWE/fQDiPrLG1TArO5CBLHyZL&#10;TLQdeEenva9EgLBLUEHtfZdI6cqaDLqZ7YiD92d7gz7IvpK6xyHATSvjKFpIgw2HhRo7ymsq//dH&#10;o2Bx3Obj6zBY+fmzecm3v8Xm+6tQ6ulxXL2D8DT6e/jW/tAK4nk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2zK8YAAADcAAAADwAAAAAAAAAAAAAAAACYAgAAZHJz&#10;L2Rvd25yZXYueG1sUEsFBgAAAAAEAAQA9QAAAIsDAAAAAA==&#10;" fillcolor="#fbd4b4 [1305]" strokecolor="#4579b8 [3044]">
                      <v:shadow on="t" color="black" opacity="22937f" origin=",.5" offset="0,.63889mm"/>
                      <v:textbox>
                        <w:txbxContent>
                          <w:p w14:paraId="433CC1EF" w14:textId="77777777" w:rsidR="00233AC5" w:rsidRDefault="00233AC5" w:rsidP="00877206">
                            <w:pPr>
                              <w:rPr>
                                <w:rFonts w:eastAsia="Times New Roman" w:cs="Times New Roman"/>
                              </w:rPr>
                            </w:pPr>
                          </w:p>
                        </w:txbxContent>
                      </v:textbox>
                    </v:rect>
                    <v:rect id="Rectangle 253" o:spid="_x0000_s1077" style="position:absolute;left:7115;top:5134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BwcYA&#10;AADcAAAADwAAAGRycy9kb3ducmV2LnhtbESPQWvCQBSE74X+h+UJ3upGpUWiq4RQtQeh1RbPj+wz&#10;icm+DdnVRH+9Wyj0OMzMN8xi1ZtaXKl1pWUF41EEgjizuuRcwc/3+mUGwnlkjbVlUnAjB6vl89MC&#10;Y2073tP14HMRIOxiVFB438RSuqwgg25kG+LgnWxr0AfZ5lK32AW4qeUkit6kwZLDQoENpQVl1eFi&#10;FCRfn0fXzLp0sz/vtlVSV/csfVdqOOiTOQhPvf8P/7U/tILJ6x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iBwcYAAADcAAAADwAAAAAAAAAAAAAAAACYAgAAZHJz&#10;L2Rvd25yZXYueG1sUEsFBgAAAAAEAAQA9QAAAIsDAAAAAA==&#10;" fillcolor="white [3212]" strokecolor="#4579b8 [3044]">
                      <v:shadow on="t" color="black" opacity="22937f" origin=",.5" offset="0,.63889mm"/>
                      <v:textbox>
                        <w:txbxContent>
                          <w:p w14:paraId="5965F4BF" w14:textId="77777777" w:rsidR="00233AC5" w:rsidRDefault="00233AC5" w:rsidP="00877206">
                            <w:pPr>
                              <w:rPr>
                                <w:rFonts w:eastAsia="Times New Roman" w:cs="Times New Roman"/>
                              </w:rPr>
                            </w:pPr>
                          </w:p>
                        </w:txbxContent>
                      </v:textbox>
                    </v:rect>
                    <v:line id="Straight Connector 254" o:spid="_x0000_s1078" style="position:absolute;flip:y;visibility:visible;mso-wrap-style:square" from="7115,50007" to="8385,5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4u28UAAADcAAAADwAAAGRycy9kb3ducmV2LnhtbESPQWvCQBSE7wX/w/KE3upGaUONriIt&#10;UnsqWkGPj+wziWbfht01Rn99tyB4HGbmG2Y670wtWnK+sqxgOEhAEOdWV1wo2P4uX95B+ICssbZM&#10;Cq7kYT7rPU0x0/bCa2o3oRARwj5DBWUITSalz0sy6Ae2IY7ewTqDIUpXSO3wEuGmlqMkSaXBiuNC&#10;iQ19lJSfNmej4Dh048+v88+NjuvVst016ffep0o997vFBESgLjzC9/ZKKxi9vcL/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4u28UAAADcAAAADwAAAAAAAAAA&#10;AAAAAAChAgAAZHJzL2Rvd25yZXYueG1sUEsFBgAAAAAEAAQA+QAAAJMDAAAAAA==&#10;" strokecolor="#4f81bd [3204]" strokeweight="1pt">
                      <v:shadow on="t" color="black" opacity="24903f" origin=",.5" offset="0,.55556mm"/>
                    </v:line>
                    <v:line id="Straight Connector 255" o:spid="_x0000_s1079" style="position:absolute;flip:y;visibility:visible;mso-wrap-style:square" from="20133,50007" to="21403,5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QMUAAADcAAAADwAAAGRycy9kb3ducmV2LnhtbESPQWvCQBSE74L/YXlCb7pRMNjUVYoi&#10;1ZNoC+3xkX1NYrNvw+4ao7/eFYQeh5n5hpkvO1OLlpyvLCsYjxIQxLnVFRcKvj43wxkIH5A11pZJ&#10;wZU8LBf93hwzbS98oPYYChEh7DNUUIbQZFL6vCSDfmQb4uj9WmcwROkKqR1eItzUcpIkqTRYcVwo&#10;saFVSfnf8WwUnMbudf1x3t/odNhu2u8m3f34VKmXQff+BiJQF/7Dz/ZWK5hMp/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KLQMUAAADcAAAADwAAAAAAAAAA&#10;AAAAAAChAgAAZHJzL2Rvd25yZXYueG1sUEsFBgAAAAAEAAQA+QAAAJMDAAAAAA==&#10;" strokecolor="#4f81bd [3204]" strokeweight="1pt">
                      <v:shadow on="t" color="black" opacity="24903f" origin=",.5" offset="0,.55556mm"/>
                    </v:line>
                    <v:line id="Straight Connector 256" o:spid="_x0000_s1080" style="position:absolute;flip:y;visibility:visible;mso-wrap-style:square" from="20260,51341" to="21530,52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N8UAAADcAAAADwAAAGRycy9kb3ducmV2LnhtbESPQWvCQBSE7wX/w/IKvdWNQoNGVymK&#10;aE9FLdTjI/tMotm3YXeNqb/eLQgeh5n5hpnOO1OLlpyvLCsY9BMQxLnVFRcKfvar9xEIH5A11pZJ&#10;wR95mM96L1PMtL3yltpdKESEsM9QQRlCk0np85IM+r5tiKN3tM5giNIVUju8Rrip5TBJUmmw4rhQ&#10;YkOLkvLz7mIUnAZuvFxfvm902m5W7W+Tfh18qtTba/c5ARGoC8/wo73RCoYfKfyf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VN8UAAADcAAAADwAAAAAAAAAA&#10;AAAAAAChAgAAZHJzL2Rvd25yZXYueG1sUEsFBgAAAAAEAAQA+QAAAJMDAAAAAA==&#10;" strokecolor="#4f81bd [3204]" strokeweight="1pt">
                      <v:shadow on="t" color="black" opacity="24903f" origin=",.5" offset="0,.55556mm"/>
                    </v:line>
                  </v:group>
                  <v:shape id="Straight Arrow Connector 257" o:spid="_x0000_s1081" type="#_x0000_t32" style="position:absolute;left:22609;top:43506;width:2413;height:27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glMUAAADcAAAADwAAAGRycy9kb3ducmV2LnhtbESPwW7CMBBE75X4B2uReis2SFBIMQhR&#10;FSE4FdqeV/GSBOJ1iF2S/D1GqtTjaHbe7MyXrS3FjWpfONYwHCgQxKkzBWcavo4fL1MQPiAbLB2T&#10;ho48LBe9pzkmxjX8SbdDyESEsE9QQx5ClUjp05ws+oGriKN3crXFEGWdSVNjE+G2lCOlJtJiwbEh&#10;x4rWOaWXw6+Nb1zHu/dZo85m873/KWZlN1HdWuvnfrt6AxGoDf/Hf+mt0TAav8JjTCS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6glMUAAADcAAAADwAAAAAAAAAA&#10;AAAAAAChAgAAZHJzL2Rvd25yZXYueG1sUEsFBgAAAAAEAAQA+QAAAJMDAAAAAA==&#10;" strokecolor="#4f81bd [3204]">
                    <v:stroke dashstyle="3 1"/>
                    <v:shadow on="t" color="black" opacity="24903f" origin=",.5" offset="0,.55556mm"/>
                  </v:shape>
                  <v:shape id="Straight Arrow Connector 258" o:spid="_x0000_s1082" type="#_x0000_t32" style="position:absolute;left:21593;top:48523;width:2413;height:2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E05sUAAADcAAAADwAAAGRycy9kb3ducmV2LnhtbESPwW7CMAyG75P2DpEncRvJkECjENDE&#10;NIS20xhwthrTljVO1wTavv18mLSj9fv//Hm57n2tbtTGKrCFp7EBRZwHV3Fh4fD19vgMKiZkh3Vg&#10;sjBQhPXq/m6JmQsdf9JtnwolEI4ZWihTajKtY16SxzgODbFk59B6TDK2hXYtdgL3tZ4YM9MeK5YL&#10;JTa0KSn/3l+9aPxM31/nnbm47fHjVM3rYWaGjbWjh/5lASpRn/6X/9o7Z2EyFVt5Rgi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E05sUAAADcAAAADwAAAAAAAAAA&#10;AAAAAAChAgAAZHJzL2Rvd25yZXYueG1sUEsFBgAAAAAEAAQA+QAAAJMDAAAAAA==&#10;" strokecolor="#4f81bd [3204]">
                    <v:stroke dashstyle="3 1"/>
                    <v:shadow on="t" color="black" opacity="24903f" origin=",.5" offset="0,.55556mm"/>
                  </v:shape>
                  <v:shape id="Straight Arrow Connector 259" o:spid="_x0000_s1083" type="#_x0000_t32" style="position:absolute;left:20831;top:53095;width:2413;height:2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2RfcUAAADcAAAADwAAAGRycy9kb3ducmV2LnhtbESPzW7CMBCE75X6DtZW4lZskEBNwCBE&#10;1QrRU/k7r+IlCcTrNDYkefu6UiWOo9n5Zme+7Gwl7tT40rGG0VCBIM6cKTnXcNh/vL6B8AHZYOWY&#10;NPTkYbl4fppjalzL33TfhVxECPsUNRQh1KmUPivIoh+6mjh6Z9dYDFE2uTQNthFuKzlWaiotlhwb&#10;CqxpXVB23d1sfONnsn1PWnUxn8evU5lU/VT1a60HL91qBiJQFx7H/+mN0TCeJPA3JhJ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2RfcUAAADcAAAADwAAAAAAAAAA&#10;AAAAAAChAgAAZHJzL2Rvd25yZXYueG1sUEsFBgAAAAAEAAQA+QAAAJMDAAAAAA==&#10;" strokecolor="#4f81bd [3204]">
                    <v:stroke dashstyle="3 1"/>
                    <v:shadow on="t" color="black" opacity="24903f" origin=",.5" offset="0,.55556mm"/>
                  </v:shape>
                </v:group>
                <v:group id="Group 260" o:spid="_x0000_s1084" style="position:absolute;left:33055;top:41622;width:23655;height:26924" coordorigin="33055,41622" coordsize="25378,20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Group 261" o:spid="_x0000_s1085" style="position:absolute;left:40462;top:41622;width:15367;height:5207" coordorigin="40462,41622" coordsize="15367,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ect id="Rectangle 262" o:spid="_x0000_s1086" style="position:absolute;left:42748;top:41622;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u58UA&#10;AADcAAAADwAAAGRycy9kb3ducmV2LnhtbESPQWvCQBSE7wX/w/IEb3VjDiLRVUJQ60Fo1dLzI/tM&#10;YrJvQ3ZrYn99t1DwOMzMN8xqM5hG3KlzlWUFs2kEgji3uuJCwedl97oA4TyyxsYyKXiQg8169LLC&#10;RNueT3Q/+0IECLsEFZTet4mULi/JoJvaljh4V9sZ9EF2hdQd9gFuGhlH0VwarDgslNhSVlJen7+N&#10;gvTj/cu1iz7bn27Htzpt6p882yo1GQ/pEoSnwT/D/+2DVhDPY/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O7nxQAAANwAAAAPAAAAAAAAAAAAAAAAAJgCAABkcnMv&#10;ZG93bnJldi54bWxQSwUGAAAAAAQABAD1AAAAigMAAAAA&#10;" fillcolor="white [3212]" strokecolor="#4579b8 [3044]">
                      <v:shadow on="t" color="black" opacity="22937f" origin=",.5" offset="0,.63889mm"/>
                      <v:textbox>
                        <w:txbxContent>
                          <w:p w14:paraId="26B4048F" w14:textId="77777777" w:rsidR="00233AC5" w:rsidRDefault="00233AC5" w:rsidP="00877206">
                            <w:pPr>
                              <w:rPr>
                                <w:rFonts w:eastAsia="Times New Roman" w:cs="Times New Roman"/>
                              </w:rPr>
                            </w:pPr>
                          </w:p>
                        </w:txbxContent>
                      </v:textbox>
                    </v:rect>
                    <v:rect id="Rectangle 263" o:spid="_x0000_s1087" style="position:absolute;left:41669;top:42511;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P+8QA&#10;AADcAAAADwAAAGRycy9kb3ducmV2LnhtbESPQWvCQBSE7wX/w/IEL0U3SSGE1FWKoAj20rTeH9ln&#10;kjb7NmTXmPx7VxB6HGbmG2a9HU0rBupdY1lBvIpAEJdWN1wp+PneLzMQziNrbC2TgokcbDezlzXm&#10;2t74i4bCVyJA2OWooPa+y6V0ZU0G3cp2xMG72N6gD7KvpO7xFuCmlUkUpdJgw2Ghxo52NZV/xdUo&#10;yM6UxacppUv0GR/lb/XaZYerUov5+PEOwtPo/8PP9lErSNI3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uz/vEAAAA3AAAAA8AAAAAAAAAAAAAAAAAmAIAAGRycy9k&#10;b3ducmV2LnhtbFBLBQYAAAAABAAEAPUAAACJAwAAAAA=&#10;" fillcolor="#e36c0a [2409]" strokecolor="#4579b8 [3044]">
                      <v:shadow on="t" color="black" opacity="22937f" origin=",.5" offset="0,.63889mm"/>
                      <v:textbox>
                        <w:txbxContent>
                          <w:p w14:paraId="503B0B2C" w14:textId="77777777" w:rsidR="00233AC5" w:rsidRDefault="00233AC5" w:rsidP="00877206">
                            <w:pPr>
                              <w:rPr>
                                <w:rFonts w:eastAsia="Times New Roman" w:cs="Times New Roman"/>
                              </w:rPr>
                            </w:pPr>
                          </w:p>
                        </w:txbxContent>
                      </v:textbox>
                    </v:rect>
                    <v:rect id="Rectangle 264" o:spid="_x0000_s1088" style="position:absolute;left:40462;top:43591;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TCMYA&#10;AADcAAAADwAAAGRycy9kb3ducmV2LnhtbESPzWrDMBCE74W8g9hAb40cU0JwoxhjkrSHQn7pebG2&#10;tmtrZSw1dvv0UaDQ4zAz3zCrdDStuFLvassK5rMIBHFhdc2lgst5+7QE4TyyxtYyKfghB+l68rDC&#10;RNuBj3Q9+VIECLsEFVTed4mUrqjIoJvZjjh4n7Y36IPsS6l7HALctDKOooU0WHNYqLCjvKKiOX0b&#10;Bdlh/+G65ZDvjl/vr03WNr9FvlHqcTpmLyA8jf4//Nd+0wrixTP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3TCMYAAADcAAAADwAAAAAAAAAAAAAAAACYAgAAZHJz&#10;L2Rvd25yZXYueG1sUEsFBgAAAAAEAAQA9QAAAIsDAAAAAA==&#10;" fillcolor="white [3212]" strokecolor="#4579b8 [3044]">
                      <v:shadow on="t" color="black" opacity="22937f" origin=",.5" offset="0,.63889mm"/>
                      <v:textbox>
                        <w:txbxContent>
                          <w:p w14:paraId="1D71CC5B" w14:textId="77777777" w:rsidR="00233AC5" w:rsidRDefault="00233AC5" w:rsidP="00877206">
                            <w:pPr>
                              <w:rPr>
                                <w:rFonts w:eastAsia="Times New Roman" w:cs="Times New Roman"/>
                              </w:rPr>
                            </w:pPr>
                          </w:p>
                        </w:txbxContent>
                      </v:textbox>
                    </v:rect>
                    <v:line id="Straight Connector 265" o:spid="_x0000_s1089" style="position:absolute;flip:y;visibility:visible;mso-wrap-style:square" from="40462,41622" to="42748,43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5B/cUAAADcAAAADwAAAGRycy9kb3ducmV2LnhtbESPQWvCQBSE7wX/w/IKvdWNQoNGVymK&#10;aE9FLdTjI/tMotm3YXeNqb/eLQgeh5n5hpnOO1OLlpyvLCsY9BMQxLnVFRcKfvar9xEIH5A11pZJ&#10;wR95mM96L1PMtL3yltpdKESEsM9QQRlCk0np85IM+r5tiKN3tM5giNIVUju8Rrip5TBJUmmw4rhQ&#10;YkOLkvLz7mIUnAZuvFxfvm902m5W7W+Tfh18qtTba/c5ARGoC8/wo73RCobpB/yf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5B/cUAAADcAAAADwAAAAAAAAAA&#10;AAAAAAChAgAAZHJzL2Rvd25yZXYueG1sUEsFBgAAAAAEAAQA+QAAAJMDAAAAAA==&#10;" strokecolor="#4f81bd [3204]" strokeweight="1pt">
                      <v:shadow on="t" color="black" opacity="24903f" origin=",.5" offset="0,.55556mm"/>
                    </v:line>
                    <v:line id="Straight Connector 266" o:spid="_x0000_s1090" style="position:absolute;flip:y;visibility:visible;mso-wrap-style:square" from="53480,41686" to="55766,4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zfisUAAADcAAAADwAAAGRycy9kb3ducmV2LnhtbESPT2sCMRTE7wW/Q3iF3mpWD8GuRpGK&#10;1J6Kf6A9PjbP3dXNy5LEddtPbwShx2FmfsPMFr1tREc+1I41jIYZCOLCmZpLDYf9+nUCIkRkg41j&#10;0vBLARbzwdMMc+OuvKVuF0uRIBxy1FDF2OZShqIii2HoWuLkHZ23GJP0pTQerwluGznOMiUt1pwW&#10;KmzpvaLivLtYDaeRf1t9XL7+6LTdrLvvVn3+BKX1y3O/nIKI1Mf/8KO9MRrGSsH9TD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zfisUAAADcAAAADwAAAAAAAAAA&#10;AAAAAAChAgAAZHJzL2Rvd25yZXYueG1sUEsFBgAAAAAEAAQA+QAAAJMDAAAAAA==&#10;" strokecolor="#4f81bd [3204]" strokeweight="1pt">
                      <v:shadow on="t" color="black" opacity="24903f" origin=",.5" offset="0,.55556mm"/>
                    </v:line>
                    <v:line id="Straight Connector 267" o:spid="_x0000_s1091" style="position:absolute;flip:y;visibility:visible;mso-wrap-style:square" from="53543,44861" to="55829,46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6EcUAAADcAAAADwAAAGRycy9kb3ducmV2LnhtbESPQWvCQBSE74L/YXmCN93oIa3RVcQi&#10;taeiFurxkX1NYrNvw+4ao7/eLRQ8DjPzDbNYdaYWLTlfWVYwGScgiHOrKy4UfB23o1cQPiBrrC2T&#10;ght5WC37vQVm2l55T+0hFCJC2GeooAyhyaT0eUkG/dg2xNH7sc5giNIVUju8Rrip5TRJUmmw4rhQ&#10;YkObkvLfw8UoOE/c7O398nmn8363bb+b9OPkU6WGg249BxGoC8/wf3unFUzTF/g7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B6EcUAAADcAAAADwAAAAAAAAAA&#10;AAAAAAChAgAAZHJzL2Rvd25yZXYueG1sUEsFBgAAAAAEAAQA+QAAAJMDAAAAAA==&#10;" strokecolor="#4f81bd [3204]" strokeweight="1pt">
                      <v:shadow on="t" color="black" opacity="24903f" origin=",.5" offset="0,.55556mm"/>
                    </v:line>
                  </v:group>
                  <v:group id="Group 268" o:spid="_x0000_s1092" style="position:absolute;left:38938;top:48671;width:15367;height:5207" coordorigin="38938,48671" coordsize="15367,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69" o:spid="_x0000_s1093" style="position:absolute;left:41224;top:48671;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8lscA&#10;AADcAAAADwAAAGRycy9kb3ducmV2LnhtbESPzWrDMBCE74W+g9hCbo1cH0LqRDHGND+HQJu05LxY&#10;G9uxtTKWEjt9+qpQ6HGYmW+YZTqaVtyod7VlBS/TCARxYXXNpYKvz/XzHITzyBpby6TgTg7S1ePD&#10;EhNtBz7Q7ehLESDsElRQed8lUrqiIoNuajvi4J1tb9AH2ZdS9zgEuGllHEUzabDmsFBhR3lFRXO8&#10;GgXZx/vJdfMh3xwu+22Ttc13kb8pNXkaswUIT6P/D/+1d1pBPHuF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cfJbHAAAA3AAAAA8AAAAAAAAAAAAAAAAAmAIAAGRy&#10;cy9kb3ducmV2LnhtbFBLBQYAAAAABAAEAPUAAACMAwAAAAA=&#10;" fillcolor="white [3212]" strokecolor="#4579b8 [3044]">
                      <v:shadow on="t" color="black" opacity="22937f" origin=",.5" offset="0,.63889mm"/>
                      <v:textbox>
                        <w:txbxContent>
                          <w:p w14:paraId="324C24DD" w14:textId="77777777" w:rsidR="00233AC5" w:rsidRDefault="00233AC5" w:rsidP="00877206">
                            <w:pPr>
                              <w:rPr>
                                <w:rFonts w:eastAsia="Times New Roman" w:cs="Times New Roman"/>
                              </w:rPr>
                            </w:pPr>
                          </w:p>
                        </w:txbxContent>
                      </v:textbox>
                    </v:rect>
                    <v:rect id="Rectangle 270" o:spid="_x0000_s1094" style="position:absolute;left:40145;top:49560;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XHUb0A&#10;AADcAAAADwAAAGRycy9kb3ducmV2LnhtbERPuwrCMBTdBf8hXMFFNK2DlmoUERRBF1/7pbm21eam&#10;NFHr35tBcDyc93zZmkq8qHGlZQXxKAJBnFldcq7gct4MExDOI2usLJOCDzlYLrqdOabavvlIr5PP&#10;RQhhl6KCwvs6ldJlBRl0I1sTB+5mG4M+wCaXusF3CDeVHEfRRBosOTQUWNO6oOxxehoFyZWSeP+Z&#10;0C06xDt5zwd1sn0q1e+1qxkIT63/i3/unVYwno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6XHUb0AAADcAAAADwAAAAAAAAAAAAAAAACYAgAAZHJzL2Rvd25yZXYu&#10;eG1sUEsFBgAAAAAEAAQA9QAAAIIDAAAAAA==&#10;" fillcolor="#e36c0a [2409]" strokecolor="#4579b8 [3044]">
                      <v:shadow on="t" color="black" opacity="22937f" origin=",.5" offset="0,.63889mm"/>
                      <v:textbox>
                        <w:txbxContent>
                          <w:p w14:paraId="5EEB0E0B" w14:textId="77777777" w:rsidR="00233AC5" w:rsidRDefault="00233AC5" w:rsidP="00877206">
                            <w:pPr>
                              <w:rPr>
                                <w:rFonts w:eastAsia="Times New Roman" w:cs="Times New Roman"/>
                              </w:rPr>
                            </w:pPr>
                          </w:p>
                        </w:txbxContent>
                      </v:textbox>
                    </v:rect>
                    <v:rect id="Rectangle 271" o:spid="_x0000_s1095" style="position:absolute;left:38938;top:50639;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TcYA&#10;AADcAAAADwAAAGRycy9kb3ducmV2LnhtbESPS2vDMBCE74X8B7GB3BrZOaTBjWKMyetQaPOg58Xa&#10;2q6tlbGU2O2vrwqFHoeZ+YZZp6NpxZ16V1tWEM8jEMSF1TWXCq6X3eMKhPPIGlvLpOCLHKSbycMa&#10;E20HPtH97EsRIOwSVFB53yVSuqIig25uO+LgfdjeoA+yL6XucQhw08pFFC2lwZrDQoUd5RUVzflm&#10;FGRvr++uWw35/vT5cmiytvku8q1Ss+mYPYPwNPr/8F/7qBUsnmL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PmTcYAAADcAAAADwAAAAAAAAAAAAAAAACYAgAAZHJz&#10;L2Rvd25yZXYueG1sUEsFBgAAAAAEAAQA9QAAAIsDAAAAAA==&#10;" fillcolor="white [3212]" strokecolor="#4579b8 [3044]">
                      <v:shadow on="t" color="black" opacity="22937f" origin=",.5" offset="0,.63889mm"/>
                      <v:textbox>
                        <w:txbxContent>
                          <w:p w14:paraId="1BE0B9DE" w14:textId="77777777" w:rsidR="00233AC5" w:rsidRDefault="00233AC5" w:rsidP="00877206">
                            <w:pPr>
                              <w:rPr>
                                <w:rFonts w:eastAsia="Times New Roman" w:cs="Times New Roman"/>
                              </w:rPr>
                            </w:pPr>
                          </w:p>
                        </w:txbxContent>
                      </v:textbox>
                    </v:rect>
                    <v:line id="Straight Connector 272" o:spid="_x0000_s1096" style="position:absolute;flip:y;visibility:visible;mso-wrap-style:square" from="38938,48671" to="41224,5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5PVMUAAADcAAAADwAAAGRycy9kb3ducmV2LnhtbESPQWvCQBSE74X+h+UJvdWNOaQaXUVa&#10;pPYkaqEeH9lnEs2+DbtrTPvru4LgcZiZb5jZojeN6Mj52rKC0TABQVxYXXOp4Hu/eh2D8AFZY2OZ&#10;FPySh8X8+WmGubZX3lK3C6WIEPY5KqhCaHMpfVGRQT+0LXH0jtYZDFG6UmqH1wg3jUyTJJMGa44L&#10;Fbb0XlFx3l2MgtPITT4+L5s/Om3Xq+6nzb4OPlPqZdAvpyAC9eERvrfXWkH6lsLt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5PVMUAAADcAAAADwAAAAAAAAAA&#10;AAAAAAChAgAAZHJzL2Rvd25yZXYueG1sUEsFBgAAAAAEAAQA+QAAAJMDAAAAAA==&#10;" strokecolor="#4f81bd [3204]" strokeweight="1pt">
                      <v:shadow on="t" color="black" opacity="24903f" origin=",.5" offset="0,.55556mm"/>
                    </v:line>
                    <v:line id="Straight Connector 273" o:spid="_x0000_s1097" style="position:absolute;flip:y;visibility:visible;mso-wrap-style:square" from="51956,48734" to="54242,5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z8UAAADcAAAADwAAAGRycy9kb3ducmV2LnhtbESPQWvCQBSE74L/YXmF3nSjhdimriIt&#10;Uj2JtqDHR/Y1ic2+DbtrTP31riB4HGbmG2Y670wtWnK+sqxgNExAEOdWV1wo+PleDl5B+ICssbZM&#10;Cv7Jw3zW700x0/bMW2p3oRARwj5DBWUITSalz0sy6Ie2IY7er3UGQ5SukNrhOcJNLcdJkkqDFceF&#10;Ehv6KCn/252MguPIvX1+nTYXOm5Xy3bfpOuDT5V6fuoW7yACdeERvrdXWsF48gK3M/E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Lqz8UAAADcAAAADwAAAAAAAAAA&#10;AAAAAAChAgAAZHJzL2Rvd25yZXYueG1sUEsFBgAAAAAEAAQA+QAAAJMDAAAAAA==&#10;" strokecolor="#4f81bd [3204]" strokeweight="1pt">
                      <v:shadow on="t" color="black" opacity="24903f" origin=",.5" offset="0,.55556mm"/>
                    </v:line>
                    <v:line id="Straight Connector 274" o:spid="_x0000_s1098" style="position:absolute;flip:y;visibility:visible;mso-wrap-style:square" from="52019,51909" to="54305,53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tyu8UAAADcAAAADwAAAGRycy9kb3ducmV2LnhtbESPQWvCQBSE74L/YXmF3nSjlNimriIt&#10;Uj2JtqDHR/Y1ic2+DbtrTP31riB4HGbmG2Y670wtWnK+sqxgNExAEOdWV1wo+PleDl5B+ICssbZM&#10;Cv7Jw3zW700x0/bMW2p3oRARwj5DBWUITSalz0sy6Ie2IY7er3UGQ5SukNrhOcJNLcdJkkqDFceF&#10;Ehv6KCn/252MguPIvX1+nTYXOm5Xy3bfpOuDT5V6fuoW7yACdeERvrdXWsF48gK3M/E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tyu8UAAADcAAAADwAAAAAAAAAA&#10;AAAAAAChAgAAZHJzL2Rvd25yZXYueG1sUEsFBgAAAAAEAAQA+QAAAJMDAAAAAA==&#10;" strokecolor="#4f81bd [3204]" strokeweight="1pt">
                      <v:shadow on="t" color="black" opacity="24903f" origin=",.5" offset="0,.55556mm"/>
                    </v:line>
                  </v:group>
                  <v:group id="Group 275" o:spid="_x0000_s1099" style="position:absolute;left:37689;top:56608;width:15367;height:5207" coordorigin="37689,56608" coordsize="15367,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Rectangle 276" o:spid="_x0000_s1100" style="position:absolute;left:39975;top:56608;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OccA&#10;AADcAAAADwAAAGRycy9kb3ducmV2LnhtbESPzWrDMBCE74W8g9hAbo0cH9LgRjHGpE0OgTY/9LxY&#10;W9u1tTKWEjt9+qpQ6HGYmW+YdTqaVtyod7VlBYt5BIK4sLrmUsHl/PK4AuE8ssbWMim4k4N0M3lY&#10;Y6LtwEe6nXwpAoRdggoq77tESldUZNDNbUccvE/bG/RB9qXUPQ4BbloZR9FSGqw5LFTYUV5R0Zyu&#10;RkH2/vbhutWQvx6/Drsma5vvIt8qNZuO2TMIT6P/D/+191pB/LSE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afjnHAAAA3AAAAA8AAAAAAAAAAAAAAAAAmAIAAGRy&#10;cy9kb3ducmV2LnhtbFBLBQYAAAAABAAEAPUAAACMAwAAAAA=&#10;" fillcolor="white [3212]" strokecolor="#4579b8 [3044]">
                      <v:shadow on="t" color="black" opacity="22937f" origin=",.5" offset="0,.63889mm"/>
                      <v:textbox>
                        <w:txbxContent>
                          <w:p w14:paraId="24554B5D" w14:textId="77777777" w:rsidR="00233AC5" w:rsidRDefault="00233AC5" w:rsidP="00877206">
                            <w:pPr>
                              <w:rPr>
                                <w:rFonts w:eastAsia="Times New Roman" w:cs="Times New Roman"/>
                              </w:rPr>
                            </w:pPr>
                          </w:p>
                        </w:txbxContent>
                      </v:textbox>
                    </v:rect>
                    <v:rect id="Rectangle 277" o:spid="_x0000_s1101" style="position:absolute;left:38896;top:57497;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fJcQA&#10;AADcAAAADwAAAGRycy9kb3ducmV2LnhtbESPQWuDQBSE74X8h+UVeinJag5GjGsogZZAe6lJ7g/3&#10;RU3ct+Ju1Pz7bqHQ4zAz3zD5bjadGGlwrWUF8SoCQVxZ3XKt4HR8X6YgnEfW2FkmBQ9ysCsWTzlm&#10;2k78TWPpaxEg7DJU0HjfZ1K6qiGDbmV74uBd7GDQBznUUg84Bbjp5DqKEmmw5bDQYE/7hqpbeTcK&#10;0jOl8ecjoUv0FR/ktX7t04+7Ui/P89sWhKfZ/4f/2getYL3ZwO+Zc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XyXEAAAA3AAAAA8AAAAAAAAAAAAAAAAAmAIAAGRycy9k&#10;b3ducmV2LnhtbFBLBQYAAAAABAAEAPUAAACJAwAAAAA=&#10;" fillcolor="#e36c0a [2409]" strokecolor="#4579b8 [3044]">
                      <v:shadow on="t" color="black" opacity="22937f" origin=",.5" offset="0,.63889mm"/>
                      <v:textbox>
                        <w:txbxContent>
                          <w:p w14:paraId="5E2A208B" w14:textId="77777777" w:rsidR="00233AC5" w:rsidRDefault="00233AC5" w:rsidP="00877206">
                            <w:pPr>
                              <w:rPr>
                                <w:rFonts w:eastAsia="Times New Roman" w:cs="Times New Roman"/>
                              </w:rPr>
                            </w:pPr>
                          </w:p>
                        </w:txbxContent>
                      </v:textbox>
                    </v:rect>
                    <v:rect id="Rectangle 278" o:spid="_x0000_s1102" style="position:absolute;left:37689;top:58576;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P0MMA&#10;AADcAAAADwAAAGRycy9kb3ducmV2LnhtbERPy26CQBTdm/QfJreJOx3KojXUkRDShwuTijaub5gr&#10;UJg7hJkK9us7CxOXJ+e9TifTiQsNrrGs4GkZgSAurW64UvB9fF+sQDiPrLGzTAqu5CDdPMzWmGg7&#10;ckGXg69ECGGXoILa+z6R0pU1GXRL2xMH7mwHgz7AoZJ6wDGEm07GUfQsDTYcGmrsKa+pbA+/RkG2&#10;/zq5fjXmH8XP7rPNuvavzN+Umj9O2SsIT5O/i2/urVYQv4S14Uw4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lP0MMAAADcAAAADwAAAAAAAAAAAAAAAACYAgAAZHJzL2Rv&#10;d25yZXYueG1sUEsFBgAAAAAEAAQA9QAAAIgDAAAAAA==&#10;" fillcolor="white [3212]" strokecolor="#4579b8 [3044]">
                      <v:shadow on="t" color="black" opacity="22937f" origin=",.5" offset="0,.63889mm"/>
                      <v:textbox>
                        <w:txbxContent>
                          <w:p w14:paraId="5FC30091" w14:textId="77777777" w:rsidR="00233AC5" w:rsidRDefault="00233AC5" w:rsidP="00877206">
                            <w:pPr>
                              <w:rPr>
                                <w:rFonts w:eastAsia="Times New Roman" w:cs="Times New Roman"/>
                              </w:rPr>
                            </w:pPr>
                          </w:p>
                        </w:txbxContent>
                      </v:textbox>
                    </v:rect>
                    <v:line id="Straight Connector 279" o:spid="_x0000_s1103" style="position:absolute;flip:y;visibility:visible;mso-wrap-style:square" from="37689,56608" to="39975,5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rdJcYAAADcAAAADwAAAGRycy9kb3ducmV2LnhtbESPT2sCMRTE74V+h/CE3mpWD1tdjYtU&#10;RHsq2kI9Pjav+6eblyWJ69ZPbwpCj8PM/IZZ5oNpRU/O15YVTMYJCOLC6ppLBZ8f2+cZCB+QNbaW&#10;ScEvechXjw9LzLS98IH6YyhFhLDPUEEVQpdJ6YuKDPqx7Yij922dwRClK6V2eIlw08ppkqTSYM1x&#10;ocKOXisqfo5no6CZuPlmd36/UnPYb/uvLn07+VSpp9GwXoAINIT/8L291wqmL3P4OxOPgF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q3SXGAAAA3AAAAA8AAAAAAAAA&#10;AAAAAAAAoQIAAGRycy9kb3ducmV2LnhtbFBLBQYAAAAABAAEAPkAAACUAwAAAAA=&#10;" strokecolor="#4f81bd [3204]" strokeweight="1pt">
                      <v:shadow on="t" color="black" opacity="24903f" origin=",.5" offset="0,.55556mm"/>
                    </v:line>
                    <v:line id="Straight Connector 280" o:spid="_x0000_s1104" style="position:absolute;flip:y;visibility:visible;mso-wrap-style:square" from="50707,56671" to="52993,58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UEn8MAAADcAAAADwAAAGRycy9kb3ducmV2LnhtbERPy2rCQBTdF/yH4Qrd1UlchDR1lKJI&#10;7apoC7q8ZG7zaOZOmBmTtF/vLIQuD+e92kymEwM531hWkC4SEMSl1Q1XCr4+9085CB+QNXaWScEv&#10;edisZw8rLLQd+UjDKVQihrAvUEEdQl9I6cuaDPqF7Ykj922dwRChq6R2OMZw08llkmTSYMOxocae&#10;tjWVP6erUdCm7nn3dv34o/Z42A/nPnu/+Eypx/n0+gIi0BT+xXf3QStY5nF+PBOPgF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FBJ/DAAAA3AAAAA8AAAAAAAAAAAAA&#10;AAAAoQIAAGRycy9kb3ducmV2LnhtbFBLBQYAAAAABAAEAPkAAACRAwAAAAA=&#10;" strokecolor="#4f81bd [3204]" strokeweight="1pt">
                      <v:shadow on="t" color="black" opacity="24903f" origin=",.5" offset="0,.55556mm"/>
                    </v:line>
                    <v:line id="Straight Connector 281" o:spid="_x0000_s1105" style="position:absolute;flip:y;visibility:visible;mso-wrap-style:square" from="50770,59846" to="53056,6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hBMUAAADcAAAADwAAAGRycy9kb3ducmV2LnhtbESPQWvCQBSE74L/YXlCb7qJh6Cpq5SK&#10;aE9FLbTHR/aZRLNvw+4ao7++Wyh4HGbmG2ax6k0jOnK+tqwgnSQgiAuray4VfB034xkIH5A1NpZJ&#10;wZ08rJbDwQJzbW+8p+4QShEh7HNUUIXQ5lL6oiKDfmJb4uidrDMYonSl1A5vEW4aOU2STBqsOS5U&#10;2NJ7RcXlcDUKzqmbr7fXzwed97tN991mHz8+U+pl1L+9ggjUh2f4v73TCqazFP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hBMUAAADcAAAADwAAAAAAAAAA&#10;AAAAAAChAgAAZHJzL2Rvd25yZXYueG1sUEsFBgAAAAAEAAQA+QAAAJMDAAAAAA==&#10;" strokecolor="#4f81bd [3204]" strokeweight="1pt">
                      <v:shadow on="t" color="black" opacity="24903f" origin=",.5" offset="0,.55556mm"/>
                    </v:line>
                  </v:group>
                  <v:shape id="Text Box 282" o:spid="_x0000_s1106" type="#_x0000_t202" style="position:absolute;left:35830;top:43969;width:4925;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P8UA&#10;AADcAAAADwAAAGRycy9kb3ducmV2LnhtbESPzWrDMBCE74W8g9hCbo0ckxbHtRxCmkBvbX4eYLG2&#10;lmtrZSw1cfL0VaGQ4zAz3zDFarSdONPgG8cK5rMEBHHldMO1gtNx95SB8AFZY+eYFFzJw6qcPBSY&#10;a3fhPZ0PoRYRwj5HBSaEPpfSV4Ys+pnriaP35QaLIcqhlnrAS4TbTqZJ8iItNhwXDPa0MVS1hx+r&#10;IEvsR9su009vF7f5s9m8uW3/rdT0cVy/ggg0hnv4v/2uFaRZCn9n4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r4/xQAAANwAAAAPAAAAAAAAAAAAAAAAAJgCAABkcnMv&#10;ZG93bnJldi54bWxQSwUGAAAAAAQABAD1AAAAigMAAAAA&#10;" filled="f" stroked="f">
                    <v:textbox style="mso-fit-shape-to-text:t">
                      <w:txbxContent>
                        <w:p w14:paraId="4208038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283" o:spid="_x0000_s1107" type="#_x0000_t202" style="position:absolute;left:34325;top:50678;width:4925;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YbpMUA&#10;AADcAAAADwAAAGRycy9kb3ducmV2LnhtbESPzW7CMBCE75X6DtZW4gYOgVYhYFDFj9RbW8oDrOIl&#10;ThOvo9hA4OlxJaQeRzPzjWax6m0jztT5yrGC8SgBQVw4XXGp4PCzG2YgfEDW2DgmBVfysFo+Py0w&#10;1+7C33Teh1JECPscFZgQ2lxKXxiy6EeuJY7e0XUWQ5RdKXWHlwi3jUyT5E1arDguGGxpbaio9yer&#10;IEvsZ13P0i9vp7fxq1lv3Lb9VWrw0r/PQQTqw3/40f7QCtJsA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hukxQAAANwAAAAPAAAAAAAAAAAAAAAAAJgCAABkcnMv&#10;ZG93bnJldi54bWxQSwUGAAAAAAQABAD1AAAAigMAAAAA&#10;" filled="f" stroked="f">
                    <v:textbox style="mso-fit-shape-to-text:t">
                      <w:txbxContent>
                        <w:p w14:paraId="38178B2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284" o:spid="_x0000_s1108" type="#_x0000_t202" style="position:absolute;left:33055;top:58721;width:4455;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0MQA&#10;AADcAAAADwAAAGRycy9kb3ducmV2LnhtbESP0WrCQBRE34X+w3ILfdONwUqMriJqoW9a9QMu2dts&#10;muzdkF017de7gtDHYWbOMItVbxtxpc5XjhWMRwkI4sLpiksF59PHMAPhA7LGxjEp+CUPq+XLYIG5&#10;djf+ousxlCJC2OeowITQ5lL6wpBFP3ItcfS+XWcxRNmVUnd4i3DbyDRJptJixXHBYEsbQ0V9vFgF&#10;WWL3dT1LD95O/sbvZrN1u/ZHqbfXfj0HEagP/+Fn+1MrSL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g9DEAAAA3AAAAA8AAAAAAAAAAAAAAAAAmAIAAGRycy9k&#10;b3ducmV2LnhtbFBLBQYAAAAABAAEAPUAAACJAwAAAAA=&#10;" filled="f" stroked="f">
                    <v:textbox style="mso-fit-shape-to-text:t">
                      <w:txbxContent>
                        <w:p w14:paraId="41E42E4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v:textbox>
                  </v:shape>
                  <v:shape id="Straight Arrow Connector 285" o:spid="_x0000_s1109" type="#_x0000_t32" style="position:absolute;left:56020;top:42723;width:2413;height:2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3P8UAAADcAAAADwAAAGRycy9kb3ducmV2LnhtbESPQWvCQBCF74X+h2UK3upuBUWja5CU&#10;SrGnaut5yI5JNDubZrcm+fduoeDx8eZ9b94q7W0trtT6yrGGl7ECQZw7U3Gh4evw9jwH4QOywdox&#10;aRjIQ7p+fFhhYlzHn3Tdh0JECPsENZQhNImUPi/Joh+7hjh6J9daDFG2hTQtdhFuazlRaiYtVhwb&#10;SmwoKym/7H9tfONnuntddOpstt8fx2pRDzM1ZFqPnvrNEkSgPtyP/9PvRsNkPoW/MZEA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C3P8UAAADcAAAADwAAAAAAAAAA&#10;AAAAAAChAgAAZHJzL2Rvd25yZXYueG1sUEsFBgAAAAAEAAQA+QAAAJMDAAAAAA==&#10;" strokecolor="#4f81bd [3204]">
                    <v:stroke dashstyle="3 1"/>
                    <v:shadow on="t" color="black" opacity="24903f" origin=",.5" offset="0,.55556mm"/>
                  </v:shape>
                  <v:shape id="Straight Arrow Connector 286" o:spid="_x0000_s1110" type="#_x0000_t32" style="position:absolute;left:54305;top:49382;width:2413;height:24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pSMYAAADcAAAADwAAAGRycy9kb3ducmV2LnhtbESPzW7CMBCE75X6DtZW6q3YIDUiAYMQ&#10;VasKTvy051W8JGnjdRq7JHl7jITEcTQ73+zMl72txZlaXznWMB4pEMS5MxUXGo6H95cpCB+QDdaO&#10;ScNAHpaLx4c5ZsZ1vKPzPhQiQthnqKEMocmk9HlJFv3INcTRO7nWYoiyLaRpsYtwW8uJUom0WHFs&#10;KLGhdUn57/7fxjf+Xjdvaad+zMfX9rtK6yFRw1rr56d+NQMRqA/341v602iYTBO4jokE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SKUjGAAAA3AAAAA8AAAAAAAAA&#10;AAAAAAAAoQIAAGRycy9kb3ducmV2LnhtbFBLBQYAAAAABAAEAPkAAACUAwAAAAA=&#10;" strokecolor="#4f81bd [3204]">
                    <v:stroke dashstyle="3 1"/>
                    <v:shadow on="t" color="black" opacity="24903f" origin=",.5" offset="0,.55556mm"/>
                  </v:shape>
                  <v:shape id="Straight Arrow Connector 287" o:spid="_x0000_s1111" type="#_x0000_t32" style="position:absolute;left:53226;top:57328;width:2413;height:24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M08UAAADcAAAADwAAAGRycy9kb3ducmV2LnhtbESPzW7CMBCE75X6DtYicSs2SKUQMKii&#10;KkL0VP7Oq3hJAvE6jQ1J3h5XqtTjaHa+2ZkvW1uKO9W+cKxhOFAgiFNnCs40HPafLxMQPiAbLB2T&#10;ho48LBfPT3NMjGv4m+67kIkIYZ+ghjyEKpHSpzlZ9ANXEUfv7GqLIco6k6bGJsJtKUdKjaXFgmND&#10;jhWtckqvu5uNb/y8bj+mjbqY9fHrVEzLbqy6ldb9Xvs+AxGoDf/Hf+mN0TCavMHvmEgA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6M08UAAADcAAAADwAAAAAAAAAA&#10;AAAAAAChAgAAZHJzL2Rvd25yZXYueG1sUEsFBgAAAAAEAAQA+QAAAJMDAAAAAA==&#10;" strokecolor="#4f81bd [3204]">
                    <v:stroke dashstyle="3 1"/>
                    <v:shadow on="t" color="black" opacity="24903f" origin=",.5" offset="0,.55556mm"/>
                  </v:shape>
                </v:group>
                <v:shape id="Text Box 288" o:spid="_x0000_s1112" type="#_x0000_t202" style="position:absolute;left:41626;top:5341;width:1389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J1cEA&#10;AADcAAAADwAAAGRycy9kb3ducmV2LnhtbERP3WrCMBS+H+wdwhl4N1PLHF01ytAJ3jnrHuDQHJuu&#10;zUlpolaf3lwIXn58//PlYFtxpt7XjhVMxgkI4tLpmisFf4fNewbCB2SNrWNScCUPy8Xryxxz7S68&#10;p3MRKhFD2OeowITQ5VL60pBFP3YdceSOrrcYIuwrqXu8xHDbyjRJPqXFmmODwY5WhsqmOFkFWWJ3&#10;TfOV/nr7cZtMzWrtfrp/pUZvw/cMRKAhPMUP91YrSLO4Np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SidXBAAAA3AAAAA8AAAAAAAAAAAAAAAAAmAIAAGRycy9kb3du&#10;cmV2LnhtbFBLBQYAAAAABAAEAPUAAACGAwAAAAA=&#10;" filled="f" stroked="f">
                  <v:textbox style="mso-fit-shape-to-text:t">
                    <w:txbxContent>
                      <w:p w14:paraId="219C8AB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Straight Arrow Connector 289" o:spid="_x0000_s1113" type="#_x0000_t32" style="position:absolute;left:19485;top:32151;width:17805;height:34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6/oMMAAADcAAAADwAAAGRycy9kb3ducmV2LnhtbESPQYvCMBSE7wv7H8Jb8LJouj1orUZZ&#10;FkRvYu0PeDTPtm7zUppoq7/eCILHYWa+YZbrwTTiSp2rLSv4mUQgiAuray4V5MfNOAHhPLLGxjIp&#10;uJGD9erzY4mptj0f6Jr5UgQIuxQVVN63qZSuqMigm9iWOHgn2xn0QXal1B32AW4aGUfRVBqsOSxU&#10;2NJfRcV/djEKdvH2ft9P6ZxnSdb7pJx/xzOt1Ohr+F2A8DT4d/jV3mkFcTKH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v6DDAAAA3AAAAA8AAAAAAAAAAAAA&#10;AAAAoQIAAGRycy9kb3ducmV2LnhtbFBLBQYAAAAABAAEAPkAAACRAwAAAAA=&#10;" strokecolor="#4f81bd [3204]">
                  <v:stroke dashstyle="1 1" endarrow="open"/>
                  <v:shadow on="t" color="black" opacity="24903f" origin=",.5" offset="0,.55556mm"/>
                </v:shape>
                <v:shape id="Straight Arrow Connector 290" o:spid="_x0000_s1114" type="#_x0000_t32" style="position:absolute;left:7799;top:16994;width:5323;height:31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2A4MEAAADcAAAADwAAAGRycy9kb3ducmV2LnhtbERPzYrCMBC+L/gOYYS9LGtqD26tpkUE&#10;0Zts1wcYmrGtNpPSRNv16c1B8Pjx/a/z0bTiTr1rLCuYzyIQxKXVDVcKTn+77wSE88gaW8uk4J8c&#10;5NnkY42ptgP/0r3wlQgh7FJUUHvfpVK6siaDbmY74sCdbW/QB9hXUvc4hHDTyjiKFtJgw6Ghxo62&#10;NZXX4mYUHOL943Fc0OVUJMXgk2r5Ff9opT6n42YFwtPo3+KX+6AVxMswP5w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rYDgwQAAANwAAAAPAAAAAAAAAAAAAAAA&#10;AKECAABkcnMvZG93bnJldi54bWxQSwUGAAAAAAQABAD5AAAAjwMAAAAA&#10;" strokecolor="#4f81bd [3204]">
                  <v:stroke dashstyle="1 1" endarrow="open"/>
                  <v:shadow on="t" color="black" opacity="24903f" origin=",.5" offset="0,.55556mm"/>
                </v:shape>
                <v:shape id="Text Box 291" o:spid="_x0000_s1115" type="#_x0000_t202" style="position:absolute;left:17478;top:46899;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mcIA&#10;AADcAAAADwAAAGRycy9kb3ducmV2LnhtbESPQWvCQBSE74X+h+UJvdVNhJY2uorUFjz0Uk3vj+wz&#10;G8y+Ddmnif/eFQSPw8x8wyxWo2/VmfrYBDaQTzNQxFWwDdcGyv3P6weoKMgW28Bk4EIRVsvnpwUW&#10;Ngz8R+ed1CpBOBZowIl0hdaxcuQxTkNHnLxD6D1Kkn2tbY9DgvtWz7LsXXtsOC047OjLUXXcnbwB&#10;EbvOL+W3j9v/8XczuKx6w9KYl8m4noMSGuURvre31sDsM4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OZwgAAANwAAAAPAAAAAAAAAAAAAAAAAJgCAABkcnMvZG93&#10;bnJldi54bWxQSwUGAAAAAAQABAD1AAAAhwMAAAAA&#10;" filled="f" stroked="f">
                  <v:textbox style="mso-fit-shape-to-text:t">
                    <w:txbxContent>
                      <w:p w14:paraId="4A4591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92" o:spid="_x0000_s1116" type="#_x0000_t202" style="position:absolute;left:16572;top:53243;width:324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V97sIA&#10;AADcAAAADwAAAGRycy9kb3ducmV2LnhtbESPQWvCQBSE74X+h+UJ3urGgKVNXUWqgodequn9kX3N&#10;BrNvQ/Zp4r/vFgSPw8x8wyzXo2/VlfrYBDYwn2WgiKtgG64NlKf9yxuoKMgW28Bk4EYR1qvnpyUW&#10;Ngz8Tdej1CpBOBZowIl0hdaxcuQxzkJHnLzf0HuUJPta2x6HBPetzrPsVXtsOC047OjTUXU+XrwB&#10;EbuZ38qdj4ef8Ws7uKxaYGnMdDJuPkAJjfII39sHayB/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X3uwgAAANwAAAAPAAAAAAAAAAAAAAAAAJgCAABkcnMvZG93&#10;bnJldi54bWxQSwUGAAAAAAQABAD1AAAAhwMAAAAA&#10;" filled="f" stroked="f">
                  <v:textbox style="mso-fit-shape-to-text:t">
                    <w:txbxContent>
                      <w:p w14:paraId="20E7808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93" o:spid="_x0000_s1117" type="#_x0000_t202" style="position:absolute;left:15729;top:59611;width:31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0F3A62E2"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94" o:spid="_x0000_s1118" type="#_x0000_t202" style="position:absolute;left:49356;top:43651;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1448817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95" o:spid="_x0000_s1119" type="#_x0000_t202" style="position:absolute;left:47724;top:53429;width:337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msMA&#10;AADcAAAADwAAAGRycy9kb3ducmV2LnhtbESPT2vCQBTE7wW/w/IEb3WjYGmjq4h/wEMvtfH+yL5m&#10;Q7NvQ/Zp4rd3hUKPw8z8hlltBt+oG3WxDmxgNs1AEZfB1lwZKL6Pr++goiBbbAKTgTtF2KxHLyvM&#10;bej5i25nqVSCcMzRgBNpc61j6chjnIaWOHk/ofMoSXaVth32Ce4bPc+yN+2x5rTgsKWdo/L3fPUG&#10;ROx2di8OPp4uw+e+d1m5wMKYyXjYLkEJDfIf/mufrIH5xw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zlmsMAAADcAAAADwAAAAAAAAAAAAAAAACYAgAAZHJzL2Rv&#10;d25yZXYueG1sUEsFBgAAAAAEAAQA9QAAAIgDAAAAAA==&#10;" filled="f" stroked="f">
                  <v:textbox style="mso-fit-shape-to-text:t">
                    <w:txbxContent>
                      <w:p w14:paraId="3BABE2E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96" o:spid="_x0000_s1120" type="#_x0000_t202" style="position:absolute;left:46469;top:64529;width:310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77cMA&#10;AADcAAAADwAAAGRycy9kb3ducmV2LnhtbESPT2vCQBTE7wW/w/IEb3WjoLTRVcQ/4KGX2nh/ZF+z&#10;odm3Ifs08du7hUKPw8z8hllvB9+oO3WxDmxgNs1AEZfB1lwZKL5Or2+goiBbbAKTgQdF2G5GL2vM&#10;bej5k+4XqVSCcMzRgBNpc61j6chjnIaWOHnfofMoSXaVth32Ce4bPc+ypfZYc1pw2NLeUflzuXkD&#10;InY3exRHH8/X4ePQu6xcYGHMZDzsVqCEBvkP/7XP1sD8fQ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577cMAAADcAAAADwAAAAAAAAAAAAAAAACYAgAAZHJzL2Rv&#10;d25yZXYueG1sUEsFBgAAAAAEAAQA9QAAAIgDAAAAAA==&#10;" filled="f" stroked="f">
                  <v:textbox style="mso-fit-shape-to-text:t">
                    <w:txbxContent>
                      <w:p w14:paraId="70C7880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297" o:spid="_x0000_s1121" type="#_x0000_t202" style="position:absolute;left:4701;top:13255;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LesQA&#10;AADcAAAADwAAAGRycy9kb3ducmV2LnhtbESPwW7CMBBE75X4B2uRuBWHCAqkGIQoSNwKtB+wirdx&#10;SLyOYhcCX4+RKvU4mpk3msWqs7W4UOtLxwpGwwQEce50yYWC76/d6wyED8gaa8ek4EYeVsveywIz&#10;7a58pMspFCJC2GeowITQZFL63JBFP3QNcfR+XGsxRNkWUrd4jXBbyzRJ3qTFkuOCwYY2hvLq9GsV&#10;zBL7WVXz9ODt+D6amM2H2zZnpQb9bv0OIlAX/sN/7b1WkM6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Ui3rEAAAA3AAAAA8AAAAAAAAAAAAAAAAAmAIAAGRycy9k&#10;b3ducmV2LnhtbFBLBQYAAAAABAAEAPUAAACJAwAAAAA=&#10;" filled="f" stroked="f">
                  <v:textbox style="mso-fit-shape-to-text:t">
                    <w:txbxContent>
                      <w:p w14:paraId="07CDBB66"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298" o:spid="_x0000_s1122" type="#_x0000_t202" style="position:absolute;left:5973;top:10840;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fCMAA&#10;AADcAAAADwAAAGRycy9kb3ducmV2LnhtbERPy4rCMBTdC/5DuMLsNLXooNUoog64m/HxAZfm2tQ2&#10;N6WJ2pmvnywEl4fzXq47W4sHtb50rGA8SkAQ506XXCi4nL+GMxA+IGusHZOCX/KwXvV7S8y0e/KR&#10;HqdQiBjCPkMFJoQmk9Lnhiz6kWuII3d1rcUQYVtI3eIzhttapknyKS2WHBsMNrQ1lFenu1UwS+x3&#10;Vc3TH28nf+Op2e7cvrkp9THoNgsQgbrwFr/cB60gn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sfCMAAAADcAAAADwAAAAAAAAAAAAAAAACYAgAAZHJzL2Rvd25y&#10;ZXYueG1sUEsFBgAAAAAEAAQA9QAAAIUDAAAAAA==&#10;" filled="f" stroked="f">
                  <v:textbox style="mso-fit-shape-to-text:t">
                    <w:txbxContent>
                      <w:p w14:paraId="2738D05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299" o:spid="_x0000_s1123" type="#_x0000_t202" style="position:absolute;left:7291;top:7442;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6k8QA&#10;AADcAAAADwAAAGRycy9kb3ducmV2LnhtbESP0WrCQBRE34X+w3ILfdONoYqJ2UixLfhWq37AJXvN&#10;psneDdmtRr++Wyj0cZiZM0yxGW0nLjT4xrGC+SwBQVw53XCt4HR8n65A+ICssXNMCm7kYVM+TArM&#10;tbvyJ10OoRYRwj5HBSaEPpfSV4Ys+pnriaN3doPFEOVQSz3gNcJtJ9MkWUqLDccFgz1tDVXt4dsq&#10;WCX2o22zdO/t832+MNtX99Z/KfX0OL6sQQQaw3/4r73TCtIsg98z8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upPEAAAA3AAAAA8AAAAAAAAAAAAAAAAAmAIAAGRycy9k&#10;b3ducmV2LnhtbFBLBQYAAAAABAAEAPUAAACJAwAAAAA=&#10;" filled="f" stroked="f">
                  <v:textbox style="mso-fit-shape-to-text:t">
                    <w:txbxContent>
                      <w:p w14:paraId="211EBA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300" o:spid="_x0000_s1124" style="position:absolute;left:27808;top:7442;width:28140;height:27542" coordorigin="27808,7442" coordsize="29030,20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Text Box 301" o:spid="_x0000_s1125" type="#_x0000_t202" style="position:absolute;left:43447;top:7442;width:6492;height:20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osj8QA&#10;AADcAAAADwAAAGRycy9kb3ducmV2LnhtbESPwW7CMBBE70j8g7WVegM7lFY0YBCiReJWoP2AVbzE&#10;aeJ1FLuQ9utrJCSOo5l5o1mseteIM3Wh8qwhGysQxIU3FZcavj63oxmIEJENNp5Jwy8FWC2HgwXm&#10;xl/4QOdjLEWCcMhRg42xzaUMhSWHYexb4uSdfOcwJtmV0nR4SXDXyIlSL9JhxWnBYksbS0V9/HEa&#10;Zsp91PXrZB/c9C97tps3/95+a/340K/nICL18R6+tXdGw5PK4H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LI/EAAAA3AAAAA8AAAAAAAAAAAAAAAAAmAIAAGRycy9k&#10;b3ducmV2LnhtbFBLBQYAAAAABAAEAPUAAACJAwAAAAA=&#10;" filled="f" stroked="f">
                    <v:textbox style="mso-fit-shape-to-text:t">
                      <w:txbxContent>
                        <w:p w14:paraId="15BE68B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302" o:spid="_x0000_s1126" style="position:absolute;left:37895;top:9471;width:18944;height:18627" coordorigin="37895,9471" coordsize="18943,18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group id="Group 303" o:spid="_x0000_s1127" style="position:absolute;left:37895;top:9471;width:16679;height:18627" coordorigin="37895,9471" coordsize="16678,18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rect id="Rectangle 304" o:spid="_x0000_s1128" style="position:absolute;left:41451;top:9471;width:13081;height:1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6DZcIA&#10;AADcAAAADwAAAGRycy9kb3ducmV2LnhtbESPQWvCQBSE7wX/w/IEb3XXWIpNXUUUwWvVS26P7GsS&#10;mn0bd9ck/nu3UOhxmJlvmPV2tK3oyYfGsYbFXIEgLp1puNJwvRxfVyBCRDbYOiYNDwqw3Uxe1pgb&#10;N/AX9edYiQThkKOGOsYulzKUNVkMc9cRJ+/beYsxSV9J43FIcNvKTKl3abHhtFBjR/uayp/z3WoY&#10;qJcfi8JnqshQdrd4af39oPVsOu4+QUQa43/4r30yGpbqDX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oNlwgAAANwAAAAPAAAAAAAAAAAAAAAAAJgCAABkcnMvZG93&#10;bnJldi54bWxQSwUGAAAAAAQABAD1AAAAhwMAAAAA&#10;" filled="f" strokecolor="#4579b8 [3044]">
                        <v:shadow on="t" color="black" opacity="22937f" origin=",.5" offset="0,.63889mm"/>
                        <v:textbox>
                          <w:txbxContent>
                            <w:p w14:paraId="12B60767" w14:textId="77777777" w:rsidR="00233AC5" w:rsidRDefault="00233AC5" w:rsidP="00877206">
                              <w:pPr>
                                <w:rPr>
                                  <w:rFonts w:eastAsia="Times New Roman" w:cs="Times New Roman"/>
                                </w:rPr>
                              </w:pPr>
                            </w:p>
                          </w:txbxContent>
                        </v:textbox>
                      </v:rect>
                      <v:rect id="Rectangle 305" o:spid="_x0000_s1129" style="position:absolute;left:41197;top:9620;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uocMA&#10;AADcAAAADwAAAGRycy9kb3ducmV2LnhtbESPQYvCMBSE78L+h/AW9qbprihSG0UERVgPagWvj+bZ&#10;FJuX0qTa/fcbQfA4zMw3TLbsbS3u1PrKsYLvUQKCuHC64lLBOd8MZyB8QNZYOyYFf+RhufgYZJhq&#10;9+Aj3U+hFBHCPkUFJoQmldIXhiz6kWuIo3d1rcUQZVtK3eIjwm0tf5JkKi1WHBcMNrQ2VNxOnVWw&#10;4st2fcjzg7Ez2W1+t/5spnulvj771RxEoD68w6/2TisYJx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uocMAAADcAAAADwAAAAAAAAAAAAAAAACYAgAAZHJzL2Rv&#10;d25yZXYueG1sUEsFBgAAAAAEAAQA9QAAAIgDAAAAAA==&#10;" fillcolor="white [3212]" strokecolor="#4579b8 [3044]">
                        <v:stroke dashstyle="dash"/>
                        <v:shadow on="t" color="black" opacity="22937f" origin=",.5" offset="0,.63889mm"/>
                        <v:textbox>
                          <w:txbxContent>
                            <w:p w14:paraId="6E9B3B16" w14:textId="77777777" w:rsidR="00233AC5" w:rsidRDefault="00233AC5" w:rsidP="00877206">
                              <w:pPr>
                                <w:rPr>
                                  <w:rFonts w:eastAsia="Times New Roman" w:cs="Times New Roman"/>
                                </w:rPr>
                              </w:pPr>
                            </w:p>
                          </w:txbxContent>
                        </v:textbox>
                      </v:rect>
                      <v:rect id="Rectangle 306" o:spid="_x0000_s1130" style="position:absolute;left:41197;top:11017;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Aw1sQA&#10;AADcAAAADwAAAGRycy9kb3ducmV2LnhtbESPwWrDMBBE74X+g9hCb7WcBkxwoxhjcCikhzQ25LpY&#10;W8vEWhlLSdy/rwqFHoeZecNsi8WO4kazHxwrWCUpCOLO6YF7BW1Tv2xA+ICscXRMCr7JQ7F7fNhi&#10;rt2dP+l2Cr2IEPY5KjAhTLmUvjNk0SduIo7el5sthijnXuoZ7xFuR/mappm0OHBcMDhRZai7nK5W&#10;QcnnfXVsmqOxG3mtD3vfmuxDqeenpXwDEWgJ/+G/9rtWsE4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QMNbEAAAA3AAAAA8AAAAAAAAAAAAAAAAAmAIAAGRycy9k&#10;b3ducmV2LnhtbFBLBQYAAAAABAAEAPUAAACJAwAAAAA=&#10;" fillcolor="white [3212]" strokecolor="#4579b8 [3044]">
                        <v:stroke dashstyle="dash"/>
                        <v:shadow on="t" color="black" opacity="22937f" origin=",.5" offset="0,.63889mm"/>
                        <v:textbox>
                          <w:txbxContent>
                            <w:p w14:paraId="4EF26A5D" w14:textId="77777777" w:rsidR="00233AC5" w:rsidRDefault="00233AC5" w:rsidP="00877206">
                              <w:pPr>
                                <w:rPr>
                                  <w:rFonts w:eastAsia="Times New Roman" w:cs="Times New Roman"/>
                                </w:rPr>
                              </w:pPr>
                            </w:p>
                          </w:txbxContent>
                        </v:textbox>
                      </v:rect>
                      <v:rect id="Rectangle 307" o:spid="_x0000_s1131" style="position:absolute;left:41197;top:14255;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VTcQA&#10;AADcAAAADwAAAGRycy9kb3ducmV2LnhtbESPQWvCQBSE7wX/w/IEb81GC1ZSVxFBKdiDNYFeH9ln&#10;Nph9G7JrEv+9Wyj0OMzMN8x6O9pG9NT52rGCeZKCIC6drrlSUOSH1xUIH5A1No5JwYM8bDeTlzVm&#10;2g38Tf0lVCJC2GeowITQZlL60pBFn7iWOHpX11kMUXaV1B0OEW4buUjTpbRYc1ww2NLeUHm73K2C&#10;Hf8c9+c8Pxu7kvfD6egLs/xSajYddx8gAo3hP/zX/tQK3tJ3+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clU3EAAAA3AAAAA8AAAAAAAAAAAAAAAAAmAIAAGRycy9k&#10;b3ducmV2LnhtbFBLBQYAAAAABAAEAPUAAACJAwAAAAA=&#10;" fillcolor="white [3212]" strokecolor="#4579b8 [3044]">
                        <v:stroke dashstyle="dash"/>
                        <v:shadow on="t" color="black" opacity="22937f" origin=",.5" offset="0,.63889mm"/>
                        <v:textbox>
                          <w:txbxContent>
                            <w:p w14:paraId="79D11956" w14:textId="77777777" w:rsidR="00233AC5" w:rsidRDefault="00233AC5" w:rsidP="00877206">
                              <w:pPr>
                                <w:rPr>
                                  <w:rFonts w:eastAsia="Times New Roman" w:cs="Times New Roman"/>
                                </w:rPr>
                              </w:pPr>
                            </w:p>
                          </w:txbxContent>
                        </v:textbox>
                      </v:rect>
                      <v:rect id="Rectangle 308" o:spid="_x0000_s1132" style="position:absolute;left:41197;top:15652;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BP70A&#10;AADcAAAADwAAAGRycy9kb3ducmV2LnhtbERPTwsBQRS/K99hesqNWZS0DEmR4oBVrq+dZ2ez82bb&#10;Gaxvbw7K8dfv/2LV2kq8qPGlYwWjYQKCOHe65ELBNdsOZiB8QNZYOSYFH/KwWnY7C0y1e/OZXpdQ&#10;iBjCPkUFJoQ6ldLnhiz6oauJI3d3jcUQYVNI3eA7httKjpNkKi2WHBsM1rQxlD8uT6tgzbfd5pRl&#10;J2Nn8rk97PzVTI9K9Xvteg4iUBv+4p97rxVMkrg2no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QMBP70AAADcAAAADwAAAAAAAAAAAAAAAACYAgAAZHJzL2Rvd25yZXYu&#10;eG1sUEsFBgAAAAAEAAQA9QAAAIIDAAAAAA==&#10;" fillcolor="white [3212]" strokecolor="#4579b8 [3044]">
                        <v:stroke dashstyle="dash"/>
                        <v:shadow on="t" color="black" opacity="22937f" origin=",.5" offset="0,.63889mm"/>
                        <v:textbox>
                          <w:txbxContent>
                            <w:p w14:paraId="73E50119" w14:textId="77777777" w:rsidR="00233AC5" w:rsidRDefault="00233AC5" w:rsidP="00877206">
                              <w:pPr>
                                <w:rPr>
                                  <w:rFonts w:eastAsia="Times New Roman" w:cs="Times New Roman"/>
                                </w:rPr>
                              </w:pPr>
                            </w:p>
                          </w:txbxContent>
                        </v:textbox>
                      </v:rect>
                      <v:rect id="Rectangle 309" o:spid="_x0000_s1133" style="position:absolute;left:41197;top:1889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pMMA&#10;AADcAAAADwAAAGRycy9kb3ducmV2LnhtbESPQYvCMBSE78L+h/AWvGnqCqLdpiKCsrAe1ApeH83b&#10;pti8lCZq998bQfA4zMw3TLbsbSNu1PnasYLJOAFBXDpdc6XgVGxGcxA+IGtsHJOCf/KwzD8GGaba&#10;3flAt2OoRISwT1GBCaFNpfSlIYt+7Fri6P25zmKIsquk7vAe4baRX0kykxZrjgsGW1obKi/Hq1Ww&#10;4vN2vS+KvbFzed38bv3JzHZKDT/71TeIQH14h1/tH61gmizgeSYe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kpMMAAADcAAAADwAAAAAAAAAAAAAAAACYAgAAZHJzL2Rv&#10;d25yZXYueG1sUEsFBgAAAAAEAAQA9QAAAIgDAAAAAA==&#10;" fillcolor="white [3212]" strokecolor="#4579b8 [3044]">
                        <v:stroke dashstyle="dash"/>
                        <v:shadow on="t" color="black" opacity="22937f" origin=",.5" offset="0,.63889mm"/>
                        <v:textbox>
                          <w:txbxContent>
                            <w:p w14:paraId="37B3C0A6" w14:textId="77777777" w:rsidR="00233AC5" w:rsidRDefault="00233AC5" w:rsidP="00877206">
                              <w:pPr>
                                <w:rPr>
                                  <w:rFonts w:eastAsia="Times New Roman" w:cs="Times New Roman"/>
                                </w:rPr>
                              </w:pPr>
                            </w:p>
                          </w:txbxContent>
                        </v:textbox>
                      </v:rect>
                      <v:rect id="Rectangle 310" o:spid="_x0000_s1134" style="position:absolute;left:41197;top:20288;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b5L0A&#10;AADcAAAADwAAAGRycy9kb3ducmV2LnhtbERPTwsBQRS/K99hesqNWZS0DEmR4oBVrq+dZ2ez82bb&#10;Gaxvbw7K8dfv/2LV2kq8qPGlYwWjYQKCOHe65ELBNdsOZiB8QNZYOSYFH/KwWnY7C0y1e/OZXpdQ&#10;iBjCPkUFJoQ6ldLnhiz6oauJI3d3jcUQYVNI3eA7httKjpNkKi2WHBsM1rQxlD8uT6tgzbfd5pRl&#10;J2Nn8rk97PzVTI9K9Xvteg4iUBv+4p97rxVMRnF+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qyb5L0AAADcAAAADwAAAAAAAAAAAAAAAACYAgAAZHJzL2Rvd25yZXYu&#10;eG1sUEsFBgAAAAAEAAQA9QAAAIIDAAAAAA==&#10;" fillcolor="white [3212]" strokecolor="#4579b8 [3044]">
                        <v:stroke dashstyle="dash"/>
                        <v:shadow on="t" color="black" opacity="22937f" origin=",.5" offset="0,.63889mm"/>
                        <v:textbox>
                          <w:txbxContent>
                            <w:p w14:paraId="4310C5EE" w14:textId="77777777" w:rsidR="00233AC5" w:rsidRDefault="00233AC5" w:rsidP="00877206">
                              <w:pPr>
                                <w:rPr>
                                  <w:rFonts w:eastAsia="Times New Roman" w:cs="Times New Roman"/>
                                </w:rPr>
                              </w:pPr>
                            </w:p>
                          </w:txbxContent>
                        </v:textbox>
                      </v:rect>
                      <v:rect id="Rectangle 311" o:spid="_x0000_s1135" style="position:absolute;left:39673;top:11779;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DW8YA&#10;AADcAAAADwAAAGRycy9kb3ducmV2LnhtbESPQUvDQBSE74L/YXlCL9JuUqWU2G0JglCKh5gIXh/Z&#10;ZxLNvg3Z1zb117uC0OMw880wm93kenWiMXSeDaSLBBRx7W3HjYH36mW+BhUE2WLvmQxcKMBue3uz&#10;wcz6M7/RqZRGxRIOGRpoRYZM61C35DAs/EAcvU8/OpQox0bbEc+x3PV6mSQr7bDjuNDiQM8t1d/l&#10;0Rl4kMP9snxMD/v8Q4qfr7yojq+FMbO7KX8CJTTJNfxP723k0hT+zsQj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DW8YAAADcAAAADwAAAAAAAAAAAAAAAACYAgAAZHJz&#10;L2Rvd25yZXYueG1sUEsFBgAAAAAEAAQA9QAAAIsDAAAAAA==&#10;" fillcolor="#fbd4b4 [1305]" strokecolor="#4579b8 [3044]">
                        <v:stroke dashstyle="dash"/>
                        <v:shadow on="t" color="black" opacity="22937f" origin=",.5" offset="0,.63889mm"/>
                        <v:textbox>
                          <w:txbxContent>
                            <w:p w14:paraId="35FFC4B8" w14:textId="77777777" w:rsidR="00233AC5" w:rsidRDefault="00233AC5" w:rsidP="00877206">
                              <w:pPr>
                                <w:rPr>
                                  <w:rFonts w:eastAsia="Times New Roman" w:cs="Times New Roman"/>
                                </w:rPr>
                              </w:pPr>
                            </w:p>
                          </w:txbxContent>
                        </v:textbox>
                      </v:rect>
                      <v:rect id="Rectangle 312" o:spid="_x0000_s1136" style="position:absolute;left:39673;top:13176;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G2MUA&#10;AADcAAAADwAAAGRycy9kb3ducmV2LnhtbESPQWvCQBSE74X+h+UVehHdJAUr0VWC1NKTqPXg8ZF9&#10;Jml338bsVuO/dwWhx2FmvmFmi94acabON44VpKMEBHHpdMOVgv33ajgB4QOyRuOYFFzJw2L+/DTD&#10;XLsLb+m8C5WIEPY5KqhDaHMpfVmTRT9yLXH0jq6zGKLsKqk7vES4NTJLkrG02HBcqLGlZU3l7+7P&#10;Ktikm49iffix2Yn9+LN4NwO/Mkq9vvTFFESgPvyHH+0vreAtze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gbYxQAAANwAAAAPAAAAAAAAAAAAAAAAAJgCAABkcnMv&#10;ZG93bnJldi54bWxQSwUGAAAAAAQABAD1AAAAigMAAAAA&#10;" fillcolor="#e36c0a [2409]" strokecolor="#4579b8 [3044]">
                        <v:stroke dashstyle="dash"/>
                        <v:shadow on="t" color="black" opacity="22937f" origin=",.5" offset="0,.63889mm"/>
                        <v:textbox>
                          <w:txbxContent>
                            <w:p w14:paraId="6F0FA37C" w14:textId="77777777" w:rsidR="00233AC5" w:rsidRDefault="00233AC5" w:rsidP="00877206">
                              <w:pPr>
                                <w:rPr>
                                  <w:rFonts w:eastAsia="Times New Roman" w:cs="Times New Roman"/>
                                </w:rPr>
                              </w:pPr>
                            </w:p>
                          </w:txbxContent>
                        </v:textbox>
                      </v:rect>
                      <v:rect id="Rectangle 313" o:spid="_x0000_s1137" style="position:absolute;left:39673;top:1641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4t8YA&#10;AADcAAAADwAAAGRycy9kb3ducmV2LnhtbESPQWvCQBSE7wX/w/IKvRTdRIuU6CpBKIj0kEah10f2&#10;NUmbfRuyT03767uFgsdh5pth1tvRdepCQ2g9G0hnCSjiytuWawOn48v0GVQQZIudZzLwTQG2m8nd&#10;GjPrr/xGl1JqFUs4ZGigEekzrUPVkMMw8z1x9D784FCiHGptB7zGctfpeZIstcOW40KDPe0aqr7K&#10;szOwkMPjvHxKD/v8XYqfz7w4nl8LYx7ux3wFSmiUW/if3tvIpQv4OxOPgN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q4t8YAAADcAAAADwAAAAAAAAAAAAAAAACYAgAAZHJz&#10;L2Rvd25yZXYueG1sUEsFBgAAAAAEAAQA9QAAAIsDAAAAAA==&#10;" fillcolor="#fbd4b4 [1305]" strokecolor="#4579b8 [3044]">
                        <v:stroke dashstyle="dash"/>
                        <v:shadow on="t" color="black" opacity="22937f" origin=",.5" offset="0,.63889mm"/>
                        <v:textbox>
                          <w:txbxContent>
                            <w:p w14:paraId="7EAAE341" w14:textId="77777777" w:rsidR="00233AC5" w:rsidRDefault="00233AC5" w:rsidP="00877206">
                              <w:pPr>
                                <w:rPr>
                                  <w:rFonts w:eastAsia="Times New Roman" w:cs="Times New Roman"/>
                                </w:rPr>
                              </w:pPr>
                            </w:p>
                          </w:txbxContent>
                        </v:textbox>
                      </v:rect>
                      <v:rect id="Rectangle 314" o:spid="_x0000_s1138" style="position:absolute;left:39673;top:17811;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c7N8YA&#10;AADcAAAADwAAAGRycy9kb3ducmV2LnhtbESPQWvCQBSE70L/w/IKvUjdxIqV6CpBtHgSjT30+Mg+&#10;k9jdt2l2q/HfdwuFHoeZ+YZZrHprxJU63zhWkI4SEMSl0w1XCt5P2+cZCB+QNRrHpOBOHlbLh8EC&#10;M+1ufKRrESoRIewzVFCH0GZS+rImi37kWuLonV1nMUTZVVJ3eItwa+Q4SabSYsNxocaW1jWVn8W3&#10;VXBID5t8/3Gx4y/207f81Qz91ij19NjncxCB+vAf/mvvtIKXdA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c7N8YAAADcAAAADwAAAAAAAAAAAAAAAACYAgAAZHJz&#10;L2Rvd25yZXYueG1sUEsFBgAAAAAEAAQA9QAAAIsDAAAAAA==&#10;" fillcolor="#e36c0a [2409]" strokecolor="#4579b8 [3044]">
                        <v:stroke dashstyle="dash"/>
                        <v:shadow on="t" color="black" opacity="22937f" origin=",.5" offset="0,.63889mm"/>
                        <v:textbox>
                          <w:txbxContent>
                            <w:p w14:paraId="4F03534B" w14:textId="77777777" w:rsidR="00233AC5" w:rsidRDefault="00233AC5" w:rsidP="00877206">
                              <w:pPr>
                                <w:rPr>
                                  <w:rFonts w:eastAsia="Times New Roman" w:cs="Times New Roman"/>
                                </w:rPr>
                              </w:pPr>
                            </w:p>
                          </w:txbxContent>
                        </v:textbox>
                      </v:rect>
                      <v:rect id="Rectangle 315" o:spid="_x0000_s1139" style="position:absolute;left:39673;top:21050;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WMYA&#10;AADcAAAADwAAAGRycy9kb3ducmV2LnhtbESPQUvDQBSE70L/w/IKXqTdpGopsdsSBKEUD2kq9PrI&#10;PpNo9m3IvrbRX+8Kgsdh5pth1tvRdepCQ2g9G0jnCSjiytuWawNvx5fZClQQZIudZzLwRQG2m8nN&#10;GjPrr3ygSym1iiUcMjTQiPSZ1qFqyGGY+544eu9+cChRDrW2A15juev0IkmW2mHLcaHBnp4bqj7L&#10;szNwL/u7RfmQ7nf5SYrvj7w4nl8LY26nY/4ESmiU//AfvbORSx/h90w8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FWMYAAADcAAAADwAAAAAAAAAAAAAAAACYAgAAZHJz&#10;L2Rvd25yZXYueG1sUEsFBgAAAAAEAAQA9QAAAIsDAAAAAA==&#10;" fillcolor="#fbd4b4 [1305]" strokecolor="#4579b8 [3044]">
                        <v:stroke dashstyle="dash"/>
                        <v:shadow on="t" color="black" opacity="22937f" origin=",.5" offset="0,.63889mm"/>
                        <v:textbox>
                          <w:txbxContent>
                            <w:p w14:paraId="71D59B62" w14:textId="77777777" w:rsidR="00233AC5" w:rsidRDefault="00233AC5" w:rsidP="00877206">
                              <w:pPr>
                                <w:rPr>
                                  <w:rFonts w:eastAsia="Times New Roman" w:cs="Times New Roman"/>
                                </w:rPr>
                              </w:pPr>
                            </w:p>
                          </w:txbxContent>
                        </v:textbox>
                      </v:rect>
                      <v:rect id="Rectangle 316" o:spid="_x0000_s1140" style="position:absolute;left:39673;top:22447;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A28UA&#10;AADcAAAADwAAAGRycy9kb3ducmV2LnhtbESPQWvCQBSE7wX/w/KEXkQ3sZBKdJUgtfQkaj14fGSf&#10;SdrdtzG71fTfdwWhx2FmvmEWq94acaXON44VpJMEBHHpdMOVguPnZjwD4QOyRuOYFPySh9Vy8LTA&#10;XLsb7+l6CJWIEPY5KqhDaHMpfVmTRT9xLXH0zq6zGKLsKqk7vEW4NXKaJJm02HBcqLGldU3l9+HH&#10;Ktilu7die/qy0wv77L14NSO/MUo9D/tiDiJQH/7Dj/aHVvCSZnA/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QDbxQAAANwAAAAPAAAAAAAAAAAAAAAAAJgCAABkcnMv&#10;ZG93bnJldi54bWxQSwUGAAAAAAQABAD1AAAAigMAAAAA&#10;" fillcolor="#e36c0a [2409]" strokecolor="#4579b8 [3044]">
                        <v:stroke dashstyle="dash"/>
                        <v:shadow on="t" color="black" opacity="22937f" origin=",.5" offset="0,.63889mm"/>
                        <v:textbox>
                          <w:txbxContent>
                            <w:p w14:paraId="4A00AF15" w14:textId="77777777" w:rsidR="00233AC5" w:rsidRDefault="00233AC5" w:rsidP="00877206">
                              <w:pPr>
                                <w:rPr>
                                  <w:rFonts w:eastAsia="Times New Roman" w:cs="Times New Roman"/>
                                </w:rPr>
                              </w:pPr>
                            </w:p>
                          </w:txbxContent>
                        </v:textbox>
                      </v:rect>
                      <v:rect id="Rectangle 317" o:spid="_x0000_s1141" style="position:absolute;left:37895;top:14128;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DkMMA&#10;AADcAAAADwAAAGRycy9kb3ducmV2LnhtbESPQYvCMBSE78L+h/AWvGnqCiq1UURQhPWgVvD6aJ5N&#10;2ealNKnWf78RFvY4zMw3TLbubS0e1PrKsYLJOAFBXDhdcangmu9GCxA+IGusHZOCF3lYrz4GGaba&#10;PflMj0soRYSwT1GBCaFJpfSFIYt+7Bri6N1dazFE2ZZSt/iMcFvLrySZSYsVxwWDDW0NFT+XzirY&#10;8G2/PeX5ydiF7Hbfe381s6NSw89+swQRqA//4b/2QSuYTubwP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UDkMMAAADcAAAADwAAAAAAAAAAAAAAAACYAgAAZHJzL2Rv&#10;d25yZXYueG1sUEsFBgAAAAAEAAQA9QAAAIgDAAAAAA==&#10;" fillcolor="white [3212]" strokecolor="#4579b8 [3044]">
                        <v:stroke dashstyle="dash"/>
                        <v:shadow on="t" color="black" opacity="22937f" origin=",.5" offset="0,.63889mm"/>
                        <v:textbox>
                          <w:txbxContent>
                            <w:p w14:paraId="7C2BBB45" w14:textId="77777777" w:rsidR="00233AC5" w:rsidRDefault="00233AC5"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v:textbox>
                      </v:rect>
                      <v:rect id="Rectangle 318" o:spid="_x0000_s1142" style="position:absolute;left:37895;top:15525;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X4r0A&#10;AADcAAAADwAAAGRycy9kb3ducmV2LnhtbERPTwsBQRS/K99hesqNWZS0DEmR4oBVrq+dZ2ez82bb&#10;Gaxvbw7K8dfv/2LV2kq8qPGlYwWjYQKCOHe65ELBNdsOZiB8QNZYOSYFH/KwWnY7C0y1e/OZXpdQ&#10;iBjCPkUFJoQ6ldLnhiz6oauJI3d3jcUQYVNI3eA7httKjpNkKi2WHBsM1rQxlD8uT6tgzbfd5pRl&#10;J2Nn8rk97PzVTI9K9Xvteg4iUBv+4p97rxVMR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NqX4r0AAADcAAAADwAAAAAAAAAAAAAAAACYAgAAZHJzL2Rvd25yZXYu&#10;eG1sUEsFBgAAAAAEAAQA9QAAAIIDAAAAAA==&#10;" fillcolor="white [3212]" strokecolor="#4579b8 [3044]">
                        <v:stroke dashstyle="dash"/>
                        <v:shadow on="t" color="black" opacity="22937f" origin=",.5" offset="0,.63889mm"/>
                        <v:textbox>
                          <w:txbxContent>
                            <w:p w14:paraId="37B521CF" w14:textId="77777777" w:rsidR="00233AC5" w:rsidRDefault="00233AC5" w:rsidP="00877206">
                              <w:pPr>
                                <w:rPr>
                                  <w:rFonts w:eastAsia="Times New Roman" w:cs="Times New Roman"/>
                                </w:rPr>
                              </w:pPr>
                            </w:p>
                          </w:txbxContent>
                        </v:textbox>
                      </v:rect>
                      <v:rect id="Rectangle 319" o:spid="_x0000_s1143" style="position:absolute;left:37895;top:1876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yecQA&#10;AADcAAAADwAAAGRycy9kb3ducmV2LnhtbESPQWvCQBSE7wX/w/IEb3Wjgmh0lRBQhPZgjeD1kX3N&#10;hmbfhuyapP++Wyj0OMzMN8z+ONpG9NT52rGCxTwBQVw6XXOl4F6cXjcgfEDW2DgmBd/k4XiYvOwx&#10;1W7gD+pvoRIRwj5FBSaENpXSl4Ys+rlriaP36TqLIcqukrrDIcJtI5dJspYWa44LBlvKDZVft6dV&#10;kPHjnF+L4mrsRj5Pb2d/N+t3pWbTMduBCDSG//Bf+6IVrBZb+D0Tj4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WMnnEAAAA3AAAAA8AAAAAAAAAAAAAAAAAmAIAAGRycy9k&#10;b3ducmV2LnhtbFBLBQYAAAAABAAEAPUAAACJAwAAAAA=&#10;" fillcolor="white [3212]" strokecolor="#4579b8 [3044]">
                        <v:stroke dashstyle="dash"/>
                        <v:shadow on="t" color="black" opacity="22937f" origin=",.5" offset="0,.63889mm"/>
                        <v:textbox>
                          <w:txbxContent>
                            <w:p w14:paraId="11C367C8" w14:textId="77777777" w:rsidR="00233AC5" w:rsidRDefault="00233AC5" w:rsidP="00877206">
                              <w:pPr>
                                <w:rPr>
                                  <w:rFonts w:eastAsia="Times New Roman" w:cs="Times New Roman"/>
                                </w:rPr>
                              </w:pPr>
                            </w:p>
                          </w:txbxContent>
                        </v:textbox>
                      </v:rect>
                      <v:rect id="Rectangle 320" o:spid="_x0000_s1144" style="position:absolute;left:37895;top:20161;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RWb0A&#10;AADcAAAADwAAAGRycy9kb3ducmV2LnhtbERPTwsBQRS/K99hesqNWZS0DEmR4oBVrq+dZ2ez82bb&#10;Gaxvbw7K8dfv/2LV2kq8qPGlYwWjYQKCOHe65ELBNdsOZiB8QNZYOSYFH/KwWnY7C0y1e/OZXpdQ&#10;iBjCPkUFJoQ6ldLnhiz6oauJI3d3jcUQYVNI3eA7httKjpNkKi2WHBsM1rQxlD8uT6tgzbfd5pRl&#10;J2Nn8rk97PzVTI9K9Xvteg4iUBv+4p97rxVMxnF+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RWb0AAADcAAAADwAAAAAAAAAAAAAAAACYAgAAZHJzL2Rvd25yZXYu&#10;eG1sUEsFBgAAAAAEAAQA9QAAAIIDAAAAAA==&#10;" fillcolor="white [3212]" strokecolor="#4579b8 [3044]">
                        <v:stroke dashstyle="dash"/>
                        <v:shadow on="t" color="black" opacity="22937f" origin=",.5" offset="0,.63889mm"/>
                        <v:textbox>
                          <w:txbxContent>
                            <w:p w14:paraId="6187F75F" w14:textId="77777777" w:rsidR="00233AC5" w:rsidRDefault="00233AC5" w:rsidP="00877206">
                              <w:pPr>
                                <w:rPr>
                                  <w:rFonts w:eastAsia="Times New Roman" w:cs="Times New Roman"/>
                                </w:rPr>
                              </w:pPr>
                            </w:p>
                          </w:txbxContent>
                        </v:textbox>
                      </v:rect>
                      <v:rect id="Rectangle 321" o:spid="_x0000_s1145" style="position:absolute;left:37895;top:23399;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0wsEA&#10;AADcAAAADwAAAGRycy9kb3ducmV2LnhtbESPQavCMBCE74L/IazgTVN9IFKNIoIiPA9qBa9LszbF&#10;ZlOaqPXfG0HwOMzMN8x82dpKPKjxpWMFo2ECgjh3uuRCwTnbDKYgfEDWWDkmBS/ysFx0O3NMtXvy&#10;kR6nUIgIYZ+iAhNCnUrpc0MW/dDVxNG7usZiiLIppG7wGeG2kuMkmUiLJccFgzWtDeW3090qWPFl&#10;uz5k2cHYqbxv/rf+bCZ7pfq9djUDEagNv/C3vdMK/sYj+JyJR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9MLBAAAA3AAAAA8AAAAAAAAAAAAAAAAAmAIAAGRycy9kb3du&#10;cmV2LnhtbFBLBQYAAAAABAAEAPUAAACGAwAAAAA=&#10;" fillcolor="white [3212]" strokecolor="#4579b8 [3044]">
                        <v:stroke dashstyle="dash"/>
                        <v:shadow on="t" color="black" opacity="22937f" origin=",.5" offset="0,.63889mm"/>
                        <v:textbox>
                          <w:txbxContent>
                            <w:p w14:paraId="37B5D6D7" w14:textId="77777777" w:rsidR="00233AC5" w:rsidRDefault="00233AC5" w:rsidP="00877206">
                              <w:pPr>
                                <w:rPr>
                                  <w:rFonts w:eastAsia="Times New Roman" w:cs="Times New Roman"/>
                                </w:rPr>
                              </w:pPr>
                            </w:p>
                          </w:txbxContent>
                        </v:textbox>
                      </v:rect>
                      <v:rect id="Rectangle 322" o:spid="_x0000_s1146" style="position:absolute;left:37895;top:24796;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5qtcQA&#10;AADcAAAADwAAAGRycy9kb3ducmV2LnhtbESPwWrDMBBE74H+g9hCb4lcB4JxoxhjcCikh9QO9LpY&#10;W8vUWhlLSdy/rwqFHoeZecPsi8WO4kazHxwreN4kIIg7pwfuFVzaep2B8AFZ4+iYFHyTh+LwsNpj&#10;rt2d3+nWhF5ECPscFZgQplxK3xmy6DduIo7ep5sthijnXuoZ7xFuR5kmyU5aHDguGJyoMtR9NVer&#10;oOSPY3Vu27OxmbzWp6O/mN2bUk+PS/kCItAS/sN/7VetYJum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earXEAAAA3AAAAA8AAAAAAAAAAAAAAAAAmAIAAGRycy9k&#10;b3ducmV2LnhtbFBLBQYAAAAABAAEAPUAAACJAwAAAAA=&#10;" fillcolor="white [3212]" strokecolor="#4579b8 [3044]">
                        <v:stroke dashstyle="dash"/>
                        <v:shadow on="t" color="black" opacity="22937f" origin=",.5" offset="0,.63889mm"/>
                        <v:textbox>
                          <w:txbxContent>
                            <w:p w14:paraId="53299974" w14:textId="77777777" w:rsidR="00233AC5" w:rsidRDefault="00233AC5" w:rsidP="00877206">
                              <w:pPr>
                                <w:rPr>
                                  <w:rFonts w:eastAsia="Times New Roman" w:cs="Times New Roman"/>
                                </w:rPr>
                              </w:pPr>
                            </w:p>
                          </w:txbxContent>
                        </v:textbox>
                      </v:rect>
                      <v:rect id="Rectangle 323" o:spid="_x0000_s1147" style="position:absolute;left:37895;top:14128;width:13081;height:1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JHccEA&#10;AADcAAAADwAAAGRycy9kb3ducmV2LnhtbESPT4vCMBTE7wt+h/AEb2vaCot2jWVRBK/+uXh7NM+2&#10;bPPSTWJbv70RhD0OM/MbZl2MphU9Od9YVpDOExDEpdUNVwou5/3nEoQPyBpby6TgQR6KzeRjjbm2&#10;Ax+pP4VKRAj7HBXUIXS5lL6syaCf2444ejfrDIYoXSW1wyHCTSuzJPmSBhuOCzV2tK2p/D3djYKB&#10;erlKry5LrhnK7i+cW3ffKTWbjj/fIAKN4T/8bh+0gkW2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iR3HBAAAA3AAAAA8AAAAAAAAAAAAAAAAAmAIAAGRycy9kb3du&#10;cmV2LnhtbFBLBQYAAAAABAAEAPUAAACGAwAAAAA=&#10;" filled="f" strokecolor="#4579b8 [3044]">
                        <v:shadow on="t" color="black" opacity="22937f" origin=",.5" offset="0,.63889mm"/>
                        <v:textbox>
                          <w:txbxContent>
                            <w:p w14:paraId="1CF8030E" w14:textId="77777777" w:rsidR="00233AC5" w:rsidRDefault="00233AC5" w:rsidP="00877206">
                              <w:pPr>
                                <w:rPr>
                                  <w:rFonts w:eastAsia="Times New Roman" w:cs="Times New Roman"/>
                                </w:rPr>
                              </w:pPr>
                            </w:p>
                          </w:txbxContent>
                        </v:textbox>
                      </v:rect>
                      <v:line id="Straight Connector 324" o:spid="_x0000_s1148" style="position:absolute;flip:y;visibility:visible;mso-wrap-style:square" from="37895,9471" to="41535,14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K8kAAADcAAAADwAAAGRycy9kb3ducmV2LnhtbESPW2vCQBSE3wv9D8sR+iJ14yVFo6vY&#10;glIfBC8t6Nshe0xis2dDdqtpf31XEPo4zMw3zGTWmFJcqHaFZQXdTgSCOLW64EzBx37xPAThPLLG&#10;0jIp+CEHs+njwwQTba+8pcvOZyJA2CWoIPe+SqR0aU4GXcdWxME72dqgD7LOpK7xGuCmlL0oepEG&#10;Cw4LOVb0llP6tfs2Ctqvm+ZAq3N61sflejlaxZ/r31ipp1YzH4Pw1Pj/8L39rhX0ewO4nQlHQE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sgfSvJAAAA3AAAAA8AAAAA&#10;AAAAAAAAAAAAoQIAAGRycy9kb3ducmV2LnhtbFBLBQYAAAAABAAEAPkAAACXAwAAAAA=&#10;" strokecolor="#4f81bd [3204]" strokeweight="1.25pt">
                        <v:shadow on="t" color="black" opacity="24903f" origin=",.5" offset="0,.55556mm"/>
                      </v:line>
                      <v:line id="Straight Connector 325" o:spid="_x0000_s1149" style="position:absolute;flip:y;visibility:visible;mso-wrap-style:square" from="50935,9556" to="54574,1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zYsMgAAADcAAAADwAAAGRycy9kb3ducmV2LnhtbESPT2vCQBTE74V+h+UJXkQ3WiKauooK&#10;lXoQ/Fdob4/sM4nNvg3ZraZ+ercg9DjMzG+YyawxpbhQ7QrLCvq9CARxanXBmYLj4a07AuE8ssbS&#10;Min4JQez6fPTBBNtr7yjy95nIkDYJagg975KpHRpTgZdz1bEwTvZ2qAPss6krvEa4KaUgygaSoMF&#10;h4UcK1rmlH7vf4yCzmLbfNL6nJ7112qzGq/jj80tVqrdauavIDw1/j/8aL9rBS+DGP7OhCM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GzYsMgAAADcAAAADwAAAAAA&#10;AAAAAAAAAAChAgAAZHJzL2Rvd25yZXYueG1sUEsFBgAAAAAEAAQA+QAAAJYDAAAAAA==&#10;" strokecolor="#4f81bd [3204]" strokeweight="1.25pt">
                        <v:shadow on="t" color="black" opacity="24903f" origin=",.5" offset="0,.55556mm"/>
                      </v:line>
                      <v:line id="Straight Connector 326" o:spid="_x0000_s1150" style="position:absolute;flip:y;visibility:visible;mso-wrap-style:square" from="50850,23442" to="54490,28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5Gx8gAAADcAAAADwAAAGRycy9kb3ducmV2LnhtbESPT2vCQBTE7wW/w/KEXkQ3tRg0ukpb&#10;aKgHwb+gt0f2mcRm34bsVtN++m5B6HGYmd8ws0VrKnGlxpWWFTwNIhDEmdUl5wr2u/f+GITzyBor&#10;y6Tgmxws5p2HGSba3nhD163PRYCwS1BB4X2dSOmyggy6ga2Jg3e2jUEfZJNL3eAtwE0lh1EUS4Ml&#10;h4UCa3orKPvcfhkFvdd1e6TlJbvoU7pKJ8vRYfUzUuqx275MQXhq/X/43v7QCp6HMfydCUdAz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L5Gx8gAAADcAAAADwAAAAAA&#10;AAAAAAAAAAChAgAAZHJzL2Rvd25yZXYueG1sUEsFBgAAAAAEAAQA+QAAAJYDAAAAAA==&#10;" strokecolor="#4f81bd [3204]" strokeweight="1.25pt">
                        <v:shadow on="t" color="black" opacity="24903f" origin=",.5" offset="0,.55556mm"/>
                      </v:line>
                    </v:group>
                    <v:shape id="Straight Arrow Connector 327" o:spid="_x0000_s1151" type="#_x0000_t32" style="position:absolute;left:54616;top:20288;width:2223;height:2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ncdMUAAADcAAAADwAAAGRycy9kb3ducmV2LnhtbESPwW7CMBBE70j8g7VIvYFdKqAEDEJU&#10;RVU5AW3Pq3hJUuJ1Grsk+fu6EhLH0ey82VmuW1uKK9W+cKzhcaRAEKfOFJxp+Di9Dp9B+IBssHRM&#10;GjrysF71e0tMjGv4QNdjyESEsE9QQx5ClUjp05ws+pGriKN3drXFEGWdSVNjE+G2lGOlptJiwbEh&#10;x4q2OaWX46+Nb/xM3l/mjfo2u8/9VzEvu6nqtlo/DNrNAkSgNtyPb+k3o+FpPIP/MZEA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ncdMUAAADcAAAADwAAAAAAAAAA&#10;AAAAAAChAgAAZHJzL2Rvd25yZXYueG1sUEsFBgAAAAAEAAQA+QAAAJMDAAAAAA==&#10;" strokecolor="#4f81bd [3204]">
                      <v:stroke dashstyle="3 1"/>
                      <v:shadow on="t" color="black" opacity="24903f" origin=",.5" offset="0,.55556mm"/>
                    </v:shape>
                  </v:group>
                  <v:shape id="Text Box 328" o:spid="_x0000_s1152" type="#_x0000_t202" style="position:absolute;left:27808;top:9398;width:12120;height:23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ZcsEA&#10;AADcAAAADwAAAGRycy9kb3ducmV2LnhtbERPS27CMBDdI/UO1lTqDhxCqSDgRBUUqbtS4ACjeIhD&#10;4nEUuxB6+npRieXT+6+LwbbiSr2vHSuYThIQxKXTNVcKTsfdeAHCB2SNrWNScCcPRf40WmOm3Y2/&#10;6XoIlYgh7DNUYELoMil9aciin7iOOHJn11sMEfaV1D3eYrhtZZokb9JizbHBYEcbQ2Vz+LEKFon9&#10;appluvf29Xc6N5ut++guSr08D+8rEIGG8BD/uz+1glka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2XLBAAAA3AAAAA8AAAAAAAAAAAAAAAAAmAIAAGRycy9kb3du&#10;cmV2LnhtbFBLBQYAAAAABAAEAPUAAACGAwAAAAA=&#10;" filled="f" stroked="f">
                    <v:textbox style="mso-fit-shape-to-text:t">
                      <w:txbxContent>
                        <w:p w14:paraId="3720A3F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v:textbox>
                  </v:shape>
                  <v:shape id="Straight Arrow Connector 329" o:spid="_x0000_s1153" type="#_x0000_t32" style="position:absolute;left:37571;top:11228;width:1467;height: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jYj8UAAADcAAAADwAAAGRycy9kb3ducmV2LnhtbESPT2sCMRTE7wW/Q3iCt5r1D8VujSKK&#10;RaQXtdTrc/PcXd28LEmqq5++KQgeh5n5DTOeNqYSF3K+tKyg101AEGdWl5wr+N4tX0cgfEDWWFkm&#10;BTfyMJ20XsaYanvlDV22IRcRwj5FBUUIdSqlzwoy6Lu2Jo7e0TqDIUqXS+3wGuGmkv0keZMGS44L&#10;BdY0Lyg7b3+NgsWh94V0uo/Wn8P1cvdz2Gd7x0p12s3sA0SgJjzDj/ZKKxj03+H/TDwCcv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jYj8UAAADcAAAADwAAAAAAAAAA&#10;AAAAAAChAgAAZHJzL2Rvd25yZXYueG1sUEsFBgAAAAAEAAQA+QAAAJMDAAAAAA==&#10;" strokecolor="black [3213]" strokeweight="1pt">
                    <v:stroke endarrow="open"/>
                    <v:shadow on="t" color="black" opacity="24903f" origin=",.5" offset="0,.55556mm"/>
                  </v:shape>
                  <v:line id="Straight Connector 330" o:spid="_x0000_s1154" style="position:absolute;visibility:visible;mso-wrap-style:square" from="39673,11746" to="52628,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CgMcEAAADcAAAADwAAAGRycy9kb3ducmV2LnhtbERPzYrCMBC+C75DGMGbpmth0a6xLIqg&#10;IixWH2BoZtvSZlKaaKtPbw4Le/z4/tfpYBrxoM5VlhV8zCMQxLnVFRcKbtf9bAnCeWSNjWVS8CQH&#10;6WY8WmOibc8XemS+ECGEXYIKSu/bREqXl2TQzW1LHLhf2xn0AXaF1B32Idw0chFFn9JgxaGhxJa2&#10;JeV1djcKshceq9Xq1cf2dMj4TOdd/bNUajoZvr9AeBr8v/jPfdAK4jjMD2fCEZ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4KAxwQAAANwAAAAPAAAAAAAAAAAAAAAA&#10;AKECAABkcnMvZG93bnJldi54bWxQSwUGAAAAAAQABAD5AAAAjwMAAAAA&#10;" strokecolor="#4f81bd [3204]" strokeweight="1pt">
                    <v:shadow on="t" color="black" opacity="24903f" origin=",.5" offset="0,.55556mm"/>
                  </v:line>
                </v:group>
                <v:group id="Group 331" o:spid="_x0000_s1155" style="position:absolute;left:19600;top:12420;width:2724;height:17859" coordorigin="19600,12421" coordsize="2809,13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 id="Text Box 332" o:spid="_x0000_s1156" type="#_x0000_t202" style="position:absolute;left:19665;top:12421;width:2745;height:19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4RcUA&#10;AADcAAAADwAAAGRycy9kb3ducmV2LnhtbESPwW7CMBBE75X4B2uReitOAq0g4KCKgtRbKfABq3iJ&#10;Q+J1FLsQ+vV1pUo9jmbmjWa1HmwrrtT72rGCdJKAIC6drrlScDrunuYgfEDW2DomBXfysC5GDyvM&#10;tbvxJ10PoRIRwj5HBSaELpfSl4Ys+onriKN3dr3FEGVfSd3jLcJtK7MkeZEWa44LBjvaGCqbw5dV&#10;ME/sR9Mssr23s+/02Wze3La7KPU4Hl6XIAIN4T/8137XCqbTD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HhFxQAAANwAAAAPAAAAAAAAAAAAAAAAAJgCAABkcnMv&#10;ZG93bnJldi54bWxQSwUGAAAAAAQABAD1AAAAigMAAAAA&#10;" filled="f" stroked="f">
                    <v:textbox style="mso-fit-shape-to-text:t">
                      <w:txbxContent>
                        <w:p w14:paraId="658E427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33" o:spid="_x0000_s1157" type="#_x0000_t202" style="position:absolute;left:19600;top:14832;width:2673;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jd3sQA&#10;AADcAAAADwAAAGRycy9kb3ducmV2LnhtbESPwW7CMBBE75X4B2uRuIEDoRUEDKqgSL2VAh+wipc4&#10;JF5HsQspX48rIfU4mpk3muW6s7W4UutLxwrGowQEce50yYWC03E3nIHwAVlj7ZgU/JKH9ar3ssRM&#10;uxt/0/UQChEh7DNUYEJoMil9bsiiH7mGOHpn11oMUbaF1C3eItzWcpIkb9JiyXHBYEMbQ3l1+LEK&#10;Zon9qqr5ZO/t9D5+NZut+2guSg363fsCRKAu/Ief7U+tIE1T+Ds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3d7EAAAA3AAAAA8AAAAAAAAAAAAAAAAAmAIAAGRycy9k&#10;b3ducmV2LnhtbFBLBQYAAAAABAAEAPUAAACJAwAAAAA=&#10;" filled="f" stroked="f">
                    <v:textbox style="mso-fit-shape-to-text:t">
                      <w:txbxContent>
                        <w:p w14:paraId="0245041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34" o:spid="_x0000_s1158" type="#_x0000_t202" style="position:absolute;left:19665;top:17119;width:2679;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FqsUA&#10;AADcAAAADwAAAGRycy9kb3ducmV2LnhtbESPzW7CMBCE70h9B2sr9Vac8FPREIMqaKXegLQPsIqX&#10;OE28jmIDKU+PK1XiOJqZbzT5erCtOFPva8cK0nECgrh0uuZKwffXx/MChA/IGlvHpOCXPKxXD6Mc&#10;M+0ufKBzESoRIewzVGBC6DIpfWnIoh+7jjh6R9dbDFH2ldQ9XiLctnKSJC/SYs1xwWBHG0NlU5ys&#10;gkVid03zOtl7O7umc7PZuvfuR6mnx+FtCSLQEO7h//anVjCdzu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UWqxQAAANwAAAAPAAAAAAAAAAAAAAAAAJgCAABkcnMv&#10;ZG93bnJldi54bWxQSwUGAAAAAAQABAD1AAAAigMAAAAA&#10;" filled="f" stroked="f">
                    <v:textbox style="mso-fit-shape-to-text:t">
                      <w:txbxContent>
                        <w:p w14:paraId="32136EC8"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35" o:spid="_x0000_s1159" type="#_x0000_t202" style="position:absolute;left:19616;top:19467;width:2778;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3gMcQA&#10;AADcAAAADwAAAGRycy9kb3ducmV2LnhtbESPzW7CMBCE70h9B2uRuBUHKBUNGFTxI3Hjp32AVbzE&#10;IfE6ig2EPj1GqsRxNDPfaGaL1lbiSo0vHCsY9BMQxJnTBecKfn827xMQPiBrrByTgjt5WMzfOjNM&#10;tbvxga7HkIsIYZ+iAhNCnUrpM0MWfd/VxNE7ucZiiLLJpW7wFuG2ksMk+ZQWC44LBmtaGsrK48Uq&#10;mCR2V5Zfw723H3+DsVmu3Lo+K9Xrtt9TEIHa8Ar/t7dawWg0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4DHEAAAA3AAAAA8AAAAAAAAAAAAAAAAAmAIAAGRycy9k&#10;b3ducmV2LnhtbFBLBQYAAAAABAAEAPUAAACJAwAAAAA=&#10;" filled="f" stroked="f">
                    <v:textbox style="mso-fit-shape-to-text:t">
                      <w:txbxContent>
                        <w:p w14:paraId="0C71CE6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36" o:spid="_x0000_s1160" type="#_x0000_t202" style="position:absolute;left:19680;top:21753;width:2594;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RsQA&#10;AADcAAAADwAAAGRycy9kb3ducmV2LnhtbESPwW7CMBBE70j8g7VI3IoTKAhSHISglbjR0n7AKl7i&#10;NPE6ig2k/foaqRLH0cy80aw3vW3ElTpfOVaQThIQxIXTFZcKvj7fnpYgfEDW2DgmBT/kYZMPB2vM&#10;tLvxB11PoRQRwj5DBSaENpPSF4Ys+olriaN3dp3FEGVXSt3hLcJtI6dJspAWK44LBlvaGSrq08Uq&#10;WCb2WNer6bu3z7/p3Oz27rX9Vmo86rcvIAL14RH+bx+0gtlsAfcz8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fkbEAAAA3AAAAA8AAAAAAAAAAAAAAAAAmAIAAGRycy9k&#10;b3ducmV2LnhtbFBLBQYAAAAABAAEAPUAAACJAwAAAAA=&#10;" filled="f" stroked="f">
                    <v:textbox style="mso-fit-shape-to-text:t">
                      <w:txbxContent>
                        <w:p w14:paraId="466A482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37" o:spid="_x0000_s1161" type="#_x0000_t202" style="position:absolute;left:19680;top:23848;width:2555;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b3cUA&#10;AADcAAAADwAAAGRycy9kb3ducmV2LnhtbESPzW7CMBCE75V4B2uRuBWHn1IIGIRoK3HjpzzAKl7i&#10;kHgdxQZCnx5XqtTjaGa+0SxWra3EjRpfOFYw6CcgiDOnC84VnL6/XqcgfEDWWDkmBQ/ysFp2XhaY&#10;anfnA92OIRcRwj5FBSaEOpXSZ4Ys+r6riaN3do3FEGWTS93gPcJtJYdJMpEWC44LBmvaGMrK49Uq&#10;mCZ2V5az4d7b8c/gzWw+3Gd9UarXbddzEIHa8B/+a2+1gtHoHX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9vdxQAAANwAAAAPAAAAAAAAAAAAAAAAAJgCAABkcnMv&#10;ZG93bnJldi54bWxQSwUGAAAAAAQABAD1AAAAigMAAAAA&#10;" filled="f" stroked="f">
                    <v:textbox style="mso-fit-shape-to-text:t">
                      <w:txbxContent>
                        <w:p w14:paraId="095DABDC"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338" o:spid="_x0000_s1162" style="position:absolute;left:21507;top:9591;width:2723;height:17859" coordorigin="21507,9591" coordsize="2809,13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339" o:spid="_x0000_s1163" type="#_x0000_t202" style="position:absolute;left:21572;top:9591;width:2744;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DqNMQA&#10;AADcAAAADwAAAGRycy9kb3ducmV2LnhtbESPwW7CMBBE70j8g7VI3IoDlIqEGISglbjR0n7AKt7G&#10;IfE6ig2k/foaqRLH0cy80eSb3jbiSp2vHCuYThIQxIXTFZcKvj7fnpYgfEDW2DgmBT/kYbMeDnLM&#10;tLvxB11PoRQRwj5DBSaENpPSF4Ys+olriaP37TqLIcqulLrDW4TbRs6S5EVarDguGGxpZ6ioTxer&#10;YJnYY12ns3dvn3+nC7Pbu9f2rNR41G9XIAL14RH+bx+0gvk8hf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A6jTEAAAA3AAAAA8AAAAAAAAAAAAAAAAAmAIAAGRycy9k&#10;b3ducmV2LnhtbFBLBQYAAAAABAAEAPUAAACJAwAAAAA=&#10;" filled="f" stroked="f">
                    <v:textbox style="mso-fit-shape-to-text:t">
                      <w:txbxContent>
                        <w:p w14:paraId="5AD3A6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0" o:spid="_x0000_s1164" type="#_x0000_t202" style="position:absolute;left:21507;top:12003;width:2672;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w1MAA&#10;AADcAAAADwAAAGRycy9kb3ducmV2LnhtbERPyW7CMBC9V+IfrEHiBg6raIpBiEXiVpZ+wCiexiHx&#10;OIoNBL4eHyr1+PT2xaq1lbhT4wvHCoaDBARx5nTBuYKfy74/B+EDssbKMSl4kofVsvOxwFS7B5/o&#10;fg65iCHsU1RgQqhTKX1myKIfuJo4cr+usRgibHKpG3zEcFvJUZLMpMWCY4PBmjaGsvJ8swrmif0u&#10;y8/R0dvJazg1m63b1Velet12/QUiUBv+xX/ug1YwnsT58Uw8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ww1MAAAADcAAAADwAAAAAAAAAAAAAAAACYAgAAZHJzL2Rvd25y&#10;ZXYueG1sUEsFBgAAAAAEAAQA9QAAAIUDAAAAAA==&#10;" filled="f" stroked="f">
                    <v:textbox style="mso-fit-shape-to-text:t">
                      <w:txbxContent>
                        <w:p w14:paraId="0C2F62E1"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41" o:spid="_x0000_s1165" type="#_x0000_t202" style="position:absolute;left:21572;top:14290;width:2679;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VT8QA&#10;AADcAAAADwAAAGRycy9kb3ducmV2LnhtbESPwW7CMBBE75X4B2uRegMnQCsIGFRBK3ErBT5gFS9x&#10;SLyOYhdSvh4jIfU4mpk3msWqs7W4UOtLxwrSYQKCOHe65ELB8fA1mILwAVlj7ZgU/JGH1bL3ssBM&#10;uyv/0GUfChEh7DNUYEJoMil9bsiiH7qGOHon11oMUbaF1C1eI9zWcpQk79JiyXHBYENrQ3m1/7UK&#10;pon9rqrZaOft5Ja+mfXGfTZnpV773cccRKAu/Ief7a1WMJ6k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wlU/EAAAA3AAAAA8AAAAAAAAAAAAAAAAAmAIAAGRycy9k&#10;b3ducmV2LnhtbFBLBQYAAAAABAAEAPUAAACJAwAAAAA=&#10;" filled="f" stroked="f">
                    <v:textbox style="mso-fit-shape-to-text:t">
                      <w:txbxContent>
                        <w:p w14:paraId="076DB7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42" o:spid="_x0000_s1166" type="#_x0000_t202" style="position:absolute;left:21523;top:16638;width:2777;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LOMQA&#10;AADcAAAADwAAAGRycy9kb3ducmV2LnhtbESPwW7CMBBE75X4B2uRegOHQCsIGFRBK3ErBT5gFS9x&#10;SLyOYhdSvh4jIfU4mpk3msWqs7W4UOtLxwpGwwQEce50yYWC4+FrMAXhA7LG2jEp+CMPq2XvZYGZ&#10;dlf+ocs+FCJC2GeowITQZFL63JBFP3QNcfROrrUYomwLqVu8RritZZok79JiyXHBYENrQ3m1/7UK&#10;pon9rqpZuvN2chu9mfXGfTZnpV773cccRKAu/Ief7a1WMJ6k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CzjEAAAA3AAAAA8AAAAAAAAAAAAAAAAAmAIAAGRycy9k&#10;b3ducmV2LnhtbFBLBQYAAAAABAAEAPUAAACJAwAAAAA=&#10;" filled="f" stroked="f">
                    <v:textbox style="mso-fit-shape-to-text:t">
                      <w:txbxContent>
                        <w:p w14:paraId="196BCA6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43" o:spid="_x0000_s1167" type="#_x0000_t202" style="position:absolute;left:21586;top:18923;width:2594;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6uo8UA&#10;AADcAAAADwAAAGRycy9kb3ducmV2LnhtbESPzW7CMBCE70h9B2sr9Vac8FPREIMqaKXegLQPsIqX&#10;OE28jmIDKU+PK1XiOJqZbzT5erCtOFPva8cK0nECgrh0uuZKwffXx/MChA/IGlvHpOCXPKxXD6Mc&#10;M+0ufKBzESoRIewzVGBC6DIpfWnIoh+7jjh6R9dbDFH2ldQ9XiLctnKSJC/SYs1xwWBHG0NlU5ys&#10;gkVid03zOtl7O7umc7PZuvfuR6mnx+FtCSLQEO7h//anVjCdTe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q6jxQAAANwAAAAPAAAAAAAAAAAAAAAAAJgCAABkcnMv&#10;ZG93bnJldi54bWxQSwUGAAAAAAQABAD1AAAAigMAAAAA&#10;" filled="f" stroked="f">
                    <v:textbox style="mso-fit-shape-to-text:t">
                      <w:txbxContent>
                        <w:p w14:paraId="5932B33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44" o:spid="_x0000_s1168" type="#_x0000_t202" style="position:absolute;left:21586;top:21019;width:2555;height:19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218UA&#10;AADcAAAADwAAAGRycy9kb3ducmV2LnhtbESPwW7CMBBE70j9B2sr9VacQKggxUEVFKk3KPABq3iJ&#10;08TrKHYh9OvrSpU4jmbmjWa5GmwrLtT72rGCdJyAIC6drrlScDpun+cgfEDW2DomBTfysCoeRkvM&#10;tbvyJ10OoRIRwj5HBSaELpfSl4Ys+rHriKN3dr3FEGVfSd3jNcJtKydJ8iIt1hwXDHa0NlQ2h2+r&#10;YJ7YXdMsJntvs590ZtYb9959KfX0OLy9ggg0hHv4v/2hFUyzD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zbXxQAAANwAAAAPAAAAAAAAAAAAAAAAAJgCAABkcnMv&#10;ZG93bnJldi54bWxQSwUGAAAAAAQABAD1AAAAigMAAAAA&#10;" filled="f" stroked="f">
                    <v:textbox style="mso-fit-shape-to-text:t">
                      <w:txbxContent>
                        <w:p w14:paraId="042A0B4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shape id="Text Box 345" o:spid="_x0000_s1169" type="#_x0000_t202" style="position:absolute;left:18071;top:45629;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GQMMA&#10;AADcAAAADwAAAGRycy9kb3ducmV2LnhtbESPQWvCQBSE70L/w/IK3nRjraWkriJVwYMXbXp/ZF+z&#10;odm3Iftq4r93C4LHYWa+YZbrwTfqQl2sAxuYTTNQxGWwNVcGiq/95B1UFGSLTWAycKUI69XTaIm5&#10;DT2f6HKWSiUIxxwNOJE21zqWjjzGaWiJk/cTOo+SZFdp22Gf4L7RL1n2pj3WnBYctvTpqPw9/3kD&#10;InYzuxY7Hw/fw3Hbu6xcYGHM+HnYfIASGuQRvrcP1sD8d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3GQMMAAADcAAAADwAAAAAAAAAAAAAAAACYAgAAZHJzL2Rv&#10;d25yZXYueG1sUEsFBgAAAAAEAAQA9QAAAIgDAAAAAA==&#10;" filled="f" stroked="f">
                  <v:textbox style="mso-fit-shape-to-text:t">
                    <w:txbxContent>
                      <w:p w14:paraId="111E8DD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6" o:spid="_x0000_s1170" type="#_x0000_t202" style="position:absolute;left:18663;top:44613;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YN8MA&#10;AADcAAAADwAAAGRycy9kb3ducmV2LnhtbESPQWvCQBSE74L/YXlCb7rRVimpq4htwUMvxnh/ZF+z&#10;odm3Iftq4r/vFgo9DjPzDbPdj75VN+pjE9jAcpGBIq6Cbbg2UF7e58+goiBbbAOTgTtF2O+mky3m&#10;Ngx8plshtUoQjjkacCJdrnWsHHmMi9ARJ+8z9B4lyb7WtschwX2rV1m20R4bTgsOOzo6qr6Kb29A&#10;xB6W9/LNx9N1/HgdXFatsTTmYTYeXkAJjfIf/mufrIHHp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YN8MAAADcAAAADwAAAAAAAAAAAAAAAACYAgAAZHJzL2Rv&#10;d25yZXYueG1sUEsFBgAAAAAEAAQA9QAAAIgDAAAAAA==&#10;" filled="f" stroked="f">
                  <v:textbox style="mso-fit-shape-to-text:t">
                    <w:txbxContent>
                      <w:p w14:paraId="3105741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7" o:spid="_x0000_s1171" type="#_x0000_t202" style="position:absolute;left:8877;top:42774;width:708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ooMQA&#10;AADcAAAADwAAAGRycy9kb3ducmV2LnhtbESPzW7CMBCE70i8g7VI3IrDTymkGIQoSNxaKA+wirdx&#10;SLyOYhcCT48rVeI4mplvNItVaytxocYXjhUMBwkI4szpgnMFp+/dywyED8gaK8ek4EYeVstuZ4Gp&#10;dlc+0OUYchEh7FNUYEKoUyl9ZsiiH7iaOHo/rrEYomxyqRu8Rrit5ChJptJiwXHBYE0bQ1l5/LUK&#10;Zon9LMv56MvbyX34ajYfblufler32vU7iEBteIb/23utYDx5g7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qKDEAAAA3AAAAA8AAAAAAAAAAAAAAAAAmAIAAGRycy9k&#10;b3ducmV2LnhtbFBLBQYAAAAABAAEAPUAAACJAwAAAAA=&#10;" filled="f" stroked="f">
                  <v:textbox style="mso-fit-shape-to-text:t">
                    <w:txbxContent>
                      <w:p w14:paraId="7315E50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348" o:spid="_x0000_s1172" type="#_x0000_t202" style="position:absolute;left:8042;top:49436;width:799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p3sAA&#10;AADcAAAADwAAAGRycy9kb3ducmV2LnhtbERPTWvCQBC9F/wPyxR6041tlRKzEVELHnqppvchO2ZD&#10;s7MhOzXx33cPhR4f77vYTr5TNxpiG9jAcpGBIq6DbbkxUF3e52+goiBb7AKTgTtF2JazhwJzG0b+&#10;pNtZGpVCOOZowIn0udaxduQxLkJPnLhrGDxKgkOj7YBjCvedfs6ytfbYcmpw2NPeUf19/vEGROxu&#10;ea+OPp6+po/D6LJ6hZUxT4/TbgNKaJJ/8Z/7ZA28vKa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xp3sAAAADcAAAADwAAAAAAAAAAAAAAAACYAgAAZHJzL2Rvd25y&#10;ZXYueG1sUEsFBgAAAAAEAAQA9QAAAIUDAAAAAA==&#10;" filled="f" stroked="f">
                  <v:textbox style="mso-fit-shape-to-text:t">
                    <w:txbxContent>
                      <w:p w14:paraId="009F6AF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v:textbox>
                </v:shape>
                <v:shape id="Text Box 349" o:spid="_x0000_s1173" type="#_x0000_t202" style="position:absolute;left:7291;top:55663;width:7004;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ZScUA&#10;AADcAAAADwAAAGRycy9kb3ducmV2LnhtbESPzW7CMBCE70h9B2sr9VYc/ioSYlAFrcQNSPsAq3gb&#10;h8TrKHYh7dPXSJU4jmbmG02+GWwrLtT72rGCyTgBQVw6XXOl4PPj/XkJwgdkja1jUvBDHjbrh1GO&#10;mXZXPtGlCJWIEPYZKjAhdJmUvjRk0Y9dRxy9L9dbDFH2ldQ9XiPctnKaJC/SYs1xwWBHW0NlU3xb&#10;BcvEHpomnR69nf9OFma7c2/dWamnx+F1BSLQEO7h//ZeK5jNU7id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plJxQAAANwAAAAPAAAAAAAAAAAAAAAAAJgCAABkcnMv&#10;ZG93bnJldi54bWxQSwUGAAAAAAQABAD1AAAAigMAAAAA&#10;" filled="f" stroked="f">
                  <v:textbox style="mso-fit-shape-to-text:t">
                    <w:txbxContent>
                      <w:p w14:paraId="51DD6D8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v:textbox>
                </v:shape>
                <v:shape id="Text Box 350" o:spid="_x0000_s1174" type="#_x0000_t202" style="position:absolute;left:17162;top:52121;width:32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zBcAA&#10;AADcAAAADwAAAGRycy9kb3ducmV2LnhtbERPPWvDMBDdC/0P4grdajktKcWNYkzSQoYsTd39sC6W&#10;iXUy1jV2/n00BDI+3veqnH2vzjTGLrCBRZaDIm6C7bg1UP9+v3yAioJssQ9MBi4UoVw/PqywsGHi&#10;HzofpFUphGOBBpzIUGgdG0ceYxYG4sQdw+hREhxbbUecUrjv9Wuev2uPHacGhwNtHDWnw783IGKr&#10;xaX+8nH3N++3k8ubJdbGPD/N1ScooVnu4pt7Zw28LdP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PzBcAAAADcAAAADwAAAAAAAAAAAAAAAACYAgAAZHJzL2Rvd25y&#10;ZXYueG1sUEsFBgAAAAAEAAQA9QAAAIUDAAAAAA==&#10;" filled="f" stroked="f">
                  <v:textbox style="mso-fit-shape-to-text:t">
                    <w:txbxContent>
                      <w:p w14:paraId="547262D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1" o:spid="_x0000_s1175" type="#_x0000_t202" style="position:absolute;left:17810;top:51290;width:32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1753D26A"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2" o:spid="_x0000_s1176" type="#_x0000_t202" style="position:absolute;left:42121;top:39080;width:7035;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d5cQA&#10;AADcAAAADwAAAGRycy9kb3ducmV2LnhtbESPzW7CMBCE75X6DtZW4gYOaUGQYhCiIPXG7wOs4iVO&#10;E6+j2EDo09dISD2OZuYbzWzR2VpcqfWlYwXDQQKCOHe65ELB6bjpT0D4gKyxdkwK7uRhMX99mWGm&#10;3Y33dD2EQkQI+wwVmBCaTEqfG7LoB64hjt7ZtRZDlG0hdYu3CLe1TJNkLC2WHBcMNrQylFeHi1Uw&#10;Sey2qqbpztuP3+HIrL7cuvlRqvfWLT9BBOrCf/jZ/tYK3kcp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7neXEAAAA3AAAAA8AAAAAAAAAAAAAAAAAmAIAAGRycy9k&#10;b3ducmV2LnhtbFBLBQYAAAAABAAEAPUAAACJAwAAAAA=&#10;" filled="f" stroked="f">
                  <v:textbox style="mso-fit-shape-to-text:t">
                    <w:txbxContent>
                      <w:p w14:paraId="152A859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353" o:spid="_x0000_s1177" type="#_x0000_t202" style="position:absolute;left:40784;top:48921;width:713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4fsQA&#10;AADcAAAADwAAAGRycy9kb3ducmV2LnhtbESPzW7CMBCE70h9B2uRuBUHKBUNGFTxI3Hjp32AVbzE&#10;IfE6ig2EPj1GqsRxNDPfaGaL1lbiSo0vHCsY9BMQxJnTBecKfn827xMQPiBrrByTgjt5WMzfOjNM&#10;tbvxga7HkIsIYZ+iAhNCnUrpM0MWfd/VxNE7ucZiiLLJpW7wFuG2ksMk+ZQWC44LBmtaGsrK48Uq&#10;mCR2V5Zfw723H3+DsVmu3Lo+K9Xrtt9TEIHa8Ar/t7dawWg8g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3OH7EAAAA3AAAAA8AAAAAAAAAAAAAAAAAmAIAAGRycy9k&#10;b3ducmV2LnhtbFBLBQYAAAAABAAEAPUAAACJAwAAAAA=&#10;" filled="f" stroked="f">
                  <v:textbox style="mso-fit-shape-to-text:t">
                    <w:txbxContent>
                      <w:p w14:paraId="017698B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354" o:spid="_x0000_s1178" type="#_x0000_t202" style="position:absolute;left:39661;top:58981;width:6922;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6gCsUA&#10;AADcAAAADwAAAGRycy9kb3ducmV2LnhtbESPzW7CMBCE75V4B2srcQMn/FQ0xCAEReqtbdoHWMVL&#10;nCZeR7GBlKevKyH1OJqZbzT5drCtuFDva8cK0mkCgrh0uuZKwdfncbIC4QOyxtYxKfghD9vN6CHH&#10;TLsrf9ClCJWIEPYZKjAhdJmUvjRk0U9dRxy9k+sthij7SuoerxFuWzlLkidpsea4YLCjvaGyKc5W&#10;wSqxb03zPHv3dnFLl2Z/cC/dt1Ljx2G3BhFoCP/he/tVK5gvF/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qAKxQAAANwAAAAPAAAAAAAAAAAAAAAAAJgCAABkcnMv&#10;ZG93bnJldi54bWxQSwUGAAAAAAQABAD1AAAAigMAAAAA&#10;" filled="f" stroked="f">
                  <v:textbox style="mso-fit-shape-to-text:t">
                    <w:txbxContent>
                      <w:p w14:paraId="179503D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v:textbox>
                </v:shape>
                <v:shape id="Text Box 355" o:spid="_x0000_s1179" type="#_x0000_t202" style="position:absolute;left:47806;top:62348;width:3100;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61016237"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6" o:spid="_x0000_s1180" type="#_x0000_t202" style="position:absolute;left:48993;top:61040;width:3100;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bO6sMA&#10;AADcAAAADwAAAGRycy9kb3ducmV2LnhtbESPT2vCQBTE7wW/w/IEb3VjR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bO6sMAAADcAAAADwAAAAAAAAAAAAAAAACYAgAAZHJzL2Rv&#10;d25yZXYueG1sUEsFBgAAAAAEAAQA9QAAAIgDAAAAAA==&#10;" filled="f" stroked="f">
                  <v:textbox style="mso-fit-shape-to-text:t">
                    <w:txbxContent>
                      <w:p w14:paraId="64EB4634"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7" o:spid="_x0000_s1181" type="#_x0000_t202" style="position:absolute;left:48826;top:51561;width:403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rccMA&#10;AADcAAAADwAAAGRycy9kb3ducmV2LnhtbESPQWvCQBSE74X+h+UVvNWNFbWkriJVwYMXNb0/sq/Z&#10;0OzbkH018d+7hYLHYWa+YZbrwTfqSl2sAxuYjDNQxGWwNVcGisv+9R1UFGSLTWAycKMI69Xz0xJz&#10;G3o+0fUslUoQjjkacCJtrnUsHXmM49ASJ+87dB4lya7StsM+wX2j37Jsrj3WnBYctvTpqPw5/3oD&#10;InYzuRU7Hw9fw3Hbu6ycYWHM6GXYfIASGuQR/m8frIHpb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prccMAAADcAAAADwAAAAAAAAAAAAAAAACYAgAAZHJzL2Rv&#10;d25yZXYueG1sUEsFBgAAAAAEAAQA9QAAAIgDAAAAAA==&#10;" filled="f" stroked="f">
                  <v:textbox style="mso-fit-shape-to-text:t">
                    <w:txbxContent>
                      <w:p w14:paraId="2E39E12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8" o:spid="_x0000_s1182" type="#_x0000_t202" style="position:absolute;left:50187;top:50156;width:403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A8AA&#10;AADcAAAADwAAAGRycy9kb3ducmV2LnhtbERPPWvDMBDdC/0P4grdajktKcWNYkzSQoYsTd39sC6W&#10;iXUy1jV2/n00BDI+3veqnH2vzjTGLrCBRZaDIm6C7bg1UP9+v3yAioJssQ9MBi4UoVw/PqywsGHi&#10;HzofpFUphGOBBpzIUGgdG0ceYxYG4sQdw+hREhxbbUecUrjv9Wuev2uPHacGhwNtHDWnw783IGKr&#10;xaX+8nH3N++3k8ubJdbGPD/N1ScooVnu4pt7Zw28LdP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X/A8AAAADcAAAADwAAAAAAAAAAAAAAAACYAgAAZHJzL2Rvd25y&#10;ZXYueG1sUEsFBgAAAAAEAAQA9QAAAIUDAAAAAA==&#10;" filled="f" stroked="f">
                  <v:textbox style="mso-fit-shape-to-text:t">
                    <w:txbxContent>
                      <w:p w14:paraId="1178542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9" o:spid="_x0000_s1183" type="#_x0000_t202" style="position:absolute;left:16505;top:58424;width:31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amMMA&#10;AADcAAAADwAAAGRycy9kb3ducmV2LnhtbESPQWvCQBSE74X+h+UVvNWNFcWmriJVwYMXNb0/sq/Z&#10;0OzbkH018d+7hYLHYWa+YZbrwTfqSl2sAxuYjDNQxGWwNVcGisv+dQEqCrLFJjAZuFGE9er5aYm5&#10;DT2f6HqWSiUIxxwNOJE21zqWjjzGcWiJk/cdOo+SZFdp22Gf4L7Rb1k21x5rTgsOW/p0VP6cf70B&#10;EbuZ3Iqdj4ev4bjtXVbOsDBm9DJsPkAJDfII/7cP1sB09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lamMMAAADcAAAADwAAAAAAAAAAAAAAAACYAgAAZHJzL2Rv&#10;d25yZXYueG1sUEsFBgAAAAAEAAQA9QAAAIgDAAAAAA==&#10;" filled="f" stroked="f">
                  <v:textbox style="mso-fit-shape-to-text:t">
                    <w:txbxContent>
                      <w:p w14:paraId="68AC198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0" o:spid="_x0000_s1184" type="#_x0000_t202" style="position:absolute;left:17162;top:57458;width:31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5uL8A&#10;AADcAAAADwAAAGRycy9kb3ducmV2LnhtbERPS2vCQBC+F/wPywje6sZKpURXER/goZfaeB+yYzaY&#10;nQ3ZqYn/3j0IPX5879Vm8I26UxfrwAZm0wwUcRlszZWB4vf4/gUqCrLFJjAZeFCEzXr0tsLchp5/&#10;6H6WSqUQjjkacCJtrnUsHXmM09ASJ+4aOo+SYFdp22Gfwn2jP7JsoT3WnBoctrRzVN7Of96AiN3O&#10;HsXBx9Nl+N73Lis/sTBmMh62S1BCg/yLX+6TNTBfpPn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zzm4vwAAANwAAAAPAAAAAAAAAAAAAAAAAJgCAABkcnMvZG93bnJl&#10;di54bWxQSwUGAAAAAAQABAD1AAAAhAMAAAAA&#10;" filled="f" stroked="f">
                  <v:textbox style="mso-fit-shape-to-text:t">
                    <w:txbxContent>
                      <w:p w14:paraId="2EA947A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1" o:spid="_x0000_s1185" type="#_x0000_t202" style="position:absolute;left:50622;top:42138;width:3251;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cI8IA&#10;AADcAAAADwAAAGRycy9kb3ducmV2LnhtbESPT2vCQBTE70K/w/IEb7pJS6VEV5H+AQ+9qOn9kX1m&#10;g9m3Iftq4rd3CwWPw8z8hllvR9+qK/WxCWwgX2SgiKtgG64NlKev+RuoKMgW28Bk4EYRtpunyRoL&#10;GwY+0PUotUoQjgUacCJdoXWsHHmMi9ARJ+8ceo+SZF9r2+OQ4L7Vz1m21B4bTgsOO3p3VF2Ov96A&#10;iN3lt/LTx/3P+P0xuKx6xdKY2XTcrUAJjfII/7f31sDLMoe/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g5wjwgAAANwAAAAPAAAAAAAAAAAAAAAAAJgCAABkcnMvZG93&#10;bnJldi54bWxQSwUGAAAAAAQABAD1AAAAhwMAAAAA&#10;" filled="f" stroked="f">
                  <v:textbox style="mso-fit-shape-to-text:t">
                    <w:txbxContent>
                      <w:p w14:paraId="252440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2" o:spid="_x0000_s1186" type="#_x0000_t202" style="position:absolute;left:51779;top:40627;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CVMMA&#10;AADcAAAADwAAAGRycy9kb3ducmV2LnhtbESPT2vCQBTE74V+h+UVvNWNSkWiq4h/wEMv1Xh/ZF+z&#10;odm3Ifs08du7hUKPw8z8hlltBt+oO3WxDmxgMs5AEZfB1lwZKC7H9wWoKMgWm8Bk4EERNuvXlxXm&#10;NvT8RfezVCpBOOZowIm0udaxdOQxjkNLnLzv0HmUJLtK2w77BPeNnmbZXHusOS04bGnnqPw537wB&#10;EbudPIqDj6fr8LnvXVZ+YGHM6G3YLkEJDfIf/mufrIHZfAq/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ECVMMAAADcAAAADwAAAAAAAAAAAAAAAACYAgAAZHJzL2Rv&#10;d25yZXYueG1sUEsFBgAAAAAEAAQA9QAAAIgDAAAAAA==&#10;" filled="f" stroked="f">
                  <v:textbox style="mso-fit-shape-to-text:t">
                    <w:txbxContent>
                      <w:p w14:paraId="45DDE0E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3" o:spid="_x0000_s1187" type="#_x0000_t202" style="position:absolute;left:42970;top:34984;width:316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yw8QA&#10;AADcAAAADwAAAGRycy9kb3ducmV2LnhtbESPwW7CMBBE70j8g7VI3IoTKAhSHISglbjR0n7AKl7i&#10;NPE6ig2k/foaqRLH0cy80aw3vW3ElTpfOVaQThIQxIXTFZcKvj7fnpYgfEDW2DgmBT/kYZMPB2vM&#10;tLvxB11PoRQRwj5DBSaENpPSF4Ys+olriaN3dp3FEGVXSt3hLcJtI6dJspAWK44LBlvaGSrq08Uq&#10;WCb2WNer6bu3z7/p3Oz27rX9Vmo86rcvIAL14RH+bx+0gtliBvcz8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8sPEAAAA3AAAAA8AAAAAAAAAAAAAAAAAmAIAAGRycy9k&#10;b3ducmV2LnhtbFBLBQYAAAAABAAEAPUAAACJAwAAAAA=&#10;" filled="f" stroked="f">
                  <v:textbox style="mso-fit-shape-to-text:t">
                    <w:txbxContent>
                      <w:p w14:paraId="016DCD5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64" o:spid="_x0000_s1188" type="#_x0000_t202" style="position:absolute;left:34720;top:31165;width:2655;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qt8UA&#10;AADcAAAADwAAAGRycy9kb3ducmV2LnhtbESPzWrDMBCE74G+g9hCb43s/JjEjRxK0kJu+WkfYLE2&#10;lmtrZSw1cfv0VaCQ4zAz3zCr9WBbcaHe144VpOMEBHHpdM2Vgs+P9+cFCB+QNbaOScEPeVgXD6MV&#10;5tpd+UiXU6hEhLDPUYEJocul9KUhi37sOuLonV1vMUTZV1L3eI1w28pJkmTSYs1xwWBHG0Nlc/q2&#10;ChaJ3TfNcnLwdvabzs1m6966L6WeHofXFxCBhnAP/7d3WsE0m8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mq3xQAAANwAAAAPAAAAAAAAAAAAAAAAAJgCAABkcnMv&#10;ZG93bnJldi54bWxQSwUGAAAAAAQABAD1AAAAigMAAAAA&#10;" filled="f" stroked="f">
                  <v:textbox style="mso-fit-shape-to-text:t">
                    <w:txbxContent>
                      <w:p w14:paraId="06CAB2F4"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65" o:spid="_x0000_s1189" type="#_x0000_t202" style="position:absolute;left:34720;top:27870;width:2546;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PLMQA&#10;AADcAAAADwAAAGRycy9kb3ducmV2LnhtbESPzW7CMBCE75V4B2uRegMHWiIIGIRoK3Erfw+wipc4&#10;JF5HsYG0T48rIfU4mplvNItVZ2txo9aXjhWMhgkI4tzpkgsFp+PXYArCB2SNtWNS8EMeVsveywIz&#10;7e68p9shFCJC2GeowITQZFL63JBFP3QNcfTOrrUYomwLqVu8R7it5ThJUmmx5LhgsKGNobw6XK2C&#10;aWK/q2o23nn7/juamM2H+2wuSr32u/UcRKAu/Ief7a1W8JZO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yzEAAAA3AAAAA8AAAAAAAAAAAAAAAAAmAIAAGRycy9k&#10;b3ducmV2LnhtbFBLBQYAAAAABAAEAPUAAACJAwAAAAA=&#10;" filled="f" stroked="f">
                  <v:textbox style="mso-fit-shape-to-text:t">
                    <w:txbxContent>
                      <w:p w14:paraId="1459C9A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66" o:spid="_x0000_s1190" type="#_x0000_t202" style="position:absolute;left:34635;top:25100;width:2655;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RW8QA&#10;AADcAAAADwAAAGRycy9kb3ducmV2LnhtbESPzW7CMBCE75V4B2srcSsOP40gYBCiIHErpTzAKl7i&#10;NPE6il0IPD1GqtTjaGa+0SxWna3FhVpfOlYwHCQgiHOnSy4UnL53b1MQPiBrrB2Tght5WC17LwvM&#10;tLvyF12OoRARwj5DBSaEJpPS54Ys+oFriKN3dq3FEGVbSN3iNcJtLUdJkkqLJccFgw1tDOXV8dcq&#10;mCb2s6pmo4O3k/vw3Ww+3Lb5Uar/2q3nIAJ14T/8195rBeM0he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sUVvEAAAA3AAAAA8AAAAAAAAAAAAAAAAAmAIAAGRycy9k&#10;b3ducmV2LnhtbFBLBQYAAAAABAAEAPUAAACJAwAAAAA=&#10;" filled="f" stroked="f">
                  <v:textbox style="mso-fit-shape-to-text:t">
                    <w:txbxContent>
                      <w:p w14:paraId="7206CD51"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67" o:spid="_x0000_s1191" type="#_x0000_t202" style="position:absolute;left:34713;top:19049;width:2655;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14:paraId="2D37291A"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68" o:spid="_x0000_s1192" type="#_x0000_t202" style="position:absolute;left:34671;top:21762;width:2546;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14:paraId="38782B9B"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69" o:spid="_x0000_s1193" type="#_x0000_t202" style="position:absolute;left:34831;top:15857;width:2546;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PFKcUA&#10;AADcAAAADwAAAGRycy9kb3ducmV2LnhtbESPzW7CMBCE75V4B2sr9UYcaBuRgEEIWqm38vcAq3iJ&#10;08TrKDaQ9unrSkg9jmbmG81iNdhWXKn3tWMFkyQFQVw6XXOl4HR8H89A+ICssXVMCr7Jw2o5elhg&#10;od2N93Q9hEpECPsCFZgQukJKXxqy6BPXEUfv7HqLIcq+krrHW4TbVk7TNJMWa44LBjvaGCqbw8Uq&#10;mKX2s2ny6c7bl5/Jq9ls3Vv3pdTT47Cegwg0hP/wvf2hFTxn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8UpxQAAANwAAAAPAAAAAAAAAAAAAAAAAJgCAABkcnMv&#10;ZG93bnJldi54bWxQSwUGAAAAAAQABAD1AAAAigMAAAAA&#10;" filled="f" stroked="f">
                  <v:textbox style="mso-fit-shape-to-text:t">
                    <w:txbxContent>
                      <w:p w14:paraId="71871548"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70" o:spid="_x0000_s1194" type="#_x0000_t202" style="position:absolute;left:4778;top:31052;width:5560;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avZcAA&#10;AADcAAAADwAAAGRycy9kb3ducmV2LnhtbERPTWvCQBC9F/wPyxR6040t1RKzEVELHnqppvchO2ZD&#10;s7MhOzXx33cPhR4f77vYTr5TNxpiG9jAcpGBIq6DbbkxUF3e52+goiBb7AKTgTtF2JazhwJzG0b+&#10;pNtZGpVCOOZowIn0udaxduQxLkJPnLhrGDxKgkOj7YBjCvedfs6ylfbYcmpw2NPeUf19/vEGROxu&#10;ea+OPp6+po/D6LL6FStjnh6n3QaU0CT/4j/3yRp4Waf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avZcAAAADcAAAADwAAAAAAAAAAAAAAAACYAgAAZHJzL2Rvd25y&#10;ZXYueG1sUEsFBgAAAAAEAAQA9QAAAIUDAAAAAA==&#10;" filled="f" stroked="f">
                  <v:textbox style="mso-fit-shape-to-text:t">
                    <w:txbxContent>
                      <w:p w14:paraId="00B0982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71" o:spid="_x0000_s1195" type="#_x0000_t202" style="position:absolute;left:4897;top:27756;width:533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K/sMA&#10;AADcAAAADwAAAGRycy9kb3ducmV2LnhtbESPQWvCQBSE7wX/w/KE3uomllaJriK2BQ+9VOP9kX1m&#10;g9m3Iftq4r/vFgo9DjPzDbPejr5VN+pjE9hAPstAEVfBNlwbKE8fT0tQUZAttoHJwJ0ibDeThzUW&#10;Ngz8Rbej1CpBOBZowIl0hdaxcuQxzkJHnLxL6D1Kkn2tbY9DgvtWz7PsVXtsOC047GjvqLoev70B&#10;EbvL7+W7j4fz+Pk2uKx6wdKYx+m4W4ESGuU//Nc+WAPPi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oK/sMAAADcAAAADwAAAAAAAAAAAAAAAACYAgAAZHJzL2Rv&#10;d25yZXYueG1sUEsFBgAAAAAEAAQA9QAAAIgDAAAAAA==&#10;" filled="f" stroked="f">
                  <v:textbox style="mso-fit-shape-to-text:t">
                    <w:txbxContent>
                      <w:p w14:paraId="2768EF40"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72" o:spid="_x0000_s1196" type="#_x0000_t202" style="position:absolute;left:4694;top:24986;width:5559;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UicMA&#10;AADcAAAADwAAAGRycy9kb3ducmV2LnhtbESPQWvCQBSE7wX/w/IEb3Wj0laiq4hV8NBLbbw/ss9s&#10;MPs2ZF9N/PfdQqHHYWa+YdbbwTfqTl2sAxuYTTNQxGWwNVcGiq/j8xJUFGSLTWAy8KAI283oaY25&#10;DT1/0v0slUoQjjkacCJtrnUsHXmM09ASJ+8aOo+SZFdp22Gf4L7R8yx71R5rTgsOW9o7Km/nb29A&#10;xO5mj+Lg4+kyfLz3LitfsDBmMh52K1BCg/yH/9ona2DxN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iUicMAAADcAAAADwAAAAAAAAAAAAAAAACYAgAAZHJzL2Rv&#10;d25yZXYueG1sUEsFBgAAAAAEAAQA9QAAAIgDAAAAAA==&#10;" filled="f" stroked="f">
                  <v:textbox style="mso-fit-shape-to-text:t">
                    <w:txbxContent>
                      <w:p w14:paraId="7D745A65"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73" o:spid="_x0000_s1197" type="#_x0000_t202" style="position:absolute;left:4771;top:18936;width:5560;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QxEsMA&#10;AADcAAAADwAAAGRycy9kb3ducmV2LnhtbESPQWvCQBSE7wX/w/KE3urGiq1EVxG14KGX2nh/ZJ/Z&#10;YPZtyL6a+O/dQqHHYWa+YVabwTfqRl2sAxuYTjJQxGWwNVcGiu+PlwWoKMgWm8Bk4E4RNuvR0wpz&#10;G3r+ottJKpUgHHM04ETaXOtYOvIYJ6ElTt4ldB4lya7StsM+wX2jX7PsTXusOS04bGnnqLyefrwB&#10;Ebud3ouDj8fz8LnvXVbOsTDmeTxsl6CEBvkP/7WP1sDsfQ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QxEsMAAADcAAAADwAAAAAAAAAAAAAAAACYAgAAZHJzL2Rv&#10;d25yZXYueG1sUEsFBgAAAAAEAAQA9QAAAIgDAAAAAA==&#10;" filled="f" stroked="f">
                  <v:textbox style="mso-fit-shape-to-text:t">
                    <w:txbxContent>
                      <w:p w14:paraId="3028D0F4"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n</w:t>
                        </w:r>
                        <w:proofErr w:type="gramEnd"/>
                      </w:p>
                    </w:txbxContent>
                  </v:textbox>
                </v:shape>
                <v:shape id="Text Box 374" o:spid="_x0000_s1198" type="#_x0000_t202" style="position:absolute;left:4848;top:21649;width:533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pZsMA&#10;AADcAAAADwAAAGRycy9kb3ducmV2LnhtbESPQWvCQBSE74X+h+UJ3urG2lZJXUWqgodeqvH+yL5m&#10;g9m3Iftq4r93C4Ueh5n5hlmuB9+oK3WxDmxgOslAEZfB1lwZKE77pwWoKMgWm8Bk4EYR1qvHhyXm&#10;NvT8RdejVCpBOOZowIm0udaxdOQxTkJLnLzv0HmUJLtK2w77BPeNfs6yN+2x5rTgsKUPR+Xl+OMN&#10;iNjN9FbsfDych89t77LyFQtjxqNh8w5KaJD/8F/7YA3M5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pZsMAAADcAAAADwAAAAAAAAAAAAAAAACYAgAAZHJzL2Rv&#10;d25yZXYueG1sUEsFBgAAAAAEAAQA9QAAAIgDAAAAAA==&#10;" filled="f" stroked="f">
                  <v:textbox style="mso-fit-shape-to-text:t">
                    <w:txbxContent>
                      <w:p w14:paraId="72E5D84D"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75" o:spid="_x0000_s1199" type="#_x0000_t202" style="position:absolute;left:4785;top:15917;width:5331;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M/cMA&#10;AADcAAAADwAAAGRycy9kb3ducmV2LnhtbESPQWvCQBSE74X+h+UVvNWNFbWkriJVwYMXNb0/sq/Z&#10;0OzbkH018d+7hYLHYWa+YZbrwTfqSl2sAxuYjDNQxGWwNVcGisv+9R1UFGSLTWAycKMI69Xz0xJz&#10;G3o+0fUslUoQjjkacCJtrnUsHXmM49ASJ+87dB4lya7StsM+wX2j37Jsrj3WnBYctvTpqPw5/3oD&#10;InYzuRU7Hw9fw3Hbu6ycYWHM6GXYfIASGuQR/m8frIHpYg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M/cMAAADcAAAADwAAAAAAAAAAAAAAAACYAgAAZHJzL2Rv&#10;d25yZXYueG1sUEsFBgAAAAAEAAQA9QAAAIgDAAAAAA==&#10;" filled="f" stroked="f">
                  <v:textbox style="mso-fit-shape-to-text:t">
                    <w:txbxContent>
                      <w:p w14:paraId="2600CEC1" w14:textId="77777777" w:rsidR="00233AC5" w:rsidRDefault="00233AC5" w:rsidP="00877206">
                        <w:pPr>
                          <w:pStyle w:val="NormalWeb"/>
                          <w:spacing w:before="0" w:beforeAutospacing="0" w:after="0" w:afterAutospacing="0"/>
                        </w:pPr>
                        <w:proofErr w:type="gramStart"/>
                        <w:r>
                          <w:rPr>
                            <w:rFonts w:asciiTheme="minorHAnsi" w:hAnsi="Cambria" w:cstheme="minorBidi"/>
                            <w:color w:val="000000" w:themeColor="text1"/>
                            <w:kern w:val="24"/>
                            <w:sz w:val="24"/>
                            <w:szCs w:val="24"/>
                          </w:rPr>
                          <w:t>k</w:t>
                        </w:r>
                        <w:proofErr w:type="gramEnd"/>
                      </w:p>
                    </w:txbxContent>
                  </v:textbox>
                </v:shape>
                <v:shape id="Text Box 376" o:spid="_x0000_s1200" type="#_x0000_t202" style="position:absolute;left:12395;top:34984;width:3162;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14:paraId="47CD70F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77" o:spid="_x0000_s1201" type="#_x0000_t202" style="position:absolute;left:5729;top:44088;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iHcQA&#10;AADcAAAADwAAAGRycy9kb3ducmV2LnhtbESPzW7CMBCE75V4B2uReisO/5BiEKJF4sZP+wCreInT&#10;xOsodiHw9BipUo+jmflGs1i1thIXanzhWEG/l4AgzpwuOFfw/bV9m4HwAVlj5ZgU3MjDatl5WWCq&#10;3ZWPdDmFXEQI+xQVmBDqVEqfGbLoe64mjt7ZNRZDlE0udYPXCLeVHCTJRFosOC4YrGljKCtPv1bB&#10;LLH7spwPDt6O7v2x2Xy4z/pHqdduu34HEagN/+G/9k4rGE6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5Yh3EAAAA3AAAAA8AAAAAAAAAAAAAAAAAmAIAAGRycy9k&#10;b3ducmV2LnhtbFBLBQYAAAAABAAEAPUAAACJAwAAAAA=&#10;" filled="f" stroked="f">
                  <v:textbox style="mso-fit-shape-to-text:t">
                    <w:txbxContent>
                      <w:p w14:paraId="5BA0C39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8" o:spid="_x0000_s1202" type="#_x0000_t202" style="position:absolute;left:5315;top:50701;width:2858;height:31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2b8IA&#10;AADcAAAADwAAAGRycy9kb3ducmV2LnhtbERPS27CMBDdI3EHa5C6Aye0FEhjEKKtxK4tcIBRPI1D&#10;4nEUuxA4fb1AYvn0/vm6t404U+crxwrSSQKCuHC64lLB8fA5XoDwAVlj45gUXMnDejUc5Jhpd+Ef&#10;Ou9DKWII+wwVmBDaTEpfGLLoJ64ljtyv6yyGCLtS6g4vMdw2cpokr9JixbHBYEtbQ0W9/7MKFon9&#10;quvl9Nvbl1s6M9t399GelHoa9Zs3EIH68BDf3Tut4Hk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vZvwgAAANwAAAAPAAAAAAAAAAAAAAAAAJgCAABkcnMvZG93&#10;bnJldi54bWxQSwUGAAAAAAQABAD1AAAAhwMAAAAA&#10;" filled="f" stroked="f">
                  <v:textbox style="mso-fit-shape-to-text:t">
                    <w:txbxContent>
                      <w:p w14:paraId="6F2AEFE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9" o:spid="_x0000_s1203" type="#_x0000_t202" style="position:absolute;left:4019;top:57397;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T9MQA&#10;AADcAAAADwAAAGRycy9kb3ducmV2LnhtbESPzW7CMBCE75V4B2uReisOfy0EDEK0SNyglAdYxUsc&#10;Eq+j2IXA02OkSj2OZuYbzXzZ2kpcqPGFYwX9XgKCOHO64FzB8WfzNgHhA7LGyjEpuJGH5aLzMsdU&#10;uyt/0+UQchEh7FNUYEKoUyl9Zsii77maOHon11gMUTa51A1eI9xWcpAk79JiwXHBYE1rQ1l5+LUK&#10;JondleV0sPd2dO+PzfrTfdVnpV677WoGIlAb/sN/7a1WMPyY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U/TEAAAA3AAAAA8AAAAAAAAAAAAAAAAAmAIAAGRycy9k&#10;b3ducmV2LnhtbFBLBQYAAAAABAAEAPUAAACJAwAAAAA=&#10;" filled="f" stroked="f">
                  <v:textbox style="mso-fit-shape-to-text:t">
                    <w:txbxContent>
                      <w:p w14:paraId="76A4EE5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0" o:spid="_x0000_s1204" type="#_x0000_t202" style="position:absolute;left:37966;top:40715;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KTsIA&#10;AADcAAAADwAAAGRycy9kb3ducmV2LnhtbERP3U7CMBS+J/EdmmPiHXRDMGPSEYOacAdOH+BkPaxz&#10;6+myVpg8Pb0g4fLL97/ejLYTJxp841hBOktAEFdON1wr+Pn+nGYgfEDW2DkmBf/kYVM8TNaYa3fm&#10;LzqVoRYxhH2OCkwIfS6lrwxZ9DPXE0fu6AaLIcKhlnrAcwy3nZwnyYu02HBsMNjT1lDVln9WQZbY&#10;fduu5gdvF5d0abbv7qP/VerpcXx7BRFoDHfxzb3TCp6zOD+eiUd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YpOwgAAANwAAAAPAAAAAAAAAAAAAAAAAJgCAABkcnMvZG93&#10;bnJldi54bWxQSwUGAAAAAAQABAD1AAAAhwMAAAAA&#10;" filled="f" stroked="f">
                  <v:textbox style="mso-fit-shape-to-text:t">
                    <w:txbxContent>
                      <w:p w14:paraId="3940CAC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1" o:spid="_x0000_s1205" type="#_x0000_t202" style="position:absolute;left:36525;top:49901;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v1cUA&#10;AADcAAAADwAAAGRycy9kb3ducmV2LnhtbESPzW7CMBCE75X6DtZW4gZOgFYhYFDFj9RbW8oDrOIl&#10;ThOvo9hA4OlxJaQeRzPzjWax6m0jztT5yrGCdJSAIC6crrhUcPjZDTMQPiBrbByTgit5WC2fnxaY&#10;a3fhbzrvQykihH2OCkwIbS6lLwxZ9CPXEkfv6DqLIcqulLrDS4TbRo6T5E1arDguGGxpbaio9yer&#10;IEvsZ13Pxl/eTm/pq1lv3Lb9VWrw0r/PQQTqw3/40f7QCiZZC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S/VxQAAANwAAAAPAAAAAAAAAAAAAAAAAJgCAABkcnMv&#10;ZG93bnJldi54bWxQSwUGAAAAAAQABAD1AAAAigMAAAAA&#10;" filled="f" stroked="f">
                  <v:textbox style="mso-fit-shape-to-text:t">
                    <w:txbxContent>
                      <w:p w14:paraId="7702C8E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2" o:spid="_x0000_s1206" type="#_x0000_t202" style="position:absolute;left:35932;top:60837;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osUA&#10;AADcAAAADwAAAGRycy9kb3ducmV2LnhtbESPzW7CMBCE75X6DtZW4gYOgVYhYFDFj9RbW8oDrOIl&#10;ThOvo9hA4OlxJaQeRzPzjWax6m0jztT5yrGC8SgBQVw4XXGp4PCzG2YgfEDW2DgmBVfysFo+Py0w&#10;1+7C33Teh1JECPscFZgQ2lxKXxiy6EeuJY7e0XUWQ5RdKXWHlwi3jUyT5E1arDguGGxpbaio9yer&#10;IEvsZ13P0i9vp7fxq1lv3Lb9VWrw0r/PQQTqw3/40f7QCiZZC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27GixQAAANwAAAAPAAAAAAAAAAAAAAAAAJgCAABkcnMv&#10;ZG93bnJldi54bWxQSwUGAAAAAAQABAD1AAAAigMAAAAA&#10;" filled="f" stroked="f">
                  <v:textbox style="mso-fit-shape-to-text:t">
                    <w:txbxContent>
                      <w:p w14:paraId="2AA764F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Straight Arrow Connector 383" o:spid="_x0000_s1207" type="#_x0000_t32" style="position:absolute;left:22865;top:27661;width:17805;height:34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eH18MAAADcAAAADwAAAGRycy9kb3ducmV2LnhtbESP0YrCMBRE34X9h3AX9kU03Qpaq1EW&#10;YVnfxOoHXJprW21uShNt1683guDjMDNnmOW6N7W4Uesqywq+xxEI4tzqigsFx8PvKAHhPLLG2jIp&#10;+CcH69XHYImpth3v6Zb5QgQIuxQVlN43qZQuL8mgG9uGOHgn2xr0QbaF1C12AW5qGUfRVBqsOCyU&#10;2NCmpPySXY2Cbfx3v++mdD5mSdb5pJgP45lW6uuz/1mA8NT7d/jV3moFk2QCzzPh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h9fDAAAA3AAAAA8AAAAAAAAAAAAA&#10;AAAAoQIAAGRycy9kb3ducmV2LnhtbFBLBQYAAAAABAAEAPkAAACRAwAAAAA=&#10;" strokecolor="#4f81bd [3204]">
                  <v:stroke dashstyle="1 1" endarrow="open"/>
                  <v:shadow on="t" color="black" opacity="24903f" origin=",.5" offset="0,.55556mm"/>
                </v:shape>
                <v:shape id="Straight Arrow Connector 384" o:spid="_x0000_s1208" type="#_x0000_t32" style="position:absolute;left:11183;top:22710;width:4374;height:24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4fo8UAAADcAAAADwAAAGRycy9kb3ducmV2LnhtbESP0WrCQBRE3wX/YblCX0Q3TcXG1E0o&#10;haJv0jQfcMneJmmzd0N2a6Jf3xWEPg4zc4bZ55PpxJkG11pW8LiOQBBXVrdcKyg/31cJCOeRNXaW&#10;ScGFHOTZfLbHVNuRP+hc+FoECLsUFTTe96mUrmrIoFvbnjh4X3Yw6IMcaqkHHAPcdDKOoq002HJY&#10;aLCnt4aqn+LXKDjGh+v1tKXvskiK0Sf1bhk/a6UeFtPrCwhPk/8P39tHreAp2cDtTDg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4fo8UAAADcAAAADwAAAAAAAAAA&#10;AAAAAAChAgAAZHJzL2Rvd25yZXYueG1sUEsFBgAAAAAEAAQA+QAAAJMDAAAAAA==&#10;" strokecolor="#4f81bd [3204]">
                  <v:stroke dashstyle="1 1" endarrow="open"/>
                  <v:shadow on="t" color="black" opacity="24903f" origin=",.5" offset="0,.55556mm"/>
                </v:shape>
                <v:shape id="Straight Arrow Connector 385" o:spid="_x0000_s1209" type="#_x0000_t32" style="position:absolute;left:21058;top:29442;width:17804;height:34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K6OMUAAADcAAAADwAAAGRycy9kb3ducmV2LnhtbESP0WrCQBRE3wX/YblCX0Q3TdHG1E0o&#10;haJv0jQfcMneJmmzd0N2a6Jf3xWEPg4zc4bZ55PpxJkG11pW8LiOQBBXVrdcKyg/31cJCOeRNXaW&#10;ScGFHOTZfLbHVNuRP+hc+FoECLsUFTTe96mUrmrIoFvbnjh4X3Yw6IMcaqkHHAPcdDKOoq002HJY&#10;aLCnt4aqn+LXKDjGh+v1tKXvskiK0Sf1bhk/a6UeFtPrCwhPk/8P39tHreAp2cDtTDg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K6OMUAAADcAAAADwAAAAAAAAAA&#10;AAAAAAChAgAAZHJzL2Rvd25yZXYueG1sUEsFBgAAAAAEAAQA+QAAAJMDAAAAAA==&#10;" strokecolor="#4f81bd [3204]">
                  <v:stroke dashstyle="1 1" endarrow="open"/>
                  <v:shadow on="t" color="black" opacity="24903f" origin=",.5" offset="0,.55556mm"/>
                </v:shape>
                <v:rect id="Rectangle 386" o:spid="_x0000_s1210" style="position:absolute;width:59845;height:71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708IA&#10;AADcAAAADwAAAGRycy9kb3ducmV2LnhtbESPzWrDMBCE74W8g9hAb7UcF0LiRAkhpZBrnV58W6yN&#10;bWKtHEn+ydtXhUKPw8x8w+yPs+nESM63lhWskhQEcWV1y7WC7+vn2waED8gaO8uk4EkejofFyx5z&#10;bSf+orEItYgQ9jkqaELocyl91ZBBn9ieOHo36wyGKF0ttcMpwk0nszRdS4Mtx4UGezo3VN2LwSiY&#10;aJTbVemytMxQ9o9w7dzwodTrcj7tQASaw3/4r33RCt43a/g9E4+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7vTwgAAANwAAAAPAAAAAAAAAAAAAAAAAJgCAABkcnMvZG93&#10;bnJldi54bWxQSwUGAAAAAAQABAD1AAAAhwMAAAAA&#10;" filled="f" strokecolor="#4579b8 [3044]">
                  <v:shadow on="t" color="black" opacity="22937f" origin=",.5" offset="0,.63889mm"/>
                  <v:textbox>
                    <w:txbxContent>
                      <w:p w14:paraId="70101EA4" w14:textId="77777777" w:rsidR="00233AC5" w:rsidRDefault="00233AC5" w:rsidP="00877206">
                        <w:pPr>
                          <w:rPr>
                            <w:rFonts w:eastAsia="Times New Roman" w:cs="Times New Roman"/>
                          </w:rPr>
                        </w:pPr>
                      </w:p>
                    </w:txbxContent>
                  </v:textbox>
                </v:rect>
                <w10:anchorlock/>
              </v:group>
            </w:pict>
          </mc:Fallback>
        </mc:AlternateContent>
      </w:r>
    </w:p>
    <w:p w14:paraId="483E9E68" w14:textId="2F133859" w:rsidR="007830A8" w:rsidRDefault="00237953" w:rsidP="006161DD">
      <w:pPr>
        <w:pStyle w:val="Caption"/>
        <w:rPr>
          <w:ins w:id="55" w:author="Evans, Mark" w:date="2014-12-10T14:55:00Z"/>
          <w:szCs w:val="22"/>
        </w:rPr>
      </w:pPr>
      <w:bookmarkStart w:id="56" w:name="_Ref239585146"/>
      <w:r w:rsidRPr="00830110">
        <w:rPr>
          <w:sz w:val="22"/>
          <w:szCs w:val="22"/>
        </w:rPr>
        <w:t xml:space="preserve">Figure </w:t>
      </w:r>
      <w:r w:rsidR="00001A6C" w:rsidRPr="00830110">
        <w:rPr>
          <w:sz w:val="22"/>
          <w:szCs w:val="22"/>
        </w:rPr>
        <w:fldChar w:fldCharType="begin"/>
      </w:r>
      <w:r w:rsidR="00001A6C" w:rsidRPr="00830110">
        <w:rPr>
          <w:sz w:val="22"/>
          <w:szCs w:val="22"/>
        </w:rPr>
        <w:instrText xml:space="preserve"> SEQ Figure \* ARABIC </w:instrText>
      </w:r>
      <w:r w:rsidR="00001A6C" w:rsidRPr="00830110">
        <w:rPr>
          <w:sz w:val="22"/>
          <w:szCs w:val="22"/>
        </w:rPr>
        <w:fldChar w:fldCharType="separate"/>
      </w:r>
      <w:r w:rsidR="009C698A">
        <w:rPr>
          <w:noProof/>
          <w:sz w:val="22"/>
          <w:szCs w:val="22"/>
        </w:rPr>
        <w:t>2</w:t>
      </w:r>
      <w:r w:rsidR="00001A6C" w:rsidRPr="00830110">
        <w:rPr>
          <w:noProof/>
          <w:sz w:val="22"/>
          <w:szCs w:val="22"/>
        </w:rPr>
        <w:fldChar w:fldCharType="end"/>
      </w:r>
      <w:bookmarkEnd w:id="56"/>
      <w:r w:rsidR="00830110">
        <w:rPr>
          <w:sz w:val="22"/>
          <w:szCs w:val="22"/>
        </w:rPr>
        <w:t xml:space="preserve">: Excalibur </w:t>
      </w:r>
      <w:r w:rsidR="007830A8">
        <w:rPr>
          <w:szCs w:val="22"/>
        </w:rPr>
        <w:t xml:space="preserve">Use </w:t>
      </w:r>
      <w:commentRangeStart w:id="57"/>
      <w:r w:rsidR="007830A8">
        <w:rPr>
          <w:szCs w:val="22"/>
        </w:rPr>
        <w:t>Case</w:t>
      </w:r>
      <w:commentRangeEnd w:id="57"/>
      <w:r w:rsidR="00397F3B">
        <w:rPr>
          <w:rStyle w:val="CommentReference"/>
          <w:b w:val="0"/>
          <w:bCs w:val="0"/>
        </w:rPr>
        <w:commentReference w:id="57"/>
      </w:r>
      <w:del w:id="58" w:author="Evans, Mark" w:date="2014-12-10T14:55:00Z">
        <w:r w:rsidR="00830110" w:rsidDel="007830A8">
          <w:rPr>
            <w:sz w:val="22"/>
            <w:szCs w:val="22"/>
          </w:rPr>
          <w:delText xml:space="preserve">. </w:delText>
        </w:r>
      </w:del>
    </w:p>
    <w:p w14:paraId="718719C3" w14:textId="254FD4F3" w:rsidR="00F812BA" w:rsidRPr="006161DD" w:rsidRDefault="00A056A0" w:rsidP="007830A8">
      <w:r>
        <w:t xml:space="preserve">The series of each sub-image is stored in a 3D dataset with unlimited dimension corresponding to time. </w:t>
      </w:r>
      <w:r w:rsidR="001C2AA0">
        <w:t>A v</w:t>
      </w:r>
      <w:r w:rsidR="004226E4">
        <w:t xml:space="preserve">irtual dataset presents the series of full images comprised of sub-images. </w:t>
      </w:r>
      <w:r w:rsidR="00F812BA">
        <w:br w:type="page"/>
      </w:r>
    </w:p>
    <w:p w14:paraId="5BB373CB" w14:textId="16DF8FF6" w:rsidR="00CC1E91" w:rsidRDefault="00CC1E91" w:rsidP="002E7285">
      <w:pPr>
        <w:pStyle w:val="Heading2"/>
      </w:pPr>
      <w:bookmarkStart w:id="59" w:name="_Toc406423484"/>
      <w:r>
        <w:lastRenderedPageBreak/>
        <w:t xml:space="preserve">DLS </w:t>
      </w:r>
      <w:r w:rsidR="009E2A1F">
        <w:t xml:space="preserve">Use Case </w:t>
      </w:r>
      <w:r>
        <w:t>“Dual PCO Edge”</w:t>
      </w:r>
      <w:bookmarkEnd w:id="59"/>
    </w:p>
    <w:p w14:paraId="446A0EB7" w14:textId="186AB441" w:rsidR="00863D66" w:rsidDel="00FD42EF" w:rsidRDefault="00863D66" w:rsidP="00863D66">
      <w:pPr>
        <w:rPr>
          <w:del w:id="60" w:author="Evans, Mark" w:date="2014-12-10T15:47:00Z"/>
        </w:rPr>
      </w:pPr>
      <w:r>
        <w:t xml:space="preserve">The </w:t>
      </w:r>
      <w:r w:rsidR="005127DC">
        <w:t>“</w:t>
      </w:r>
      <w:r>
        <w:t xml:space="preserve">Dual PCO” detector is </w:t>
      </w:r>
      <w:ins w:id="61" w:author="Evans, Mark" w:date="2014-12-10T15:47:00Z">
        <w:r w:rsidR="00FD42EF">
          <w:t xml:space="preserve">also </w:t>
        </w:r>
      </w:ins>
      <w:ins w:id="62" w:author="Evans, Mark" w:date="2014-12-10T15:46:00Z">
        <w:r w:rsidR="00FD42EF">
          <w:t xml:space="preserve">operated by Diamond Light Source (DLS). For more information, see the “References” chapter on page </w:t>
        </w:r>
        <w:r w:rsidR="00FD42EF">
          <w:fldChar w:fldCharType="begin"/>
        </w:r>
        <w:r w:rsidR="00FD42EF">
          <w:instrText xml:space="preserve"> PAGEREF References \h </w:instrText>
        </w:r>
      </w:ins>
      <w:ins w:id="63" w:author="Evans, Mark" w:date="2014-12-10T15:46:00Z">
        <w:r w:rsidR="00FD42EF">
          <w:fldChar w:fldCharType="separate"/>
        </w:r>
        <w:r w:rsidR="00FD42EF">
          <w:rPr>
            <w:noProof/>
          </w:rPr>
          <w:t>58</w:t>
        </w:r>
        <w:r w:rsidR="00FD42EF">
          <w:fldChar w:fldCharType="end"/>
        </w:r>
        <w:r w:rsidR="00FD42EF">
          <w:t xml:space="preserve">. </w:t>
        </w:r>
      </w:ins>
      <w:del w:id="64" w:author="Evans, Mark" w:date="2014-12-10T15:47:00Z">
        <w:r w:rsidDel="00FD42EF">
          <w:delText xml:space="preserve">described </w:delText>
        </w:r>
        <w:r w:rsidR="005127DC" w:rsidDel="00FD42EF">
          <w:delText>in the section 3.2 of [</w:delText>
        </w:r>
        <w:r w:rsidR="005127DC" w:rsidDel="00FD42EF">
          <w:fldChar w:fldCharType="begin"/>
        </w:r>
        <w:r w:rsidR="005127DC" w:rsidDel="00FD42EF">
          <w:delInstrText xml:space="preserve"> REF _Ref238633273 \r \h </w:delInstrText>
        </w:r>
        <w:r w:rsidR="005127DC" w:rsidDel="00FD42EF">
          <w:fldChar w:fldCharType="separate"/>
        </w:r>
        <w:r w:rsidR="0064185E" w:rsidDel="00FD42EF">
          <w:delText>1</w:delText>
        </w:r>
        <w:r w:rsidR="005127DC" w:rsidDel="00FD42EF">
          <w:fldChar w:fldCharType="end"/>
        </w:r>
        <w:r w:rsidR="005127DC" w:rsidDel="00FD42EF">
          <w:delText xml:space="preserve">]. </w:delText>
        </w:r>
      </w:del>
    </w:p>
    <w:p w14:paraId="3BDE773C" w14:textId="02B5181F" w:rsidR="005127DC" w:rsidRDefault="005127DC" w:rsidP="00863D66">
      <w:r>
        <w:t xml:space="preserve">Data for </w:t>
      </w:r>
      <w:r w:rsidR="000603DF">
        <w:t xml:space="preserve">a </w:t>
      </w:r>
      <w:r>
        <w:t xml:space="preserve">full image consists of </w:t>
      </w:r>
      <w:r w:rsidR="00896371">
        <w:t>5</w:t>
      </w:r>
      <w:r>
        <w:t xml:space="preserve"> sub-image</w:t>
      </w:r>
      <w:r w:rsidR="00CD00E6">
        <w:t>s</w:t>
      </w:r>
      <w:r w:rsidR="007509FF">
        <w:t xml:space="preserve"> a</w:t>
      </w:r>
      <w:r>
        <w:t>s</w:t>
      </w:r>
      <w:r w:rsidR="007509FF">
        <w:t xml:space="preserve"> show</w:t>
      </w:r>
      <w:r w:rsidR="001F4398">
        <w:t>ed</w:t>
      </w:r>
      <w:r w:rsidR="007509FF">
        <w:t xml:space="preserve"> </w:t>
      </w:r>
      <w:r w:rsidR="001F4398">
        <w:t>i</w:t>
      </w:r>
      <w:r w:rsidR="007509FF">
        <w:t xml:space="preserve">n </w:t>
      </w:r>
      <w:r w:rsidR="007509FF">
        <w:fldChar w:fldCharType="begin"/>
      </w:r>
      <w:r w:rsidR="007509FF">
        <w:instrText xml:space="preserve"> REF _Ref239682509 \h </w:instrText>
      </w:r>
      <w:r w:rsidR="007509FF">
        <w:fldChar w:fldCharType="separate"/>
      </w:r>
      <w:r w:rsidR="0064185E" w:rsidRPr="00324916">
        <w:rPr>
          <w:sz w:val="22"/>
        </w:rPr>
        <w:t xml:space="preserve">Figure </w:t>
      </w:r>
      <w:r w:rsidR="0064185E">
        <w:rPr>
          <w:noProof/>
          <w:sz w:val="22"/>
        </w:rPr>
        <w:t>2</w:t>
      </w:r>
      <w:r w:rsidR="007509FF">
        <w:fldChar w:fldCharType="end"/>
      </w:r>
      <w:r>
        <w:t xml:space="preserve">. Each sub-image is stored </w:t>
      </w:r>
      <w:r w:rsidR="000603DF">
        <w:t>as in</w:t>
      </w:r>
      <w:ins w:id="65" w:author="Evans, Mark" w:date="2014-12-10T15:48:00Z">
        <w:r w:rsidR="00FD42EF">
          <w:t xml:space="preserve"> the Excalibur use case,</w:t>
        </w:r>
      </w:ins>
      <w:r w:rsidR="000603DF">
        <w:t xml:space="preserve"> use case </w:t>
      </w:r>
      <w:r w:rsidR="000603DF">
        <w:fldChar w:fldCharType="begin"/>
      </w:r>
      <w:r w:rsidR="000603DF">
        <w:instrText xml:space="preserve"> REF _Ref238638153 \r \h </w:instrText>
      </w:r>
      <w:r w:rsidR="000603DF">
        <w:fldChar w:fldCharType="separate"/>
      </w:r>
      <w:r w:rsidR="0064185E">
        <w:t>3.1</w:t>
      </w:r>
      <w:r w:rsidR="000603DF">
        <w:fldChar w:fldCharType="end"/>
      </w:r>
      <w:ins w:id="66" w:author="Evans, Mark" w:date="2014-12-10T15:48:00Z">
        <w:r w:rsidR="00FD42EF">
          <w:t>,</w:t>
        </w:r>
      </w:ins>
      <w:r w:rsidR="000603DF">
        <w:t xml:space="preserve"> with one difference</w:t>
      </w:r>
      <w:r w:rsidR="001C2AA0">
        <w:t>: e</w:t>
      </w:r>
      <w:r w:rsidR="000603DF">
        <w:t xml:space="preserve">ach </w:t>
      </w:r>
      <w:r w:rsidR="00896371">
        <w:t xml:space="preserve">dataset is written by a selection that contains several </w:t>
      </w:r>
      <w:r w:rsidR="00AB02DF">
        <w:t xml:space="preserve">consecutive </w:t>
      </w:r>
      <w:r w:rsidR="00896371">
        <w:t xml:space="preserve">sub-images. </w:t>
      </w:r>
      <w:r w:rsidR="00470755">
        <w:t>To optimize writing of compressed data</w:t>
      </w:r>
      <w:ins w:id="67" w:author="Evans, Mark" w:date="2014-12-10T15:48:00Z">
        <w:r w:rsidR="00FD42EF">
          <w:t>,</w:t>
        </w:r>
      </w:ins>
      <w:r w:rsidR="00470755">
        <w:t xml:space="preserve"> the slowest changing dimension for a chunk can be set to a number of sub-images desired to be compressed and written with one HDF5 write call.</w:t>
      </w:r>
      <w:r w:rsidR="00896371">
        <w:t xml:space="preserve">  </w:t>
      </w:r>
    </w:p>
    <w:p w14:paraId="76D715C0" w14:textId="5E6E945C" w:rsidR="00AF5236" w:rsidRPr="00863D66" w:rsidRDefault="00AF5236" w:rsidP="00863D66">
      <w:r>
        <w:t>When written</w:t>
      </w:r>
      <w:ins w:id="68" w:author="Evans, Mark" w:date="2014-12-10T15:49:00Z">
        <w:r w:rsidR="00FD42EF">
          <w:t>,</w:t>
        </w:r>
      </w:ins>
      <w:r>
        <w:t xml:space="preserve"> the data </w:t>
      </w:r>
      <w:ins w:id="69" w:author="Evans, Mark" w:date="2014-12-10T15:49:00Z">
        <w:r w:rsidR="00FD42EF">
          <w:t xml:space="preserve">is </w:t>
        </w:r>
      </w:ins>
      <w:proofErr w:type="gramStart"/>
      <w:r>
        <w:t>comprise</w:t>
      </w:r>
      <w:proofErr w:type="gramEnd"/>
      <w:del w:id="70" w:author="Evans, Mark" w:date="2014-12-10T15:49:00Z">
        <w:r w:rsidDel="00FD42EF">
          <w:delText>s</w:delText>
        </w:r>
      </w:del>
      <w:ins w:id="71" w:author="Evans, Mark" w:date="2014-12-10T15:49:00Z">
        <w:r w:rsidR="00FD42EF">
          <w:t>d</w:t>
        </w:r>
      </w:ins>
      <w:r>
        <w:t xml:space="preserve"> of two groups of HDF5 files. Each group con</w:t>
      </w:r>
      <w:r w:rsidR="00FF1829">
        <w:t xml:space="preserve">tains data for an image </w:t>
      </w:r>
      <w:r w:rsidR="00806C84">
        <w:t xml:space="preserve">taken over </w:t>
      </w:r>
      <w:del w:id="72" w:author="Evans, Mark" w:date="2014-12-10T15:50:00Z">
        <w:r w:rsidR="00806C84" w:rsidDel="00FD42EF">
          <w:delText xml:space="preserve">the </w:delText>
        </w:r>
      </w:del>
      <w:r w:rsidR="00806C84">
        <w:t>time</w:t>
      </w:r>
      <w:r w:rsidR="00470755">
        <w:t xml:space="preserve"> from one camera</w:t>
      </w:r>
      <w:r w:rsidR="00806C84">
        <w:t xml:space="preserve">. </w:t>
      </w:r>
      <w:r w:rsidR="00470755">
        <w:t>Sub-ima</w:t>
      </w:r>
      <w:r w:rsidR="00806C84">
        <w:t>ge</w:t>
      </w:r>
      <w:r w:rsidR="00470755">
        <w:t>s</w:t>
      </w:r>
      <w:r w:rsidR="00806C84">
        <w:t xml:space="preserve"> </w:t>
      </w:r>
      <w:r w:rsidR="00470755">
        <w:t>are</w:t>
      </w:r>
      <w:r w:rsidR="00806C84">
        <w:t xml:space="preserve"> stored </w:t>
      </w:r>
      <w:r w:rsidR="00470755">
        <w:t>in the corresponding datasets as in</w:t>
      </w:r>
      <w:r w:rsidR="00806C84">
        <w:t xml:space="preserve"> the </w:t>
      </w:r>
      <w:ins w:id="73" w:author="Evans, Mark" w:date="2014-12-10T15:50:00Z">
        <w:r w:rsidR="00FD42EF">
          <w:t xml:space="preserve">Excalibur </w:t>
        </w:r>
      </w:ins>
      <w:r w:rsidR="00806C84">
        <w:t>use case</w:t>
      </w:r>
      <w:ins w:id="74" w:author="Evans, Mark" w:date="2014-12-10T15:50:00Z">
        <w:r w:rsidR="00FD42EF">
          <w:t>,</w:t>
        </w:r>
      </w:ins>
      <w:r w:rsidR="00806C84">
        <w:t xml:space="preserve"> </w:t>
      </w:r>
      <w:r w:rsidR="00806C84">
        <w:fldChar w:fldCharType="begin"/>
      </w:r>
      <w:r w:rsidR="00806C84">
        <w:instrText xml:space="preserve"> REF _Ref238638153 \r \h </w:instrText>
      </w:r>
      <w:r w:rsidR="00806C84">
        <w:fldChar w:fldCharType="separate"/>
      </w:r>
      <w:r w:rsidR="0064185E">
        <w:t>3.1</w:t>
      </w:r>
      <w:r w:rsidR="00806C84">
        <w:fldChar w:fldCharType="end"/>
      </w:r>
      <w:ins w:id="75" w:author="Evans, Mark" w:date="2014-12-10T15:50:00Z">
        <w:r w:rsidR="00FD42EF">
          <w:t>.</w:t>
        </w:r>
      </w:ins>
    </w:p>
    <w:p w14:paraId="5895026E" w14:textId="1415151E" w:rsidR="00470755" w:rsidRDefault="00786B06" w:rsidP="00786B06">
      <w:pPr>
        <w:pStyle w:val="Caption"/>
        <w:jc w:val="left"/>
      </w:pPr>
      <w:r w:rsidRPr="00786B06">
        <w:rPr>
          <w:noProof/>
        </w:rPr>
        <w:lastRenderedPageBreak/>
        <mc:AlternateContent>
          <mc:Choice Requires="wpg">
            <w:drawing>
              <wp:inline distT="0" distB="0" distL="0" distR="0" wp14:anchorId="07D7E822" wp14:editId="00F117BA">
                <wp:extent cx="6000858" cy="7581972"/>
                <wp:effectExtent l="38100" t="19050" r="76200" b="95250"/>
                <wp:docPr id="492" name="Group 11"/>
                <wp:cNvGraphicFramePr/>
                <a:graphic xmlns:a="http://schemas.openxmlformats.org/drawingml/2006/main">
                  <a:graphicData uri="http://schemas.microsoft.com/office/word/2010/wordprocessingGroup">
                    <wpg:wgp>
                      <wpg:cNvGrpSpPr/>
                      <wpg:grpSpPr>
                        <a:xfrm>
                          <a:off x="0" y="0"/>
                          <a:ext cx="6000858" cy="7581972"/>
                          <a:chOff x="0" y="0"/>
                          <a:chExt cx="6000858" cy="7581972"/>
                        </a:xfrm>
                      </wpg:grpSpPr>
                      <wps:wsp>
                        <wps:cNvPr id="493" name="Text Box 493"/>
                        <wps:cNvSpPr txBox="1"/>
                        <wps:spPr>
                          <a:xfrm>
                            <a:off x="2264830" y="103010"/>
                            <a:ext cx="1503680" cy="308610"/>
                          </a:xfrm>
                          <a:prstGeom prst="rect">
                            <a:avLst/>
                          </a:prstGeom>
                          <a:noFill/>
                        </wps:spPr>
                        <wps:txbx>
                          <w:txbxContent>
                            <w:p w14:paraId="480AE9B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wps:txbx>
                        <wps:bodyPr wrap="none" rtlCol="0">
                          <a:spAutoFit/>
                        </wps:bodyPr>
                      </wps:wsp>
                      <wps:wsp>
                        <wps:cNvPr id="494" name="Text Box 494"/>
                        <wps:cNvSpPr txBox="1"/>
                        <wps:spPr>
                          <a:xfrm rot="17784864">
                            <a:off x="378316" y="926125"/>
                            <a:ext cx="469900" cy="276999"/>
                          </a:xfrm>
                          <a:prstGeom prst="rect">
                            <a:avLst/>
                          </a:prstGeom>
                          <a:noFill/>
                        </wps:spPr>
                        <wps:txbx>
                          <w:txbxContent>
                            <w:p w14:paraId="65B5E2F5" w14:textId="77777777" w:rsidR="00233AC5" w:rsidRDefault="00233AC5" w:rsidP="00786B06">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wps:txbx>
                        <wps:bodyPr wrap="none" rtlCol="0">
                          <a:spAutoFit/>
                        </wps:bodyPr>
                      </wps:wsp>
                      <wps:wsp>
                        <wps:cNvPr id="495" name="Rectangle 495"/>
                        <wps:cNvSpPr/>
                        <wps:spPr>
                          <a:xfrm>
                            <a:off x="1299316" y="10504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DD0AF0B" w14:textId="77777777" w:rsidR="00233AC5" w:rsidRDefault="00233AC5" w:rsidP="00786B06">
                              <w:pPr>
                                <w:rPr>
                                  <w:rFonts w:eastAsia="Times New Roman" w:cs="Times New Roman"/>
                                </w:rPr>
                              </w:pPr>
                            </w:p>
                          </w:txbxContent>
                        </wps:txbx>
                        <wps:bodyPr rtlCol="0" anchor="ctr"/>
                      </wps:wsp>
                      <wps:wsp>
                        <wps:cNvPr id="496" name="Rectangle 496"/>
                        <wps:cNvSpPr/>
                        <wps:spPr>
                          <a:xfrm>
                            <a:off x="1299316" y="1236691"/>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7EAE7" w14:textId="77777777" w:rsidR="00233AC5" w:rsidRDefault="00233AC5" w:rsidP="00786B06">
                              <w:pPr>
                                <w:rPr>
                                  <w:rFonts w:eastAsia="Times New Roman" w:cs="Times New Roman"/>
                                </w:rPr>
                              </w:pPr>
                            </w:p>
                          </w:txbxContent>
                        </wps:txbx>
                        <wps:bodyPr rtlCol="0" anchor="ctr"/>
                      </wps:wsp>
                      <wps:wsp>
                        <wps:cNvPr id="497" name="Rectangle 497"/>
                        <wps:cNvSpPr/>
                        <wps:spPr>
                          <a:xfrm>
                            <a:off x="1299316" y="16684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B5B5259" w14:textId="77777777" w:rsidR="00233AC5" w:rsidRDefault="00233AC5" w:rsidP="00786B06">
                              <w:pPr>
                                <w:rPr>
                                  <w:rFonts w:eastAsia="Times New Roman" w:cs="Times New Roman"/>
                                </w:rPr>
                              </w:pPr>
                            </w:p>
                          </w:txbxContent>
                        </wps:txbx>
                        <wps:bodyPr rtlCol="0" anchor="ctr"/>
                      </wps:wsp>
                      <wps:wsp>
                        <wps:cNvPr id="498" name="Rectangle 498"/>
                        <wps:cNvSpPr/>
                        <wps:spPr>
                          <a:xfrm>
                            <a:off x="1151588" y="13382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72DD2C" w14:textId="77777777" w:rsidR="00233AC5" w:rsidRDefault="00233AC5" w:rsidP="00786B06">
                              <w:pPr>
                                <w:rPr>
                                  <w:rFonts w:eastAsia="Times New Roman" w:cs="Times New Roman"/>
                                </w:rPr>
                              </w:pPr>
                            </w:p>
                          </w:txbxContent>
                        </wps:txbx>
                        <wps:bodyPr rtlCol="0" anchor="ctr"/>
                      </wps:wsp>
                      <wps:wsp>
                        <wps:cNvPr id="499" name="Rectangle 499"/>
                        <wps:cNvSpPr/>
                        <wps:spPr>
                          <a:xfrm>
                            <a:off x="1151588" y="1524557"/>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9BCDB4" w14:textId="77777777" w:rsidR="00233AC5" w:rsidRDefault="00233AC5" w:rsidP="00786B06">
                              <w:pPr>
                                <w:rPr>
                                  <w:rFonts w:eastAsia="Times New Roman" w:cs="Times New Roman"/>
                                </w:rPr>
                              </w:pPr>
                            </w:p>
                          </w:txbxContent>
                        </wps:txbx>
                        <wps:bodyPr rtlCol="0" anchor="ctr"/>
                      </wps:wsp>
                      <wps:wsp>
                        <wps:cNvPr id="500" name="Rectangle 500"/>
                        <wps:cNvSpPr/>
                        <wps:spPr>
                          <a:xfrm>
                            <a:off x="1151588" y="19563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2F61BC" w14:textId="77777777" w:rsidR="00233AC5" w:rsidRDefault="00233AC5" w:rsidP="00786B06">
                              <w:pPr>
                                <w:rPr>
                                  <w:rFonts w:eastAsia="Times New Roman" w:cs="Times New Roman"/>
                                </w:rPr>
                              </w:pPr>
                            </w:p>
                          </w:txbxContent>
                        </wps:txbx>
                        <wps:bodyPr rtlCol="0" anchor="ctr"/>
                      </wps:wsp>
                      <wps:wsp>
                        <wps:cNvPr id="501" name="Rectangle 501"/>
                        <wps:cNvSpPr/>
                        <wps:spPr>
                          <a:xfrm>
                            <a:off x="979239" y="16515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EC53FFD" w14:textId="77777777" w:rsidR="00233AC5" w:rsidRDefault="00233AC5" w:rsidP="00786B06">
                              <w:pPr>
                                <w:rPr>
                                  <w:rFonts w:eastAsia="Times New Roman" w:cs="Times New Roman"/>
                                </w:rPr>
                              </w:pPr>
                            </w:p>
                          </w:txbxContent>
                        </wps:txbx>
                        <wps:bodyPr rtlCol="0" anchor="ctr"/>
                      </wps:wsp>
                      <wps:wsp>
                        <wps:cNvPr id="502" name="Rectangle 502"/>
                        <wps:cNvSpPr/>
                        <wps:spPr>
                          <a:xfrm>
                            <a:off x="979239" y="1837824"/>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34ACD1" w14:textId="77777777" w:rsidR="00233AC5" w:rsidRDefault="00233AC5" w:rsidP="00786B06">
                              <w:pPr>
                                <w:rPr>
                                  <w:rFonts w:eastAsia="Times New Roman" w:cs="Times New Roman"/>
                                </w:rPr>
                              </w:pPr>
                            </w:p>
                          </w:txbxContent>
                        </wps:txbx>
                        <wps:bodyPr rtlCol="0" anchor="ctr"/>
                      </wps:wsp>
                      <wps:wsp>
                        <wps:cNvPr id="503" name="Rectangle 503"/>
                        <wps:cNvSpPr/>
                        <wps:spPr>
                          <a:xfrm>
                            <a:off x="979239" y="22696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FD6BAF3" w14:textId="77777777" w:rsidR="00233AC5" w:rsidRDefault="00233AC5" w:rsidP="00786B06">
                              <w:pPr>
                                <w:rPr>
                                  <w:rFonts w:eastAsia="Times New Roman" w:cs="Times New Roman"/>
                                </w:rPr>
                              </w:pPr>
                            </w:p>
                          </w:txbxContent>
                        </wps:txbx>
                        <wps:bodyPr rtlCol="0" anchor="ctr"/>
                      </wps:wsp>
                      <wps:wsp>
                        <wps:cNvPr id="504" name="Straight Arrow Connector 504"/>
                        <wps:cNvCnPr/>
                        <wps:spPr>
                          <a:xfrm flipV="1">
                            <a:off x="544277" y="777947"/>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1531309" y="579486"/>
                            <a:ext cx="1450340" cy="277495"/>
                          </a:xfrm>
                          <a:prstGeom prst="rect">
                            <a:avLst/>
                          </a:prstGeom>
                          <a:noFill/>
                        </wps:spPr>
                        <wps:txbx>
                          <w:txbxContent>
                            <w:p w14:paraId="3BCEBAC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06" name="Group 506"/>
                        <wpg:cNvGrpSpPr/>
                        <wpg:grpSpPr>
                          <a:xfrm>
                            <a:off x="2007108" y="1592246"/>
                            <a:ext cx="272185" cy="888812"/>
                            <a:chOff x="2007108" y="1592246"/>
                            <a:chExt cx="272185" cy="888812"/>
                          </a:xfrm>
                        </wpg:grpSpPr>
                        <wps:wsp>
                          <wps:cNvPr id="507" name="Text Box 507"/>
                          <wps:cNvSpPr txBox="1"/>
                          <wps:spPr>
                            <a:xfrm>
                              <a:off x="2013228" y="1592246"/>
                              <a:ext cx="266065" cy="262255"/>
                            </a:xfrm>
                            <a:prstGeom prst="rect">
                              <a:avLst/>
                            </a:prstGeom>
                            <a:noFill/>
                          </wps:spPr>
                          <wps:txbx>
                            <w:txbxContent>
                              <w:p w14:paraId="04DFDDC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08" name="Text Box 508"/>
                          <wps:cNvSpPr txBox="1"/>
                          <wps:spPr>
                            <a:xfrm>
                              <a:off x="2007108" y="1913988"/>
                              <a:ext cx="259080" cy="262255"/>
                            </a:xfrm>
                            <a:prstGeom prst="rect">
                              <a:avLst/>
                            </a:prstGeom>
                            <a:noFill/>
                          </wps:spPr>
                          <wps:txbx>
                            <w:txbxContent>
                              <w:p w14:paraId="1B4BD65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09" name="Text Box 509"/>
                          <wps:cNvSpPr txBox="1"/>
                          <wps:spPr>
                            <a:xfrm>
                              <a:off x="2013298" y="2218803"/>
                              <a:ext cx="259715" cy="262255"/>
                            </a:xfrm>
                            <a:prstGeom prst="rect">
                              <a:avLst/>
                            </a:prstGeom>
                            <a:noFill/>
                          </wps:spPr>
                          <wps:txbx>
                            <w:txbxContent>
                              <w:p w14:paraId="476A802D"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s:wsp>
                        <wps:cNvPr id="510" name="Text Box 510"/>
                        <wps:cNvSpPr txBox="1"/>
                        <wps:spPr>
                          <a:xfrm>
                            <a:off x="0" y="5334775"/>
                            <a:ext cx="452120" cy="277495"/>
                          </a:xfrm>
                          <a:prstGeom prst="rect">
                            <a:avLst/>
                          </a:prstGeom>
                          <a:noFill/>
                        </wps:spPr>
                        <wps:txbx>
                          <w:txbxContent>
                            <w:p w14:paraId="5BC41D81"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511" name="Text Box 511"/>
                        <wps:cNvSpPr txBox="1"/>
                        <wps:spPr>
                          <a:xfrm>
                            <a:off x="14125" y="7001763"/>
                            <a:ext cx="443230" cy="277495"/>
                          </a:xfrm>
                          <a:prstGeom prst="rect">
                            <a:avLst/>
                          </a:prstGeom>
                          <a:noFill/>
                        </wps:spPr>
                        <wps:txbx>
                          <w:txbxContent>
                            <w:p w14:paraId="0DACD1E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512" name="Group 512"/>
                        <wpg:cNvGrpSpPr/>
                        <wpg:grpSpPr>
                          <a:xfrm>
                            <a:off x="520332" y="5261474"/>
                            <a:ext cx="1342129" cy="372534"/>
                            <a:chOff x="520332" y="5261455"/>
                            <a:chExt cx="1441450" cy="279400"/>
                          </a:xfrm>
                        </wpg:grpSpPr>
                        <wps:wsp>
                          <wps:cNvPr id="513" name="Rectangle 513"/>
                          <wps:cNvSpPr/>
                          <wps:spPr>
                            <a:xfrm>
                              <a:off x="647332" y="52614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FE58CD" w14:textId="77777777" w:rsidR="00233AC5" w:rsidRDefault="00233AC5" w:rsidP="00786B06">
                                <w:pPr>
                                  <w:rPr>
                                    <w:rFonts w:eastAsia="Times New Roman" w:cs="Times New Roman"/>
                                  </w:rPr>
                                </w:pPr>
                              </w:p>
                            </w:txbxContent>
                          </wps:txbx>
                          <wps:bodyPr rtlCol="0" anchor="ctr"/>
                        </wps:wsp>
                        <wps:wsp>
                          <wps:cNvPr id="514" name="Rectangle 514"/>
                          <wps:cNvSpPr/>
                          <wps:spPr>
                            <a:xfrm>
                              <a:off x="590182" y="5337655"/>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6DA172EE" w14:textId="77777777" w:rsidR="00233AC5" w:rsidRDefault="00233AC5" w:rsidP="00786B06">
                                <w:pPr>
                                  <w:rPr>
                                    <w:rFonts w:eastAsia="Times New Roman" w:cs="Times New Roman"/>
                                  </w:rPr>
                                </w:pPr>
                              </w:p>
                            </w:txbxContent>
                          </wps:txbx>
                          <wps:bodyPr rtlCol="0" anchor="ctr"/>
                        </wps:wsp>
                        <wps:wsp>
                          <wps:cNvPr id="515" name="Rectangle 515"/>
                          <wps:cNvSpPr/>
                          <wps:spPr>
                            <a:xfrm>
                              <a:off x="520332" y="54011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C31915" w14:textId="77777777" w:rsidR="00233AC5" w:rsidRDefault="00233AC5" w:rsidP="00786B06">
                                <w:pPr>
                                  <w:rPr>
                                    <w:rFonts w:eastAsia="Times New Roman" w:cs="Times New Roman"/>
                                  </w:rPr>
                                </w:pPr>
                              </w:p>
                            </w:txbxContent>
                          </wps:txbx>
                          <wps:bodyPr rtlCol="0" anchor="ctr"/>
                        </wps:wsp>
                        <wps:wsp>
                          <wps:cNvPr id="516" name="Straight Connector 516"/>
                          <wps:cNvCnPr/>
                          <wps:spPr>
                            <a:xfrm flipV="1">
                              <a:off x="52033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7" name="Straight Connector 517"/>
                          <wps:cNvCnPr/>
                          <wps:spPr>
                            <a:xfrm flipV="1">
                              <a:off x="182208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8" name="Straight Connector 518"/>
                          <wps:cNvCnPr/>
                          <wps:spPr>
                            <a:xfrm flipV="1">
                              <a:off x="1834782" y="540115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19" name="Group 519"/>
                        <wpg:cNvGrpSpPr/>
                        <wpg:grpSpPr>
                          <a:xfrm>
                            <a:off x="461533" y="6945022"/>
                            <a:ext cx="1342129" cy="372534"/>
                            <a:chOff x="461533" y="6944997"/>
                            <a:chExt cx="1441450" cy="279400"/>
                          </a:xfrm>
                        </wpg:grpSpPr>
                        <wps:wsp>
                          <wps:cNvPr id="520" name="Rectangle 520"/>
                          <wps:cNvSpPr/>
                          <wps:spPr>
                            <a:xfrm>
                              <a:off x="588533" y="69449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8A627F4" w14:textId="77777777" w:rsidR="00233AC5" w:rsidRDefault="00233AC5" w:rsidP="00786B06">
                                <w:pPr>
                                  <w:rPr>
                                    <w:rFonts w:eastAsia="Times New Roman" w:cs="Times New Roman"/>
                                  </w:rPr>
                                </w:pPr>
                              </w:p>
                            </w:txbxContent>
                          </wps:txbx>
                          <wps:bodyPr rtlCol="0" anchor="ctr"/>
                        </wps:wsp>
                        <wps:wsp>
                          <wps:cNvPr id="521" name="Rectangle 521"/>
                          <wps:cNvSpPr/>
                          <wps:spPr>
                            <a:xfrm>
                              <a:off x="531383" y="7021197"/>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9576FA3" w14:textId="77777777" w:rsidR="00233AC5" w:rsidRDefault="00233AC5" w:rsidP="00786B06">
                                <w:pPr>
                                  <w:rPr>
                                    <w:rFonts w:eastAsia="Times New Roman" w:cs="Times New Roman"/>
                                  </w:rPr>
                                </w:pPr>
                              </w:p>
                            </w:txbxContent>
                          </wps:txbx>
                          <wps:bodyPr rtlCol="0" anchor="ctr"/>
                        </wps:wsp>
                        <wps:wsp>
                          <wps:cNvPr id="522" name="Rectangle 522"/>
                          <wps:cNvSpPr/>
                          <wps:spPr>
                            <a:xfrm>
                              <a:off x="461533" y="70846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A62C2AA" w14:textId="77777777" w:rsidR="00233AC5" w:rsidRDefault="00233AC5" w:rsidP="00786B06">
                                <w:pPr>
                                  <w:rPr>
                                    <w:rFonts w:eastAsia="Times New Roman" w:cs="Times New Roman"/>
                                  </w:rPr>
                                </w:pPr>
                              </w:p>
                            </w:txbxContent>
                          </wps:txbx>
                          <wps:bodyPr rtlCol="0" anchor="ctr"/>
                        </wps:wsp>
                        <wps:wsp>
                          <wps:cNvPr id="523" name="Straight Connector 523"/>
                          <wps:cNvCnPr/>
                          <wps:spPr>
                            <a:xfrm flipV="1">
                              <a:off x="46153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4" name="Straight Connector 524"/>
                          <wps:cNvCnPr/>
                          <wps:spPr>
                            <a:xfrm flipV="1">
                              <a:off x="176328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5" name="Straight Connector 525"/>
                          <wps:cNvCnPr/>
                          <wps:spPr>
                            <a:xfrm flipV="1">
                              <a:off x="1775983" y="708469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26" name="Straight Arrow Connector 526"/>
                        <wps:cNvCnPr/>
                        <wps:spPr>
                          <a:xfrm flipV="1">
                            <a:off x="1856549" y="5091558"/>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27" name="Straight Arrow Connector 527"/>
                        <wps:cNvCnPr/>
                        <wps:spPr>
                          <a:xfrm flipV="1">
                            <a:off x="1809576" y="6755507"/>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528" name="Group 528"/>
                        <wpg:cNvGrpSpPr/>
                        <wpg:grpSpPr>
                          <a:xfrm>
                            <a:off x="447805" y="5942878"/>
                            <a:ext cx="1432395" cy="694266"/>
                            <a:chOff x="447805" y="5942890"/>
                            <a:chExt cx="1536700" cy="520700"/>
                          </a:xfrm>
                        </wpg:grpSpPr>
                        <wps:wsp>
                          <wps:cNvPr id="529" name="Rectangle 529"/>
                          <wps:cNvSpPr/>
                          <wps:spPr>
                            <a:xfrm>
                              <a:off x="676405" y="594289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2D6AA" w14:textId="77777777" w:rsidR="00233AC5" w:rsidRDefault="00233AC5" w:rsidP="00786B06">
                                <w:pPr>
                                  <w:rPr>
                                    <w:rFonts w:eastAsia="Times New Roman" w:cs="Times New Roman"/>
                                  </w:rPr>
                                </w:pPr>
                              </w:p>
                            </w:txbxContent>
                          </wps:txbx>
                          <wps:bodyPr rtlCol="0" anchor="ctr"/>
                        </wps:wsp>
                        <wps:wsp>
                          <wps:cNvPr id="530" name="Rectangle 530"/>
                          <wps:cNvSpPr/>
                          <wps:spPr>
                            <a:xfrm>
                              <a:off x="568455" y="6031790"/>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882089B" w14:textId="77777777" w:rsidR="00233AC5" w:rsidRDefault="00233AC5" w:rsidP="00786B06">
                                <w:pPr>
                                  <w:rPr>
                                    <w:rFonts w:eastAsia="Times New Roman" w:cs="Times New Roman"/>
                                  </w:rPr>
                                </w:pPr>
                              </w:p>
                            </w:txbxContent>
                          </wps:txbx>
                          <wps:bodyPr rtlCol="0" anchor="ctr"/>
                        </wps:wsp>
                        <wps:wsp>
                          <wps:cNvPr id="531" name="Rectangle 531"/>
                          <wps:cNvSpPr/>
                          <wps:spPr>
                            <a:xfrm>
                              <a:off x="447805" y="613974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F90FBC6" w14:textId="77777777" w:rsidR="00233AC5" w:rsidRDefault="00233AC5" w:rsidP="00786B06">
                                <w:pPr>
                                  <w:rPr>
                                    <w:rFonts w:eastAsia="Times New Roman" w:cs="Times New Roman"/>
                                  </w:rPr>
                                </w:pPr>
                              </w:p>
                            </w:txbxContent>
                          </wps:txbx>
                          <wps:bodyPr rtlCol="0" anchor="ctr"/>
                        </wps:wsp>
                        <wps:wsp>
                          <wps:cNvPr id="532" name="Straight Connector 532"/>
                          <wps:cNvCnPr/>
                          <wps:spPr>
                            <a:xfrm flipV="1">
                              <a:off x="447805" y="594289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3" name="Straight Connector 533"/>
                          <wps:cNvCnPr/>
                          <wps:spPr>
                            <a:xfrm flipV="1">
                              <a:off x="1749555" y="59492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4" name="Straight Connector 534"/>
                          <wps:cNvCnPr/>
                          <wps:spPr>
                            <a:xfrm flipV="1">
                              <a:off x="1755905" y="62667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35" name="Text Box 535"/>
                        <wps:cNvSpPr txBox="1"/>
                        <wps:spPr>
                          <a:xfrm>
                            <a:off x="16261" y="6256076"/>
                            <a:ext cx="459105" cy="277495"/>
                          </a:xfrm>
                          <a:prstGeom prst="rect">
                            <a:avLst/>
                          </a:prstGeom>
                          <a:noFill/>
                        </wps:spPr>
                        <wps:txbx>
                          <w:txbxContent>
                            <w:p w14:paraId="3817B02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536" name="Straight Arrow Connector 536"/>
                        <wps:cNvCnPr/>
                        <wps:spPr>
                          <a:xfrm flipV="1">
                            <a:off x="1893723" y="6064248"/>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37" name="Text Box 537"/>
                        <wps:cNvSpPr txBox="1"/>
                        <wps:spPr>
                          <a:xfrm>
                            <a:off x="1501227" y="5394293"/>
                            <a:ext cx="340700" cy="261610"/>
                          </a:xfrm>
                          <a:prstGeom prst="rect">
                            <a:avLst/>
                          </a:prstGeom>
                          <a:noFill/>
                        </wps:spPr>
                        <wps:txbx>
                          <w:txbxContent>
                            <w:p w14:paraId="7FCC834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538" name="Text Box 538"/>
                        <wps:cNvSpPr txBox="1"/>
                        <wps:spPr>
                          <a:xfrm>
                            <a:off x="1437743" y="7071723"/>
                            <a:ext cx="324779" cy="261610"/>
                          </a:xfrm>
                          <a:prstGeom prst="rect">
                            <a:avLst/>
                          </a:prstGeom>
                          <a:noFill/>
                        </wps:spPr>
                        <wps:txbx>
                          <w:txbxContent>
                            <w:p w14:paraId="63D44754"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539" name="Text Box 539"/>
                        <wps:cNvSpPr txBox="1"/>
                        <wps:spPr>
                          <a:xfrm>
                            <a:off x="1404213" y="6175010"/>
                            <a:ext cx="325137" cy="261610"/>
                          </a:xfrm>
                          <a:prstGeom prst="rect">
                            <a:avLst/>
                          </a:prstGeom>
                          <a:noFill/>
                        </wps:spPr>
                        <wps:txbx>
                          <w:txbxContent>
                            <w:p w14:paraId="61C13EF3"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540" name="Text Box 540"/>
                        <wps:cNvSpPr txBox="1"/>
                        <wps:spPr>
                          <a:xfrm>
                            <a:off x="669409" y="1396306"/>
                            <a:ext cx="285750" cy="315595"/>
                          </a:xfrm>
                          <a:prstGeom prst="rect">
                            <a:avLst/>
                          </a:prstGeom>
                          <a:noFill/>
                        </wps:spPr>
                        <wps:txbx>
                          <w:txbxContent>
                            <w:p w14:paraId="4D98DD86"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541" name="Text Box 541"/>
                        <wps:cNvSpPr txBox="1"/>
                        <wps:spPr>
                          <a:xfrm>
                            <a:off x="796653" y="1078604"/>
                            <a:ext cx="285750" cy="315595"/>
                          </a:xfrm>
                          <a:prstGeom prst="rect">
                            <a:avLst/>
                          </a:prstGeom>
                          <a:noFill/>
                        </wps:spPr>
                        <wps:txbx>
                          <w:txbxContent>
                            <w:p w14:paraId="7C773112"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542" name="Text Box 542"/>
                        <wps:cNvSpPr txBox="1"/>
                        <wps:spPr>
                          <a:xfrm>
                            <a:off x="928424" y="747273"/>
                            <a:ext cx="285750" cy="315595"/>
                          </a:xfrm>
                          <a:prstGeom prst="rect">
                            <a:avLst/>
                          </a:prstGeom>
                          <a:noFill/>
                        </wps:spPr>
                        <wps:txbx>
                          <w:txbxContent>
                            <w:p w14:paraId="03A2861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543" name="Group 543"/>
                        <wpg:cNvGrpSpPr/>
                        <wpg:grpSpPr>
                          <a:xfrm>
                            <a:off x="3745214" y="1033491"/>
                            <a:ext cx="1233027" cy="821267"/>
                            <a:chOff x="3745214" y="1033491"/>
                            <a:chExt cx="1233027" cy="821267"/>
                          </a:xfrm>
                        </wpg:grpSpPr>
                        <wps:wsp>
                          <wps:cNvPr id="544" name="Rectangle 544"/>
                          <wps:cNvSpPr/>
                          <wps:spPr>
                            <a:xfrm>
                              <a:off x="3745214" y="1033491"/>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CFFC2B5" w14:textId="77777777" w:rsidR="00233AC5" w:rsidRDefault="00233AC5" w:rsidP="00786B06">
                                <w:pPr>
                                  <w:rPr>
                                    <w:rFonts w:eastAsia="Times New Roman" w:cs="Times New Roman"/>
                                  </w:rPr>
                                </w:pPr>
                              </w:p>
                            </w:txbxContent>
                          </wps:txbx>
                          <wps:bodyPr rtlCol="0" anchor="ctr"/>
                        </wps:wsp>
                        <wps:wsp>
                          <wps:cNvPr id="545" name="Rectangle 545"/>
                          <wps:cNvSpPr/>
                          <wps:spPr>
                            <a:xfrm>
                              <a:off x="3745214" y="1524557"/>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ADD47C2" w14:textId="77777777" w:rsidR="00233AC5" w:rsidRDefault="00233AC5" w:rsidP="00786B06">
                                <w:pPr>
                                  <w:rPr>
                                    <w:rFonts w:eastAsia="Times New Roman" w:cs="Times New Roman"/>
                                  </w:rPr>
                                </w:pPr>
                              </w:p>
                            </w:txbxContent>
                          </wps:txbx>
                          <wps:bodyPr rtlCol="0" anchor="ctr"/>
                        </wps:wsp>
                        <wpg:grpSp>
                          <wpg:cNvPr id="546" name="Group 546"/>
                          <wpg:cNvGrpSpPr/>
                          <wpg:grpSpPr>
                            <a:xfrm>
                              <a:off x="4694608" y="1034311"/>
                              <a:ext cx="283633" cy="702676"/>
                              <a:chOff x="4694608" y="1034311"/>
                              <a:chExt cx="283633" cy="702676"/>
                            </a:xfrm>
                          </wpg:grpSpPr>
                          <wps:wsp>
                            <wps:cNvPr id="547" name="Text Box 547"/>
                            <wps:cNvSpPr txBox="1"/>
                            <wps:spPr>
                              <a:xfrm>
                                <a:off x="4709001" y="1034311"/>
                                <a:ext cx="269240" cy="262255"/>
                              </a:xfrm>
                              <a:prstGeom prst="rect">
                                <a:avLst/>
                              </a:prstGeom>
                              <a:noFill/>
                            </wps:spPr>
                            <wps:txbx>
                              <w:txbxContent>
                                <w:p w14:paraId="2616CB8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48" name="Text Box 548"/>
                            <wps:cNvSpPr txBox="1"/>
                            <wps:spPr>
                              <a:xfrm>
                                <a:off x="4694608" y="1474732"/>
                                <a:ext cx="283210" cy="262255"/>
                              </a:xfrm>
                              <a:prstGeom prst="rect">
                                <a:avLst/>
                              </a:prstGeom>
                              <a:noFill/>
                            </wps:spPr>
                            <wps:txbx>
                              <w:txbxContent>
                                <w:p w14:paraId="538B8D2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49" name="Group 549"/>
                        <wpg:cNvGrpSpPr/>
                        <wpg:grpSpPr>
                          <a:xfrm>
                            <a:off x="3573841" y="1325736"/>
                            <a:ext cx="1233033" cy="821267"/>
                            <a:chOff x="3573841" y="1325736"/>
                            <a:chExt cx="1233033" cy="821267"/>
                          </a:xfrm>
                        </wpg:grpSpPr>
                        <wps:wsp>
                          <wps:cNvPr id="550" name="Rectangle 550"/>
                          <wps:cNvSpPr/>
                          <wps:spPr>
                            <a:xfrm>
                              <a:off x="3573841" y="1325736"/>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BB3F6F4" w14:textId="77777777" w:rsidR="00233AC5" w:rsidRDefault="00233AC5" w:rsidP="00786B06">
                                <w:pPr>
                                  <w:rPr>
                                    <w:rFonts w:eastAsia="Times New Roman" w:cs="Times New Roman"/>
                                  </w:rPr>
                                </w:pPr>
                              </w:p>
                            </w:txbxContent>
                          </wps:txbx>
                          <wps:bodyPr rtlCol="0" anchor="ctr"/>
                        </wps:wsp>
                        <wps:wsp>
                          <wps:cNvPr id="551" name="Rectangle 551"/>
                          <wps:cNvSpPr/>
                          <wps:spPr>
                            <a:xfrm>
                              <a:off x="3573841" y="181680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15AEEE" w14:textId="77777777" w:rsidR="00233AC5" w:rsidRDefault="00233AC5" w:rsidP="00786B06">
                                <w:pPr>
                                  <w:rPr>
                                    <w:rFonts w:eastAsia="Times New Roman" w:cs="Times New Roman"/>
                                  </w:rPr>
                                </w:pPr>
                              </w:p>
                            </w:txbxContent>
                          </wps:txbx>
                          <wps:bodyPr rtlCol="0" anchor="ctr"/>
                        </wps:wsp>
                        <wpg:grpSp>
                          <wpg:cNvPr id="552" name="Group 552"/>
                          <wpg:cNvGrpSpPr/>
                          <wpg:grpSpPr>
                            <a:xfrm>
                              <a:off x="4523241" y="1326550"/>
                              <a:ext cx="283633" cy="702676"/>
                              <a:chOff x="4523241" y="1326550"/>
                              <a:chExt cx="283633" cy="702676"/>
                            </a:xfrm>
                          </wpg:grpSpPr>
                          <wps:wsp>
                            <wps:cNvPr id="553" name="Text Box 553"/>
                            <wps:cNvSpPr txBox="1"/>
                            <wps:spPr>
                              <a:xfrm>
                                <a:off x="4537634" y="1326550"/>
                                <a:ext cx="269240" cy="262255"/>
                              </a:xfrm>
                              <a:prstGeom prst="rect">
                                <a:avLst/>
                              </a:prstGeom>
                              <a:noFill/>
                            </wps:spPr>
                            <wps:txbx>
                              <w:txbxContent>
                                <w:p w14:paraId="04E4B47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54" name="Text Box 554"/>
                            <wps:cNvSpPr txBox="1"/>
                            <wps:spPr>
                              <a:xfrm>
                                <a:off x="4523241" y="1766971"/>
                                <a:ext cx="283210" cy="262255"/>
                              </a:xfrm>
                              <a:prstGeom prst="rect">
                                <a:avLst/>
                              </a:prstGeom>
                              <a:noFill/>
                            </wps:spPr>
                            <wps:txbx>
                              <w:txbxContent>
                                <w:p w14:paraId="54EBB7B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55" name="Group 555"/>
                        <wpg:cNvGrpSpPr/>
                        <wpg:grpSpPr>
                          <a:xfrm>
                            <a:off x="3394876" y="1651557"/>
                            <a:ext cx="1233041" cy="821267"/>
                            <a:chOff x="3394876" y="1651557"/>
                            <a:chExt cx="1233041" cy="821267"/>
                          </a:xfrm>
                        </wpg:grpSpPr>
                        <wps:wsp>
                          <wps:cNvPr id="556" name="Rectangle 556"/>
                          <wps:cNvSpPr/>
                          <wps:spPr>
                            <a:xfrm>
                              <a:off x="3394876" y="1651557"/>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F468DB" w14:textId="77777777" w:rsidR="00233AC5" w:rsidRDefault="00233AC5" w:rsidP="00786B06">
                                <w:pPr>
                                  <w:rPr>
                                    <w:rFonts w:eastAsia="Times New Roman" w:cs="Times New Roman"/>
                                  </w:rPr>
                                </w:pPr>
                              </w:p>
                            </w:txbxContent>
                          </wps:txbx>
                          <wps:bodyPr rtlCol="0" anchor="ctr"/>
                        </wps:wsp>
                        <wps:wsp>
                          <wps:cNvPr id="557" name="Rectangle 557"/>
                          <wps:cNvSpPr/>
                          <wps:spPr>
                            <a:xfrm>
                              <a:off x="3394876" y="2142623"/>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867974A" w14:textId="77777777" w:rsidR="00233AC5" w:rsidRDefault="00233AC5" w:rsidP="00786B06">
                                <w:pPr>
                                  <w:rPr>
                                    <w:rFonts w:eastAsia="Times New Roman" w:cs="Times New Roman"/>
                                  </w:rPr>
                                </w:pPr>
                              </w:p>
                            </w:txbxContent>
                          </wps:txbx>
                          <wps:bodyPr rtlCol="0" anchor="ctr"/>
                        </wps:wsp>
                        <wpg:grpSp>
                          <wpg:cNvPr id="558" name="Group 558"/>
                          <wpg:cNvGrpSpPr/>
                          <wpg:grpSpPr>
                            <a:xfrm>
                              <a:off x="4344282" y="1652365"/>
                              <a:ext cx="283635" cy="702676"/>
                              <a:chOff x="4344282" y="1652365"/>
                              <a:chExt cx="283635" cy="702676"/>
                            </a:xfrm>
                          </wpg:grpSpPr>
                          <wps:wsp>
                            <wps:cNvPr id="559" name="Text Box 559"/>
                            <wps:cNvSpPr txBox="1"/>
                            <wps:spPr>
                              <a:xfrm>
                                <a:off x="4358677" y="1652365"/>
                                <a:ext cx="269240" cy="262255"/>
                              </a:xfrm>
                              <a:prstGeom prst="rect">
                                <a:avLst/>
                              </a:prstGeom>
                              <a:noFill/>
                            </wps:spPr>
                            <wps:txbx>
                              <w:txbxContent>
                                <w:p w14:paraId="4923C3E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60" name="Text Box 560"/>
                            <wps:cNvSpPr txBox="1"/>
                            <wps:spPr>
                              <a:xfrm>
                                <a:off x="4344282" y="2092786"/>
                                <a:ext cx="283210" cy="262255"/>
                              </a:xfrm>
                              <a:prstGeom prst="rect">
                                <a:avLst/>
                              </a:prstGeom>
                              <a:noFill/>
                            </wps:spPr>
                            <wps:txbx>
                              <w:txbxContent>
                                <w:p w14:paraId="7C20575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s:wsp>
                        <wps:cNvPr id="561" name="Text Box 561"/>
                        <wps:cNvSpPr txBox="1"/>
                        <wps:spPr>
                          <a:xfrm>
                            <a:off x="4072961" y="595945"/>
                            <a:ext cx="1450340" cy="277495"/>
                          </a:xfrm>
                          <a:prstGeom prst="rect">
                            <a:avLst/>
                          </a:prstGeom>
                          <a:noFill/>
                        </wps:spPr>
                        <wps:txbx>
                          <w:txbxContent>
                            <w:p w14:paraId="7FC3117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62" name="Group 562"/>
                        <wpg:cNvGrpSpPr/>
                        <wpg:grpSpPr>
                          <a:xfrm>
                            <a:off x="2349923" y="967162"/>
                            <a:ext cx="270316" cy="888782"/>
                            <a:chOff x="2349923" y="967162"/>
                            <a:chExt cx="270316" cy="888782"/>
                          </a:xfrm>
                        </wpg:grpSpPr>
                        <wps:wsp>
                          <wps:cNvPr id="563" name="Text Box 563"/>
                          <wps:cNvSpPr txBox="1"/>
                          <wps:spPr>
                            <a:xfrm>
                              <a:off x="2356079" y="967162"/>
                              <a:ext cx="264160" cy="262255"/>
                            </a:xfrm>
                            <a:prstGeom prst="rect">
                              <a:avLst/>
                            </a:prstGeom>
                            <a:noFill/>
                          </wps:spPr>
                          <wps:txbx>
                            <w:txbxContent>
                              <w:p w14:paraId="7983293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wps:txbx>
                          <wps:bodyPr wrap="none" rtlCol="0">
                            <a:spAutoFit/>
                          </wps:bodyPr>
                        </wps:wsp>
                        <wps:wsp>
                          <wps:cNvPr id="564" name="Text Box 564"/>
                          <wps:cNvSpPr txBox="1"/>
                          <wps:spPr>
                            <a:xfrm>
                              <a:off x="2349923" y="1288892"/>
                              <a:ext cx="259080" cy="262255"/>
                            </a:xfrm>
                            <a:prstGeom prst="rect">
                              <a:avLst/>
                            </a:prstGeom>
                            <a:noFill/>
                          </wps:spPr>
                          <wps:txbx>
                            <w:txbxContent>
                              <w:p w14:paraId="37D0714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wps:txbx>
                          <wps:bodyPr wrap="none" rtlCol="0">
                            <a:spAutoFit/>
                          </wps:bodyPr>
                        </wps:wsp>
                        <wps:wsp>
                          <wps:cNvPr id="565" name="Text Box 565"/>
                          <wps:cNvSpPr txBox="1"/>
                          <wps:spPr>
                            <a:xfrm>
                              <a:off x="2356077" y="1593689"/>
                              <a:ext cx="257810" cy="262255"/>
                            </a:xfrm>
                            <a:prstGeom prst="rect">
                              <a:avLst/>
                            </a:prstGeom>
                            <a:noFill/>
                          </wps:spPr>
                          <wps:txbx>
                            <w:txbxContent>
                              <w:p w14:paraId="529786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wps:txbx>
                          <wps:bodyPr wrap="none" rtlCol="0">
                            <a:spAutoFit/>
                          </wps:bodyPr>
                        </wps:wsp>
                      </wpg:grpSp>
                      <wpg:grpSp>
                        <wpg:cNvPr id="566" name="Group 566"/>
                        <wpg:cNvGrpSpPr/>
                        <wpg:grpSpPr>
                          <a:xfrm>
                            <a:off x="2196891" y="1259388"/>
                            <a:ext cx="272261" cy="888782"/>
                            <a:chOff x="2196891" y="1259388"/>
                            <a:chExt cx="272261" cy="888782"/>
                          </a:xfrm>
                        </wpg:grpSpPr>
                        <wps:wsp>
                          <wps:cNvPr id="567" name="Text Box 567"/>
                          <wps:cNvSpPr txBox="1"/>
                          <wps:spPr>
                            <a:xfrm>
                              <a:off x="2203087" y="1259388"/>
                              <a:ext cx="266065" cy="262255"/>
                            </a:xfrm>
                            <a:prstGeom prst="rect">
                              <a:avLst/>
                            </a:prstGeom>
                            <a:noFill/>
                          </wps:spPr>
                          <wps:txbx>
                            <w:txbxContent>
                              <w:p w14:paraId="1A1CC73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68" name="Text Box 568"/>
                          <wps:cNvSpPr txBox="1"/>
                          <wps:spPr>
                            <a:xfrm>
                              <a:off x="2196891" y="1581103"/>
                              <a:ext cx="259080" cy="262255"/>
                            </a:xfrm>
                            <a:prstGeom prst="rect">
                              <a:avLst/>
                            </a:prstGeom>
                            <a:noFill/>
                          </wps:spPr>
                          <wps:txbx>
                            <w:txbxContent>
                              <w:p w14:paraId="5D134C0A"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69" name="Text Box 569"/>
                          <wps:cNvSpPr txBox="1"/>
                          <wps:spPr>
                            <a:xfrm>
                              <a:off x="2203085" y="1885915"/>
                              <a:ext cx="259715" cy="262255"/>
                            </a:xfrm>
                            <a:prstGeom prst="rect">
                              <a:avLst/>
                            </a:prstGeom>
                            <a:noFill/>
                          </wps:spPr>
                          <wps:txbx>
                            <w:txbxContent>
                              <w:p w14:paraId="48590B4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g:grpSp>
                        <wpg:cNvPr id="570" name="Group 570"/>
                        <wpg:cNvGrpSpPr/>
                        <wpg:grpSpPr>
                          <a:xfrm>
                            <a:off x="3189447" y="5132512"/>
                            <a:ext cx="1951629" cy="875687"/>
                            <a:chOff x="3189447" y="5132512"/>
                            <a:chExt cx="1951629" cy="875687"/>
                          </a:xfrm>
                        </wpg:grpSpPr>
                        <wps:wsp>
                          <wps:cNvPr id="571" name="Rectangle 571"/>
                          <wps:cNvSpPr/>
                          <wps:spPr>
                            <a:xfrm>
                              <a:off x="3573468" y="5140519"/>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126EFF" w14:textId="77777777" w:rsidR="00233AC5" w:rsidRDefault="00233AC5" w:rsidP="00786B06">
                                <w:pPr>
                                  <w:rPr>
                                    <w:rFonts w:eastAsia="Times New Roman" w:cs="Times New Roman"/>
                                  </w:rPr>
                                </w:pPr>
                              </w:p>
                            </w:txbxContent>
                          </wps:txbx>
                          <wps:bodyPr rtlCol="0" anchor="ctr"/>
                        </wps:wsp>
                        <wps:wsp>
                          <wps:cNvPr id="572" name="Rectangle 572"/>
                          <wps:cNvSpPr/>
                          <wps:spPr>
                            <a:xfrm>
                              <a:off x="3380210" y="532242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D38FC10" w14:textId="77777777" w:rsidR="00233AC5" w:rsidRDefault="00233AC5" w:rsidP="00786B06">
                                <w:pPr>
                                  <w:rPr>
                                    <w:rFonts w:eastAsia="Times New Roman" w:cs="Times New Roman"/>
                                  </w:rPr>
                                </w:pPr>
                              </w:p>
                            </w:txbxContent>
                          </wps:txbx>
                          <wps:bodyPr rtlCol="0" anchor="ctr"/>
                        </wps:wsp>
                        <wps:wsp>
                          <wps:cNvPr id="573" name="Rectangle 573"/>
                          <wps:cNvSpPr/>
                          <wps:spPr>
                            <a:xfrm>
                              <a:off x="3189447" y="5507733"/>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E2AB9F7" w14:textId="77777777" w:rsidR="00233AC5" w:rsidRDefault="00233AC5" w:rsidP="00786B06">
                                <w:pPr>
                                  <w:rPr>
                                    <w:rFonts w:eastAsia="Times New Roman" w:cs="Times New Roman"/>
                                  </w:rPr>
                                </w:pPr>
                              </w:p>
                            </w:txbxContent>
                          </wps:txbx>
                          <wps:bodyPr rtlCol="0" anchor="ctr"/>
                        </wps:wsp>
                        <wps:wsp>
                          <wps:cNvPr id="574" name="Straight Connector 574"/>
                          <wps:cNvCnPr/>
                          <wps:spPr>
                            <a:xfrm flipV="1">
                              <a:off x="4806195" y="5322420"/>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75" name="Text Box 575"/>
                          <wps:cNvSpPr txBox="1"/>
                          <wps:spPr>
                            <a:xfrm>
                              <a:off x="4102725" y="5525098"/>
                              <a:ext cx="325137" cy="261610"/>
                            </a:xfrm>
                            <a:prstGeom prst="rect">
                              <a:avLst/>
                            </a:prstGeom>
                            <a:noFill/>
                          </wps:spPr>
                          <wps:txbx>
                            <w:txbxContent>
                              <w:p w14:paraId="482D35D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576" name="Straight Connector 576"/>
                          <wps:cNvCnPr/>
                          <wps:spPr>
                            <a:xfrm flipV="1">
                              <a:off x="4422174" y="563158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flipV="1">
                              <a:off x="4424815" y="514051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8" name="Straight Connector 578"/>
                          <wps:cNvCnPr/>
                          <wps:spPr>
                            <a:xfrm flipV="1">
                              <a:off x="3197498" y="5132512"/>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79" name="Group 579"/>
                        <wpg:cNvGrpSpPr/>
                        <wpg:grpSpPr>
                          <a:xfrm>
                            <a:off x="3092986" y="6600347"/>
                            <a:ext cx="1960096" cy="717184"/>
                            <a:chOff x="3092986" y="6600347"/>
                            <a:chExt cx="1960096" cy="717184"/>
                          </a:xfrm>
                        </wpg:grpSpPr>
                        <wps:wsp>
                          <wps:cNvPr id="580" name="Rectangle 580"/>
                          <wps:cNvSpPr/>
                          <wps:spPr>
                            <a:xfrm>
                              <a:off x="3485474" y="6605491"/>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781FF4" w14:textId="77777777" w:rsidR="00233AC5" w:rsidRDefault="00233AC5" w:rsidP="00786B06">
                                <w:pPr>
                                  <w:rPr>
                                    <w:rFonts w:eastAsia="Times New Roman" w:cs="Times New Roman"/>
                                  </w:rPr>
                                </w:pPr>
                              </w:p>
                            </w:txbxContent>
                          </wps:txbx>
                          <wps:bodyPr rtlCol="0" anchor="ctr"/>
                        </wps:wsp>
                        <wps:wsp>
                          <wps:cNvPr id="581" name="Rectangle 581"/>
                          <wps:cNvSpPr/>
                          <wps:spPr>
                            <a:xfrm>
                              <a:off x="3314101" y="6775817"/>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06E7DC0" w14:textId="77777777" w:rsidR="00233AC5" w:rsidRDefault="00233AC5" w:rsidP="00786B06">
                                <w:pPr>
                                  <w:rPr>
                                    <w:rFonts w:eastAsia="Times New Roman" w:cs="Times New Roman"/>
                                  </w:rPr>
                                </w:pPr>
                              </w:p>
                            </w:txbxContent>
                          </wps:txbx>
                          <wps:bodyPr rtlCol="0" anchor="ctr"/>
                        </wps:wsp>
                        <wps:wsp>
                          <wps:cNvPr id="582" name="Rectangle 582"/>
                          <wps:cNvSpPr/>
                          <wps:spPr>
                            <a:xfrm>
                              <a:off x="3092986" y="698263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DB0BBD" w14:textId="77777777" w:rsidR="00233AC5" w:rsidRDefault="00233AC5" w:rsidP="00786B06">
                                <w:pPr>
                                  <w:rPr>
                                    <w:rFonts w:eastAsia="Times New Roman" w:cs="Times New Roman"/>
                                  </w:rPr>
                                </w:pPr>
                              </w:p>
                            </w:txbxContent>
                          </wps:txbx>
                          <wps:bodyPr rtlCol="0" anchor="ctr"/>
                        </wps:wsp>
                        <wps:wsp>
                          <wps:cNvPr id="583" name="Straight Connector 583"/>
                          <wps:cNvCnPr/>
                          <wps:spPr>
                            <a:xfrm flipV="1">
                              <a:off x="4325713" y="694091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4" name="Straight Connector 584"/>
                          <wps:cNvCnPr/>
                          <wps:spPr>
                            <a:xfrm flipV="1">
                              <a:off x="4325713" y="661806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5" name="Straight Connector 585"/>
                          <wps:cNvCnPr/>
                          <wps:spPr>
                            <a:xfrm flipV="1">
                              <a:off x="3092986" y="6600347"/>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6" name="Straight Connector 586"/>
                          <wps:cNvCnPr/>
                          <wps:spPr>
                            <a:xfrm flipV="1">
                              <a:off x="4718201" y="6600347"/>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87" name="Text Box 587"/>
                          <wps:cNvSpPr txBox="1"/>
                          <wps:spPr>
                            <a:xfrm>
                              <a:off x="4051002" y="6987757"/>
                              <a:ext cx="325137" cy="261610"/>
                            </a:xfrm>
                            <a:prstGeom prst="rect">
                              <a:avLst/>
                            </a:prstGeom>
                            <a:noFill/>
                          </wps:spPr>
                          <wps:txbx>
                            <w:txbxContent>
                              <w:p w14:paraId="335E1519"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588" name="Text Box 588"/>
                        <wps:cNvSpPr txBox="1"/>
                        <wps:spPr>
                          <a:xfrm>
                            <a:off x="2592289" y="5625725"/>
                            <a:ext cx="463213" cy="276999"/>
                          </a:xfrm>
                          <a:prstGeom prst="rect">
                            <a:avLst/>
                          </a:prstGeom>
                          <a:noFill/>
                        </wps:spPr>
                        <wps:txbx>
                          <w:txbxContent>
                            <w:p w14:paraId="3B5C25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589" name="Text Box 589"/>
                        <wps:cNvSpPr txBox="1"/>
                        <wps:spPr>
                          <a:xfrm>
                            <a:off x="2535046" y="7011686"/>
                            <a:ext cx="454660" cy="277495"/>
                          </a:xfrm>
                          <a:prstGeom prst="rect">
                            <a:avLst/>
                          </a:prstGeom>
                          <a:noFill/>
                        </wps:spPr>
                        <wps:txbx>
                          <w:txbxContent>
                            <w:p w14:paraId="5924871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590" name="Group 590"/>
                        <wpg:cNvGrpSpPr/>
                        <wpg:grpSpPr>
                          <a:xfrm>
                            <a:off x="715050" y="2686396"/>
                            <a:ext cx="4437583" cy="2272545"/>
                            <a:chOff x="715050" y="2686396"/>
                            <a:chExt cx="4437583" cy="2272545"/>
                          </a:xfrm>
                        </wpg:grpSpPr>
                        <wps:wsp>
                          <wps:cNvPr id="591" name="Text Box 591"/>
                          <wps:cNvSpPr txBox="1"/>
                          <wps:spPr>
                            <a:xfrm>
                              <a:off x="2888880" y="2686396"/>
                              <a:ext cx="1389380" cy="277495"/>
                            </a:xfrm>
                            <a:prstGeom prst="rect">
                              <a:avLst/>
                            </a:prstGeom>
                            <a:noFill/>
                          </wps:spPr>
                          <wps:txbx>
                            <w:txbxContent>
                              <w:p w14:paraId="695E6879"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592" name="Text Box 592"/>
                          <wps:cNvSpPr txBox="1"/>
                          <wps:spPr>
                            <a:xfrm>
                              <a:off x="2569749" y="4681446"/>
                              <a:ext cx="629285" cy="277495"/>
                            </a:xfrm>
                            <a:prstGeom prst="rect">
                              <a:avLst/>
                            </a:prstGeom>
                            <a:noFill/>
                          </wps:spPr>
                          <wps:txbx>
                            <w:txbxContent>
                              <w:p w14:paraId="65DAC6D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s:wsp>
                          <wps:cNvPr id="593" name="Text Box 593"/>
                          <wps:cNvSpPr txBox="1"/>
                          <wps:spPr>
                            <a:xfrm>
                              <a:off x="715050" y="3156205"/>
                              <a:ext cx="1209040" cy="315595"/>
                            </a:xfrm>
                            <a:prstGeom prst="rect">
                              <a:avLst/>
                            </a:prstGeom>
                            <a:noFill/>
                          </wps:spPr>
                          <wps:txbx>
                            <w:txbxContent>
                              <w:p w14:paraId="150C157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 xml:space="preserve">Image at </w:t>
                                </w:r>
                                <w:proofErr w:type="gramStart"/>
                                <w:r>
                                  <w:rPr>
                                    <w:rFonts w:asciiTheme="minorHAnsi" w:hAnsi="Cambria" w:cstheme="minorBidi"/>
                                    <w:color w:val="000000" w:themeColor="text1"/>
                                    <w:kern w:val="24"/>
                                    <w:sz w:val="24"/>
                                    <w:szCs w:val="24"/>
                                  </w:rPr>
                                  <w:t>time  t</w:t>
                                </w:r>
                                <w:r>
                                  <w:rPr>
                                    <w:rFonts w:asciiTheme="minorHAnsi" w:hAnsi="Cambria" w:cstheme="minorBidi"/>
                                    <w:color w:val="000000" w:themeColor="text1"/>
                                    <w:kern w:val="24"/>
                                    <w:position w:val="-6"/>
                                    <w:sz w:val="24"/>
                                    <w:szCs w:val="24"/>
                                    <w:vertAlign w:val="subscript"/>
                                  </w:rPr>
                                  <w:t>2</w:t>
                                </w:r>
                                <w:proofErr w:type="gramEnd"/>
                                <w:r>
                                  <w:rPr>
                                    <w:rFonts w:asciiTheme="minorHAnsi" w:hAnsi="Cambria" w:cstheme="minorBidi"/>
                                    <w:color w:val="000000" w:themeColor="text1"/>
                                    <w:kern w:val="24"/>
                                    <w:sz w:val="24"/>
                                    <w:szCs w:val="24"/>
                                  </w:rPr>
                                  <w:t xml:space="preserve"> </w:t>
                                </w:r>
                              </w:p>
                            </w:txbxContent>
                          </wps:txbx>
                          <wps:bodyPr wrap="none" rtlCol="0">
                            <a:spAutoFit/>
                          </wps:bodyPr>
                        </wps:wsp>
                        <wps:wsp>
                          <wps:cNvPr id="594" name="Straight Arrow Connector 594"/>
                          <wps:cNvCnPr/>
                          <wps:spPr>
                            <a:xfrm>
                              <a:off x="1754618" y="3413264"/>
                              <a:ext cx="142153" cy="118531"/>
                            </a:xfrm>
                            <a:prstGeom prst="straightConnector1">
                              <a:avLst/>
                            </a:prstGeom>
                            <a:ln w="15875">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g:grpSp>
                          <wpg:cNvPr id="595" name="Group 595"/>
                          <wpg:cNvGrpSpPr/>
                          <wpg:grpSpPr>
                            <a:xfrm>
                              <a:off x="3576112" y="3020192"/>
                              <a:ext cx="1232727" cy="821267"/>
                              <a:chOff x="3576112" y="3020192"/>
                              <a:chExt cx="1232727" cy="821267"/>
                            </a:xfrm>
                          </wpg:grpSpPr>
                          <wps:wsp>
                            <wps:cNvPr id="596" name="Rectangle 596"/>
                            <wps:cNvSpPr/>
                            <wps:spPr>
                              <a:xfrm>
                                <a:off x="3576112" y="3020192"/>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BA0D991" w14:textId="77777777" w:rsidR="00233AC5" w:rsidRDefault="00233AC5" w:rsidP="00786B06">
                                  <w:pPr>
                                    <w:rPr>
                                      <w:rFonts w:eastAsia="Times New Roman" w:cs="Times New Roman"/>
                                    </w:rPr>
                                  </w:pPr>
                                </w:p>
                              </w:txbxContent>
                            </wps:txbx>
                            <wps:bodyPr rtlCol="0" anchor="ctr"/>
                          </wps:wsp>
                          <wps:wsp>
                            <wps:cNvPr id="597" name="Rectangle 597"/>
                            <wps:cNvSpPr/>
                            <wps:spPr>
                              <a:xfrm>
                                <a:off x="3576112" y="3511258"/>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4C746E6" w14:textId="77777777" w:rsidR="00233AC5" w:rsidRDefault="00233AC5" w:rsidP="00786B06">
                                  <w:pPr>
                                    <w:rPr>
                                      <w:rFonts w:eastAsia="Times New Roman" w:cs="Times New Roman"/>
                                    </w:rPr>
                                  </w:pPr>
                                </w:p>
                              </w:txbxContent>
                            </wps:txbx>
                            <wps:bodyPr rtlCol="0" anchor="ctr"/>
                          </wps:wsp>
                        </wpg:grpSp>
                        <wps:wsp>
                          <wps:cNvPr id="598" name="Rectangle 598"/>
                          <wps:cNvSpPr/>
                          <wps:spPr>
                            <a:xfrm>
                              <a:off x="2303129" y="3020192"/>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BF7BA5F" w14:textId="77777777" w:rsidR="00233AC5" w:rsidRDefault="00233AC5" w:rsidP="00786B06">
                                <w:pPr>
                                  <w:rPr>
                                    <w:rFonts w:eastAsia="Times New Roman" w:cs="Times New Roman"/>
                                  </w:rPr>
                                </w:pPr>
                              </w:p>
                            </w:txbxContent>
                          </wps:txbx>
                          <wps:bodyPr rtlCol="0" anchor="ctr"/>
                        </wps:wsp>
                        <wps:wsp>
                          <wps:cNvPr id="599" name="Rectangle 599"/>
                          <wps:cNvSpPr/>
                          <wps:spPr>
                            <a:xfrm>
                              <a:off x="2303129" y="3206459"/>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9B5C007" w14:textId="77777777" w:rsidR="00233AC5" w:rsidRDefault="00233AC5" w:rsidP="00786B06">
                                <w:pPr>
                                  <w:rPr>
                                    <w:rFonts w:eastAsia="Times New Roman" w:cs="Times New Roman"/>
                                  </w:rPr>
                                </w:pPr>
                              </w:p>
                            </w:txbxContent>
                          </wps:txbx>
                          <wps:bodyPr rtlCol="0" anchor="ctr"/>
                        </wps:wsp>
                        <wps:wsp>
                          <wps:cNvPr id="600" name="Rectangle 600"/>
                          <wps:cNvSpPr/>
                          <wps:spPr>
                            <a:xfrm>
                              <a:off x="2303129" y="3638259"/>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C94AD80" w14:textId="77777777" w:rsidR="00233AC5" w:rsidRDefault="00233AC5" w:rsidP="00786B06">
                                <w:pPr>
                                  <w:rPr>
                                    <w:rFonts w:eastAsia="Times New Roman" w:cs="Times New Roman"/>
                                  </w:rPr>
                                </w:pPr>
                              </w:p>
                            </w:txbxContent>
                          </wps:txbx>
                          <wps:bodyPr rtlCol="0" anchor="ctr"/>
                        </wps:wsp>
                        <wps:wsp>
                          <wps:cNvPr id="601" name="Rectangle 601"/>
                          <wps:cNvSpPr/>
                          <wps:spPr>
                            <a:xfrm>
                              <a:off x="2312042" y="3036495"/>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ED0E2FD" w14:textId="77777777" w:rsidR="00233AC5" w:rsidRDefault="00233AC5" w:rsidP="00786B06">
                                <w:pPr>
                                  <w:rPr>
                                    <w:rFonts w:eastAsia="Times New Roman" w:cs="Times New Roman"/>
                                  </w:rPr>
                                </w:pPr>
                              </w:p>
                            </w:txbxContent>
                          </wps:txbx>
                          <wps:bodyPr rtlCol="0" anchor="ctr"/>
                        </wps:wsp>
                        <wpg:grpSp>
                          <wpg:cNvPr id="602" name="Group 602"/>
                          <wpg:cNvGrpSpPr/>
                          <wpg:grpSpPr>
                            <a:xfrm>
                              <a:off x="1953026" y="3409030"/>
                              <a:ext cx="2505710" cy="821267"/>
                              <a:chOff x="1953026" y="3409030"/>
                              <a:chExt cx="2505710" cy="821267"/>
                            </a:xfrm>
                          </wpg:grpSpPr>
                          <wpg:grpSp>
                            <wpg:cNvPr id="603" name="Group 603"/>
                            <wpg:cNvGrpSpPr/>
                            <wpg:grpSpPr>
                              <a:xfrm>
                                <a:off x="3226009" y="3409030"/>
                                <a:ext cx="1232727" cy="821267"/>
                                <a:chOff x="3226009" y="3409030"/>
                                <a:chExt cx="1232727" cy="821267"/>
                              </a:xfrm>
                            </wpg:grpSpPr>
                            <wps:wsp>
                              <wps:cNvPr id="604" name="Rectangle 604"/>
                              <wps:cNvSpPr/>
                              <wps:spPr>
                                <a:xfrm>
                                  <a:off x="3226009" y="3409030"/>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B28CEC7" w14:textId="77777777" w:rsidR="00233AC5" w:rsidRDefault="00233AC5" w:rsidP="00786B06">
                                    <w:pPr>
                                      <w:rPr>
                                        <w:rFonts w:eastAsia="Times New Roman" w:cs="Times New Roman"/>
                                      </w:rPr>
                                    </w:pPr>
                                  </w:p>
                                </w:txbxContent>
                              </wps:txbx>
                              <wps:bodyPr rtlCol="0" anchor="ctr"/>
                            </wps:wsp>
                            <wps:wsp>
                              <wps:cNvPr id="605" name="Rectangle 605"/>
                              <wps:cNvSpPr/>
                              <wps:spPr>
                                <a:xfrm>
                                  <a:off x="3226009" y="3900096"/>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B8C9D9" w14:textId="77777777" w:rsidR="00233AC5" w:rsidRDefault="00233AC5" w:rsidP="00786B06">
                                    <w:pPr>
                                      <w:rPr>
                                        <w:rFonts w:eastAsia="Times New Roman" w:cs="Times New Roman"/>
                                      </w:rPr>
                                    </w:pPr>
                                  </w:p>
                                </w:txbxContent>
                              </wps:txbx>
                              <wps:bodyPr rtlCol="0" anchor="ctr"/>
                            </wps:wsp>
                          </wpg:grpSp>
                          <wps:wsp>
                            <wps:cNvPr id="606" name="Rectangle 606"/>
                            <wps:cNvSpPr/>
                            <wps:spPr>
                              <a:xfrm>
                                <a:off x="1953026" y="3409030"/>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F4B3D25" w14:textId="77777777" w:rsidR="00233AC5" w:rsidRDefault="00233AC5" w:rsidP="00786B06">
                                  <w:pPr>
                                    <w:rPr>
                                      <w:rFonts w:eastAsia="Times New Roman" w:cs="Times New Roman"/>
                                    </w:rPr>
                                  </w:pPr>
                                </w:p>
                              </w:txbxContent>
                            </wps:txbx>
                            <wps:bodyPr rtlCol="0" anchor="ctr"/>
                          </wps:wsp>
                          <wps:wsp>
                            <wps:cNvPr id="607" name="Rectangle 607"/>
                            <wps:cNvSpPr/>
                            <wps:spPr>
                              <a:xfrm>
                                <a:off x="1953026" y="3595297"/>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5C4A3B1" w14:textId="77777777" w:rsidR="00233AC5" w:rsidRDefault="00233AC5" w:rsidP="00786B06">
                                  <w:pPr>
                                    <w:rPr>
                                      <w:rFonts w:eastAsia="Times New Roman" w:cs="Times New Roman"/>
                                    </w:rPr>
                                  </w:pPr>
                                </w:p>
                              </w:txbxContent>
                            </wps:txbx>
                            <wps:bodyPr rtlCol="0" anchor="ctr"/>
                          </wps:wsp>
                          <wps:wsp>
                            <wps:cNvPr id="608" name="Rectangle 608"/>
                            <wps:cNvSpPr/>
                            <wps:spPr>
                              <a:xfrm>
                                <a:off x="1953026" y="402709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146F2A8" w14:textId="77777777" w:rsidR="00233AC5" w:rsidRDefault="00233AC5" w:rsidP="00786B06">
                                  <w:pPr>
                                    <w:rPr>
                                      <w:rFonts w:eastAsia="Times New Roman" w:cs="Times New Roman"/>
                                    </w:rPr>
                                  </w:pPr>
                                </w:p>
                              </w:txbxContent>
                            </wps:txbx>
                            <wps:bodyPr rtlCol="0" anchor="ctr"/>
                          </wps:wsp>
                          <wps:wsp>
                            <wps:cNvPr id="609" name="Rectangle 609"/>
                            <wps:cNvSpPr/>
                            <wps:spPr>
                              <a:xfrm>
                                <a:off x="1953026" y="3409030"/>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5AC21DE2" w14:textId="77777777" w:rsidR="00233AC5" w:rsidRDefault="00233AC5" w:rsidP="00786B06">
                                  <w:pPr>
                                    <w:rPr>
                                      <w:rFonts w:eastAsia="Times New Roman" w:cs="Times New Roman"/>
                                    </w:rPr>
                                  </w:pPr>
                                </w:p>
                              </w:txbxContent>
                            </wps:txbx>
                            <wps:bodyPr rtlCol="0" anchor="ctr"/>
                          </wps:wsp>
                        </wpg:grpSp>
                        <wpg:grpSp>
                          <wpg:cNvPr id="610" name="Group 610"/>
                          <wpg:cNvGrpSpPr/>
                          <wpg:grpSpPr>
                            <a:xfrm>
                              <a:off x="1549370" y="3843867"/>
                              <a:ext cx="2505710" cy="821267"/>
                              <a:chOff x="1549370" y="3843867"/>
                              <a:chExt cx="2505710" cy="821267"/>
                            </a:xfrm>
                          </wpg:grpSpPr>
                          <wpg:grpSp>
                            <wpg:cNvPr id="611" name="Group 611"/>
                            <wpg:cNvGrpSpPr/>
                            <wpg:grpSpPr>
                              <a:xfrm>
                                <a:off x="2822353" y="3843867"/>
                                <a:ext cx="1232727" cy="821267"/>
                                <a:chOff x="2822353" y="3843867"/>
                                <a:chExt cx="1232727" cy="821267"/>
                              </a:xfrm>
                            </wpg:grpSpPr>
                            <wps:wsp>
                              <wps:cNvPr id="612" name="Rectangle 612"/>
                              <wps:cNvSpPr/>
                              <wps:spPr>
                                <a:xfrm>
                                  <a:off x="2822353" y="3843867"/>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0BA7CFD" w14:textId="77777777" w:rsidR="00233AC5" w:rsidRDefault="00233AC5" w:rsidP="00786B06">
                                    <w:pPr>
                                      <w:rPr>
                                        <w:rFonts w:eastAsia="Times New Roman" w:cs="Times New Roman"/>
                                      </w:rPr>
                                    </w:pPr>
                                  </w:p>
                                </w:txbxContent>
                              </wps:txbx>
                              <wps:bodyPr rtlCol="0" anchor="ctr"/>
                            </wps:wsp>
                            <wps:wsp>
                              <wps:cNvPr id="613" name="Rectangle 613"/>
                              <wps:cNvSpPr/>
                              <wps:spPr>
                                <a:xfrm>
                                  <a:off x="2822353" y="4334933"/>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89AF4E5" w14:textId="77777777" w:rsidR="00233AC5" w:rsidRDefault="00233AC5" w:rsidP="00786B06">
                                    <w:pPr>
                                      <w:rPr>
                                        <w:rFonts w:eastAsia="Times New Roman" w:cs="Times New Roman"/>
                                      </w:rPr>
                                    </w:pPr>
                                  </w:p>
                                </w:txbxContent>
                              </wps:txbx>
                              <wps:bodyPr rtlCol="0" anchor="ctr"/>
                            </wps:wsp>
                          </wpg:grpSp>
                          <wps:wsp>
                            <wps:cNvPr id="614" name="Rectangle 614"/>
                            <wps:cNvSpPr/>
                            <wps:spPr>
                              <a:xfrm>
                                <a:off x="1549370" y="3843867"/>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56E9EE" w14:textId="77777777" w:rsidR="00233AC5" w:rsidRDefault="00233AC5" w:rsidP="00786B06">
                                  <w:pPr>
                                    <w:rPr>
                                      <w:rFonts w:eastAsia="Times New Roman" w:cs="Times New Roman"/>
                                    </w:rPr>
                                  </w:pPr>
                                </w:p>
                              </w:txbxContent>
                            </wps:txbx>
                            <wps:bodyPr rtlCol="0" anchor="ctr"/>
                          </wps:wsp>
                          <wps:wsp>
                            <wps:cNvPr id="615" name="Rectangle 615"/>
                            <wps:cNvSpPr/>
                            <wps:spPr>
                              <a:xfrm>
                                <a:off x="1549370" y="4030134"/>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A371E55" w14:textId="77777777" w:rsidR="00233AC5" w:rsidRDefault="00233AC5" w:rsidP="00786B06">
                                  <w:pPr>
                                    <w:rPr>
                                      <w:rFonts w:eastAsia="Times New Roman" w:cs="Times New Roman"/>
                                    </w:rPr>
                                  </w:pPr>
                                </w:p>
                              </w:txbxContent>
                            </wps:txbx>
                            <wps:bodyPr rtlCol="0" anchor="ctr"/>
                          </wps:wsp>
                          <wps:wsp>
                            <wps:cNvPr id="616" name="Rectangle 616"/>
                            <wps:cNvSpPr/>
                            <wps:spPr>
                              <a:xfrm>
                                <a:off x="1549370" y="4461934"/>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74C163" w14:textId="77777777" w:rsidR="00233AC5" w:rsidRDefault="00233AC5" w:rsidP="00786B06">
                                  <w:pPr>
                                    <w:rPr>
                                      <w:rFonts w:eastAsia="Times New Roman" w:cs="Times New Roman"/>
                                    </w:rPr>
                                  </w:pPr>
                                </w:p>
                              </w:txbxContent>
                            </wps:txbx>
                            <wps:bodyPr rtlCol="0" anchor="ctr"/>
                          </wps:wsp>
                          <wps:wsp>
                            <wps:cNvPr id="617" name="Rectangle 617"/>
                            <wps:cNvSpPr/>
                            <wps:spPr>
                              <a:xfrm>
                                <a:off x="1549370" y="3843867"/>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B0712EB" w14:textId="77777777" w:rsidR="00233AC5" w:rsidRDefault="00233AC5" w:rsidP="00786B06">
                                  <w:pPr>
                                    <w:rPr>
                                      <w:rFonts w:eastAsia="Times New Roman" w:cs="Times New Roman"/>
                                    </w:rPr>
                                  </w:pPr>
                                </w:p>
                              </w:txbxContent>
                            </wps:txbx>
                            <wps:bodyPr rtlCol="0" anchor="ctr"/>
                          </wps:wsp>
                        </wpg:grpSp>
                        <wps:wsp>
                          <wps:cNvPr id="618" name="Straight Connector 618"/>
                          <wps:cNvCnPr/>
                          <wps:spPr>
                            <a:xfrm flipV="1">
                              <a:off x="4051002" y="3841459"/>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19" name="Straight Connector 619"/>
                          <wps:cNvCnPr/>
                          <wps:spPr>
                            <a:xfrm flipV="1">
                              <a:off x="4046747" y="305645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0" name="Straight Connector 620"/>
                          <wps:cNvCnPr/>
                          <wps:spPr>
                            <a:xfrm flipV="1">
                              <a:off x="1556648" y="3017155"/>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1" name="Straight Connector 621"/>
                          <wps:cNvCnPr/>
                          <wps:spPr>
                            <a:xfrm flipV="1">
                              <a:off x="4817752" y="3492931"/>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s:wsp>
                        <wps:cNvPr id="622" name="Rectangle 622"/>
                        <wps:cNvSpPr/>
                        <wps:spPr>
                          <a:xfrm>
                            <a:off x="16261" y="0"/>
                            <a:ext cx="5984597" cy="758197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C4CFF46" w14:textId="77777777" w:rsidR="00233AC5" w:rsidRDefault="00233AC5" w:rsidP="00786B06">
                              <w:pPr>
                                <w:rPr>
                                  <w:rFonts w:eastAsia="Times New Roman" w:cs="Times New Roman"/>
                                </w:rPr>
                              </w:pPr>
                            </w:p>
                          </w:txbxContent>
                        </wps:txbx>
                        <wps:bodyPr rtlCol="0" anchor="ctr"/>
                      </wps:wsp>
                      <wps:wsp>
                        <wps:cNvPr id="623" name="Text Box 623"/>
                        <wps:cNvSpPr txBox="1"/>
                        <wps:spPr>
                          <a:xfrm>
                            <a:off x="880624" y="4998151"/>
                            <a:ext cx="708025" cy="254000"/>
                          </a:xfrm>
                          <a:prstGeom prst="rect">
                            <a:avLst/>
                          </a:prstGeom>
                          <a:noFill/>
                        </wps:spPr>
                        <wps:txbx>
                          <w:txbxContent>
                            <w:p w14:paraId="49FC88B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624" name="Text Box 624"/>
                        <wps:cNvSpPr txBox="1"/>
                        <wps:spPr>
                          <a:xfrm>
                            <a:off x="841828" y="5686529"/>
                            <a:ext cx="819370" cy="253916"/>
                          </a:xfrm>
                          <a:prstGeom prst="rect">
                            <a:avLst/>
                          </a:prstGeom>
                          <a:noFill/>
                        </wps:spPr>
                        <wps:txbx>
                          <w:txbxContent>
                            <w:p w14:paraId="64F2310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square" rtlCol="0">
                          <a:spAutoFit/>
                        </wps:bodyPr>
                      </wps:wsp>
                      <wps:wsp>
                        <wps:cNvPr id="625" name="Text Box 625"/>
                        <wps:cNvSpPr txBox="1"/>
                        <wps:spPr>
                          <a:xfrm>
                            <a:off x="749984" y="6676484"/>
                            <a:ext cx="819370" cy="253916"/>
                          </a:xfrm>
                          <a:prstGeom prst="rect">
                            <a:avLst/>
                          </a:prstGeom>
                          <a:noFill/>
                        </wps:spPr>
                        <wps:txbx>
                          <w:txbxContent>
                            <w:p w14:paraId="3E8518F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square" rtlCol="0">
                          <a:spAutoFit/>
                        </wps:bodyPr>
                      </wps:wsp>
                      <wps:wsp>
                        <wps:cNvPr id="626" name="Text Box 626"/>
                        <wps:cNvSpPr txBox="1"/>
                        <wps:spPr>
                          <a:xfrm>
                            <a:off x="3589921" y="4886557"/>
                            <a:ext cx="713105" cy="254000"/>
                          </a:xfrm>
                          <a:prstGeom prst="rect">
                            <a:avLst/>
                          </a:prstGeom>
                          <a:noFill/>
                        </wps:spPr>
                        <wps:txbx>
                          <w:txbxContent>
                            <w:p w14:paraId="46400C5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627" name="Text Box 627"/>
                        <wps:cNvSpPr txBox="1"/>
                        <wps:spPr>
                          <a:xfrm>
                            <a:off x="3499374" y="6354759"/>
                            <a:ext cx="695960" cy="254000"/>
                          </a:xfrm>
                          <a:prstGeom prst="rect">
                            <a:avLst/>
                          </a:prstGeom>
                          <a:noFill/>
                        </wps:spPr>
                        <wps:txbx>
                          <w:txbxContent>
                            <w:p w14:paraId="5DF33D0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628" name="Text Box 628"/>
                        <wps:cNvSpPr txBox="1"/>
                        <wps:spPr>
                          <a:xfrm>
                            <a:off x="1568957" y="5258815"/>
                            <a:ext cx="340700" cy="261610"/>
                          </a:xfrm>
                          <a:prstGeom prst="rect">
                            <a:avLst/>
                          </a:prstGeom>
                          <a:noFill/>
                        </wps:spPr>
                        <wps:txbx>
                          <w:txbxContent>
                            <w:p w14:paraId="53BB800F"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29" name="Text Box 629"/>
                        <wps:cNvSpPr txBox="1"/>
                        <wps:spPr>
                          <a:xfrm>
                            <a:off x="1645154" y="5157205"/>
                            <a:ext cx="340700" cy="261610"/>
                          </a:xfrm>
                          <a:prstGeom prst="rect">
                            <a:avLst/>
                          </a:prstGeom>
                          <a:noFill/>
                        </wps:spPr>
                        <wps:txbx>
                          <w:txbxContent>
                            <w:p w14:paraId="58A581B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30" name="Text Box 630"/>
                        <wps:cNvSpPr txBox="1"/>
                        <wps:spPr>
                          <a:xfrm>
                            <a:off x="1498628" y="6008199"/>
                            <a:ext cx="325137" cy="261610"/>
                          </a:xfrm>
                          <a:prstGeom prst="rect">
                            <a:avLst/>
                          </a:prstGeom>
                          <a:noFill/>
                        </wps:spPr>
                        <wps:txbx>
                          <w:txbxContent>
                            <w:p w14:paraId="5C42038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1" name="Text Box 631"/>
                        <wps:cNvSpPr txBox="1"/>
                        <wps:spPr>
                          <a:xfrm>
                            <a:off x="1634484" y="5842594"/>
                            <a:ext cx="325137" cy="261610"/>
                          </a:xfrm>
                          <a:prstGeom prst="rect">
                            <a:avLst/>
                          </a:prstGeom>
                          <a:noFill/>
                        </wps:spPr>
                        <wps:txbx>
                          <w:txbxContent>
                            <w:p w14:paraId="73BBD98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2" name="Text Box 632"/>
                        <wps:cNvSpPr txBox="1"/>
                        <wps:spPr>
                          <a:xfrm>
                            <a:off x="1517111" y="6940918"/>
                            <a:ext cx="324779" cy="261610"/>
                          </a:xfrm>
                          <a:prstGeom prst="rect">
                            <a:avLst/>
                          </a:prstGeom>
                          <a:noFill/>
                        </wps:spPr>
                        <wps:txbx>
                          <w:txbxContent>
                            <w:p w14:paraId="34F6B8C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3" name="Text Box 633"/>
                        <wps:cNvSpPr txBox="1"/>
                        <wps:spPr>
                          <a:xfrm>
                            <a:off x="1575910" y="6848578"/>
                            <a:ext cx="324779" cy="261610"/>
                          </a:xfrm>
                          <a:prstGeom prst="rect">
                            <a:avLst/>
                          </a:prstGeom>
                          <a:noFill/>
                        </wps:spPr>
                        <wps:txbx>
                          <w:txbxContent>
                            <w:p w14:paraId="2EFC98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4" name="Text Box 634"/>
                        <wps:cNvSpPr txBox="1"/>
                        <wps:spPr>
                          <a:xfrm>
                            <a:off x="4237648" y="6755507"/>
                            <a:ext cx="325137" cy="261610"/>
                          </a:xfrm>
                          <a:prstGeom prst="rect">
                            <a:avLst/>
                          </a:prstGeom>
                          <a:noFill/>
                        </wps:spPr>
                        <wps:txbx>
                          <w:txbxContent>
                            <w:p w14:paraId="3FEAEBF2"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5" name="Text Box 635"/>
                        <wps:cNvSpPr txBox="1"/>
                        <wps:spPr>
                          <a:xfrm>
                            <a:off x="4435851" y="6551996"/>
                            <a:ext cx="325137" cy="261610"/>
                          </a:xfrm>
                          <a:prstGeom prst="rect">
                            <a:avLst/>
                          </a:prstGeom>
                          <a:noFill/>
                        </wps:spPr>
                        <wps:txbx>
                          <w:txbxContent>
                            <w:p w14:paraId="3B323EE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6" name="Text Box 636"/>
                        <wps:cNvSpPr txBox="1"/>
                        <wps:spPr>
                          <a:xfrm>
                            <a:off x="4273282" y="5287712"/>
                            <a:ext cx="325137" cy="261610"/>
                          </a:xfrm>
                          <a:prstGeom prst="rect">
                            <a:avLst/>
                          </a:prstGeom>
                          <a:noFill/>
                        </wps:spPr>
                        <wps:txbx>
                          <w:txbxContent>
                            <w:p w14:paraId="77D5C46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7" name="Text Box 637"/>
                        <wps:cNvSpPr txBox="1"/>
                        <wps:spPr>
                          <a:xfrm>
                            <a:off x="4475201" y="5132683"/>
                            <a:ext cx="325137" cy="261610"/>
                          </a:xfrm>
                          <a:prstGeom prst="rect">
                            <a:avLst/>
                          </a:prstGeom>
                          <a:noFill/>
                        </wps:spPr>
                        <wps:txbx>
                          <w:txbxContent>
                            <w:p w14:paraId="4B4B23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8" name="Text Box 638"/>
                        <wps:cNvSpPr txBox="1"/>
                        <wps:spPr>
                          <a:xfrm>
                            <a:off x="350365" y="5141767"/>
                            <a:ext cx="285750" cy="315595"/>
                          </a:xfrm>
                          <a:prstGeom prst="rect">
                            <a:avLst/>
                          </a:prstGeom>
                          <a:noFill/>
                        </wps:spPr>
                        <wps:txbx>
                          <w:txbxContent>
                            <w:p w14:paraId="32171FA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39" name="Text Box 639"/>
                        <wps:cNvSpPr txBox="1"/>
                        <wps:spPr>
                          <a:xfrm>
                            <a:off x="350365" y="5792987"/>
                            <a:ext cx="285750" cy="315595"/>
                          </a:xfrm>
                          <a:prstGeom prst="rect">
                            <a:avLst/>
                          </a:prstGeom>
                          <a:noFill/>
                        </wps:spPr>
                        <wps:txbx>
                          <w:txbxContent>
                            <w:p w14:paraId="36FAC638"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0" name="Text Box 640"/>
                        <wps:cNvSpPr txBox="1"/>
                        <wps:spPr>
                          <a:xfrm>
                            <a:off x="256062" y="6791128"/>
                            <a:ext cx="285750" cy="315595"/>
                          </a:xfrm>
                          <a:prstGeom prst="rect">
                            <a:avLst/>
                          </a:prstGeom>
                          <a:noFill/>
                        </wps:spPr>
                        <wps:txbx>
                          <w:txbxContent>
                            <w:p w14:paraId="204F8D0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1" name="Text Box 641"/>
                        <wps:cNvSpPr txBox="1"/>
                        <wps:spPr>
                          <a:xfrm>
                            <a:off x="3092930" y="5057779"/>
                            <a:ext cx="285750" cy="315595"/>
                          </a:xfrm>
                          <a:prstGeom prst="rect">
                            <a:avLst/>
                          </a:prstGeom>
                          <a:noFill/>
                        </wps:spPr>
                        <wps:txbx>
                          <w:txbxContent>
                            <w:p w14:paraId="6D81A0A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2" name="Text Box 642"/>
                        <wps:cNvSpPr txBox="1"/>
                        <wps:spPr>
                          <a:xfrm>
                            <a:off x="3045287" y="6502990"/>
                            <a:ext cx="285750" cy="315595"/>
                          </a:xfrm>
                          <a:prstGeom prst="rect">
                            <a:avLst/>
                          </a:prstGeom>
                          <a:noFill/>
                        </wps:spPr>
                        <wps:txbx>
                          <w:txbxContent>
                            <w:p w14:paraId="5349585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g:wgp>
                  </a:graphicData>
                </a:graphic>
              </wp:inline>
            </w:drawing>
          </mc:Choice>
          <mc:Fallback>
            <w:pict>
              <v:group id="Group 11" o:spid="_x0000_s1211" style="width:472.5pt;height:597pt;mso-position-horizontal-relative:char;mso-position-vertical-relative:line" coordsize="60008,7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">
                <v:shape id="Text Box 493" o:spid="_x0000_s1212" type="#_x0000_t202" style="position:absolute;left:22648;top:1030;width:15037;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PgcUA&#10;AADcAAAADwAAAGRycy9kb3ducmV2LnhtbESPzW7CMBCE70h9B2sr9VYc/ioSYlAFrcQNSPsAq3gb&#10;h8TrKHYh7dPXSJU4jmbmG02+GWwrLtT72rGCyTgBQVw6XXOl4PPj/XkJwgdkja1jUvBDHjbrh1GO&#10;mXZXPtGlCJWIEPYZKjAhdJmUvjRk0Y9dRxy9L9dbDFH2ldQ9XiPctnKaJC/SYs1xwWBHW0NlU3xb&#10;BcvEHpomnR69nf9OFma7c2/dWamnx+F1BSLQEO7h//ZeK5inM7id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E+BxQAAANwAAAAPAAAAAAAAAAAAAAAAAJgCAABkcnMv&#10;ZG93bnJldi54bWxQSwUGAAAAAAQABAD1AAAAigMAAAAA&#10;" filled="f" stroked="f">
                  <v:textbox style="mso-fit-shape-to-text:t">
                    <w:txbxContent>
                      <w:p w14:paraId="480AE9B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v:textbox>
                </v:shape>
                <v:shape id="Text Box 494" o:spid="_x0000_s1213" type="#_x0000_t202" style="position:absolute;left:3782;top:9261;width:4699;height:2770;rotation:-416714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zccA&#10;AADcAAAADwAAAGRycy9kb3ducmV2LnhtbESPT2vCQBTE70K/w/KEXqRuWsQ/0VWkVujBi4nU6yP7&#10;TEKyb0N2G1M/vVsQPA4z8xtmtelNLTpqXWlZwfs4AkGcWV1yruCU7t/mIJxH1lhbJgV/5GCzfhms&#10;MNb2ykfqEp+LAGEXo4LC+yaW0mUFGXRj2xAH72Jbgz7INpe6xWuAm1p+RNFUGiw5LBTY0GdBWZX8&#10;GgXbatfd5rfZzyU9VaNzkkS7r0Ol1Ouw3y5BeOr9M/xof2sFk8UE/s+EI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uP83HAAAA3AAAAA8AAAAAAAAAAAAAAAAAmAIAAGRy&#10;cy9kb3ducmV2LnhtbFBLBQYAAAAABAAEAPUAAACMAwAAAAA=&#10;" filled="f" stroked="f">
                  <v:textbox style="mso-fit-shape-to-text:t">
                    <w:txbxContent>
                      <w:p w14:paraId="65B5E2F5" w14:textId="77777777" w:rsidR="00233AC5" w:rsidRDefault="00233AC5" w:rsidP="00786B06">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v:textbox>
                </v:shape>
                <v:rect id="Rectangle 495" o:spid="_x0000_s1214" style="position:absolute;left:12993;top:10504;width:12680;height: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TMYA&#10;AADcAAAADwAAAGRycy9kb3ducmV2LnhtbESPQWvCQBSE7wX/w/KE3upGaUVTVwlBWw+Fqi09P7LP&#10;JCb7NmS3Jvrr3YLQ4zAz3zCLVW9qcabWlZYVjEcRCOLM6pJzBd9fm6cZCOeRNdaWScGFHKyWg4cF&#10;xtp2vKfzweciQNjFqKDwvomldFlBBt3INsTBO9rWoA+yzaVusQtwU8tJFE2lwZLDQoENpQVl1eHX&#10;KEh2nz+umXXp2/708V4ldXXN0rVSj8M+eQXhqff/4Xt7qxU8z1/g70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ETMYAAADcAAAADwAAAAAAAAAAAAAAAACYAgAAZHJz&#10;L2Rvd25yZXYueG1sUEsFBgAAAAAEAAQA9QAAAIsDAAAAAA==&#10;" fillcolor="white [3212]" strokecolor="#4579b8 [3044]">
                  <v:shadow on="t" color="black" opacity="22937f" origin=",.5" offset="0,.63889mm"/>
                  <v:textbox>
                    <w:txbxContent>
                      <w:p w14:paraId="0DD0AF0B" w14:textId="77777777" w:rsidR="00233AC5" w:rsidRDefault="00233AC5" w:rsidP="00786B06">
                        <w:pPr>
                          <w:rPr>
                            <w:rFonts w:eastAsia="Times New Roman" w:cs="Times New Roman"/>
                          </w:rPr>
                        </w:pPr>
                      </w:p>
                    </w:txbxContent>
                  </v:textbox>
                </v:rect>
                <v:rect id="Rectangle 496" o:spid="_x0000_s1215" style="position:absolute;left:12993;top:12366;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1aO8YA&#10;AADcAAAADwAAAGRycy9kb3ducmV2LnhtbESPQWvCQBSE70L/w/IK3nRTEbHRVUJQ20OhNRXPj+wz&#10;SZN9G7Jbk/bXu0Khx2FmvmHW28E04kqdqywreJpGIIhzqysuFJw+95MlCOeRNTaWScEPOdhuHkZr&#10;jLXt+UjXzBciQNjFqKD0vo2ldHlJBt3UtsTBu9jOoA+yK6TusA9w08hZFC2kwYrDQoktpSXldfZt&#10;FCQf72fXLvv0cPx6e6mTpv7N051S48chWYHwNPj/8F/7VSuYPy/gfiYc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1aO8YAAADcAAAADwAAAAAAAAAAAAAAAACYAgAAZHJz&#10;L2Rvd25yZXYueG1sUEsFBgAAAAAEAAQA9QAAAIsDAAAAAA==&#10;" fillcolor="white [3212]" strokecolor="#4579b8 [3044]">
                  <v:shadow on="t" color="black" opacity="22937f" origin=",.5" offset="0,.63889mm"/>
                  <v:textbox>
                    <w:txbxContent>
                      <w:p w14:paraId="19D7EAE7" w14:textId="77777777" w:rsidR="00233AC5" w:rsidRDefault="00233AC5" w:rsidP="00786B06">
                        <w:pPr>
                          <w:rPr>
                            <w:rFonts w:eastAsia="Times New Roman" w:cs="Times New Roman"/>
                          </w:rPr>
                        </w:pPr>
                      </w:p>
                    </w:txbxContent>
                  </v:textbox>
                </v:rect>
                <v:rect id="Rectangle 497" o:spid="_x0000_s1216" style="position:absolute;left:12993;top:16684;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oMYA&#10;AADcAAAADwAAAGRycy9kb3ducmV2LnhtbESPQWvCQBSE7wX/w/KE3upGKVVTVwlBWw+Fqi09P7LP&#10;JCb7NmS3Jvrr3YLQ4zAz3zCLVW9qcabWlZYVjEcRCOLM6pJzBd9fm6cZCOeRNdaWScGFHKyWg4cF&#10;xtp2vKfzweciQNjFqKDwvomldFlBBt3INsTBO9rWoA+yzaVusQtwU8tJFL1IgyWHhQIbSgvKqsOv&#10;UZDsPn9cM+vSt/3p471K6uqapWulHod98grCU+//w/f2Vit4nk/h70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H/oMYAAADcAAAADwAAAAAAAAAAAAAAAACYAgAAZHJz&#10;L2Rvd25yZXYueG1sUEsFBgAAAAAEAAQA9QAAAIsDAAAAAA==&#10;" fillcolor="white [3212]" strokecolor="#4579b8 [3044]">
                  <v:shadow on="t" color="black" opacity="22937f" origin=",.5" offset="0,.63889mm"/>
                  <v:textbox>
                    <w:txbxContent>
                      <w:p w14:paraId="0B5B5259" w14:textId="77777777" w:rsidR="00233AC5" w:rsidRDefault="00233AC5" w:rsidP="00786B06">
                        <w:pPr>
                          <w:rPr>
                            <w:rFonts w:eastAsia="Times New Roman" w:cs="Times New Roman"/>
                          </w:rPr>
                        </w:pPr>
                      </w:p>
                    </w:txbxContent>
                  </v:textbox>
                </v:rect>
                <v:rect id="Rectangle 498" o:spid="_x0000_s1217" style="position:absolute;left:11515;top:13382;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5r0sMA&#10;AADcAAAADwAAAGRycy9kb3ducmV2LnhtbERPy2rCQBTdF/yH4Qrd1YkiYqOjhKC2C6H1getL5prE&#10;ZO6EzNREv76zKHR5OO/luje1uFPrSssKxqMIBHFmdcm5gvNp+zYH4TyyxtoyKXiQg/Vq8LLEWNuO&#10;D3Q/+lyEEHYxKii8b2IpXVaQQTeyDXHgrrY16ANsc6lb7EK4qeUkimbSYMmhocCG0oKy6vhjFCTf&#10;XxfXzLt0d7jtP6qkrp5ZulHqddgnCxCeev8v/nN/agXT97A2nA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5r0sMAAADcAAAADwAAAAAAAAAAAAAAAACYAgAAZHJzL2Rv&#10;d25yZXYueG1sUEsFBgAAAAAEAAQA9QAAAIgDAAAAAA==&#10;" fillcolor="white [3212]" strokecolor="#4579b8 [3044]">
                  <v:shadow on="t" color="black" opacity="22937f" origin=",.5" offset="0,.63889mm"/>
                  <v:textbox>
                    <w:txbxContent>
                      <w:p w14:paraId="4972DD2C" w14:textId="77777777" w:rsidR="00233AC5" w:rsidRDefault="00233AC5" w:rsidP="00786B06">
                        <w:pPr>
                          <w:rPr>
                            <w:rFonts w:eastAsia="Times New Roman" w:cs="Times New Roman"/>
                          </w:rPr>
                        </w:pPr>
                      </w:p>
                    </w:txbxContent>
                  </v:textbox>
                </v:rect>
                <v:rect id="Rectangle 499" o:spid="_x0000_s1218" style="position:absolute;left:11515;top:15245;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ScYA&#10;AADcAAAADwAAAGRycy9kb3ducmV2LnhtbESPT2vCQBTE70K/w/IK3nTTIkWjq4TQqgeh9Q+eH9ln&#10;EpN9G7KrSf303UKhx2FmfsMsVr2pxZ1aV1pW8DKOQBBnVpecKzgdP0ZTEM4ja6wtk4JvcrBaPg0W&#10;GGvb8Z7uB5+LAGEXo4LC+yaW0mUFGXRj2xAH72Jbgz7INpe6xS7ATS1fo+hNGiw5LBTYUFpQVh1u&#10;RkHy9Xl2zbRL1/vrblMldfXI0nelhs99Mgfhqff/4b/2ViuYzGb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OScYAAADcAAAADwAAAAAAAAAAAAAAAACYAgAAZHJz&#10;L2Rvd25yZXYueG1sUEsFBgAAAAAEAAQA9QAAAIsDAAAAAA==&#10;" fillcolor="white [3212]" strokecolor="#4579b8 [3044]">
                  <v:shadow on="t" color="black" opacity="22937f" origin=",.5" offset="0,.63889mm"/>
                  <v:textbox>
                    <w:txbxContent>
                      <w:p w14:paraId="569BCDB4" w14:textId="77777777" w:rsidR="00233AC5" w:rsidRDefault="00233AC5" w:rsidP="00786B06">
                        <w:pPr>
                          <w:rPr>
                            <w:rFonts w:eastAsia="Times New Roman" w:cs="Times New Roman"/>
                          </w:rPr>
                        </w:pPr>
                      </w:p>
                    </w:txbxContent>
                  </v:textbox>
                </v:rect>
                <v:rect id="Rectangle 500" o:spid="_x0000_s1219" style="position:absolute;left:11515;top:19563;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P9zsMA&#10;AADcAAAADwAAAGRycy9kb3ducmV2LnhtbERPTWvCQBC9C/0PyxS86aZCRVLXEEJtPQhWW3oesmMS&#10;k50N2W0S/fXuoeDx8b7XyWga0VPnKssKXuYRCOLc6ooLBT/f29kKhPPIGhvLpOBKDpLN02SNsbYD&#10;H6k/+UKEEHYxKii9b2MpXV6SQTe3LXHgzrYz6APsCqk7HEK4aeQiipbSYMWhocSWspLy+vRnFKRf&#10;h1/Xrobs43jZf9ZpU9/y7F2p6fOYvoHwNPqH+N+90wpeozA/nA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P9zsMAAADcAAAADwAAAAAAAAAAAAAAAACYAgAAZHJzL2Rv&#10;d25yZXYueG1sUEsFBgAAAAAEAAQA9QAAAIgDAAAAAA==&#10;" fillcolor="white [3212]" strokecolor="#4579b8 [3044]">
                  <v:shadow on="t" color="black" opacity="22937f" origin=",.5" offset="0,.63889mm"/>
                  <v:textbox>
                    <w:txbxContent>
                      <w:p w14:paraId="322F61BC" w14:textId="77777777" w:rsidR="00233AC5" w:rsidRDefault="00233AC5" w:rsidP="00786B06">
                        <w:pPr>
                          <w:rPr>
                            <w:rFonts w:eastAsia="Times New Roman" w:cs="Times New Roman"/>
                          </w:rPr>
                        </w:pPr>
                      </w:p>
                    </w:txbxContent>
                  </v:textbox>
                </v:rect>
                <v:rect id="Rectangle 501" o:spid="_x0000_s1220" style="position:absolute;left:9792;top:16515;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YVcYA&#10;AADcAAAADwAAAGRycy9kb3ducmV2LnhtbESPT2vCQBTE74LfYXkFb7qxYJHoKiFY9VCw/qHnR/Y1&#10;SZN9G7KrSfvp3YLgcZiZ3zDLdW9qcaPWlZYVTCcRCOLM6pJzBZfz+3gOwnlkjbVlUvBLDtar4WCJ&#10;sbYdH+l28rkIEHYxKii8b2IpXVaQQTexDXHwvm1r0AfZ5lK32AW4qeVrFL1JgyWHhQIbSgvKqtPV&#10;KEg+D1+umXfp9vjzsauSuvrL0o1So5c+WYDw1Ptn+NHeawWzaAr/Z8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9YVcYAAADcAAAADwAAAAAAAAAAAAAAAACYAgAAZHJz&#10;L2Rvd25yZXYueG1sUEsFBgAAAAAEAAQA9QAAAIsDAAAAAA==&#10;" fillcolor="white [3212]" strokecolor="#4579b8 [3044]">
                  <v:shadow on="t" color="black" opacity="22937f" origin=",.5" offset="0,.63889mm"/>
                  <v:textbox>
                    <w:txbxContent>
                      <w:p w14:paraId="5EC53FFD" w14:textId="77777777" w:rsidR="00233AC5" w:rsidRDefault="00233AC5" w:rsidP="00786B06">
                        <w:pPr>
                          <w:rPr>
                            <w:rFonts w:eastAsia="Times New Roman" w:cs="Times New Roman"/>
                          </w:rPr>
                        </w:pPr>
                      </w:p>
                    </w:txbxContent>
                  </v:textbox>
                </v:rect>
                <v:rect id="Rectangle 502" o:spid="_x0000_s1221" style="position:absolute;left:9792;top:18378;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GIsUA&#10;AADcAAAADwAAAGRycy9kb3ducmV2LnhtbESPQWvCQBSE74X+h+UVvNWNgiKpq4TQqgfBaovnR/aZ&#10;xGTfhuxqor/eLQg9DjPzDTNf9qYWV2pdaVnBaBiBIM6sLjlX8Pvz9T4D4TyyxtoyKbiRg+Xi9WWO&#10;sbYd7+l68LkIEHYxKii8b2IpXVaQQTe0DXHwTrY16INsc6lb7ALc1HIcRVNpsOSwUGBDaUFZdbgY&#10;Bcn37uiaWZeu9uftukrq6p6ln0oN3vrkA4Sn3v+Hn+2NVjCJxvB3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cYixQAAANwAAAAPAAAAAAAAAAAAAAAAAJgCAABkcnMv&#10;ZG93bnJldi54bWxQSwUGAAAAAAQABAD1AAAAigMAAAAA&#10;" fillcolor="white [3212]" strokecolor="#4579b8 [3044]">
                  <v:shadow on="t" color="black" opacity="22937f" origin=",.5" offset="0,.63889mm"/>
                  <v:textbox>
                    <w:txbxContent>
                      <w:p w14:paraId="5034ACD1" w14:textId="77777777" w:rsidR="00233AC5" w:rsidRDefault="00233AC5" w:rsidP="00786B06">
                        <w:pPr>
                          <w:rPr>
                            <w:rFonts w:eastAsia="Times New Roman" w:cs="Times New Roman"/>
                          </w:rPr>
                        </w:pPr>
                      </w:p>
                    </w:txbxContent>
                  </v:textbox>
                </v:rect>
                <v:rect id="Rectangle 503" o:spid="_x0000_s1222" style="position:absolute;left:9792;top:22696;width:12680;height: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jucYA&#10;AADcAAAADwAAAGRycy9kb3ducmV2LnhtbESPT2vCQBTE74V+h+UVvNVNK5YQXSWEtnoo+Kfi+ZF9&#10;Jmmyb0N2NdFP3xUKPQ4z8xtmvhxMIy7UucqygpdxBII4t7riQsHh++M5BuE8ssbGMim4koPl4vFh&#10;jom2Pe/osveFCBB2CSoovW8TKV1ekkE3ti1x8E62M+iD7AqpO+wD3DTyNYrepMGKw0KJLWUl5fX+&#10;bBSk283RtXGffe5+vlZ12tS3PHtXavQ0pDMQngb/H/5rr7WCaTSB+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FjucYAAADcAAAADwAAAAAAAAAAAAAAAACYAgAAZHJz&#10;L2Rvd25yZXYueG1sUEsFBgAAAAAEAAQA9QAAAIsDAAAAAA==&#10;" fillcolor="white [3212]" strokecolor="#4579b8 [3044]">
                  <v:shadow on="t" color="black" opacity="22937f" origin=",.5" offset="0,.63889mm"/>
                  <v:textbox>
                    <w:txbxContent>
                      <w:p w14:paraId="0FD6BAF3" w14:textId="77777777" w:rsidR="00233AC5" w:rsidRDefault="00233AC5" w:rsidP="00786B06">
                        <w:pPr>
                          <w:rPr>
                            <w:rFonts w:eastAsia="Times New Roman" w:cs="Times New Roman"/>
                          </w:rPr>
                        </w:pPr>
                      </w:p>
                    </w:txbxContent>
                  </v:textbox>
                </v:rect>
                <v:shape id="Straight Arrow Connector 504" o:spid="_x0000_s1223" type="#_x0000_t32" style="position:absolute;left:5442;top:7779;width:4001;height:7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RmaMQAAADcAAAADwAAAGRycy9kb3ducmV2LnhtbESPQYvCMBSE78L+h/AWvGmqqGg1iisI&#10;HoR1u+L50TzbYvNSkqxWf71ZEDwOM/MNs1i1phZXcr6yrGDQT0AQ51ZXXCg4/m57UxA+IGusLZOC&#10;O3lYLT86C0y1vfEPXbNQiAhhn6KCMoQmldLnJRn0fdsQR+9sncEQpSukdniLcFPLYZJMpMGK40KJ&#10;DW1Kyi/Zn1HA072cXcLp6zh75G54OBSb7/1aqe5nu56DCNSGd/jV3mkF42QE/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pGZoxAAAANwAAAAPAAAAAAAAAAAA&#10;AAAAAKECAABkcnMvZG93bnJldi54bWxQSwUGAAAAAAQABAD5AAAAkgMAAAAA&#10;" strokecolor="black [3213]" strokeweight="1.25pt">
                  <v:stroke endarrow="open"/>
                  <v:shadow on="t" color="black" opacity="24903f" origin=",.5" offset="0,.55556mm"/>
                </v:shape>
                <v:shape id="Text Box 505" o:spid="_x0000_s1224" type="#_x0000_t202" style="position:absolute;left:15313;top:5794;width:1450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odMQA&#10;AADcAAAADwAAAGRycy9kb3ducmV2LnhtbESP0WoCMRRE3wv+Q7iCbzVR3KKrUUQr9K2t+gGXzXWz&#10;7uZm2aS69uubQqGPw8ycYVab3jXiRl2oPGuYjBUI4sKbiksN59PheQ4iRGSDjWfS8KAAm/XgaYW5&#10;8Xf+pNsxliJBOOSowcbY5lKGwpLDMPYtcfIuvnMYk+xKaTq8J7hr5FSpF+mw4rRgsaWdpaI+fjkN&#10;c+Xe63ox/Qhu9j3J7G7vX9ur1qNhv12CiNTH//Bf+81oyFQ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q6HTEAAAA3AAAAA8AAAAAAAAAAAAAAAAAmAIAAGRycy9k&#10;b3ducmV2LnhtbFBLBQYAAAAABAAEAPUAAACJAwAAAAA=&#10;" filled="f" stroked="f">
                  <v:textbox style="mso-fit-shape-to-text:t">
                    <w:txbxContent>
                      <w:p w14:paraId="3BCEBAC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06" o:spid="_x0000_s1225" style="position:absolute;left:20071;top:15922;width:2721;height:8888" coordorigin="20071,15922" coordsize="2721,8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Text Box 507" o:spid="_x0000_s1226" type="#_x0000_t202" style="position:absolute;left:20132;top:15922;width:266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TmMQA&#10;AADcAAAADwAAAGRycy9kb3ducmV2LnhtbESP0WoCMRRE3wv+Q7hC3zRRtNXVKEUr9K1W/YDL5rpZ&#10;d3OzbFJd+/VNQejjMDNnmOW6c7W4UhtKzxpGQwWCOPem5ELD6bgbzECEiGyw9kwa7hRgveo9LTEz&#10;/sZfdD3EQiQIhww12BibTMqQW3IYhr4hTt7Ztw5jkm0hTYu3BHe1HCv1Ih2WnBYsNrSxlFeHb6dh&#10;ptxnVc3H++AmP6Op3Wz9e3PR+rnfvS1AROrif/jR/jAapuoV/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005jEAAAA3AAAAA8AAAAAAAAAAAAAAAAAmAIAAGRycy9k&#10;b3ducmV2LnhtbFBLBQYAAAAABAAEAPUAAACJAwAAAAA=&#10;" filled="f" stroked="f">
                    <v:textbox style="mso-fit-shape-to-text:t">
                      <w:txbxContent>
                        <w:p w14:paraId="04DFDDC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08" o:spid="_x0000_s1227" type="#_x0000_t202" style="position:absolute;left:20071;top:19139;width:259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H6sEA&#10;AADcAAAADwAAAGRycy9kb3ducmV2LnhtbERP3WrCMBS+F/YO4Qy800TRUatRhnPg3abbAxyaY1Pb&#10;nJQmaufTLxeClx/f/2rTu0ZcqQuVZw2TsQJBXHhTcanh9+dzlIEIEdlg45k0/FGAzfplsMLc+Bsf&#10;6HqMpUghHHLUYGNscylDYclhGPuWOHEn3zmMCXalNB3eUrhr5FSpN+mw4tRgsaWtpaI+XpyGTLmv&#10;ul5Mv4Ob3Sdzu/3wu/as9fC1f1+CiNTHp/jh3hsNc5XWpjPp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rR+rBAAAA3AAAAA8AAAAAAAAAAAAAAAAAmAIAAGRycy9kb3du&#10;cmV2LnhtbFBLBQYAAAAABAAEAPUAAACGAwAAAAA=&#10;" filled="f" stroked="f">
                    <v:textbox style="mso-fit-shape-to-text:t">
                      <w:txbxContent>
                        <w:p w14:paraId="1B4BD65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09" o:spid="_x0000_s1228" type="#_x0000_t202" style="position:absolute;left:20132;top:22188;width:259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ccQA&#10;AADcAAAADwAAAGRycy9kb3ducmV2LnhtbESPUWvCMBSF3wX/Q7jC3jSpzKGdqQy3gW+buh9waa5N&#10;bXNTmkw7f/0yGPh4OOd8h7PeDK4VF+pD7VlDNlMgiEtvaq40fB3fp0sQISIbbD2Thh8KsCnGozXm&#10;xl95T5dDrESCcMhRg42xy6UMpSWHYeY74uSdfO8wJtlX0vR4TXDXyrlST9JhzWnBYkdbS2Vz+HYa&#10;lsp9NM1q/hnc4y1b2O2rf+vOWj9MhpdnEJGGeA//t3dGw0Kt4O9MO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4nHEAAAA3AAAAA8AAAAAAAAAAAAAAAAAmAIAAGRycy9k&#10;b3ducmV2LnhtbFBLBQYAAAAABAAEAPUAAACJAwAAAAA=&#10;" filled="f" stroked="f">
                    <v:textbox style="mso-fit-shape-to-text:t">
                      <w:txbxContent>
                        <w:p w14:paraId="476A802D"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shape id="Text Box 510" o:spid="_x0000_s1229" type="#_x0000_t202" style="position:absolute;top:53347;width:452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McAA&#10;AADcAAAADwAAAGRycy9kb3ducmV2LnhtbERPy4rCMBTdC/MP4Q6407Si4nSMMjgK7nzMfMCluTa1&#10;zU1pola/3iwEl4fzni87W4srtb50rCAdJiCIc6dLLhT8/20GMxA+IGusHZOCO3lYLj56c8y0u/GB&#10;rsdQiBjCPkMFJoQmk9Lnhiz6oWuII3dyrcUQYVtI3eIthttajpJkKi2WHBsMNrQylFfHi1UwS+yu&#10;qr5Ge2/Hj3RiVr9u3ZyV6n92P98gAnXhLX65t1rBJI3z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dMcAAAADcAAAADwAAAAAAAAAAAAAAAACYAgAAZHJzL2Rvd25y&#10;ZXYueG1sUEsFBgAAAAAEAAQA9QAAAIUDAAAAAA==&#10;" filled="f" stroked="f">
                  <v:textbox style="mso-fit-shape-to-text:t">
                    <w:txbxContent>
                      <w:p w14:paraId="5BC41D81"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511" o:spid="_x0000_s1230" type="#_x0000_t202" style="position:absolute;left:141;top:70017;width:443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4qsMA&#10;AADcAAAADwAAAGRycy9kb3ducmV2LnhtbESP3WrCQBSE74W+w3IKvdNNpIpGVynWQu/8fYBD9piN&#10;yZ4N2VXTPr0rCF4OM/MNM192thZXan3pWEE6SEAQ506XXCg4Hn76ExA+IGusHZOCP/KwXLz15php&#10;d+MdXfehEBHCPkMFJoQmk9Lnhiz6gWuIo3dyrcUQZVtI3eItwm0th0kylhZLjgsGG1oZyqv9xSqY&#10;JHZTVdPh1tvP/3RkVt9u3ZyV+njvvmYgAnXhFX62f7WCUZrC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h4qsMAAADcAAAADwAAAAAAAAAAAAAAAACYAgAAZHJzL2Rv&#10;d25yZXYueG1sUEsFBgAAAAAEAAQA9QAAAIgDAAAAAA==&#10;" filled="f" stroked="f">
                  <v:textbox style="mso-fit-shape-to-text:t">
                    <w:txbxContent>
                      <w:p w14:paraId="0DACD1E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512" o:spid="_x0000_s1231" style="position:absolute;left:5203;top:52614;width:13421;height:3726" coordorigin="5203,52614"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rect id="Rectangle 513" o:spid="_x0000_s1232" style="position:absolute;left:6473;top:5261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1ZMYA&#10;AADcAAAADwAAAGRycy9kb3ducmV2LnhtbESPW2vCQBSE3wv+h+UIvtWNSotEVwnBXh6E1gs+H7LH&#10;JCZ7NmS3Jvrr3UKhj8PMfMMs172pxZVaV1pWMBlHIIgzq0vOFRwPb89zEM4ja6wtk4IbOVivBk9L&#10;jLXteEfXvc9FgLCLUUHhfRNL6bKCDLqxbYiDd7atQR9km0vdYhfgppbTKHqVBksOCwU2lBaUVfsf&#10;oyD5/jq5Zt6l77vL9qNK6uqepRulRsM+WYDw1Pv/8F/7Uyt4mczg90w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1ZMYAAADcAAAADwAAAAAAAAAAAAAAAACYAgAAZHJz&#10;L2Rvd25yZXYueG1sUEsFBgAAAAAEAAQA9QAAAIsDAAAAAA==&#10;" fillcolor="white [3212]" strokecolor="#4579b8 [3044]">
                    <v:shadow on="t" color="black" opacity="22937f" origin=",.5" offset="0,.63889mm"/>
                    <v:textbox>
                      <w:txbxContent>
                        <w:p w14:paraId="39FE58CD" w14:textId="77777777" w:rsidR="00233AC5" w:rsidRDefault="00233AC5" w:rsidP="00786B06">
                          <w:pPr>
                            <w:rPr>
                              <w:rFonts w:eastAsia="Times New Roman" w:cs="Times New Roman"/>
                            </w:rPr>
                          </w:pPr>
                        </w:p>
                      </w:txbxContent>
                    </v:textbox>
                  </v:rect>
                  <v:rect id="Rectangle 514" o:spid="_x0000_s1233" style="position:absolute;left:5901;top:5337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mMQA&#10;AADcAAAADwAAAGRycy9kb3ducmV2LnhtbESPT4vCMBTE74LfIbwFbzZV16V0jSJCwZPgn4UeH82z&#10;rTYvpYm1fnuzsLDHYWZ+w6w2g2lET52rLSuYRTEI4sLqmksFl3M2TUA4j6yxsUwKXuRgsx6PVphq&#10;++Qj9SdfigBhl6KCyvs2ldIVFRl0kW2Jg3e1nUEfZFdK3eEzwE0j53H8JQ3WHBYqbGlXUXE/PYyC&#10;W77fyuS+aDO8JfmiP2bXQ/6j1ORj2H6D8DT4//Bfe68VLGef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PjZjEAAAA3AAAAA8AAAAAAAAAAAAAAAAAmAIAAGRycy9k&#10;b3ducmV2LnhtbFBLBQYAAAAABAAEAPUAAACJAwAAAAA=&#10;" fillcolor="#fde9d9 [665]" strokecolor="#4579b8 [3044]">
                    <v:shadow on="t" color="black" opacity="22937f" origin=",.5" offset="0,.63889mm"/>
                    <v:textbox>
                      <w:txbxContent>
                        <w:p w14:paraId="6DA172EE" w14:textId="77777777" w:rsidR="00233AC5" w:rsidRDefault="00233AC5" w:rsidP="00786B06">
                          <w:pPr>
                            <w:rPr>
                              <w:rFonts w:eastAsia="Times New Roman" w:cs="Times New Roman"/>
                            </w:rPr>
                          </w:pPr>
                        </w:p>
                      </w:txbxContent>
                    </v:textbox>
                  </v:rect>
                  <v:rect id="Rectangle 515" o:spid="_x0000_s1234" style="position:absolute;left:5203;top:5401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3Ii8YA&#10;AADcAAAADwAAAGRycy9kb3ducmV2LnhtbESPT2vCQBTE7wW/w/KE3upGQZHUVUJQ20PB+oeeH9ln&#10;EpN9G7Jbk/rp3YLgcZiZ3zCLVW9qcaXWlZYVjEcRCOLM6pJzBafj5m0OwnlkjbVlUvBHDlbLwcsC&#10;Y2073tP14HMRIOxiVFB438RSuqwgg25kG+LgnW1r0AfZ5lK32AW4qeUkimbSYMlhocCG0oKy6vBr&#10;FCTfux/XzLt0u798fVRJXd2ydK3U67BP3kF46v0z/Gh/agXT8RT+z4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3Ii8YAAADcAAAADwAAAAAAAAAAAAAAAACYAgAAZHJz&#10;L2Rvd25yZXYueG1sUEsFBgAAAAAEAAQA9QAAAIsDAAAAAA==&#10;" fillcolor="white [3212]" strokecolor="#4579b8 [3044]">
                    <v:shadow on="t" color="black" opacity="22937f" origin=",.5" offset="0,.63889mm"/>
                    <v:textbox>
                      <w:txbxContent>
                        <w:p w14:paraId="65C31915" w14:textId="77777777" w:rsidR="00233AC5" w:rsidRDefault="00233AC5" w:rsidP="00786B06">
                          <w:pPr>
                            <w:rPr>
                              <w:rFonts w:eastAsia="Times New Roman" w:cs="Times New Roman"/>
                            </w:rPr>
                          </w:pPr>
                        </w:p>
                      </w:txbxContent>
                    </v:textbox>
                  </v:rect>
                  <v:line id="Straight Connector 516" o:spid="_x0000_s1235" style="position:absolute;flip:y;visibility:visible;mso-wrap-style:square" from="5203,52678" to="6473,5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BhksUAAADcAAAADwAAAGRycy9kb3ducmV2LnhtbESPQWvCQBSE74L/YXmCN92kYGijqxRF&#10;ak+iFtrjI/tMYrNvw+4a0/76rlDwOMzMN8xi1ZtGdOR8bVlBOk1AEBdW11wq+DhtJ88gfEDW2Fgm&#10;BT/kYbUcDhaYa3vjA3XHUIoIYZ+jgiqENpfSFxUZ9FPbEkfvbJ3BEKUrpXZ4i3DTyKckyaTBmuNC&#10;hS2tKyq+j1ej4JK6l83bdf9Ll8Nu23222fuXz5Qaj/rXOYhAfXiE/9s7rWCWZnA/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BhksUAAADcAAAADwAAAAAAAAAA&#10;AAAAAAChAgAAZHJzL2Rvd25yZXYueG1sUEsFBgAAAAAEAAQA+QAAAJMDAAAAAA==&#10;" strokecolor="#4f81bd [3204]" strokeweight="1pt">
                    <v:shadow on="t" color="black" opacity="24903f" origin=",.5" offset="0,.55556mm"/>
                  </v:line>
                  <v:line id="Straight Connector 517" o:spid="_x0000_s1236" style="position:absolute;flip:y;visibility:visible;mso-wrap-style:square" from="18220,52678" to="19490,5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zECcYAAADcAAAADwAAAGRycy9kb3ducmV2LnhtbESPQWvCQBSE74X+h+UVequbCE1t6iqi&#10;iHoq2kJ7fGRfk9js27C7xuivdwXB4zAz3zDjaW8a0ZHztWUF6SABQVxYXXOp4Ptr+TIC4QOyxsYy&#10;KTiRh+nk8WGMubZH3lK3C6WIEPY5KqhCaHMpfVGRQT+wLXH0/qwzGKJ0pdQOjxFuGjlMkkwarDku&#10;VNjSvKLif3cwCvape1+sDp9n2m/Xy+6nzTa/PlPq+amffYAI1Id7+NZeawWv6Rtcz8QjIC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MxAnGAAAA3AAAAA8AAAAAAAAA&#10;AAAAAAAAoQIAAGRycy9kb3ducmV2LnhtbFBLBQYAAAAABAAEAPkAAACUAwAAAAA=&#10;" strokecolor="#4f81bd [3204]" strokeweight="1pt">
                    <v:shadow on="t" color="black" opacity="24903f" origin=",.5" offset="0,.55556mm"/>
                  </v:line>
                  <v:line id="Straight Connector 518" o:spid="_x0000_s1237" style="position:absolute;flip:y;visibility:visible;mso-wrap-style:square" from="18347,54011" to="19617,55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NQe8MAAADcAAAADwAAAGRycy9kb3ducmV2LnhtbERPz2vCMBS+C/4P4Qm7adrBylaNRRxl&#10;ehq6wTw+mre2rnkpSaydf/1yGHj8+H6vitF0YiDnW8sK0kUCgriyuuVawedHOX8G4QOyxs4yKfgl&#10;D8V6Ollhru2VDzQcQy1iCPscFTQh9LmUvmrIoF/Ynjhy39YZDBG6WmqH1xhuOvmYJJk02HJsaLCn&#10;bUPVz/FiFJxT9/L6dnm/0fmwK4evPtuffKbUw2zcLEEEGsNd/O/eaQVPaVwbz8Qj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TUHvDAAAA3AAAAA8AAAAAAAAAAAAA&#10;AAAAoQIAAGRycy9kb3ducmV2LnhtbFBLBQYAAAAABAAEAPkAAACRAwAAAAA=&#10;" strokecolor="#4f81bd [3204]" strokeweight="1pt">
                    <v:shadow on="t" color="black" opacity="24903f" origin=",.5" offset="0,.55556mm"/>
                  </v:line>
                </v:group>
                <v:group id="Group 519" o:spid="_x0000_s1238" style="position:absolute;left:4615;top:69450;width:13421;height:3725" coordorigin="4615,69449"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520" o:spid="_x0000_s1239" style="position:absolute;left:5885;top:69449;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hrsMA&#10;AADcAAAADwAAAGRycy9kb3ducmV2LnhtbERPy2rCQBTdC/2H4Rbc6aSBFkkdQwh9uBBqtLi+ZK5J&#10;msydkJma2K/vLASXh/Nep5PpxIUG11hW8LSMQBCXVjdcKfg+vi9WIJxH1thZJgVXcpBuHmZrTLQd&#10;uaDLwVcihLBLUEHtfZ9I6cqaDLql7YkDd7aDQR/gUEk94BjCTSfjKHqRBhsODTX2lNdUtodfoyDb&#10;f51cvxrzj+Jn99lmXftX5m9KzR+n7BWEp8nfxTf3Vit4jsP8cC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ahrsMAAADcAAAADwAAAAAAAAAAAAAAAACYAgAAZHJzL2Rv&#10;d25yZXYueG1sUEsFBgAAAAAEAAQA9QAAAIgDAAAAAA==&#10;" fillcolor="white [3212]" strokecolor="#4579b8 [3044]">
                    <v:shadow on="t" color="black" opacity="22937f" origin=",.5" offset="0,.63889mm"/>
                    <v:textbox>
                      <w:txbxContent>
                        <w:p w14:paraId="08A627F4" w14:textId="77777777" w:rsidR="00233AC5" w:rsidRDefault="00233AC5" w:rsidP="00786B06">
                          <w:pPr>
                            <w:rPr>
                              <w:rFonts w:eastAsia="Times New Roman" w:cs="Times New Roman"/>
                            </w:rPr>
                          </w:pPr>
                        </w:p>
                      </w:txbxContent>
                    </v:textbox>
                  </v:rect>
                  <v:rect id="Rectangle 521" o:spid="_x0000_s1240" style="position:absolute;left:5313;top:7021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8lsMA&#10;AADcAAAADwAAAGRycy9kb3ducmV2LnhtbESPzYrCMBSF98K8Q7iCO5sqKE41igiFAZnFqCCzuzbX&#10;ttjclCRq9eknA4LLw/n5OItVZxpxI+drywpGSQqCuLC65lLBYZ8PZyB8QNbYWCYFD/KwWn70Fphp&#10;e+cfuu1CKeII+wwVVCG0mZS+qMigT2xLHL2zdQZDlK6U2uE9jptGjtN0Kg3WHAkVtrSpqLjsriZy&#10;p+4zXdvnFk/n3G2ex+/f/BqUGvS79RxEoC68w6/2l1YwGY/g/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r8lsMAAADcAAAADwAAAAAAAAAAAAAAAACYAgAAZHJzL2Rv&#10;d25yZXYueG1sUEsFBgAAAAAEAAQA9QAAAIgDAAAAAA==&#10;" fillcolor="#fabf8f [1945]" strokecolor="#4579b8 [3044]">
                    <v:shadow on="t" color="black" opacity="22937f" origin=",.5" offset="0,.63889mm"/>
                    <v:textbox>
                      <w:txbxContent>
                        <w:p w14:paraId="69576FA3" w14:textId="77777777" w:rsidR="00233AC5" w:rsidRDefault="00233AC5" w:rsidP="00786B06">
                          <w:pPr>
                            <w:rPr>
                              <w:rFonts w:eastAsia="Times New Roman" w:cs="Times New Roman"/>
                            </w:rPr>
                          </w:pPr>
                        </w:p>
                      </w:txbxContent>
                    </v:textbox>
                  </v:rect>
                  <v:rect id="Rectangle 522" o:spid="_x0000_s1241" style="position:absolute;left:4615;top:7084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iaQsYA&#10;AADcAAAADwAAAGRycy9kb3ducmV2LnhtbESPT2vCQBTE7wW/w/KE3urGgEWiq4SgtYdC6x88P7LP&#10;JCb7NmS3Ju2n7xYEj8PM/IZZrgfTiBt1rrKsYDqJQBDnVldcKDgdty9zEM4ja2wsk4IfcrBejZ6W&#10;mGjb855uB1+IAGGXoILS+zaR0uUlGXQT2xIH72I7gz7IrpC6wz7ATSPjKHqVBisOCyW2lJWU14dv&#10;oyD9+jy7dt5nb/vrx65Om/o3zzZKPY+HdAHC0+Af4Xv7XSuYxTH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iaQsYAAADcAAAADwAAAAAAAAAAAAAAAACYAgAAZHJz&#10;L2Rvd25yZXYueG1sUEsFBgAAAAAEAAQA9QAAAIsDAAAAAA==&#10;" fillcolor="white [3212]" strokecolor="#4579b8 [3044]">
                    <v:shadow on="t" color="black" opacity="22937f" origin=",.5" offset="0,.63889mm"/>
                    <v:textbox>
                      <w:txbxContent>
                        <w:p w14:paraId="5A62C2AA" w14:textId="77777777" w:rsidR="00233AC5" w:rsidRDefault="00233AC5" w:rsidP="00786B06">
                          <w:pPr>
                            <w:rPr>
                              <w:rFonts w:eastAsia="Times New Roman" w:cs="Times New Roman"/>
                            </w:rPr>
                          </w:pPr>
                        </w:p>
                      </w:txbxContent>
                    </v:textbox>
                  </v:rect>
                  <v:line id="Straight Connector 523" o:spid="_x0000_s1242" style="position:absolute;flip:y;visibility:visible;mso-wrap-style:square" from="4615,69513" to="5885,70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sIt8UAAADcAAAADwAAAGRycy9kb3ducmV2LnhtbESPQWvCQBSE7wX/w/KE3upGS0ONriIt&#10;UnsqWkGPj+wziWbfht01Rn99tyB4HGbmG2Y670wtWnK+sqxgOEhAEOdWV1wo2P4uX95B+ICssbZM&#10;Cq7kYT7rPU0x0/bCa2o3oRARwj5DBWUITSalz0sy6Ae2IY7ewTqDIUpXSO3wEuGmlqMkSaXBiuNC&#10;iQ19lJSfNmej4Dh048+v88+NjuvVst016ffep0o997vFBESgLjzC9/ZKK3gbvcL/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sIt8UAAADcAAAADwAAAAAAAAAA&#10;AAAAAAChAgAAZHJzL2Rvd25yZXYueG1sUEsFBgAAAAAEAAQA+QAAAJMDAAAAAA==&#10;" strokecolor="#4f81bd [3204]" strokeweight="1pt">
                    <v:shadow on="t" color="black" opacity="24903f" origin=",.5" offset="0,.55556mm"/>
                  </v:line>
                  <v:line id="Straight Connector 524" o:spid="_x0000_s1243" style="position:absolute;flip:y;visibility:visible;mso-wrap-style:square" from="17632,69513" to="18902,70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w8UAAADcAAAADwAAAGRycy9kb3ducmV2LnhtbESPQWvCQBSE7wX/w/KE3upGaUONriIt&#10;UnsqWkGPj+wziWbfht01Rn99tyB4HGbmG2Y670wtWnK+sqxgOEhAEOdWV1wo2P4uX95B+ICssbZM&#10;Cq7kYT7rPU0x0/bCa2o3oRARwj5DBWUITSalz0sy6Ae2IY7ewTqDIUpXSO3wEuGmlqMkSaXBiuNC&#10;iQ19lJSfNmej4Dh048+v88+NjuvVst016ffep0o997vFBESgLjzC9/ZKK3gbvcL/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Qw8UAAADcAAAADwAAAAAAAAAA&#10;AAAAAAChAgAAZHJzL2Rvd25yZXYueG1sUEsFBgAAAAAEAAQA+QAAAJMDAAAAAA==&#10;" strokecolor="#4f81bd [3204]" strokeweight="1pt">
                    <v:shadow on="t" color="black" opacity="24903f" origin=",.5" offset="0,.55556mm"/>
                  </v:line>
                  <v:line id="Straight Connector 525" o:spid="_x0000_s1244" style="position:absolute;flip:y;visibility:visible;mso-wrap-style:square" from="17759,70846" to="19029,72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41WMUAAADcAAAADwAAAGRycy9kb3ducmV2LnhtbESPQWvCQBSE74L/YXlCb7pRMNjUVYoi&#10;1ZNoC+3xkX1NYrNvw+4ao7/eFYQeh5n5hpkvO1OLlpyvLCsYjxIQxLnVFRcKvj43wxkIH5A11pZJ&#10;wZU8LBf93hwzbS98oPYYChEh7DNUUIbQZFL6vCSDfmQb4uj9WmcwROkKqR1eItzUcpIkqTRYcVwo&#10;saFVSfnf8WwUnMbudf1x3t/odNhu2u8m3f34VKmXQff+BiJQF/7Dz/ZWK5hOp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41WMUAAADcAAAADwAAAAAAAAAA&#10;AAAAAAChAgAAZHJzL2Rvd25yZXYueG1sUEsFBgAAAAAEAAQA+QAAAJMDAAAAAA==&#10;" strokecolor="#4f81bd [3204]" strokeweight="1pt">
                    <v:shadow on="t" color="black" opacity="24903f" origin=",.5" offset="0,.55556mm"/>
                  </v:line>
                </v:group>
                <v:shape id="Straight Arrow Connector 526" o:spid="_x0000_s1245" type="#_x0000_t32" style="position:absolute;left:18565;top:50915;width:2315;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67F8UAAADcAAAADwAAAGRycy9kb3ducmV2LnhtbESPQWvCQBCF70L/wzKF3nRXwWCiq4il&#10;pdRT1fY8ZMckbXY2zW5N8u/dguDx8eZ9b95q09taXKj1lWMN04kCQZw7U3Gh4XR8GS9A+IBssHZM&#10;GgbysFk/jFaYGdfxB10OoRARwj5DDWUITSalz0uy6CeuIY7e2bUWQ5RtIU2LXYTbWs6USqTFimND&#10;iQ3tSsp/Dn82vvE7f39OO/VtXj/3X1VaD4kadlo/PfbbJYhAfbgf39JvRsN8lsD/mEgAu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67F8UAAADcAAAADwAAAAAAAAAA&#10;AAAAAAChAgAAZHJzL2Rvd25yZXYueG1sUEsFBgAAAAAEAAQA+QAAAJMDAAAAAA==&#10;" strokecolor="#4f81bd [3204]">
                  <v:stroke dashstyle="3 1"/>
                  <v:shadow on="t" color="black" opacity="24903f" origin=",.5" offset="0,.55556mm"/>
                </v:shape>
                <v:shape id="Straight Arrow Connector 527" o:spid="_x0000_s1246" type="#_x0000_t32" style="position:absolute;left:18095;top:67555;width:2785;height:3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ejMUAAADcAAAADwAAAGRycy9kb3ducmV2LnhtbESPwW7CMBBE75X4B2uReis2SFBIMQhR&#10;FSE4FdqeV/GSBOJ1iF2S/D1GqtTjaHbe7MyXrS3FjWpfONYwHCgQxKkzBWcavo4fL1MQPiAbLB2T&#10;ho48LBe9pzkmxjX8SbdDyESEsE9QQx5ClUjp05ws+oGriKN3crXFEGWdSVNjE+G2lCOlJtJiwbEh&#10;x4rWOaWXw6+Nb1zHu/dZo85m873/KWZlN1HdWuvnfrt6AxGoDf/Hf+mt0TAevcJjTCS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IejMUAAADcAAAADwAAAAAAAAAA&#10;AAAAAAChAgAAZHJzL2Rvd25yZXYueG1sUEsFBgAAAAAEAAQA+QAAAJMDAAAAAA==&#10;" strokecolor="#4f81bd [3204]">
                  <v:stroke dashstyle="3 1"/>
                  <v:shadow on="t" color="black" opacity="24903f" origin=",.5" offset="0,.55556mm"/>
                </v:shape>
                <v:group id="Group 528" o:spid="_x0000_s1247" style="position:absolute;left:4478;top:59428;width:14324;height:6943" coordorigin="4478,59428" coordsize="15367,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529" o:spid="_x0000_s1248" style="position:absolute;left:6764;top:59428;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IM8YA&#10;AADcAAAADwAAAGRycy9kb3ducmV2LnhtbESPT2vCQBTE70K/w/IK3nRTQbGpq4TQqgfBPy09P7Kv&#10;SZrs25BdTfTTdwuCx2FmfsMsVr2pxYVaV1pW8DKOQBBnVpecK/j6/BjNQTiPrLG2TAqu5GC1fBos&#10;MNa24yNdTj4XAcIuRgWF900spcsKMujGtiEO3o9tDfog21zqFrsAN7WcRNFMGiw5LBTYUFpQVp3O&#10;RkFy2H+7Zt6l6+PvblMldXXL0nelhs998gbCU+8f4Xt7qxVMJ6/wfy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wIM8YAAADcAAAADwAAAAAAAAAAAAAAAACYAgAAZHJz&#10;L2Rvd25yZXYueG1sUEsFBgAAAAAEAAQA9QAAAIsDAAAAAA==&#10;" fillcolor="white [3212]" strokecolor="#4579b8 [3044]">
                    <v:shadow on="t" color="black" opacity="22937f" origin=",.5" offset="0,.63889mm"/>
                    <v:textbox>
                      <w:txbxContent>
                        <w:p w14:paraId="19D2D6AA" w14:textId="77777777" w:rsidR="00233AC5" w:rsidRDefault="00233AC5" w:rsidP="00786B06">
                          <w:pPr>
                            <w:rPr>
                              <w:rFonts w:eastAsia="Times New Roman" w:cs="Times New Roman"/>
                            </w:rPr>
                          </w:pPr>
                        </w:p>
                      </w:txbxContent>
                    </v:textbox>
                  </v:rect>
                  <v:rect id="Rectangle 530" o:spid="_x0000_s1249" style="position:absolute;left:5684;top:60317;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gAsMA&#10;AADcAAAADwAAAGRycy9kb3ducmV2LnhtbERPy2rCQBTdF/oPwy24ayZVtCXNKCUgiiu1KeLuNnOb&#10;hGbuhMzk0b/vLASXh/NON5NpxECdqy0reIliEMSF1TWXCvLP7fMbCOeRNTaWScEfOdisHx9STLQd&#10;+UTD2ZcihLBLUEHlfZtI6YqKDLrItsSB+7GdQR9gV0rd4RjCTSPncbySBmsODRW2lFVU/J57o2DV&#10;H7PpdRytPFx3i+z4ne8uX7lSs6fp4x2Ep8nfxTf3XitYLsL8cC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agAsMAAADcAAAADwAAAAAAAAAAAAAAAACYAgAAZHJzL2Rv&#10;d25yZXYueG1sUEsFBgAAAAAEAAQA9QAAAIgDAAAAAA==&#10;" fillcolor="#fbd4b4 [1305]" strokecolor="#4579b8 [3044]">
                    <v:shadow on="t" color="black" opacity="22937f" origin=",.5" offset="0,.63889mm"/>
                    <v:textbox>
                      <w:txbxContent>
                        <w:p w14:paraId="4882089B" w14:textId="77777777" w:rsidR="00233AC5" w:rsidRDefault="00233AC5" w:rsidP="00786B06">
                          <w:pPr>
                            <w:rPr>
                              <w:rFonts w:eastAsia="Times New Roman" w:cs="Times New Roman"/>
                            </w:rPr>
                          </w:pPr>
                        </w:p>
                      </w:txbxContent>
                    </v:textbox>
                  </v:rect>
                  <v:rect id="Rectangle 531" o:spid="_x0000_s1250" style="position:absolute;left:4478;top:61397;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S6MYA&#10;AADcAAAADwAAAGRycy9kb3ducmV2LnhtbESPW2vCQBSE3wv+h+UIvtWNSotEVwnBXh6E1gs+H7LH&#10;JCZ7NmS3Jvrr3UKhj8PMfMMs172pxZVaV1pWMBlHIIgzq0vOFRwPb89zEM4ja6wtk4IbOVivBk9L&#10;jLXteEfXvc9FgLCLUUHhfRNL6bKCDLqxbYiDd7atQR9km0vdYhfgppbTKHqVBksOCwU2lBaUVfsf&#10;oyD5/jq5Zt6l77vL9qNK6uqepRulRsM+WYDw1Pv/8F/7Uyt4mU3g90w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OS6MYAAADcAAAADwAAAAAAAAAAAAAAAACYAgAAZHJz&#10;L2Rvd25yZXYueG1sUEsFBgAAAAAEAAQA9QAAAIsDAAAAAA==&#10;" fillcolor="white [3212]" strokecolor="#4579b8 [3044]">
                    <v:shadow on="t" color="black" opacity="22937f" origin=",.5" offset="0,.63889mm"/>
                    <v:textbox>
                      <w:txbxContent>
                        <w:p w14:paraId="3F90FBC6" w14:textId="77777777" w:rsidR="00233AC5" w:rsidRDefault="00233AC5" w:rsidP="00786B06">
                          <w:pPr>
                            <w:rPr>
                              <w:rFonts w:eastAsia="Times New Roman" w:cs="Times New Roman"/>
                            </w:rPr>
                          </w:pPr>
                        </w:p>
                      </w:txbxContent>
                    </v:textbox>
                  </v:rect>
                  <v:line id="Straight Connector 532" o:spid="_x0000_s1251" style="position:absolute;flip:y;visibility:visible;mso-wrap-style:square" from="4478,59428" to="6764,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478cUAAADcAAAADwAAAGRycy9kb3ducmV2LnhtbESPQWvCQBSE7wX/w/KE3upGS0ONriIt&#10;UnsqWkGPj+wziWbfht01Rn99tyB4HGbmG2Y670wtWnK+sqxgOEhAEOdWV1wo2P4uX95B+ICssbZM&#10;Cq7kYT7rPU0x0/bCa2o3oRARwj5DBWUITSalz0sy6Ae2IY7ewTqDIUpXSO3wEuGmlqMkSaXBiuNC&#10;iQ19lJSfNmej4Dh048+v88+NjuvVst016ffep0o997vFBESgLjzC9/ZKK3h7HcH/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478cUAAADcAAAADwAAAAAAAAAA&#10;AAAAAAChAgAAZHJzL2Rvd25yZXYueG1sUEsFBgAAAAAEAAQA+QAAAJMDAAAAAA==&#10;" strokecolor="#4f81bd [3204]" strokeweight="1pt">
                    <v:shadow on="t" color="black" opacity="24903f" origin=",.5" offset="0,.55556mm"/>
                  </v:line>
                  <v:line id="Straight Connector 533" o:spid="_x0000_s1252" style="position:absolute;flip:y;visibility:visible;mso-wrap-style:square" from="17495,59492" to="19781,61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asUAAADcAAAADwAAAGRycy9kb3ducmV2LnhtbESPQWvCQBSE7wX/w/KE3urGSkONriIt&#10;UnsqWkGPj+wziWbfht01Rn99tyB4HGbmG2Y670wtWnK+sqxgOEhAEOdWV1wo2P4uX95B+ICssbZM&#10;Cq7kYT7rPU0x0/bCa2o3oRARwj5DBWUITSalz0sy6Ae2IY7ewTqDIUpXSO3wEuGmlq9JkkqDFceF&#10;Ehv6KCk/bc5GwXHoxp9f558bHderZbtr0u+9T5V67neLCYhAXXiE7+2VVvA2GsH/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KeasUAAADcAAAADwAAAAAAAAAA&#10;AAAAAAChAgAAZHJzL2Rvd25yZXYueG1sUEsFBgAAAAAEAAQA+QAAAJMDAAAAAA==&#10;" strokecolor="#4f81bd [3204]" strokeweight="1pt">
                    <v:shadow on="t" color="black" opacity="24903f" origin=",.5" offset="0,.55556mm"/>
                  </v:line>
                  <v:line id="Straight Connector 534" o:spid="_x0000_s1253" style="position:absolute;flip:y;visibility:visible;mso-wrap-style:square" from="17559,62667" to="19845,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GHsYAAADcAAAADwAAAGRycy9kb3ducmV2LnhtbESPW2vCQBSE3wv+h+UIfasbewkaXaUo&#10;UvtUvIA+HrLHJJo9G3bXmPbXdwsFH4eZ+YaZzjtTi5acrywrGA4SEMS51RUXCva71dMIhA/IGmvL&#10;pOCbPMxnvYcpZtreeEPtNhQiQthnqKAMocmk9HlJBv3ANsTRO1lnMETpCqkd3iLc1PI5SVJpsOK4&#10;UGJDi5Lyy/ZqFJyHbrz8uH790HmzXrWHJv08+lSpx373PgERqAv38H97rRW8vbzC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rBh7GAAAA3AAAAA8AAAAAAAAA&#10;AAAAAAAAoQIAAGRycy9kb3ducmV2LnhtbFBLBQYAAAAABAAEAPkAAACUAwAAAAA=&#10;" strokecolor="#4f81bd [3204]" strokeweight="1pt">
                    <v:shadow on="t" color="black" opacity="24903f" origin=",.5" offset="0,.55556mm"/>
                  </v:line>
                </v:group>
                <v:shape id="Text Box 535" o:spid="_x0000_s1254" type="#_x0000_t202" style="position:absolute;left:162;top:62560;width:459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iycQA&#10;AADcAAAADwAAAGRycy9kb3ducmV2LnhtbESPzW7CMBCE75V4B2uRuIEDbRCkGIQolbiVvwdYxUuc&#10;Jl5HsYG0T48rIfU4mplvNItVZ2txo9aXjhWMRwkI4tzpkgsF59PncAbCB2SNtWNS8EMeVsveywIz&#10;7e58oNsxFCJC2GeowITQZFL63JBFP3INcfQurrUYomwLqVu8R7it5SRJptJiyXHBYEMbQ3l1vFoF&#10;s8R+VdV8svf27Xecms2H2zbfSg363fodRKAu/Ief7Z1WkL6m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IsnEAAAA3AAAAA8AAAAAAAAAAAAAAAAAmAIAAGRycy9k&#10;b3ducmV2LnhtbFBLBQYAAAAABAAEAPUAAACJAwAAAAA=&#10;" filled="f" stroked="f">
                  <v:textbox style="mso-fit-shape-to-text:t">
                    <w:txbxContent>
                      <w:p w14:paraId="3817B02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Straight Arrow Connector 536" o:spid="_x0000_s1255" type="#_x0000_t32" style="position:absolute;left:18937;top:60642;width:2249;height:29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ctysUAAADcAAAADwAAAGRycy9kb3ducmV2LnhtbESPzW7CMBCE75X6DtYi9VZsqIhKwKCK&#10;qlXVnvg9r+IlCcTrELskeXuMVKnH0ex8szNfdrYSV2p86VjDaKhAEGfOlJxr2G0/nl9B+IBssHJM&#10;GnrysFw8PswxNa7lNV03IRcRwj5FDUUIdSqlzwqy6IeuJo7e0TUWQ5RNLk2DbYTbSo6VSqTFkmND&#10;gTWtCsrOm18b37hMvt+nrTqZz/3PoZxWfaL6ldZPg+5tBiJQF/6P/9JfRsPkJYH7mEg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ctysUAAADcAAAADwAAAAAAAAAA&#10;AAAAAAChAgAAZHJzL2Rvd25yZXYueG1sUEsFBgAAAAAEAAQA+QAAAJMDAAAAAA==&#10;" strokecolor="#4f81bd [3204]">
                  <v:stroke dashstyle="3 1"/>
                  <v:shadow on="t" color="black" opacity="24903f" origin=",.5" offset="0,.55556mm"/>
                </v:shape>
                <v:shape id="Text Box 537" o:spid="_x0000_s1256" type="#_x0000_t202" style="position:absolute;left:15012;top:53942;width:340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MKcMA&#10;AADcAAAADwAAAGRycy9kb3ducmV2LnhtbESPQWvCQBSE74X+h+UVvNWNFbWkriJVwYMXNb0/sq/Z&#10;0OzbkH018d+7hYLHYWa+YZbrwTfqSl2sAxuYjDNQxGWwNVcGisv+9R1UFGSLTWAycKMI69Xz0xJz&#10;G3o+0fUslUoQjjkacCJtrnUsHXmM49ASJ+87dB4lya7StsM+wX2j37Jsrj3WnBYctvTpqPw5/3oD&#10;InYzuRU7Hw9fw3Hbu6ycYWHM6GXYfIASGuQR/m8frIHZd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5MKcMAAADcAAAADwAAAAAAAAAAAAAAAACYAgAAZHJzL2Rv&#10;d25yZXYueG1sUEsFBgAAAAAEAAQA9QAAAIgDAAAAAA==&#10;" filled="f" stroked="f">
                  <v:textbox style="mso-fit-shape-to-text:t">
                    <w:txbxContent>
                      <w:p w14:paraId="7FCC834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38" o:spid="_x0000_s1257" type="#_x0000_t202" style="position:absolute;left:14377;top:70717;width:32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14:paraId="63D44754"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539" o:spid="_x0000_s1258" type="#_x0000_t202" style="position:absolute;left:14042;top:61750;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14:paraId="61C13EF3"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40" o:spid="_x0000_s1259" type="#_x0000_t202" style="position:absolute;left:6694;top:13963;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yLMIA&#10;AADcAAAADwAAAGRycy9kb3ducmV2LnhtbERPS07DMBDdV+IO1iB11zqNmiqEuhUKrcSOfjjAKB7i&#10;kHgcxaZJOT1eILF8ev/tfrKduNHgG8cKVssEBHHldMO1go/rcZGD8AFZY+eYFNzJw373MNtiod3I&#10;Z7pdQi1iCPsCFZgQ+kJKXxmy6JeuJ47cpxsshgiHWuoBxxhuO5kmyUZabDg2GOypNFS1l2+rIE/s&#10;e9s+pSdv1z+rzJSv7tB/KTV/nF6eQQSawr/4z/2mFWTr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IswgAAANwAAAAPAAAAAAAAAAAAAAAAAJgCAABkcnMvZG93&#10;bnJldi54bWxQSwUGAAAAAAQABAD1AAAAhwMAAAAA&#10;" filled="f" stroked="f">
                  <v:textbox style="mso-fit-shape-to-text:t">
                    <w:txbxContent>
                      <w:p w14:paraId="4D98DD86"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541" o:spid="_x0000_s1260" type="#_x0000_t202" style="position:absolute;left:7966;top:10786;width:2858;height:31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t8QA&#10;AADcAAAADwAAAGRycy9kb3ducmV2LnhtbESP3WrCQBSE7wu+w3IK3tVNRIumriL+QO+sPw9wyJ5m&#10;02TPhuyqsU/vCoKXw8x8w8wWna3FhVpfOlaQDhIQxLnTJRcKTsftxwSED8gaa8ek4EYeFvPe2wwz&#10;7a68p8shFCJC2GeowITQZFL63JBFP3ANcfR+XWsxRNkWUrd4jXBby2GSfEqLJccFgw2tDOXV4WwV&#10;TBK7q6rp8Mfb0X86Nqu12zR/SvXfu+UXiEBdeIWf7W+tYDxK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7V7fEAAAA3AAAAA8AAAAAAAAAAAAAAAAAmAIAAGRycy9k&#10;b3ducmV2LnhtbFBLBQYAAAAABAAEAPUAAACJAwAAAAA=&#10;" filled="f" stroked="f">
                  <v:textbox style="mso-fit-shape-to-text:t">
                    <w:txbxContent>
                      <w:p w14:paraId="7C773112"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542" o:spid="_x0000_s1261" type="#_x0000_t202" style="position:absolute;left:9284;top:7472;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JwMQA&#10;AADcAAAADwAAAGRycy9kb3ducmV2LnhtbESP3WrCQBSE7wu+w3IK3tWNQYumriL+QO+sPw9wyJ5m&#10;02TPhuyqsU/vCoKXw8x8w8wWna3FhVpfOlYwHCQgiHOnSy4UnI7bjwkIH5A11o5JwY08LOa9txlm&#10;2l15T5dDKESEsM9QgQmhyaT0uSGLfuAa4uj9utZiiLItpG7xGuG2lmmSfEqLJccFgw2tDOXV4WwV&#10;TBK7q6pp+uPt6H84Nqu12zR/SvXfu+UXiEBdeIWf7W+tYDxK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pycDEAAAA3AAAAA8AAAAAAAAAAAAAAAAAmAIAAGRycy9k&#10;b3ducmV2LnhtbFBLBQYAAAAABAAEAPUAAACJAwAAAAA=&#10;" filled="f" stroked="f">
                  <v:textbox style="mso-fit-shape-to-text:t">
                    <w:txbxContent>
                      <w:p w14:paraId="03A2861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543" o:spid="_x0000_s1262" style="position:absolute;left:37452;top:10334;width:12330;height:8213" coordorigin="37452,10334" coordsize="12330,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rect id="Rectangle 544" o:spid="_x0000_s1263" style="position:absolute;left:37452;top:10334;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CDcYA&#10;AADcAAAADwAAAGRycy9kb3ducmV2LnhtbESPQWvCQBSE74X+h+UJ3upGsSLRVUKotgeh1RbPj+wz&#10;icm+Ddmtif56tyD0OMzMN8xy3ZtaXKh1pWUF41EEgjizuuRcwc/35mUOwnlkjbVlUnAlB+vV89MS&#10;Y2073tPl4HMRIOxiVFB438RSuqwgg25kG+LgnWxr0AfZ5lK32AW4qeUkimbSYMlhocCG0oKy6vBr&#10;FCRfn0fXzLt0uz/v3qukrm5Z+qbUcNAnCxCeev8ffrQ/tILX6RT+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JCDcYAAADcAAAADwAAAAAAAAAAAAAAAACYAgAAZHJz&#10;L2Rvd25yZXYueG1sUEsFBgAAAAAEAAQA9QAAAIsDAAAAAA==&#10;" fillcolor="white [3212]" strokecolor="#4579b8 [3044]">
                    <v:shadow on="t" color="black" opacity="22937f" origin=",.5" offset="0,.63889mm"/>
                    <v:textbox>
                      <w:txbxContent>
                        <w:p w14:paraId="0CFFC2B5" w14:textId="77777777" w:rsidR="00233AC5" w:rsidRDefault="00233AC5" w:rsidP="00786B06">
                          <w:pPr>
                            <w:rPr>
                              <w:rFonts w:eastAsia="Times New Roman" w:cs="Times New Roman"/>
                            </w:rPr>
                          </w:pPr>
                        </w:p>
                      </w:txbxContent>
                    </v:textbox>
                  </v:rect>
                  <v:rect id="Rectangle 545" o:spid="_x0000_s1264" style="position:absolute;left:37452;top:15245;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nlsYA&#10;AADcAAAADwAAAGRycy9kb3ducmV2LnhtbESPzWrDMBCE74G+g9hCbonc0hTjRgnGtE0OgfzS82Jt&#10;bdfWylhK7Pbpo0Ahx2FmvmHmy8E04kKdqywreJpGIIhzqysuFJyOH5MYhPPIGhvLpOCXHCwXD6M5&#10;Jtr2vKfLwRciQNglqKD0vk2kdHlJBt3UtsTB+7adQR9kV0jdYR/gppHPUfQqDVYcFkpsKSsprw9n&#10;oyDdbb9cG/fZ5/5ns6rTpv7Ls3elxo9D+gbC0+Dv4f/2WiuYvczgdi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7nlsYAAADcAAAADwAAAAAAAAAAAAAAAACYAgAAZHJz&#10;L2Rvd25yZXYueG1sUEsFBgAAAAAEAAQA9QAAAIsDAAAAAA==&#10;" fillcolor="white [3212]" strokecolor="#4579b8 [3044]">
                    <v:shadow on="t" color="black" opacity="22937f" origin=",.5" offset="0,.63889mm"/>
                    <v:textbox>
                      <w:txbxContent>
                        <w:p w14:paraId="4ADD47C2" w14:textId="77777777" w:rsidR="00233AC5" w:rsidRDefault="00233AC5" w:rsidP="00786B06">
                          <w:pPr>
                            <w:rPr>
                              <w:rFonts w:eastAsia="Times New Roman" w:cs="Times New Roman"/>
                            </w:rPr>
                          </w:pPr>
                        </w:p>
                      </w:txbxContent>
                    </v:textbox>
                  </v:rect>
                  <v:group id="Group 546" o:spid="_x0000_s1265" style="position:absolute;left:46946;top:10343;width:2836;height:7026" coordorigin="46946,10343" coordsize="2836,7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Text Box 547" o:spid="_x0000_s1266" type="#_x0000_t202" style="position:absolute;left:47090;top:10343;width:2692;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qWMUA&#10;AADcAAAADwAAAGRycy9kb3ducmV2LnhtbESPwW7CMBBE70j9B2sr9VacIKA0xKAKWqk3IO0HrOIl&#10;ThOvo9hAytfjSpU4jmbmjSZfD7YVZ+p97VhBOk5AEJdO11wp+P76eF6A8AFZY+uYFPySh/XqYZRj&#10;pt2FD3QuQiUihH2GCkwIXSalLw1Z9GPXEUfv6HqLIcq+krrHS4TbVk6SZC4t1hwXDHa0MVQ2xckq&#10;WCR21zSvk72302s6M5ute+9+lHp6HN6WIAIN4R7+b39qBbPpC/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mpYxQAAANwAAAAPAAAAAAAAAAAAAAAAAJgCAABkcnMv&#10;ZG93bnJldi54bWxQSwUGAAAAAAQABAD1AAAAigMAAAAA&#10;" filled="f" stroked="f">
                      <v:textbox style="mso-fit-shape-to-text:t">
                        <w:txbxContent>
                          <w:p w14:paraId="2616CB8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48" o:spid="_x0000_s1267" type="#_x0000_t202" style="position:absolute;left:46946;top:14747;width:2832;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KsIA&#10;AADcAAAADwAAAGRycy9kb3ducmV2LnhtbERPS07DMBDdV+IO1iB11zqNmiqEuhUKrcSOfjjAKB7i&#10;kHgcxaZJOT1eILF8ev/tfrKduNHgG8cKVssEBHHldMO1go/rcZGD8AFZY+eYFNzJw373MNtiod3I&#10;Z7pdQi1iCPsCFZgQ+kJKXxmy6JeuJ47cpxsshgiHWuoBxxhuO5kmyUZabDg2GOypNFS1l2+rIE/s&#10;e9s+pSdv1z+rzJSv7tB/KTV/nF6eQQSawr/4z/2mFWTr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f4qwgAAANwAAAAPAAAAAAAAAAAAAAAAAJgCAABkcnMvZG93&#10;bnJldi54bWxQSwUGAAAAAAQABAD1AAAAhwMAAAAA&#10;" filled="f" stroked="f">
                      <v:textbox style="mso-fit-shape-to-text:t">
                        <w:txbxContent>
                          <w:p w14:paraId="538B8D2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49" o:spid="_x0000_s1268" style="position:absolute;left:35738;top:13257;width:12330;height:8213" coordorigin="35738,13257" coordsize="12330,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rect id="Rectangle 550" o:spid="_x0000_s1269" style="position:absolute;left:35738;top:13257;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DS08IA&#10;AADcAAAADwAAAGRycy9kb3ducmV2LnhtbERPTWvCQBC9F/wPywi91Y0FRaKrhKC1B8FqxfOQHZOY&#10;7GzIrib6691DocfH+16selOLO7WutKxgPIpAEGdWl5wrOP1uPmYgnEfWWFsmBQ9ysFoO3hYYa9vx&#10;ge5Hn4sQwi5GBYX3TSylywoy6Ea2IQ7cxbYGfYBtLnWLXQg3tfyMoqk0WHJoKLChtKCsOt6MguRn&#10;f3bNrEu/Dtfdtkrq6pmla6Xeh30yB+Gp9//iP/e3VjCZhPnh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NLTwgAAANwAAAAPAAAAAAAAAAAAAAAAAJgCAABkcnMvZG93&#10;bnJldi54bWxQSwUGAAAAAAQABAD1AAAAhwMAAAAA&#10;" fillcolor="white [3212]" strokecolor="#4579b8 [3044]">
                    <v:shadow on="t" color="black" opacity="22937f" origin=",.5" offset="0,.63889mm"/>
                    <v:textbox>
                      <w:txbxContent>
                        <w:p w14:paraId="2BB3F6F4" w14:textId="77777777" w:rsidR="00233AC5" w:rsidRDefault="00233AC5" w:rsidP="00786B06">
                          <w:pPr>
                            <w:rPr>
                              <w:rFonts w:eastAsia="Times New Roman" w:cs="Times New Roman"/>
                            </w:rPr>
                          </w:pPr>
                        </w:p>
                      </w:txbxContent>
                    </v:textbox>
                  </v:rect>
                  <v:rect id="Rectangle 551" o:spid="_x0000_s1270" style="position:absolute;left:35738;top:18168;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x3SMYA&#10;AADcAAAADwAAAGRycy9kb3ducmV2LnhtbESPT2vCQBTE7wW/w/KE3upGQZHUVUJQ20PB+oeeH9ln&#10;EpN9G7Jbk/rp3YLgcZiZ3zCLVW9qcaXWlZYVjEcRCOLM6pJzBafj5m0OwnlkjbVlUvBHDlbLwcsC&#10;Y2073tP14HMRIOxiVFB438RSuqwgg25kG+LgnW1r0AfZ5lK32AW4qeUkimbSYMlhocCG0oKy6vBr&#10;FCTfux/XzLt0u798fVRJXd2ydK3U67BP3kF46v0z/Gh/agXT6Rj+z4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x3SMYAAADcAAAADwAAAAAAAAAAAAAAAACYAgAAZHJz&#10;L2Rvd25yZXYueG1sUEsFBgAAAAAEAAQA9QAAAIsDAAAAAA==&#10;" fillcolor="white [3212]" strokecolor="#4579b8 [3044]">
                    <v:shadow on="t" color="black" opacity="22937f" origin=",.5" offset="0,.63889mm"/>
                    <v:textbox>
                      <w:txbxContent>
                        <w:p w14:paraId="3215AEEE" w14:textId="77777777" w:rsidR="00233AC5" w:rsidRDefault="00233AC5" w:rsidP="00786B06">
                          <w:pPr>
                            <w:rPr>
                              <w:rFonts w:eastAsia="Times New Roman" w:cs="Times New Roman"/>
                            </w:rPr>
                          </w:pPr>
                        </w:p>
                      </w:txbxContent>
                    </v:textbox>
                  </v:rect>
                  <v:group id="Group 552" o:spid="_x0000_s1271" style="position:absolute;left:45232;top:13265;width:2836;height:7027" coordorigin="45232,13265" coordsize="2836,7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Text Box 553" o:spid="_x0000_s1272" type="#_x0000_t202" style="position:absolute;left:45376;top:13265;width:269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6hsQA&#10;AADcAAAADwAAAGRycy9kb3ducmV2LnhtbESPzW7CMBCE75V4B2uRuIEDbRCkGIQolbiVvwdYxUuc&#10;Jl5HsYG0T48rIfU4mplvNItVZ2txo9aXjhWMRwkI4tzpkgsF59PncAbCB2SNtWNS8EMeVsveywIz&#10;7e58oNsxFCJC2GeowITQZFL63JBFP3INcfQurrUYomwLqVu8R7it5SRJptJiyXHBYEMbQ3l1vFoF&#10;s8R+VdV8svf27Xecms2H2zbfSg363fodRKAu/Ief7Z1WkKav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8+obEAAAA3AAAAA8AAAAAAAAAAAAAAAAAmAIAAGRycy9k&#10;b3ducmV2LnhtbFBLBQYAAAAABAAEAPUAAACJAwAAAAA=&#10;" filled="f" stroked="f">
                      <v:textbox style="mso-fit-shape-to-text:t">
                        <w:txbxContent>
                          <w:p w14:paraId="04E4B47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54" o:spid="_x0000_s1273" type="#_x0000_t202" style="position:absolute;left:45232;top:17669;width:283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i8sQA&#10;AADcAAAADwAAAGRycy9kb3ducmV2LnhtbESP0WrCQBRE3wv9h+UKfaubiCk2upGiFfpma/sBl+w1&#10;G5O9G7Krxn69Kwg+DjNzhlksB9uKE/W+dqwgHScgiEuna64U/P1uXmcgfEDW2DomBRfysCyenxaY&#10;a3fmHzrtQiUihH2OCkwIXS6lLw1Z9GPXEUdv73qLIcq+krrHc4TbVk6S5E1arDkuGOxoZahsdker&#10;YJbYbdO8T769nf6nmVmt3Wd3UOplNHzMQQQawiN8b39pBVk2hd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YvLEAAAA3AAAAA8AAAAAAAAAAAAAAAAAmAIAAGRycy9k&#10;b3ducmV2LnhtbFBLBQYAAAAABAAEAPUAAACJAwAAAAA=&#10;" filled="f" stroked="f">
                      <v:textbox style="mso-fit-shape-to-text:t">
                        <w:txbxContent>
                          <w:p w14:paraId="54EBB7B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55" o:spid="_x0000_s1274" style="position:absolute;left:33948;top:16515;width:12331;height:8213" coordorigin="33948,16515" coordsize="12330,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rect id="Rectangle 556" o:spid="_x0000_s1275" style="position:absolute;left:33948;top:16515;width:12328;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vPMYA&#10;AADcAAAADwAAAGRycy9kb3ducmV2LnhtbESPT2vCQBTE74LfYXlCb7qxoEh0lRBs66Fg/YPnR/aZ&#10;xGTfhuzWxH56t1DocZiZ3zCrTW9qcafWlZYVTCcRCOLM6pJzBefT23gBwnlkjbVlUvAgB5v1cLDC&#10;WNuOD3Q/+lwECLsYFRTeN7GULivIoJvYhjh4V9sa9EG2udQtdgFuavkaRXNpsOSwUGBDaUFZdfw2&#10;CpKv/cU1iy59P9w+P6qkrn6ydKvUy6hPliA89f4//NfeaQWz2Rx+z4Qj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XvPMYAAADcAAAADwAAAAAAAAAAAAAAAACYAgAAZHJz&#10;L2Rvd25yZXYueG1sUEsFBgAAAAAEAAQA9QAAAIsDAAAAAA==&#10;" fillcolor="white [3212]" strokecolor="#4579b8 [3044]">
                    <v:shadow on="t" color="black" opacity="22937f" origin=",.5" offset="0,.63889mm"/>
                    <v:textbox>
                      <w:txbxContent>
                        <w:p w14:paraId="71F468DB" w14:textId="77777777" w:rsidR="00233AC5" w:rsidRDefault="00233AC5" w:rsidP="00786B06">
                          <w:pPr>
                            <w:rPr>
                              <w:rFonts w:eastAsia="Times New Roman" w:cs="Times New Roman"/>
                            </w:rPr>
                          </w:pPr>
                        </w:p>
                      </w:txbxContent>
                    </v:textbox>
                  </v:rect>
                  <v:rect id="Rectangle 557" o:spid="_x0000_s1276" style="position:absolute;left:33948;top:21426;width:12328;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Kp8YA&#10;AADcAAAADwAAAGRycy9kb3ducmV2LnhtbESPQWvCQBSE74X+h+UJ3upGwSrRVUKotgeh1RbPj+wz&#10;icm+Ddmtif56tyD0OMzMN8xy3ZtaXKh1pWUF41EEgjizuuRcwc/35mUOwnlkjbVlUnAlB+vV89MS&#10;Y2073tPl4HMRIOxiVFB438RSuqwgg25kG+LgnWxr0AfZ5lK32AW4qeUkil6lwZLDQoENpQVl1eHX&#10;KEi+Po+umXfpdn/evVdJXd2y9E2p4aBPFiA89f4//Gh/aAXT6Qz+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lKp8YAAADcAAAADwAAAAAAAAAAAAAAAACYAgAAZHJz&#10;L2Rvd25yZXYueG1sUEsFBgAAAAAEAAQA9QAAAIsDAAAAAA==&#10;" fillcolor="white [3212]" strokecolor="#4579b8 [3044]">
                    <v:shadow on="t" color="black" opacity="22937f" origin=",.5" offset="0,.63889mm"/>
                    <v:textbox>
                      <w:txbxContent>
                        <w:p w14:paraId="4867974A" w14:textId="77777777" w:rsidR="00233AC5" w:rsidRDefault="00233AC5" w:rsidP="00786B06">
                          <w:pPr>
                            <w:rPr>
                              <w:rFonts w:eastAsia="Times New Roman" w:cs="Times New Roman"/>
                            </w:rPr>
                          </w:pPr>
                        </w:p>
                      </w:txbxContent>
                    </v:textbox>
                  </v:rect>
                  <v:group id="Group 558" o:spid="_x0000_s1277" style="position:absolute;left:43442;top:16523;width:2837;height:7027" coordorigin="43442,16523" coordsize="2836,7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shape id="Text Box 559" o:spid="_x0000_s1278" type="#_x0000_t202" style="position:absolute;left:43586;top:16523;width:269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bMQA&#10;AADcAAAADwAAAGRycy9kb3ducmV2LnhtbESP3WrCQBSE7wu+w3IE7+pGMUVTVxF/oHdW7QMcsqfZ&#10;NNmzIbtq7NO7guDlMDPfMPNlZ2txodaXjhWMhgkI4tzpkgsFP6fd+xSED8gaa8ek4EYelove2xwz&#10;7a58oMsxFCJC2GeowITQZFL63JBFP3QNcfR+XWsxRNkWUrd4jXBby3GSfEiLJccFgw2tDeXV8WwV&#10;TBO7r6rZ+Nvbyf8oNeuN2zZ/Sg363eoTRKAuvMLP9pdWkKYz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zWzEAAAA3AAAAA8AAAAAAAAAAAAAAAAAmAIAAGRycy9k&#10;b3ducmV2LnhtbFBLBQYAAAAABAAEAPUAAACJAwAAAAA=&#10;" filled="f" stroked="f">
                      <v:textbox style="mso-fit-shape-to-text:t">
                        <w:txbxContent>
                          <w:p w14:paraId="4923C3E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60" o:spid="_x0000_s1279" type="#_x0000_t202" style="position:absolute;left:43442;top:20927;width:283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uTMIA&#10;AADcAAAADwAAAGRycy9kb3ducmV2LnhtbERP3WrCMBS+H+wdwhl4t6YWla4zyugUvHPWPcChOWu6&#10;NielybTb05sLYZcf3/96O9leXGj0rWMF8yQFQVw73XKj4PO8f85B+ICssXdMCn7Jw3bz+LDGQrsr&#10;n+hShUbEEPYFKjAhDIWUvjZk0SduII7clxsthgjHRuoRrzHc9jJL05W02HJsMDhQaajuqh+rIE/t&#10;setesg9vF3/zpSnf3W74Vmr2NL29ggg0hX/x3X3QCparOD+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q5MwgAAANwAAAAPAAAAAAAAAAAAAAAAAJgCAABkcnMvZG93&#10;bnJldi54bWxQSwUGAAAAAAQABAD1AAAAhwMAAAAA&#10;" filled="f" stroked="f">
                      <v:textbox style="mso-fit-shape-to-text:t">
                        <w:txbxContent>
                          <w:p w14:paraId="7C20575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shape id="Text Box 561" o:spid="_x0000_s1280" type="#_x0000_t202" style="position:absolute;left:40729;top:5959;width:1450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L18UA&#10;AADcAAAADwAAAGRycy9kb3ducmV2LnhtbESP3WrCQBSE7wu+w3KE3tVNREWjmyDWQu9afx7gkD1m&#10;Y7JnQ3araZ++Wyh4OczMN8ymGGwrbtT72rGCdJKAIC6drrlScD69vSxB+ICssXVMCr7JQ5GPnjaY&#10;aXfnA92OoRIRwj5DBSaELpPSl4Ys+onriKN3cb3FEGVfSd3jPcJtK6dJspAWa44LBjvaGSqb45dV&#10;sEzsR9Ospp/ezn7Sudm9un13Vep5PGzXIAIN4RH+b79rBfNFCn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gvXxQAAANwAAAAPAAAAAAAAAAAAAAAAAJgCAABkcnMv&#10;ZG93bnJldi54bWxQSwUGAAAAAAQABAD1AAAAigMAAAAA&#10;" filled="f" stroked="f">
                  <v:textbox style="mso-fit-shape-to-text:t">
                    <w:txbxContent>
                      <w:p w14:paraId="7FC3117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62" o:spid="_x0000_s1281" style="position:absolute;left:23499;top:9671;width:2703;height:8888" coordorigin="23499,9671" coordsize="2703,8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roCcYAAADcAAAADwAAAGRycy9kb3ducmV2LnhtbESPQWuDQBSE74X+h+UV&#10;cmtWU5RisxEJbckhFGIKpbeH+6IS9624WzX/Phso5DjMzDfMOp9NJ0YaXGtZQbyMQBBXVrdcK/g+&#10;fjy/gnAeWWNnmRRcyEG+eXxYY6btxAcaS1+LAGGXoYLG+z6T0lUNGXRL2xMH72QHgz7IoZZ6wCnA&#10;TSdXUZRKgy2HhQZ72jZUncs/o+Bzwql4id/H/fm0vfwek6+ffUxKLZ7m4g2Ep9nfw//tnVaQpC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CugJxgAAANwA&#10;AAAPAAAAAAAAAAAAAAAAAKoCAABkcnMvZG93bnJldi54bWxQSwUGAAAAAAQABAD6AAAAnQMAAAAA&#10;">
                  <v:shape id="Text Box 563" o:spid="_x0000_s1282" type="#_x0000_t202" style="position:absolute;left:23560;top:9671;width:264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AwO8QA&#10;AADcAAAADwAAAGRycy9kb3ducmV2LnhtbESPzW7CMBCE75V4B2uRegMHWiIIGIRoK3Erfw+wipc4&#10;JF5HsYG0T48rIfU4mplvNItVZ2txo9aXjhWMhgkI4tzpkgsFp+PXYArCB2SNtWNS8EMeVsveywIz&#10;7e68p9shFCJC2GeowITQZFL63JBFP3QNcfTOrrUYomwLqVu8R7it5ThJUmmx5LhgsKGNobw6XK2C&#10;aWK/q2o23nn7/juamM2H+2wuSr32u/UcRKAu/Ief7a1WMEnf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MDvEAAAA3AAAAA8AAAAAAAAAAAAAAAAAmAIAAGRycy9k&#10;b3ducmV2LnhtbFBLBQYAAAAABAAEAPUAAACJAwAAAAA=&#10;" filled="f" stroked="f">
                    <v:textbox style="mso-fit-shape-to-text:t">
                      <w:txbxContent>
                        <w:p w14:paraId="7983293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v:textbox>
                  </v:shape>
                  <v:shape id="Text Box 564" o:spid="_x0000_s1283" type="#_x0000_t202" style="position:absolute;left:23499;top:12888;width:2591;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oT8MA&#10;AADcAAAADwAAAGRycy9kb3ducmV2LnhtbESP3YrCMBSE7xf2HcJZ8G5NFRWtRllcBe9cfx7g0Byb&#10;2uakNFGrT2+EBS+HmfmGmS1aW4krNb5wrKDXTUAQZ04XnCs4HtbfYxA+IGusHJOCO3lYzD8/Zphq&#10;d+MdXfchFxHCPkUFJoQ6ldJnhiz6rquJo3dyjcUQZZNL3eAtwm0l+0kykhYLjgsGa1oaysr9xSoY&#10;J3ZblpP+n7eDR29olr9uVZ+V6ny1P1MQgdrwDv+3N1rBcDSA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moT8MAAADcAAAADwAAAAAAAAAAAAAAAACYAgAAZHJzL2Rv&#10;d25yZXYueG1sUEsFBgAAAAAEAAQA9QAAAIgDAAAAAA==&#10;" filled="f" stroked="f">
                    <v:textbox style="mso-fit-shape-to-text:t">
                      <w:txbxContent>
                        <w:p w14:paraId="37D0714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v:textbox>
                  </v:shape>
                  <v:shape id="Text Box 565" o:spid="_x0000_s1284" type="#_x0000_t202" style="position:absolute;left:23560;top:15936;width:2578;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UN1MQA&#10;AADcAAAADwAAAGRycy9kb3ducmV2LnhtbESP3WrCQBSE7wu+w3KE3tWNYkSjq4i14J315wEO2WM2&#10;Jns2ZLea9uldoeDlMDPfMItVZ2txo9aXjhUMBwkI4tzpkgsF59PXxxSED8gaa8ek4Jc8rJa9twVm&#10;2t35QLdjKESEsM9QgQmhyaT0uSGLfuAa4uhdXGsxRNkWUrd4j3Bby1GSTKTFkuOCwYY2hvLq+GMV&#10;TBO7r6rZ6Nvb8d8wNZtPt22uSr33u/UcRKAuvML/7Z1WkE5S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1DdTEAAAA3AAAAA8AAAAAAAAAAAAAAAAAmAIAAGRycy9k&#10;b3ducmV2LnhtbFBLBQYAAAAABAAEAPUAAACJAwAAAAA=&#10;" filled="f" stroked="f">
                    <v:textbox style="mso-fit-shape-to-text:t">
                      <w:txbxContent>
                        <w:p w14:paraId="529786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v:textbox>
                  </v:shape>
                </v:group>
                <v:group id="Group 566" o:spid="_x0000_s1285" style="position:absolute;left:21968;top:12593;width:2723;height:8888" coordorigin="21968,12593" coordsize="2722,8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shape id="Text Box 567" o:spid="_x0000_s1286" type="#_x0000_t202" style="position:absolute;left:22030;top:12593;width:2661;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2OMUA&#10;AADcAAAADwAAAGRycy9kb3ducmV2LnhtbESPwW7CMBBE75X4B2srcQMnCCgNMQhBkXprm/YDVvES&#10;p4nXUWwg5evrSkg9jmbmjSbfDrYVF+p97VhBOk1AEJdO11wp+Po8TlYgfEDW2DomBT/kYbsZPeSY&#10;aXflD7oUoRIRwj5DBSaELpPSl4Ys+qnriKN3cr3FEGVfSd3jNcJtK2dJspQWa44LBjvaGyqb4mwV&#10;rBL71jTPs3dv57d0YfYH99J9KzV+HHZrEIGG8B++t1+1gsXyC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zY4xQAAANwAAAAPAAAAAAAAAAAAAAAAAJgCAABkcnMv&#10;ZG93bnJldi54bWxQSwUGAAAAAAQABAD1AAAAigMAAAAA&#10;" filled="f" stroked="f">
                    <v:textbox style="mso-fit-shape-to-text:t">
                      <w:txbxContent>
                        <w:p w14:paraId="1A1CC73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68" o:spid="_x0000_s1287" type="#_x0000_t202" style="position:absolute;left:21968;top:15811;width:2591;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iSsIA&#10;AADcAAAADwAAAGRycy9kb3ducmV2LnhtbERP3WrCMBS+H+wdwhl4t6YWla4zyugUvHPWPcChOWu6&#10;NielybTb05sLYZcf3/96O9leXGj0rWMF8yQFQVw73XKj4PO8f85B+ICssXdMCn7Jw3bz+LDGQrsr&#10;n+hShUbEEPYFKjAhDIWUvjZk0SduII7clxsthgjHRuoRrzHc9jJL05W02HJsMDhQaajuqh+rIE/t&#10;setesg9vF3/zpSnf3W74Vmr2NL29ggg0hX/x3X3QCparuDa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KJKwgAAANwAAAAPAAAAAAAAAAAAAAAAAJgCAABkcnMvZG93&#10;bnJldi54bWxQSwUGAAAAAAQABAD1AAAAhwMAAAAA&#10;" filled="f" stroked="f">
                    <v:textbox style="mso-fit-shape-to-text:t">
                      <w:txbxContent>
                        <w:p w14:paraId="5D134C0A"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69" o:spid="_x0000_s1288" type="#_x0000_t202" style="position:absolute;left:22030;top:18859;width:259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gH0cMA&#10;AADcAAAADwAAAGRycy9kb3ducmV2LnhtbESP3YrCMBSE74V9h3AWvNNUWUWrURZdwTt/dh/g0Byb&#10;bpuT0kStPr0RBC+HmfmGmS9bW4kLNb5wrGDQT0AQZ04XnCv4+930JiB8QNZYOSYFN/KwXHx05phq&#10;d+UDXY4hFxHCPkUFJoQ6ldJnhiz6vquJo3dyjcUQZZNL3eA1wm0lh0kylhYLjgsGa1oZysrj2SqY&#10;JHZXltPh3tuv+2BkVmv3U/8r1f1sv2cgArXhHX61t1rBaDy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gH0cMAAADcAAAADwAAAAAAAAAAAAAAAACYAgAAZHJzL2Rv&#10;d25yZXYueG1sUEsFBgAAAAAEAAQA9QAAAIgDAAAAAA==&#10;" filled="f" stroked="f">
                    <v:textbox style="mso-fit-shape-to-text:t">
                      <w:txbxContent>
                        <w:p w14:paraId="48590B4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group id="Group 570" o:spid="_x0000_s1289" style="position:absolute;left:31894;top:51325;width:19516;height:8756" coordorigin="31894,51325" coordsize="19516,8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rect id="Rectangle 571" o:spid="_x0000_s1290" style="position:absolute;left:35734;top:51405;width:12327;height:4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rKMYA&#10;AADcAAAADwAAAGRycy9kb3ducmV2LnhtbESPW2vCQBSE3wv+h+UIvtWNgq1EVwnBXh6E1gs+H7LH&#10;JCZ7NmS3Jvrr3UKhj8PMfMMs172pxZVaV1pWMBlHIIgzq0vOFRwPb89zEM4ja6wtk4IbOVivBk9L&#10;jLXteEfXvc9FgLCLUUHhfRNL6bKCDLqxbYiDd7atQR9km0vdYhfgppbTKHqRBksOCwU2lBaUVfsf&#10;oyD5/jq5Zt6l77vL9qNK6uqepRulRsM+WYDw1Pv/8F/7UyuYvU7g90w4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krKMYAAADcAAAADwAAAAAAAAAAAAAAAACYAgAAZHJz&#10;L2Rvd25yZXYueG1sUEsFBgAAAAAEAAQA9QAAAIsDAAAAAA==&#10;" fillcolor="white [3212]" strokecolor="#4579b8 [3044]">
                    <v:shadow on="t" color="black" opacity="22937f" origin=",.5" offset="0,.63889mm"/>
                    <v:textbox>
                      <w:txbxContent>
                        <w:p w14:paraId="1B126EFF" w14:textId="77777777" w:rsidR="00233AC5" w:rsidRDefault="00233AC5" w:rsidP="00786B06">
                          <w:pPr>
                            <w:rPr>
                              <w:rFonts w:eastAsia="Times New Roman" w:cs="Times New Roman"/>
                            </w:rPr>
                          </w:pPr>
                        </w:p>
                      </w:txbxContent>
                    </v:textbox>
                  </v:rect>
                  <v:rect id="Rectangle 572" o:spid="_x0000_s1291" style="position:absolute;left:33802;top:53224;width:12327;height:4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x2MIA&#10;AADcAAAADwAAAGRycy9kb3ducmV2LnhtbESPzarCMBSE94LvEI7gRq5pBbX0GkUERdCNP3d/aI5t&#10;r81JaaLWtzeC4HKYmW+Y2aI1lbhT40rLCuJhBII4s7rkXMH5tP5JQDiPrLGyTAqe5GAx73ZmmGr7&#10;4APdjz4XAcIuRQWF93UqpcsKMuiGtiYO3sU2Bn2QTS51g48AN5UcRdFEGiw5LBRY06qg7Hq8GQXJ&#10;HyXx7jmhS7SPt/I/H9TJ5qZUv9cuf0F4av03/GlvtYLxdATv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THYwgAAANwAAAAPAAAAAAAAAAAAAAAAAJgCAABkcnMvZG93&#10;bnJldi54bWxQSwUGAAAAAAQABAD1AAAAhwMAAAAA&#10;" fillcolor="#e36c0a [2409]" strokecolor="#4579b8 [3044]">
                    <v:shadow on="t" color="black" opacity="22937f" origin=",.5" offset="0,.63889mm"/>
                    <v:textbox>
                      <w:txbxContent>
                        <w:p w14:paraId="2D38FC10" w14:textId="77777777" w:rsidR="00233AC5" w:rsidRDefault="00233AC5" w:rsidP="00786B06">
                          <w:pPr>
                            <w:rPr>
                              <w:rFonts w:eastAsia="Times New Roman" w:cs="Times New Roman"/>
                            </w:rPr>
                          </w:pPr>
                        </w:p>
                      </w:txbxContent>
                    </v:textbox>
                  </v:rect>
                  <v:rect id="Rectangle 573" o:spid="_x0000_s1292" style="position:absolute;left:31894;top:55077;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cQxMYA&#10;AADcAAAADwAAAGRycy9kb3ducmV2LnhtbESPQWvCQBSE7wX/w/KE3upGS1VSVwlBWw+Fqi09P7LP&#10;JCb7NmS3Jvrr3YLQ4zAz3zCLVW9qcabWlZYVjEcRCOLM6pJzBd9fm6c5COeRNdaWScGFHKyWg4cF&#10;xtp2vKfzweciQNjFqKDwvomldFlBBt3INsTBO9rWoA+yzaVusQtwU8tJFE2lwZLDQoENpQVl1eHX&#10;KEh2nz+umXfp2/708V4ldXXN0rVSj8M+eQXhqff/4Xt7qxW8zJ7h70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cQxMYAAADcAAAADwAAAAAAAAAAAAAAAACYAgAAZHJz&#10;L2Rvd25yZXYueG1sUEsFBgAAAAAEAAQA9QAAAIsDAAAAAA==&#10;" fillcolor="white [3212]" strokecolor="#4579b8 [3044]">
                    <v:shadow on="t" color="black" opacity="22937f" origin=",.5" offset="0,.63889mm"/>
                    <v:textbox>
                      <w:txbxContent>
                        <w:p w14:paraId="7E2AB9F7" w14:textId="77777777" w:rsidR="00233AC5" w:rsidRDefault="00233AC5" w:rsidP="00786B06">
                          <w:pPr>
                            <w:rPr>
                              <w:rFonts w:eastAsia="Times New Roman" w:cs="Times New Roman"/>
                            </w:rPr>
                          </w:pPr>
                        </w:p>
                      </w:txbxContent>
                    </v:textbox>
                  </v:rect>
                  <v:line id="Straight Connector 574" o:spid="_x0000_s1293" style="position:absolute;flip:y;visibility:visible;mso-wrap-style:square" from="48061,53224" to="51410,5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B4y8QAAADcAAAADwAAAGRycy9kb3ducmV2LnhtbESPX2vCMBTF34V9h3AHvshMNzan1Sij&#10;WqaPuvl+aa5Nsbnpmmi7b78MBB8P58+Ps1j1thZXan3lWMHzOAFBXDhdcang+yt/moLwAVlj7ZgU&#10;/JKH1fJhsMBUu473dD2EUsQR9ikqMCE0qZS+MGTRj11DHL2Tay2GKNtS6ha7OG5r+ZIkE2mx4kgw&#10;2FBmqDgfLjZyu12Sm2zk83q7/pltPrNicsyUGj72H3MQgfpwD9/aW63g7f0V/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4HjLxAAAANwAAAAPAAAAAAAAAAAA&#10;AAAAAKECAABkcnMvZG93bnJldi54bWxQSwUGAAAAAAQABAD5AAAAkgMAAAAA&#10;" strokecolor="#4f81bd [3204]" strokeweight="1pt">
                    <v:stroke dashstyle="3 1"/>
                    <v:shadow on="t" color="black" opacity="24903f" origin=",.5" offset="0,.55556mm"/>
                  </v:line>
                  <v:shape id="Text Box 575" o:spid="_x0000_s1294" type="#_x0000_t202" style="position:absolute;left:41027;top:55250;width:3251;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BcIA&#10;AADcAAAADwAAAGRycy9kb3ducmV2LnhtbESPQWvCQBSE74X+h+UJvdWNQtqSuopUCx56qab3R/Y1&#10;G8y+Ddmnif/eFQSPw8x8wyxWo2/VmfrYBDYwm2agiKtgG64NlIfv1w9QUZAttoHJwIUirJbPTwss&#10;bBj4l857qVWCcCzQgBPpCq1j5chjnIaOOHn/ofcoSfa1tj0OCe5bPc+yN+2x4bTgsKMvR9Vxf/IG&#10;ROx6dim3Pu7+xp/N4LIqx9KYl8m4/gQlNMojfG/vrIH8PY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s4FwgAAANwAAAAPAAAAAAAAAAAAAAAAAJgCAABkcnMvZG93&#10;bnJldi54bWxQSwUGAAAAAAQABAD1AAAAhwMAAAAA&#10;" filled="f" stroked="f">
                    <v:textbox style="mso-fit-shape-to-text:t">
                      <w:txbxContent>
                        <w:p w14:paraId="482D35D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576" o:spid="_x0000_s1295" style="position:absolute;flip:y;visibility:visible;mso-wrap-style:square" from="44221,56315" to="48146,60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EMsUAAADcAAAADwAAAGRycy9kb3ducmV2LnhtbESPQWvCQBSE70L/w/IK3nSjYKqpq4gi&#10;1VPRFuzxkX1NYrNvw+4aU399tyB4HGbmG2a+7EwtWnK+sqxgNExAEOdWV1wo+PzYDqYgfEDWWFsm&#10;Bb/kYbl46s0x0/bKB2qPoRARwj5DBWUITSalz0sy6Ie2IY7et3UGQ5SukNrhNcJNLcdJkkqDFceF&#10;Ehtal5T/HC9GwXnkZpu3y/uNzofdtj016f7Lp0r1n7vVK4hAXXiE7+2dVjB5SeH/TDw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EMsUAAADcAAAADwAAAAAAAAAA&#10;AAAAAAChAgAAZHJzL2Rvd25yZXYueG1sUEsFBgAAAAAEAAQA+QAAAJMDAAAAAA==&#10;" strokecolor="#4f81bd [3204]" strokeweight="1pt">
                    <v:shadow on="t" color="black" opacity="24903f" origin=",.5" offset="0,.55556mm"/>
                  </v:line>
                  <v:line id="Straight Connector 577" o:spid="_x0000_s1296" style="position:absolute;flip:y;visibility:visible;mso-wrap-style:square" from="44248,51405" to="48173,55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MhqcUAAADcAAAADwAAAGRycy9kb3ducmV2LnhtbESPQWvCQBSE74L/YXmF3nRjobFGV5EW&#10;qZ6KVtDjI/tMYrNvw+4ao7++KxR6HGbmG2a26EwtWnK+sqxgNExAEOdWV1wo2H+vBm8gfEDWWFsm&#10;BTfysJj3ezPMtL3yltpdKESEsM9QQRlCk0np85IM+qFtiKN3ss5giNIVUju8Rrip5UuSpNJgxXGh&#10;xIbeS8p/dhej4Dxyk4/Py9edztv1qj006eboU6Wen7rlFESgLvyH/9prreB1PIbH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MhqcUAAADcAAAADwAAAAAAAAAA&#10;AAAAAAChAgAAZHJzL2Rvd25yZXYueG1sUEsFBgAAAAAEAAQA+QAAAJMDAAAAAA==&#10;" strokecolor="#4f81bd [3204]" strokeweight="1pt">
                    <v:shadow on="t" color="black" opacity="24903f" origin=",.5" offset="0,.55556mm"/>
                  </v:line>
                  <v:line id="Straight Connector 578" o:spid="_x0000_s1297" style="position:absolute;flip:y;visibility:visible;mso-wrap-style:square" from="31974,51325" to="35899,5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y128MAAADcAAAADwAAAGRycy9kb3ducmV2LnhtbERPy2rCQBTdC/2H4Rbc6UTBqKmjlIpo&#10;V8UH2OUlc5vEZu6EmTHGfn1nIbg8nPdi1ZlatOR8ZVnBaJiAIM6trrhQcDpuBjMQPiBrrC2Tgjt5&#10;WC1fegvMtL3xntpDKEQMYZ+hgjKEJpPS5yUZ9EPbEEfuxzqDIUJXSO3wFsNNLcdJkkqDFceGEhv6&#10;KCn/PVyNgsvIzdfb69cfXfa7TXtu0s9vnyrVf+3e30AE6sJT/HDvtILJNK6N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tdvDAAAA3AAAAA8AAAAAAAAAAAAA&#10;AAAAoQIAAGRycy9kb3ducmV2LnhtbFBLBQYAAAAABAAEAPkAAACRAwAAAAA=&#10;" strokecolor="#4f81bd [3204]" strokeweight="1pt">
                    <v:shadow on="t" color="black" opacity="24903f" origin=",.5" offset="0,.55556mm"/>
                  </v:line>
                </v:group>
                <v:group id="Group 579" o:spid="_x0000_s1298" style="position:absolute;left:30929;top:66003;width:19601;height:7172" coordorigin="30929,66003" coordsize="19600,7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rect id="Rectangle 580" o:spid="_x0000_s1299" style="position:absolute;left:34854;top:66054;width:12328;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lMMA&#10;AADcAAAADwAAAGRycy9kb3ducmV2LnhtbERPy2qDQBTdF/IPww1014wppIjJKCJp00WhzYOsL86N&#10;Gp074kyj7dd3FoUsD+e9ySbTiRsNrrGsYLmIQBCXVjdcKTgdX59iEM4ja+wsk4IfcpCls4cNJtqO&#10;vKfbwVcihLBLUEHtfZ9I6cqaDLqF7YkDd7GDQR/gUEk94BjCTSefo+hFGmw4NNTYU1FT2R6+jYL8&#10;6/Ps+ngs3vbXj12bd+1vWWyVepxP+RqEp8nfxf/ud61gFYf54Uw4Aj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D+lMMAAADcAAAADwAAAAAAAAAAAAAAAACYAgAAZHJzL2Rv&#10;d25yZXYueG1sUEsFBgAAAAAEAAQA9QAAAIgDAAAAAA==&#10;" fillcolor="white [3212]" strokecolor="#4579b8 [3044]">
                    <v:shadow on="t" color="black" opacity="22937f" origin=",.5" offset="0,.63889mm"/>
                    <v:textbox>
                      <w:txbxContent>
                        <w:p w14:paraId="09781FF4" w14:textId="77777777" w:rsidR="00233AC5" w:rsidRDefault="00233AC5" w:rsidP="00786B06">
                          <w:pPr>
                            <w:rPr>
                              <w:rFonts w:eastAsia="Times New Roman" w:cs="Times New Roman"/>
                            </w:rPr>
                          </w:pPr>
                        </w:p>
                      </w:txbxContent>
                    </v:textbox>
                  </v:rect>
                  <v:rect id="Rectangle 581" o:spid="_x0000_s1300" style="position:absolute;left:33141;top:67758;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2wscA&#10;AADcAAAADwAAAGRycy9kb3ducmV2LnhtbESPQUvDQBSE7wX/w/IEL8VuIlZq7LaoUCj0IK2F1ttr&#10;9pkEs29D9jWJ/74rFDwOM/MNM18OrlYdtaHybCCdJKCIc28rLgzsP1f3M1BBkC3WnsnALwVYLm5G&#10;c8ys73lL3U4KFSEcMjRQijSZ1iEvyWGY+IY4et++dShRtoW2LfYR7mr9kCRP2mHFcaHEht5Lyn92&#10;Z2fgvHnbj0/ueJLHw1d4Tp3upP8w5u52eH0BJTTIf/jaXlsD01kKf2fiEd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R9sLHAAAA3AAAAA8AAAAAAAAAAAAAAAAAmAIAAGRy&#10;cy9kb3ducmV2LnhtbFBLBQYAAAAABAAEAPUAAACMAwAAAAA=&#10;" fillcolor="#974706 [1609]" strokecolor="#4579b8 [3044]">
                    <v:shadow on="t" color="black" opacity="22937f" origin=",.5" offset="0,.63889mm"/>
                    <v:textbox>
                      <w:txbxContent>
                        <w:p w14:paraId="606E7DC0" w14:textId="77777777" w:rsidR="00233AC5" w:rsidRDefault="00233AC5" w:rsidP="00786B06">
                          <w:pPr>
                            <w:rPr>
                              <w:rFonts w:eastAsia="Times New Roman" w:cs="Times New Roman"/>
                            </w:rPr>
                          </w:pPr>
                        </w:p>
                      </w:txbxContent>
                    </v:textbox>
                  </v:rect>
                  <v:rect id="Rectangle 582" o:spid="_x0000_s1301" style="position:absolute;left:30929;top:69826;width:12328;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FeMYA&#10;AADcAAAADwAAAGRycy9kb3ducmV2LnhtbESPT2vCQBTE7wW/w/KE3upGwRKiq4SgtYdC6x88P7LP&#10;JCb7NmS3Ju2n7xYEj8PM/IZZrgfTiBt1rrKsYDqJQBDnVldcKDgdty8xCOeRNTaWScEPOVivRk9L&#10;TLTteU+3gy9EgLBLUEHpfZtI6fKSDLqJbYmDd7GdQR9kV0jdYR/gppGzKHqVBisOCyW2lJWU14dv&#10;oyD9+jy7Nu6zt/31Y1enTf2bZxulnsdDugDhafCP8L39rhXM4x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7FeMYAAADcAAAADwAAAAAAAAAAAAAAAACYAgAAZHJz&#10;L2Rvd25yZXYueG1sUEsFBgAAAAAEAAQA9QAAAIsDAAAAAA==&#10;" fillcolor="white [3212]" strokecolor="#4579b8 [3044]">
                    <v:shadow on="t" color="black" opacity="22937f" origin=",.5" offset="0,.63889mm"/>
                    <v:textbox>
                      <w:txbxContent>
                        <w:p w14:paraId="09DB0BBD" w14:textId="77777777" w:rsidR="00233AC5" w:rsidRDefault="00233AC5" w:rsidP="00786B06">
                          <w:pPr>
                            <w:rPr>
                              <w:rFonts w:eastAsia="Times New Roman" w:cs="Times New Roman"/>
                            </w:rPr>
                          </w:pPr>
                        </w:p>
                      </w:txbxContent>
                    </v:textbox>
                  </v:rect>
                  <v:line id="Straight Connector 583" o:spid="_x0000_s1302" style="position:absolute;flip:y;visibility:visible;mso-wrap-style:square" from="43257,69409" to="47182,73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1XjcYAAADcAAAADwAAAGRycy9kb3ducmV2LnhtbESPT2vCQBTE7wW/w/KE3upGS4OmriKK&#10;VE/FP2CPj+xrEpt9G3bXmPbTdwXB4zAzv2Gm887UoiXnK8sKhoMEBHFudcWFguNh/TIG4QOyxtoy&#10;KfglD/NZ72mKmbZX3lG7D4WIEPYZKihDaDIpfV6SQT+wDXH0vq0zGKJ0hdQOrxFuajlKklQarDgu&#10;lNjQsqT8Z38xCs5DN1l9XD7/6LzbrNtTk26/fKrUc79bvIMI1IVH+N7eaAVv41e4nYlH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9V43GAAAA3AAAAA8AAAAAAAAA&#10;AAAAAAAAoQIAAGRycy9kb3ducmV2LnhtbFBLBQYAAAAABAAEAPkAAACUAwAAAAA=&#10;" strokecolor="#4f81bd [3204]" strokeweight="1pt">
                    <v:shadow on="t" color="black" opacity="24903f" origin=",.5" offset="0,.55556mm"/>
                  </v:line>
                  <v:line id="Straight Connector 584" o:spid="_x0000_s1303" style="position:absolute;flip:y;visibility:visible;mso-wrap-style:square" from="43257,66180" to="47182,69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TP+cYAAADcAAAADwAAAGRycy9kb3ducmV2LnhtbESPT2vCQBTE7wW/w/KE3upGaYOmriKK&#10;VE/FP2CPj+xrEpt9G3bXmPbTdwXB4zAzv2Gm887UoiXnK8sKhoMEBHFudcWFguNh/TIG4QOyxtoy&#10;KfglD/NZ72mKmbZX3lG7D4WIEPYZKihDaDIpfV6SQT+wDXH0vq0zGKJ0hdQOrxFuajlKklQarDgu&#10;lNjQsqT8Z38xCs5DN1l9XD7/6LzbrNtTk26/fKrUc79bvIMI1IVH+N7eaAVv41e4nYlH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Uz/nGAAAA3AAAAA8AAAAAAAAA&#10;AAAAAAAAoQIAAGRycy9kb3ducmV2LnhtbFBLBQYAAAAABAAEAPkAAACUAwAAAAA=&#10;" strokecolor="#4f81bd [3204]" strokeweight="1pt">
                    <v:shadow on="t" color="black" opacity="24903f" origin=",.5" offset="0,.55556mm"/>
                  </v:line>
                  <v:line id="Straight Connector 585" o:spid="_x0000_s1304" style="position:absolute;flip:y;visibility:visible;mso-wrap-style:square" from="30929,66003" to="34854,6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qYsUAAADcAAAADwAAAGRycy9kb3ducmV2LnhtbESPQWvCQBSE7wX/w/IEb3VjwWBTVymK&#10;VE+iFtrjI/uaxGbfht01Rn+9Kwgeh5n5hpnOO1OLlpyvLCsYDRMQxLnVFRcKvg+r1wkIH5A11pZJ&#10;wYU8zGe9lylm2p55R+0+FCJC2GeooAyhyaT0eUkG/dA2xNH7s85giNIVUjs8R7ip5VuSpNJgxXGh&#10;xIYWJeX/+5NRcBy59+XXaXul4269an+adPPrU6UG/e7zA0SgLjzDj/ZaKxhPxnA/E4+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hqYsUAAADcAAAADwAAAAAAAAAA&#10;AAAAAAChAgAAZHJzL2Rvd25yZXYueG1sUEsFBgAAAAAEAAQA+QAAAJMDAAAAAA==&#10;" strokecolor="#4f81bd [3204]" strokeweight="1pt">
                    <v:shadow on="t" color="black" opacity="24903f" origin=",.5" offset="0,.55556mm"/>
                  </v:line>
                  <v:line id="Straight Connector 586" o:spid="_x0000_s1305" style="position:absolute;flip:y;visibility:visible;mso-wrap-style:square" from="47182,66003" to="50530,69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szAMMAAADcAAAADwAAAGRycy9kb3ducmV2LnhtbESPX2vCMBTF34V9h3AHexFNJ1hcZ5TR&#10;WdRHdb5fmrumrLnpmsx2394Igo+H8+fHWa4H24gLdb52rOB1moAgLp2uuVLwdSomCxA+IGtsHJOC&#10;f/KwXj2Nlphp1/OBLsdQiTjCPkMFJoQ2k9KXhiz6qWuJo/ftOoshyq6SusM+jttGzpIklRZrjgSD&#10;LeWGyp/jn43cfp8UJh/7otl9/r5ttnmZnnOlXp6Hj3cQgYbwCN/bO61gvkjhdiYe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rMwDDAAAA3AAAAA8AAAAAAAAAAAAA&#10;AAAAoQIAAGRycy9kb3ducmV2LnhtbFBLBQYAAAAABAAEAPkAAACRAwAAAAA=&#10;" strokecolor="#4f81bd [3204]" strokeweight="1pt">
                    <v:stroke dashstyle="3 1"/>
                    <v:shadow on="t" color="black" opacity="24903f" origin=",.5" offset="0,.55556mm"/>
                  </v:line>
                  <v:shape id="Text Box 587" o:spid="_x0000_s1306" type="#_x0000_t202" style="position:absolute;left:40510;top:69877;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GFzsMA&#10;AADcAAAADwAAAGRycy9kb3ducmV2LnhtbESPQWvCQBSE74L/YXmF3nRjQSvRNQTbggcvten9kX1m&#10;Q7NvQ/bVxH/fLRR6HGbmG2ZfTL5TNxpiG9jAapmBIq6DbbkxUH28LbagoiBb7AKTgTtFKA7z2R5z&#10;G0Z+p9tFGpUgHHM04ET6XOtYO/IYl6EnTt41DB4lyaHRdsAxwX2nn7Jsoz22nBYc9nR0VH9dvr0B&#10;EVuu7tWrj6fP6fwyuqxeY2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GFzsMAAADcAAAADwAAAAAAAAAAAAAAAACYAgAAZHJzL2Rv&#10;d25yZXYueG1sUEsFBgAAAAAEAAQA9QAAAIgDAAAAAA==&#10;" filled="f" stroked="f">
                    <v:textbox style="mso-fit-shape-to-text:t">
                      <w:txbxContent>
                        <w:p w14:paraId="335E1519"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588" o:spid="_x0000_s1307" type="#_x0000_t202" style="position:absolute;left:25922;top:56257;width:463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EsMAA&#10;AADcAAAADwAAAGRycy9kb3ducmV2LnhtbERPy4rCMBTdD/gP4QruxlTRoVajiI4wO8fHB1yaa1Pb&#10;3JQmo3W+3iwEl4fzXqw6W4sbtb50rGA0TEAQ506XXCg4n3afKQgfkDXWjknBgzyslr2PBWba3flA&#10;t2MoRAxhn6ECE0KTSelzQxb90DXEkbu41mKIsC2kbvEew20tx0nyJS2WHBsMNrQxlFfHP6sgTey+&#10;qmbjX28n/6Op2Wzdd3NVatDv1nMQgbrwFr/cP1rBNI1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hEsMAAAADcAAAADwAAAAAAAAAAAAAAAACYAgAAZHJzL2Rvd25y&#10;ZXYueG1sUEsFBgAAAAAEAAQA9QAAAIUDAAAAAA==&#10;" filled="f" stroked="f">
                  <v:textbox style="mso-fit-shape-to-text:t">
                    <w:txbxContent>
                      <w:p w14:paraId="3B5C25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589" o:spid="_x0000_s1308" type="#_x0000_t202" style="position:absolute;left:25350;top:70116;width:454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hK8QA&#10;AADcAAAADwAAAGRycy9kb3ducmV2LnhtbESP0WrCQBRE34X+w3ILvulG0RKjqxRrwbe2qR9wyV6z&#10;Mdm7Ibtq6td3BcHHYWbOMKtNbxtxoc5XjhVMxgkI4sLpiksFh9/PUQrCB2SNjWNS8EceNuuXwQoz&#10;7a78Q5c8lCJC2GeowITQZlL6wpBFP3YtcfSOrrMYouxKqTu8Rrht5DRJ3qTFiuOCwZa2hoo6P1sF&#10;aWK/6nox/fZ2dpvMzfbD7dqTUsPX/n0JIlAfnuFHe68VzNMF3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04SvEAAAA3AAAAA8AAAAAAAAAAAAAAAAAmAIAAGRycy9k&#10;b3ducmV2LnhtbFBLBQYAAAAABAAEAPUAAACJAwAAAAA=&#10;" filled="f" stroked="f">
                  <v:textbox style="mso-fit-shape-to-text:t">
                    <w:txbxContent>
                      <w:p w14:paraId="5924871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590" o:spid="_x0000_s1309" style="position:absolute;left:7150;top:26863;width:44376;height:22726" coordorigin="7150,26863" coordsize="44375,2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Text Box 591" o:spid="_x0000_s1310" type="#_x0000_t202" style="position:absolute;left:28888;top:26863;width:1389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8MQA&#10;AADcAAAADwAAAGRycy9kb3ducmV2LnhtbESP0WrCQBRE3wv9h+UWfKubiBaNrlKsBd9sUz/gkr1m&#10;Y7J3Q3bV1K93BcHHYWbOMItVbxtxps5XjhWkwwQEceF0xaWC/d/3+xSED8gaG8ek4J88rJavLwvM&#10;tLvwL53zUIoIYZ+hAhNCm0npC0MW/dC1xNE7uM5iiLIrpe7wEuG2kaMk+ZAWK44LBltaGyrq/GQV&#10;TBO7q+vZ6Mfb8TWdmPWX27RHpQZv/eccRKA+PMOP9lYrmMxS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be/DEAAAA3AAAAA8AAAAAAAAAAAAAAAAAmAIAAGRycy9k&#10;b3ducmV2LnhtbFBLBQYAAAAABAAEAPUAAACJAwAAAAA=&#10;" filled="f" stroked="f">
                    <v:textbox style="mso-fit-shape-to-text:t">
                      <w:txbxContent>
                        <w:p w14:paraId="695E6879"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Text Box 592" o:spid="_x0000_s1311" type="#_x0000_t202" style="position:absolute;left:25697;top:46814;width:629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lh8QA&#10;AADcAAAADwAAAGRycy9kb3ducmV2LnhtbESP0WrCQBRE34X+w3ILvunGoKKpq5TUQt+0th9wyd5m&#10;02Tvhuwa0369Kwg+DjNzhtnsBtuInjpfOVYwmyYgiAunKy4VfH+9T1YgfEDW2DgmBX/kYbd9Gm0w&#10;0+7Cn9SfQikihH2GCkwIbSalLwxZ9FPXEkfvx3UWQ5RdKXWHlwi3jUyTZCktVhwXDLaUGyrq09kq&#10;WCX2UNfr9Ojt/H+2MPmb27e/So2fh9cXEIGG8Ajf2x9awWKdwu1MP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5YfEAAAA3AAAAA8AAAAAAAAAAAAAAAAAmAIAAGRycy9k&#10;b3ducmV2LnhtbFBLBQYAAAAABAAEAPUAAACJAwAAAAA=&#10;" filled="f" stroked="f">
                    <v:textbox style="mso-fit-shape-to-text:t">
                      <w:txbxContent>
                        <w:p w14:paraId="65DAC6D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shape id="Text Box 593" o:spid="_x0000_s1312" type="#_x0000_t202" style="position:absolute;left:7150;top:31562;width:12090;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AHMQA&#10;AADcAAAADwAAAGRycy9kb3ducmV2LnhtbESPwW7CMBBE75X4B2uRegMHWhAEDEK0lbgVAh+wipc4&#10;JF5HsYG0X48rIfU4mpk3muW6s7W4UetLxwpGwwQEce50yYWC0/FrMAPhA7LG2jEp+CEP61XvZYmp&#10;dnc+0C0LhYgQ9ikqMCE0qZQ+N2TRD11DHL2zay2GKNtC6hbvEW5rOU6SqbRYclww2NDWUF5lV6tg&#10;ltjvqpqP996+/44mZvvhPpuLUq/9brMAEagL/+Fne6cVTOZv8Hc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QBzEAAAA3AAAAA8AAAAAAAAAAAAAAAAAmAIAAGRycy9k&#10;b3ducmV2LnhtbFBLBQYAAAAABAAEAPUAAACJAwAAAAA=&#10;" filled="f" stroked="f">
                    <v:textbox style="mso-fit-shape-to-text:t">
                      <w:txbxContent>
                        <w:p w14:paraId="150C157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 xml:space="preserve">Image at </w:t>
                          </w:r>
                          <w:proofErr w:type="gramStart"/>
                          <w:r>
                            <w:rPr>
                              <w:rFonts w:asciiTheme="minorHAnsi" w:hAnsi="Cambria" w:cstheme="minorBidi"/>
                              <w:color w:val="000000" w:themeColor="text1"/>
                              <w:kern w:val="24"/>
                              <w:sz w:val="24"/>
                              <w:szCs w:val="24"/>
                            </w:rPr>
                            <w:t>time  t</w:t>
                          </w:r>
                          <w:r>
                            <w:rPr>
                              <w:rFonts w:asciiTheme="minorHAnsi" w:hAnsi="Cambria" w:cstheme="minorBidi"/>
                              <w:color w:val="000000" w:themeColor="text1"/>
                              <w:kern w:val="24"/>
                              <w:position w:val="-6"/>
                              <w:sz w:val="24"/>
                              <w:szCs w:val="24"/>
                              <w:vertAlign w:val="subscript"/>
                            </w:rPr>
                            <w:t>2</w:t>
                          </w:r>
                          <w:proofErr w:type="gramEnd"/>
                          <w:r>
                            <w:rPr>
                              <w:rFonts w:asciiTheme="minorHAnsi" w:hAnsi="Cambria" w:cstheme="minorBidi"/>
                              <w:color w:val="000000" w:themeColor="text1"/>
                              <w:kern w:val="24"/>
                              <w:sz w:val="24"/>
                              <w:szCs w:val="24"/>
                            </w:rPr>
                            <w:t xml:space="preserve"> </w:t>
                          </w:r>
                        </w:p>
                      </w:txbxContent>
                    </v:textbox>
                  </v:shape>
                  <v:shape id="Straight Arrow Connector 594" o:spid="_x0000_s1313" type="#_x0000_t32" style="position:absolute;left:17546;top:34132;width:1421;height:11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8wmMQAAADcAAAADwAAAGRycy9kb3ducmV2LnhtbESPQYvCMBSE7wv+h/AEb2uquKLVKKII&#10;HhaWrR709myebbV5KU2s9d9vFgSPw8x8w8yXrSlFQ7UrLCsY9CMQxKnVBWcKDvvt5wSE88gaS8uk&#10;4EkOlovOxxxjbR/8S03iMxEg7GJUkHtfxVK6NCeDrm8r4uBdbG3QB1lnUtf4CHBTymEUjaXBgsNC&#10;jhWtc0pvyd0oaM7H9vu0uV3pfPzRFSd782w2SvW67WoGwlPr3+FXe6cVfE1H8H8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zzCYxAAAANwAAAAPAAAAAAAAAAAA&#10;AAAAAKECAABkcnMvZG93bnJldi54bWxQSwUGAAAAAAQABAD5AAAAkgMAAAAA&#10;" strokecolor="black [3213]" strokeweight="1.25pt">
                    <v:stroke dashstyle="dash" endarrow="open"/>
                    <v:shadow on="t" color="black" opacity="24903f" origin=",.5" offset="0,.55556mm"/>
                  </v:shape>
                  <v:group id="Group 595" o:spid="_x0000_s1314" style="position:absolute;left:35761;top:30201;width:12327;height:8213" coordorigin="35761,30201" coordsize="12327,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AWsUAAADcAAAADwAAAGRycy9kb3ducmV2LnhtbESPT2vCQBTE7wW/w/KE&#10;3uomlhSNriKi4kEK/gHx9sg+k2D2bciuSfz23UKhx2FmfsPMl72pREuNKy0riEcRCOLM6pJzBZfz&#10;9mMCwnlkjZVlUvAiB8vF4G2OqbYdH6k9+VwECLsUFRTe16mULivIoBvZmjh4d9sY9EE2udQNdgFu&#10;KjmOoi9psOSwUGBN64Kyx+lpFOw67Faf8aY9PO7r1+2cfF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2AFrFAAAA3AAA&#10;AA8AAAAAAAAAAAAAAAAAqgIAAGRycy9kb3ducmV2LnhtbFBLBQYAAAAABAAEAPoAAACcAwAAAAA=&#10;">
                    <v:rect id="Rectangle 596" o:spid="_x0000_s1315" style="position:absolute;left:35761;top:30201;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q1cUA&#10;AADcAAAADwAAAGRycy9kb3ducmV2LnhtbESP3WoCMRSE7wu+QzgFb6Rmbal0t0axQqUXBf/6AIfN&#10;6W5wcxI30V3f3hSEXg4z8w0zW/S2ERdqg3GsYDLOQBCXThuuFPwcPp/eQISIrLFxTAquFGAxHzzM&#10;sNCu4x1d9rESCcKhQAV1jL6QMpQ1WQxj54mT9+taizHJtpK6xS7BbSOfs2wqLRpOCzV6WtVUHvdn&#10;q+AQ8tX3dk28Po42Xf5y8h/GeKWGj/3yHUSkPv6H7+0vreA1n8Lf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urVxQAAANwAAAAPAAAAAAAAAAAAAAAAAJgCAABkcnMv&#10;ZG93bnJldi54bWxQSwUGAAAAAAQABAD1AAAAigMAAAAA&#10;" fillcolor="white [3212]" strokecolor="#4579b8 [3044]" strokeweight="1.25pt">
                      <v:stroke dashstyle="dash"/>
                      <v:shadow on="t" color="black" opacity="22937f" origin=",.5" offset="0,.63889mm"/>
                      <v:textbox>
                        <w:txbxContent>
                          <w:p w14:paraId="0BA0D991" w14:textId="77777777" w:rsidR="00233AC5" w:rsidRDefault="00233AC5" w:rsidP="00786B06">
                            <w:pPr>
                              <w:rPr>
                                <w:rFonts w:eastAsia="Times New Roman" w:cs="Times New Roman"/>
                              </w:rPr>
                            </w:pPr>
                          </w:p>
                        </w:txbxContent>
                      </v:textbox>
                    </v:rect>
                    <v:rect id="Rectangle 597" o:spid="_x0000_s1316" style="position:absolute;left:35761;top:35112;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PTsYA&#10;AADcAAAADwAAAGRycy9kb3ducmV2LnhtbESPzWrDMBCE74W8g9hAL6WR09I0dqOEJNDQQyC/D7BY&#10;W1vEWimWGrtvXxUKPQ4z8w0zW/S2ETdqg3GsYDzKQBCXThuuFJxP749TECEia2wck4JvCrCYD+5m&#10;WGjX8YFux1iJBOFQoII6Rl9IGcqaLIaR88TJ+3StxZhkW0ndYpfgtpFPWTaRFg2nhRo9rWsqL8cv&#10;q+AU8vV2vyHeXB52Xf589StjvFL3w375BiJSH//Df+0PreAlf4X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5PTsYAAADcAAAADwAAAAAAAAAAAAAAAACYAgAAZHJz&#10;L2Rvd25yZXYueG1sUEsFBgAAAAAEAAQA9QAAAIsDAAAAAA==&#10;" fillcolor="white [3212]" strokecolor="#4579b8 [3044]" strokeweight="1.25pt">
                      <v:stroke dashstyle="dash"/>
                      <v:shadow on="t" color="black" opacity="22937f" origin=",.5" offset="0,.63889mm"/>
                      <v:textbox>
                        <w:txbxContent>
                          <w:p w14:paraId="34C746E6" w14:textId="77777777" w:rsidR="00233AC5" w:rsidRDefault="00233AC5" w:rsidP="00786B06">
                            <w:pPr>
                              <w:rPr>
                                <w:rFonts w:eastAsia="Times New Roman" w:cs="Times New Roman"/>
                              </w:rPr>
                            </w:pPr>
                          </w:p>
                        </w:txbxContent>
                      </v:textbox>
                    </v:rect>
                  </v:group>
                  <v:rect id="Rectangle 598" o:spid="_x0000_s1317" style="position:absolute;left:23031;top:30201;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bPMIA&#10;AADcAAAADwAAAGRycy9kb3ducmV2LnhtbERP3WrCMBS+H/gO4Qi7GZq6MbHVKE6YeDHw9wEOzbEN&#10;NidZk9nu7c3FYJcf3/9i1dtG3KkNxrGCyTgDQVw6bbhScDl/jmYgQkTW2DgmBb8UYLUcPC2w0K7j&#10;I91PsRIphEOBCuoYfSFlKGuyGMbOEyfu6lqLMcG2krrFLoXbRr5m2VRaNJwaavS0qam8nX6sgnPI&#10;N1+HLfH29rLv8rdv/2GMV+p52K/nICL18V/8595pBe95WpvOp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8ds8wgAAANwAAAAPAAAAAAAAAAAAAAAAAJgCAABkcnMvZG93&#10;bnJldi54bWxQSwUGAAAAAAQABAD1AAAAhwMAAAAA&#10;" fillcolor="white [3212]" strokecolor="#4579b8 [3044]" strokeweight="1.25pt">
                    <v:stroke dashstyle="dash"/>
                    <v:shadow on="t" color="black" opacity="22937f" origin=",.5" offset="0,.63889mm"/>
                    <v:textbox>
                      <w:txbxContent>
                        <w:p w14:paraId="5BF7BA5F" w14:textId="77777777" w:rsidR="00233AC5" w:rsidRDefault="00233AC5" w:rsidP="00786B06">
                          <w:pPr>
                            <w:rPr>
                              <w:rFonts w:eastAsia="Times New Roman" w:cs="Times New Roman"/>
                            </w:rPr>
                          </w:pPr>
                        </w:p>
                      </w:txbxContent>
                    </v:textbox>
                  </v:rect>
                  <v:rect id="Rectangle 599" o:spid="_x0000_s1318" style="position:absolute;left:23031;top:32064;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1+p8UA&#10;AADcAAAADwAAAGRycy9kb3ducmV2LnhtbESP0WoCMRRE3wv+Q7gFX6Rmq7R0V6OooPSh0Fb9gMvm&#10;dje4uUk30V3/3hSEPg4zc4aZL3vbiAu1wThW8DzOQBCXThuuFBwP26c3ECEia2wck4IrBVguBg9z&#10;LLTr+Jsu+1iJBOFQoII6Rl9IGcqaLIax88TJ+3GtxZhkW0ndYpfgtpGTLHuVFg2nhRo9bWoqT/uz&#10;VXAI+ebja0e8O40+u3z669fGeKWGj/1qBiJSH//D9/a7VvCS5/B3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X6nxQAAANwAAAAPAAAAAAAAAAAAAAAAAJgCAABkcnMv&#10;ZG93bnJldi54bWxQSwUGAAAAAAQABAD1AAAAigMAAAAA&#10;" fillcolor="white [3212]" strokecolor="#4579b8 [3044]" strokeweight="1.25pt">
                    <v:stroke dashstyle="dash"/>
                    <v:shadow on="t" color="black" opacity="22937f" origin=",.5" offset="0,.63889mm"/>
                    <v:textbox>
                      <w:txbxContent>
                        <w:p w14:paraId="49B5C007" w14:textId="77777777" w:rsidR="00233AC5" w:rsidRDefault="00233AC5" w:rsidP="00786B06">
                          <w:pPr>
                            <w:rPr>
                              <w:rFonts w:eastAsia="Times New Roman" w:cs="Times New Roman"/>
                            </w:rPr>
                          </w:pPr>
                        </w:p>
                      </w:txbxContent>
                    </v:textbox>
                  </v:rect>
                  <v:rect id="Rectangle 600" o:spid="_x0000_s1319" style="position:absolute;left:23031;top:36382;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jwcIA&#10;AADcAAAADwAAAGRycy9kb3ducmV2LnhtbERP3WrCMBS+H/gO4Qi7GTPdBNHOVJyg7GIwrXuAQ3PW&#10;hjYnsYm2e3tzMdjlx/e/3oy2Ezfqg3Gs4GWWgSCunDZcK/g+75+XIEJE1tg5JgW/FGBTTB7WmGs3&#10;8IluZaxFCuGQo4ImRp9LGaqGLIaZ88SJ+3G9xZhgX0vd45DCbSdfs2whLRpODQ162jVUteXVKjiH&#10;1e7zeCA+tE9fw2p+8e/GeKUep+P2DUSkMf6L/9wfWsEiS/PTmXQE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CPBwgAAANwAAAAPAAAAAAAAAAAAAAAAAJgCAABkcnMvZG93&#10;bnJldi54bWxQSwUGAAAAAAQABAD1AAAAhwMAAAAA&#10;" fillcolor="white [3212]" strokecolor="#4579b8 [3044]" strokeweight="1.25pt">
                    <v:stroke dashstyle="dash"/>
                    <v:shadow on="t" color="black" opacity="22937f" origin=",.5" offset="0,.63889mm"/>
                    <v:textbox>
                      <w:txbxContent>
                        <w:p w14:paraId="5C94AD80" w14:textId="77777777" w:rsidR="00233AC5" w:rsidRDefault="00233AC5" w:rsidP="00786B06">
                          <w:pPr>
                            <w:rPr>
                              <w:rFonts w:eastAsia="Times New Roman" w:cs="Times New Roman"/>
                            </w:rPr>
                          </w:pPr>
                        </w:p>
                      </w:txbxContent>
                    </v:textbox>
                  </v:rect>
                  <v:rect id="Rectangle 601" o:spid="_x0000_s1320" style="position:absolute;left:23120;top:30364;width:25057;height:8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eDecAA&#10;AADcAAAADwAAAGRycy9kb3ducmV2LnhtbESPQYvCMBSE74L/ITxhb5q0B1mrUURZ2OuqF2+P5tkW&#10;m5eaxLb+e7OwsMdhZr5hNrvRtqInHxrHGrKFAkFcOtNwpeFy/pp/gggR2WDrmDS8KMBuO51ssDBu&#10;4B/qT7ESCcKhQA11jF0hZShrshgWriNO3s15izFJX0njcUhw28pcqaW02HBaqLGjQ03l/fS0Ggbq&#10;5Sq7+lxdc5TdI55b/zxq/TEb92sQkcb4H/5rfxsNS5XB75l0BO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eDecAAAADcAAAADwAAAAAAAAAAAAAAAACYAgAAZHJzL2Rvd25y&#10;ZXYueG1sUEsFBgAAAAAEAAQA9QAAAIUDAAAAAA==&#10;" filled="f" strokecolor="#4579b8 [3044]">
                    <v:shadow on="t" color="black" opacity="22937f" origin=",.5" offset="0,.63889mm"/>
                    <v:textbox>
                      <w:txbxContent>
                        <w:p w14:paraId="4ED0E2FD" w14:textId="77777777" w:rsidR="00233AC5" w:rsidRDefault="00233AC5" w:rsidP="00786B06">
                          <w:pPr>
                            <w:rPr>
                              <w:rFonts w:eastAsia="Times New Roman" w:cs="Times New Roman"/>
                            </w:rPr>
                          </w:pPr>
                        </w:p>
                      </w:txbxContent>
                    </v:textbox>
                  </v:rect>
                  <v:group id="Group 602" o:spid="_x0000_s1321" style="position:absolute;left:19530;top:34090;width:25057;height:8212" coordorigin="19530,34090" coordsize="25057,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group id="Group 603" o:spid="_x0000_s1322" style="position:absolute;left:32260;top:34090;width:12327;height:8212" coordorigin="32260,34090" coordsize="12327,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zJTsQAAADcAAAADwAAAGRycy9kb3ducmV2LnhtbESPQYvCMBSE7wv+h/AE&#10;b2taZUWqUURUPIiwKoi3R/Nsi81LaWJb/71ZEPY4zMw3zHzZmVI0VLvCsoJ4GIEgTq0uOFNwOW+/&#10;pyCcR9ZYWiYFL3KwXPS+5pho2/IvNSefiQBhl6CC3PsqkdKlORl0Q1sRB+9ua4M+yDqTusY2wE0p&#10;R1E0kQYLDgs5VrTOKX2cnkbBrsV2NY43zeFxX79u55/j9RCTUoN+t5qB8NT5//CnvdcKJtEY/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7zJTsQAAADcAAAA&#10;DwAAAAAAAAAAAAAAAACqAgAAZHJzL2Rvd25yZXYueG1sUEsFBgAAAAAEAAQA+gAAAJsDAAAAAA==&#10;">
                      <v:rect id="Rectangle 604" o:spid="_x0000_s1323" style="position:absolute;left:32260;top:34090;width:12327;height:4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BmsQA&#10;AADcAAAADwAAAGRycy9kb3ducmV2LnhtbESPUWvCQBCE34X+h2MLfdNLa7EleooELH0QtLE/YM2t&#10;STC7F+6umv77XkHwcZiZb5jFauBOXciH1omB50kGiqRytpXawPdhM34HFSKKxc4JGfilAKvlw2iB&#10;uXVX+aJLGWuVIBJyNNDE2Odah6ohxjBxPUnyTs4zxiR9ra3Ha4Jzp1+ybKYZW0kLDfZUNFSdyx82&#10;cN4Werc5Hang7X56mH7w29qzMU+Pw3oOKtIQ7+Fb+9MamGWv8H8mHQ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6wZrEAAAA3AAAAA8AAAAAAAAAAAAAAAAAmAIAAGRycy9k&#10;b3ducmV2LnhtbFBLBQYAAAAABAAEAPUAAACJAwAAAAA=&#10;" fillcolor="#e36c0a [2409]" strokecolor="#4579b8 [3044]" strokeweight="1.25pt">
                        <v:stroke dashstyle="dash"/>
                        <v:shadow on="t" color="black" opacity="22937f" origin=",.5" offset="0,.63889mm"/>
                        <v:textbox>
                          <w:txbxContent>
                            <w:p w14:paraId="3B28CEC7" w14:textId="77777777" w:rsidR="00233AC5" w:rsidRDefault="00233AC5" w:rsidP="00786B06">
                              <w:pPr>
                                <w:rPr>
                                  <w:rFonts w:eastAsia="Times New Roman" w:cs="Times New Roman"/>
                                </w:rPr>
                              </w:pPr>
                            </w:p>
                          </w:txbxContent>
                        </v:textbox>
                      </v:rect>
                      <v:rect id="Rectangle 605" o:spid="_x0000_s1324" style="position:absolute;left:32260;top:39000;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nIcQA&#10;AADcAAAADwAAAGRycy9kb3ducmV2LnhtbESPQWvCQBCF74X+h2UEb3XXolaiq0ih0EsPTbVeh+yY&#10;RLOzITs16b/vCkKPjzfve/PW28E36kpdrANbmE4MKOIiuJpLC/uvt6clqCjIDpvAZOGXImw3jw9r&#10;zFzo+ZOuuZQqQThmaKESaTOtY1GRxzgJLXHyTqHzKEl2pXYd9gnuG/1szEJ7rDk1VNjSa0XFJf/x&#10;6Q1/aL7NYX7s89npZfch4s9TZ+14NOxWoIQG+T++p9+dhYWZw21MIo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epyHEAAAA3AAAAA8AAAAAAAAAAAAAAAAAmAIAAGRycy9k&#10;b3ducmV2LnhtbFBLBQYAAAAABAAEAPUAAACJAwAAAAA=&#10;" fillcolor="#974706 [1609]" strokecolor="#4579b8 [3044]" strokeweight="1.25pt">
                        <v:stroke dashstyle="dash"/>
                        <v:shadow on="t" color="black" opacity="22937f" origin=",.5" offset="0,.63889mm"/>
                        <v:textbox>
                          <w:txbxContent>
                            <w:p w14:paraId="13B8C9D9" w14:textId="77777777" w:rsidR="00233AC5" w:rsidRDefault="00233AC5" w:rsidP="00786B06">
                              <w:pPr>
                                <w:rPr>
                                  <w:rFonts w:eastAsia="Times New Roman" w:cs="Times New Roman"/>
                                </w:rPr>
                              </w:pPr>
                            </w:p>
                          </w:txbxContent>
                        </v:textbox>
                      </v:rect>
                    </v:group>
                    <v:rect id="Rectangle 606" o:spid="_x0000_s1325" style="position:absolute;left:19530;top:34090;width:12680;height:1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1wOMIA&#10;AADcAAAADwAAAGRycy9kb3ducmV2LnhtbESP0YrCMBRE3wX/IVzBN03tQ5FqFBGFRYR1qx9waa5t&#10;tbmpSVbr328WFvZxmJkzzHLdm1Y8yfnGsoLZNAFBXFrdcKXgct5P5iB8QNbYWiYFb/KwXg0HS8y1&#10;ffEXPYtQiQhhn6OCOoQul9KXNRn0U9sRR+9qncEQpaukdviKcNPKNEkyabDhuFBjR9uaynvxbRTo&#10;nSke97TVZ7p96sPJlWmBR6XGo36zABGoD//hv/aHVpAlGfyeiU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XA4wgAAANwAAAAPAAAAAAAAAAAAAAAAAJgCAABkcnMvZG93&#10;bnJldi54bWxQSwUGAAAAAAQABAD1AAAAhwMAAAAA&#10;" fillcolor="#fde9d9 [665]" strokecolor="#4579b8 [3044]" strokeweight="1.25pt">
                      <v:stroke dashstyle="dash"/>
                      <v:shadow on="t" color="black" opacity="22937f" origin=",.5" offset="0,.63889mm"/>
                      <v:textbox>
                        <w:txbxContent>
                          <w:p w14:paraId="0F4B3D25" w14:textId="77777777" w:rsidR="00233AC5" w:rsidRDefault="00233AC5" w:rsidP="00786B06">
                            <w:pPr>
                              <w:rPr>
                                <w:rFonts w:eastAsia="Times New Roman" w:cs="Times New Roman"/>
                              </w:rPr>
                            </w:pPr>
                          </w:p>
                        </w:txbxContent>
                      </v:textbox>
                    </v:rect>
                    <v:rect id="Rectangle 607" o:spid="_x0000_s1326" style="position:absolute;left:19530;top:35952;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5XMUA&#10;AADcAAAADwAAAGRycy9kb3ducmV2LnhtbESPUWvCMBSF3wX/Q7jC3jTRgds6o+jYQAcV5vwBl+au&#10;6dbclCZr6783g4GPh3POdzirzeBq0VEbKs8a5jMFgrjwpuJSw/nzbfoIIkRkg7Vn0nChAJv1eLTC&#10;zPieP6g7xVIkCIcMNdgYm0zKUFhyGGa+IU7el28dxiTbUpoW+wR3tVwotZQOK04LFht6sVT8nH6d&#10;hnz+PZxV/8r33cFu6/f8aXf0udZ3k2H7DCLSEG/h//beaFiqB/g7k4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DlcxQAAANwAAAAPAAAAAAAAAAAAAAAAAJgCAABkcnMv&#10;ZG93bnJldi54bWxQSwUGAAAAAAQABAD1AAAAigMAAAAA&#10;" fillcolor="#fbd4b4 [1305]" strokecolor="#4579b8 [3044]" strokeweight="1.25pt">
                      <v:stroke dashstyle="dash"/>
                      <v:shadow on="t" color="black" opacity="22937f" origin=",.5" offset="0,.63889mm"/>
                      <v:textbox>
                        <w:txbxContent>
                          <w:p w14:paraId="35C4A3B1" w14:textId="77777777" w:rsidR="00233AC5" w:rsidRDefault="00233AC5" w:rsidP="00786B06">
                            <w:pPr>
                              <w:rPr>
                                <w:rFonts w:eastAsia="Times New Roman" w:cs="Times New Roman"/>
                              </w:rPr>
                            </w:pPr>
                          </w:p>
                        </w:txbxContent>
                      </v:textbox>
                    </v:rect>
                    <v:rect id="Rectangle 608" o:spid="_x0000_s1327" style="position:absolute;left:19530;top:40270;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PQ8IA&#10;AADcAAAADwAAAGRycy9kb3ducmV2LnhtbERPz2vCMBS+D/wfwhN2m6kTSqlGEWVzt7F2lB2fzbOp&#10;Ni+lyWr33y+HwY4f3+/NbrKdGGnwrWMFy0UCgrh2uuVGwWf58pSB8AFZY+eYFPyQh9129rDBXLs7&#10;f9BYhEbEEPY5KjAh9LmUvjZk0S9cTxy5ixsshgiHRuoB7zHcdvI5SVJpseXYYLCng6H6VnxbBdX7&#10;eD6uXL/8Sk+XMs32r525Vko9zqf9GkSgKfyL/9xvWkGaxL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A9DwgAAANwAAAAPAAAAAAAAAAAAAAAAAJgCAABkcnMvZG93&#10;bnJldi54bWxQSwUGAAAAAAQABAD1AAAAhwMAAAAA&#10;" fillcolor="#fabf8f [1945]" strokecolor="#4579b8 [3044]" strokeweight="1.25pt">
                      <v:stroke dashstyle="dash"/>
                      <v:shadow on="t" color="black" opacity="22937f" origin=",.5" offset="0,.63889mm"/>
                      <v:textbox>
                        <w:txbxContent>
                          <w:p w14:paraId="5146F2A8" w14:textId="77777777" w:rsidR="00233AC5" w:rsidRDefault="00233AC5" w:rsidP="00786B06">
                            <w:pPr>
                              <w:rPr>
                                <w:rFonts w:eastAsia="Times New Roman" w:cs="Times New Roman"/>
                              </w:rPr>
                            </w:pPr>
                          </w:p>
                        </w:txbxContent>
                      </v:textbox>
                    </v:rect>
                    <v:rect id="Rectangle 609" o:spid="_x0000_s1328" style="position:absolute;left:19530;top:34090;width:25057;height:8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Pf8IA&#10;AADcAAAADwAAAGRycy9kb3ducmV2LnhtbESPwWrDMBBE74H8g9hAb4kUH0LsRgmhpdBrk1x8W6yt&#10;ZWKtXEmx3b+vCoUeh5l5wxxOs+vFSCF2njVsNwoEceNNx62G2/VtvQcRE7LB3jNp+KYIp+NyccDK&#10;+Ik/aLykVmQIxwo12JSGSsrYWHIYN34gzt6nDw5TlqGVJuCU4a6XhVI76bDjvGBxoBdLzf3ycBom&#10;GmW5rUOh6gLl8JWufXi8av20ms/PIBLN6T/81343GnaqhN8z+QjI4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0Y9/wgAAANwAAAAPAAAAAAAAAAAAAAAAAJgCAABkcnMvZG93&#10;bnJldi54bWxQSwUGAAAAAAQABAD1AAAAhwMAAAAA&#10;" filled="f" strokecolor="#4579b8 [3044]">
                      <v:shadow on="t" color="black" opacity="22937f" origin=",.5" offset="0,.63889mm"/>
                      <v:textbox>
                        <w:txbxContent>
                          <w:p w14:paraId="5AC21DE2" w14:textId="77777777" w:rsidR="00233AC5" w:rsidRDefault="00233AC5" w:rsidP="00786B06">
                            <w:pPr>
                              <w:rPr>
                                <w:rFonts w:eastAsia="Times New Roman" w:cs="Times New Roman"/>
                              </w:rPr>
                            </w:pPr>
                          </w:p>
                        </w:txbxContent>
                      </v:textbox>
                    </v:rect>
                  </v:group>
                  <v:group id="Group 610" o:spid="_x0000_s1329" style="position:absolute;left:15493;top:38438;width:25057;height:8213" coordorigin="15493,38438" coordsize="25057,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group id="Group 611" o:spid="_x0000_s1330" style="position:absolute;left:28223;top:38438;width:12327;height:8213" coordorigin="28223,38438" coordsize="12327,8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12" o:spid="_x0000_s1331" style="position:absolute;left:28223;top:38438;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8MQA&#10;AADcAAAADwAAAGRycy9kb3ducmV2LnhtbESP0WoCMRRE3wv+Q7hCX4pmVRBdjWIFxQehrfoBl811&#10;N7i5STfR3f69KRT6OMzMGWa57mwtHtQE41jBaJiBIC6cNlwquJx3gxmIEJE11o5JwQ8FWK96L0vM&#10;tWv5ix6nWIoE4ZCjgipGn0sZiooshqHzxMm7usZiTLIppW6wTXBby3GWTaVFw2mhQk/biorb6W4V&#10;nMN8e/zcE+9vbx/tfPLt343xSr32u80CRKQu/of/2getYDoaw++Zd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jvDEAAAA3AAAAA8AAAAAAAAAAAAAAAAAmAIAAGRycy9k&#10;b3ducmV2LnhtbFBLBQYAAAAABAAEAPUAAACJAwAAAAA=&#10;" fillcolor="white [3212]" strokecolor="#4579b8 [3044]" strokeweight="1.25pt">
                        <v:stroke dashstyle="dash"/>
                        <v:shadow on="t" color="black" opacity="22937f" origin=",.5" offset="0,.63889mm"/>
                        <v:textbox>
                          <w:txbxContent>
                            <w:p w14:paraId="20BA7CFD" w14:textId="77777777" w:rsidR="00233AC5" w:rsidRDefault="00233AC5" w:rsidP="00786B06">
                              <w:pPr>
                                <w:rPr>
                                  <w:rFonts w:eastAsia="Times New Roman" w:cs="Times New Roman"/>
                                </w:rPr>
                              </w:pPr>
                            </w:p>
                          </w:txbxContent>
                        </v:textbox>
                      </v:rect>
                      <v:rect id="Rectangle 613" o:spid="_x0000_s1332" style="position:absolute;left:28223;top:43349;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ra8QA&#10;AADcAAAADwAAAGRycy9kb3ducmV2LnhtbESP0WoCMRRE3wX/IVyhL0WzVhBdjaKC0odCW/UDLpvr&#10;bnBzEzfR3f59Uyj4OMzMGWa57mwtHtQE41jBeJSBIC6cNlwqOJ/2wxmIEJE11o5JwQ8FWK/6vSXm&#10;2rX8TY9jLEWCcMhRQRWjz6UMRUUWw8h54uRdXGMxJtmUUjfYJrit5VuWTaVFw2mhQk+7iorr8W4V&#10;nMJ89/F1ID5cXz/b+eTmt8Z4pV4G3WYBIlIXn+H/9rtWMB1P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K2vEAAAA3AAAAA8AAAAAAAAAAAAAAAAAmAIAAGRycy9k&#10;b3ducmV2LnhtbFBLBQYAAAAABAAEAPUAAACJAwAAAAA=&#10;" fillcolor="white [3212]" strokecolor="#4579b8 [3044]" strokeweight="1.25pt">
                        <v:stroke dashstyle="dash"/>
                        <v:shadow on="t" color="black" opacity="22937f" origin=",.5" offset="0,.63889mm"/>
                        <v:textbox>
                          <w:txbxContent>
                            <w:p w14:paraId="689AF4E5" w14:textId="77777777" w:rsidR="00233AC5" w:rsidRDefault="00233AC5" w:rsidP="00786B06">
                              <w:pPr>
                                <w:rPr>
                                  <w:rFonts w:eastAsia="Times New Roman" w:cs="Times New Roman"/>
                                </w:rPr>
                              </w:pPr>
                            </w:p>
                          </w:txbxContent>
                        </v:textbox>
                      </v:rect>
                    </v:group>
                    <v:rect id="Rectangle 614" o:spid="_x0000_s1333" style="position:absolute;left:15493;top:38438;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zH8UA&#10;AADcAAAADwAAAGRycy9kb3ducmV2LnhtbESP0WoCMRRE3wv9h3ALvohmtUXq1igqVHwotFU/4LK5&#10;3Q1ubuImuuvfG0Ho4zAzZ5jZorO1uFATjGMFo2EGgrhw2nCp4LD/HLyDCBFZY+2YFFwpwGL+/DTD&#10;XLuWf+myi6VIEA45Kqhi9LmUoajIYhg6T5y8P9dYjEk2pdQNtgluaznOsom0aDgtVOhpXVFx3J2t&#10;gn2Yrr9+NsSbY/+7nb6e/MoYr1TvpVt+gIjUxf/wo73VCiajN7if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rMfxQAAANwAAAAPAAAAAAAAAAAAAAAAAJgCAABkcnMv&#10;ZG93bnJldi54bWxQSwUGAAAAAAQABAD1AAAAigMAAAAA&#10;" fillcolor="white [3212]" strokecolor="#4579b8 [3044]" strokeweight="1.25pt">
                      <v:stroke dashstyle="dash"/>
                      <v:shadow on="t" color="black" opacity="22937f" origin=",.5" offset="0,.63889mm"/>
                      <v:textbox>
                        <w:txbxContent>
                          <w:p w14:paraId="1356E9EE" w14:textId="77777777" w:rsidR="00233AC5" w:rsidRDefault="00233AC5" w:rsidP="00786B06">
                            <w:pPr>
                              <w:rPr>
                                <w:rFonts w:eastAsia="Times New Roman" w:cs="Times New Roman"/>
                              </w:rPr>
                            </w:pPr>
                          </w:p>
                        </w:txbxContent>
                      </v:textbox>
                    </v:rect>
                    <v:rect id="Rectangle 615" o:spid="_x0000_s1334" style="position:absolute;left:15493;top:40301;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hMUA&#10;AADcAAAADwAAAGRycy9kb3ducmV2LnhtbESP0WoCMRRE3wv9h3ALvohmtVTq1igqVHwotFU/4LK5&#10;3Q1ubuImuuvfG0Ho4zAzZ5jZorO1uFATjGMFo2EGgrhw2nCp4LD/HLyDCBFZY+2YFFwpwGL+/DTD&#10;XLuWf+myi6VIEA45Kqhi9LmUoajIYhg6T5y8P9dYjEk2pdQNtgluaznOsom0aDgtVOhpXVFx3J2t&#10;gn2Yrr9+NsSbY/+7nb6e/MoYr1TvpVt+gIjUxf/wo73VCiajN7if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aExQAAANwAAAAPAAAAAAAAAAAAAAAAAJgCAABkcnMv&#10;ZG93bnJldi54bWxQSwUGAAAAAAQABAD1AAAAigMAAAAA&#10;" fillcolor="white [3212]" strokecolor="#4579b8 [3044]" strokeweight="1.25pt">
                      <v:stroke dashstyle="dash"/>
                      <v:shadow on="t" color="black" opacity="22937f" origin=",.5" offset="0,.63889mm"/>
                      <v:textbox>
                        <w:txbxContent>
                          <w:p w14:paraId="5A371E55" w14:textId="77777777" w:rsidR="00233AC5" w:rsidRDefault="00233AC5" w:rsidP="00786B06">
                            <w:pPr>
                              <w:rPr>
                                <w:rFonts w:eastAsia="Times New Roman" w:cs="Times New Roman"/>
                              </w:rPr>
                            </w:pPr>
                          </w:p>
                        </w:txbxContent>
                      </v:textbox>
                    </v:rect>
                    <v:rect id="Rectangle 616" o:spid="_x0000_s1335" style="position:absolute;left:15493;top:44619;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I88UA&#10;AADcAAAADwAAAGRycy9kb3ducmV2LnhtbESP3WoCMRSE7wt9h3AK3hTNqrDoapRWULwo1L8HOGyO&#10;u8HNSbpJ3fXtm0Khl8PMfMMs171txJ3aYBwrGI8yEMSl04YrBZfzdjgDESKyxsYxKXhQgPXq+WmJ&#10;hXYdH+l+ipVIEA4FKqhj9IWUoazJYhg5T5y8q2stxiTbSuoWuwS3jZxkWS4tGk4LNXra1FTeTt9W&#10;wTnMNx+HHfHu9vrZzadf/t0Yr9TgpX9bgIjUx//wX3uvFeTjH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IjzxQAAANwAAAAPAAAAAAAAAAAAAAAAAJgCAABkcnMv&#10;ZG93bnJldi54bWxQSwUGAAAAAAQABAD1AAAAigMAAAAA&#10;" fillcolor="white [3212]" strokecolor="#4579b8 [3044]" strokeweight="1.25pt">
                      <v:stroke dashstyle="dash"/>
                      <v:shadow on="t" color="black" opacity="22937f" origin=",.5" offset="0,.63889mm"/>
                      <v:textbox>
                        <w:txbxContent>
                          <w:p w14:paraId="2974C163" w14:textId="77777777" w:rsidR="00233AC5" w:rsidRDefault="00233AC5" w:rsidP="00786B06">
                            <w:pPr>
                              <w:rPr>
                                <w:rFonts w:eastAsia="Times New Roman" w:cs="Times New Roman"/>
                              </w:rPr>
                            </w:pPr>
                          </w:p>
                        </w:txbxContent>
                      </v:textbox>
                    </v:rect>
                    <v:rect id="Rectangle 617" o:spid="_x0000_s1336" style="position:absolute;left:15493;top:38438;width:25057;height:8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oS8IA&#10;AADcAAAADwAAAGRycy9kb3ducmV2LnhtbESPzYvCMBTE78L+D+Et7E3T9uBH1yiyi7BXPy69PZpn&#10;W7Z5qUls639vBMHjMDO/Ydbb0bSiJ+cbywrSWQKCuLS64UrB+bSfLkH4gKyxtUwK7uRhu/mYrDHX&#10;duAD9cdQiQhhn6OCOoQul9KXNRn0M9sRR+9incEQpaukdjhEuGllliRzabDhuFBjRz81lf/Hm1Ew&#10;UC9XaeGypMhQdtdwat3tV6mvz3H3DSLQGN7hV/tPK5inC3ieiUd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yhLwgAAANwAAAAPAAAAAAAAAAAAAAAAAJgCAABkcnMvZG93&#10;bnJldi54bWxQSwUGAAAAAAQABAD1AAAAhwMAAAAA&#10;" filled="f" strokecolor="#4579b8 [3044]">
                      <v:shadow on="t" color="black" opacity="22937f" origin=",.5" offset="0,.63889mm"/>
                      <v:textbox>
                        <w:txbxContent>
                          <w:p w14:paraId="4B0712EB" w14:textId="77777777" w:rsidR="00233AC5" w:rsidRDefault="00233AC5" w:rsidP="00786B06">
                            <w:pPr>
                              <w:rPr>
                                <w:rFonts w:eastAsia="Times New Roman" w:cs="Times New Roman"/>
                              </w:rPr>
                            </w:pPr>
                          </w:p>
                        </w:txbxContent>
                      </v:textbox>
                    </v:rect>
                  </v:group>
                  <v:line id="Straight Connector 618" o:spid="_x0000_s1337" style="position:absolute;flip:y;visibility:visible;mso-wrap-style:square" from="40510,38414" to="48173,46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YxB8IAAADcAAAADwAAAGRycy9kb3ducmV2LnhtbERPy2rCQBTdC/7DcIXudJIuQhsdgyhS&#10;uyragi4vmWseZu6EmTGm/frOotDl4bxXxWg6MZDzjWUF6SIBQVxa3XCl4OtzP38B4QOyxs4yKfgm&#10;D8V6Ollhru2DjzScQiViCPscFdQh9LmUvqzJoF/YnjhyV+sMhghdJbXDRww3nXxOkkwabDg21NjT&#10;tqbydrobBW3qXndv948fao+H/XDus/eLz5R6mo2bJYhAY/gX/7kPWkGWxrX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YxB8IAAADcAAAADwAAAAAAAAAAAAAA&#10;AAChAgAAZHJzL2Rvd25yZXYueG1sUEsFBgAAAAAEAAQA+QAAAJADAAAAAA==&#10;" strokecolor="#4f81bd [3204]" strokeweight="1pt">
                    <v:shadow on="t" color="black" opacity="24903f" origin=",.5" offset="0,.55556mm"/>
                  </v:line>
                  <v:line id="Straight Connector 619" o:spid="_x0000_s1338" style="position:absolute;flip:y;visibility:visible;mso-wrap-style:square" from="40467,30564" to="48130,38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qUnMUAAADcAAAADwAAAGRycy9kb3ducmV2LnhtbESPQWvCQBSE7wX/w/IEb7pJD6FGVxFF&#10;qqeiLejxkX0m0ezbsLvGtL++WxB6HGbmG2a+7E0jOnK+tqwgnSQgiAuray4VfH1ux28gfEDW2Fgm&#10;Bd/kYbkYvMwx1/bBB+qOoRQRwj5HBVUIbS6lLyoy6Ce2JY7exTqDIUpXSu3wEeGmka9JkkmDNceF&#10;CltaV1Tcjnej4Jq66eb9/vFD18Nu253abH/2mVKjYb+agQjUh//ws73TCrJ0Cn9n4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qUnMUAAADcAAAADwAAAAAAAAAA&#10;AAAAAAChAgAAZHJzL2Rvd25yZXYueG1sUEsFBgAAAAAEAAQA+QAAAJMDAAAAAA==&#10;" strokecolor="#4f81bd [3204]" strokeweight="1pt">
                    <v:shadow on="t" color="black" opacity="24903f" origin=",.5" offset="0,.55556mm"/>
                  </v:line>
                  <v:line id="Straight Connector 620" o:spid="_x0000_s1339" style="position:absolute;flip:y;visibility:visible;mso-wrap-style:square" from="15566,30171" to="23229,38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3vMEAAADcAAAADwAAAGRycy9kb3ducmV2LnhtbERPTYvCMBC9C/sfwix401QPRbtGWVZE&#10;PYm6sHscmrGtNpOSxFr99eYgeHy879miM7VoyfnKsoLRMAFBnFtdcaHg97gaTED4gKyxtkwK7uRh&#10;Mf/ozTDT9sZ7ag+hEDGEfYYKyhCaTEqfl2TQD21DHLmTdQZDhK6Q2uEthptajpMklQYrjg0lNvRT&#10;Un45XI2C88hNl+vr7kHn/WbV/jXp9t+nSvU/u+8vEIG68Ba/3ButIB3H+fFMPA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LPe8wQAAANwAAAAPAAAAAAAAAAAAAAAA&#10;AKECAABkcnMvZG93bnJldi54bWxQSwUGAAAAAAQABAD5AAAAjwMAAAAA&#10;" strokecolor="#4f81bd [3204]" strokeweight="1pt">
                    <v:shadow on="t" color="black" opacity="24903f" origin=",.5" offset="0,.55556mm"/>
                  </v:line>
                  <v:line id="Straight Connector 621" o:spid="_x0000_s1340" style="position:absolute;flip:y;visibility:visible;mso-wrap-style:square" from="48177,34929" to="51526,38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VMsMAAADcAAAADwAAAGRycy9kb3ducmV2LnhtbESPzWrCQBSF9wXfYbhCN6VOdBFqdJSS&#10;GqrLqt1fMtdMaOZOmhlNfHtHEFwezs/HWa4H24gLdb52rGA6SUAQl07XXCk4Hor3DxA+IGtsHJOC&#10;K3lYr0YvS8y06/mHLvtQiTjCPkMFJoQ2k9KXhiz6iWuJo3dyncUQZVdJ3WEfx20jZ0mSSos1R4LB&#10;lnJD5d/+bCO33yWFyd980Wy//ueb77xMf3OlXsfD5wJEoCE8w4/2VitIZ1O4n4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BlTLDAAAA3AAAAA8AAAAAAAAAAAAA&#10;AAAAoQIAAGRycy9kb3ducmV2LnhtbFBLBQYAAAAABAAEAPkAAACRAwAAAAA=&#10;" strokecolor="#4f81bd [3204]" strokeweight="1pt">
                    <v:stroke dashstyle="3 1"/>
                    <v:shadow on="t" color="black" opacity="24903f" origin=",.5" offset="0,.55556mm"/>
                  </v:line>
                </v:group>
                <v:rect id="Rectangle 622" o:spid="_x0000_s1341" style="position:absolute;left:162;width:59846;height:75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BbsEA&#10;AADcAAAADwAAAGRycy9kb3ducmV2LnhtbESPT4vCMBTE78J+h/AWvNnUHESrUWQXwat/Lt4ezbMt&#10;Ni81iW33228WFjwOM/MbZrMbbSt68qFxrGGe5SCIS2carjRcL4fZEkSIyAZbx6ThhwLsth+TDRbG&#10;DXyi/hwrkSAcCtRQx9gVUoayJoshcx1x8u7OW4xJ+koaj0OC21aqPF9Iiw2nhRo7+qqpfJxfVsNA&#10;vVzNb17lN4Wye8ZL61/fWk8/x/0aRKQxvsP/7aPRsFAK/s6k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W7BAAAA3AAAAA8AAAAAAAAAAAAAAAAAmAIAAGRycy9kb3du&#10;cmV2LnhtbFBLBQYAAAAABAAEAPUAAACGAwAAAAA=&#10;" filled="f" strokecolor="#4579b8 [3044]">
                  <v:shadow on="t" color="black" opacity="22937f" origin=",.5" offset="0,.63889mm"/>
                  <v:textbox>
                    <w:txbxContent>
                      <w:p w14:paraId="2C4CFF46" w14:textId="77777777" w:rsidR="00233AC5" w:rsidRDefault="00233AC5" w:rsidP="00786B06">
                        <w:pPr>
                          <w:rPr>
                            <w:rFonts w:eastAsia="Times New Roman" w:cs="Times New Roman"/>
                          </w:rPr>
                        </w:pPr>
                      </w:p>
                    </w:txbxContent>
                  </v:textbox>
                </v:rect>
                <v:shape id="Text Box 623" o:spid="_x0000_s1342" type="#_x0000_t202" style="position:absolute;left:8806;top:49981;width:708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h8QA&#10;AADcAAAADwAAAGRycy9kb3ducmV2LnhtbESPzW7CMBCE75X6DtYi9QYOKUUQMKiCIvVW/h5gFS9x&#10;SLyOYgMpT48rIfU4mplvNPNlZ2txpdaXjhUMBwkI4tzpkgsFx8OmPwHhA7LG2jEp+CUPy8Xryxwz&#10;7W68o+s+FCJC2GeowITQZFL63JBFP3ANcfROrrUYomwLqVu8RbitZZokY2mx5LhgsKGVobzaX6yC&#10;SWJ/qmqabr0d3YcfZrV2X81Zqbde9zkDEagL/+Fn+1srGKf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f6IfEAAAA3AAAAA8AAAAAAAAAAAAAAAAAmAIAAGRycy9k&#10;b3ducmV2LnhtbFBLBQYAAAAABAAEAPUAAACJAwAAAAA=&#10;" filled="f" stroked="f">
                  <v:textbox style="mso-fit-shape-to-text:t">
                    <w:txbxContent>
                      <w:p w14:paraId="49FC88B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624" o:spid="_x0000_s1343" type="#_x0000_t202" style="position:absolute;left:8418;top:56865;width:8193;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8MA&#10;AADcAAAADwAAAGRycy9kb3ducmV2LnhtbESPT2vCQBTE74V+h+UVvNWNYkWiq4h/wEMv1Xh/ZF+z&#10;odm3Ifs08du7hUKPw8z8hlltBt+oO3WxDmxgMs5AEZfB1lwZKC7H9wWoKMgWm8Bk4EERNuvXlxXm&#10;NvT8RfezVCpBOOZowIm0udaxdOQxjkNLnLzv0HmUJLtK2w77BPeNnmbZXHusOS04bGnnqPw537wB&#10;EbudPIqDj6fr8LnvXVZ+YGHM6G3YLkEJDfIf/mufrIH5d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Al/8MAAADcAAAADwAAAAAAAAAAAAAAAACYAgAAZHJzL2Rv&#10;d25yZXYueG1sUEsFBgAAAAAEAAQA9QAAAIgDAAAAAA==&#10;" filled="f" stroked="f">
                  <v:textbox style="mso-fit-shape-to-text:t">
                    <w:txbxContent>
                      <w:p w14:paraId="64F2310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625" o:spid="_x0000_s1344" type="#_x0000_t202" style="position:absolute;left:7499;top:66764;width:819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AZMIA&#10;AADcAAAADwAAAGRycy9kb3ducmV2LnhtbESPQWvCQBSE7wX/w/IEb3WjoEjqKqIVPHippvdH9pkN&#10;Zt+G7KuJ/94tFHocZuYbZr0dfKMe1MU6sIHZNANFXAZbc2WguB7fV6CiIFtsApOBJ0XYbkZva8xt&#10;6PmLHhepVIJwzNGAE2lzrWPpyGOchpY4ebfQeZQku0rbDvsE942eZ9lSe6w5LThsae+ovF9+vAER&#10;u5s9i08fT9/D+dC7rFxgYcxkPOw+QAkN8h/+a5+sgeV8Ab9n0h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IBkwgAAANwAAAAPAAAAAAAAAAAAAAAAAJgCAABkcnMvZG93&#10;bnJldi54bWxQSwUGAAAAAAQABAD1AAAAhwMAAAAA&#10;" filled="f" stroked="f">
                  <v:textbox style="mso-fit-shape-to-text:t">
                    <w:txbxContent>
                      <w:p w14:paraId="3E8518F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626" o:spid="_x0000_s1345" type="#_x0000_t202" style="position:absolute;left:35899;top:48865;width:713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LH8QA&#10;AADcAAAADwAAAGRycy9kb3ducmV2LnhtbESP3WrCQBSE7wu+w3KE3tWNoQ0aXUW0gnetPw9wyB6z&#10;MdmzIbvV6NN3CwUvh5n5hpkve9uIK3W+cqxgPEpAEBdOV1wqOB23bxMQPiBrbByTgjt5WC4GL3PM&#10;tbvxnq6HUIoIYZ+jAhNCm0vpC0MW/ci1xNE7u85iiLIrpe7wFuG2kWmSZNJixXHBYEtrQ0V9+LEK&#10;Jon9qutp+u3t+2P8YdYb99lelHod9qsZiEB9eIb/2zutIEsz+Ds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oSx/EAAAA3AAAAA8AAAAAAAAAAAAAAAAAmAIAAGRycy9k&#10;b3ducmV2LnhtbFBLBQYAAAAABAAEAPUAAACJAwAAAAA=&#10;" filled="f" stroked="f">
                  <v:textbox style="mso-fit-shape-to-text:t">
                    <w:txbxContent>
                      <w:p w14:paraId="46400C5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627" o:spid="_x0000_s1346" type="#_x0000_t202" style="position:absolute;left:34993;top:63547;width:696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hMQA&#10;AADcAAAADwAAAGRycy9kb3ducmV2LnhtbESPzW7CMBCE75X6DtZW4gYOUctPikGIgtQbvw+wipc4&#10;TbyOYgOhT18jIfU4mplvNLNFZ2txpdaXjhUMBwkI4tzpkgsFp+OmPwHhA7LG2jEpuJOHxfz1ZYaZ&#10;djfe0/UQChEh7DNUYEJoMil9bsiiH7iGOHpn11oMUbaF1C3eItzWMk2SkbRYclww2NDKUF4dLlbB&#10;JLHbqpqmO2/ff4cfZvXl1s2PUr23bvkJIlAX/sPP9rdWMErH8Dg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7oTEAAAA3AAAAA8AAAAAAAAAAAAAAAAAmAIAAGRycy9k&#10;b3ducmV2LnhtbFBLBQYAAAAABAAEAPUAAACJAwAAAAA=&#10;" filled="f" stroked="f">
                  <v:textbox style="mso-fit-shape-to-text:t">
                    <w:txbxContent>
                      <w:p w14:paraId="5DF33D0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628" o:spid="_x0000_s1347" type="#_x0000_t202" style="position:absolute;left:15689;top:52588;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0v+r4A&#10;AADcAAAADwAAAGRycy9kb3ducmV2LnhtbERPTYvCMBC9C/sfwgjeNFVYWapRxHXBgxfdeh+a2aZs&#10;MynNaOu/NwfB4+N9r7eDb9SdulgHNjCfZaCIy2BrrgwUvz/TL1BRkC02gcnAgyJsNx+jNeY29Hym&#10;+0UqlUI45mjAibS51rF05DHOQkucuL/QeZQEu0rbDvsU7hu9yLKl9lhzanDY0t5R+X+5eQMidjd/&#10;FAcfj9fh9N27rPzEwpjJeNitQAkN8ha/3EdrYLlI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u9L/q+AAAA3AAAAA8AAAAAAAAAAAAAAAAAmAIAAGRycy9kb3ducmV2&#10;LnhtbFBLBQYAAAAABAAEAPUAAACDAwAAAAA=&#10;" filled="f" stroked="f">
                  <v:textbox style="mso-fit-shape-to-text:t">
                    <w:txbxContent>
                      <w:p w14:paraId="53BB800F"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29" o:spid="_x0000_s1348" type="#_x0000_t202" style="position:absolute;left:16451;top:51572;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KYcMA&#10;AADcAAAADwAAAGRycy9kb3ducmV2LnhtbESPT2vCQBTE7wW/w/IEb3WjoLTRVcQ/4KGX2nh/ZF+z&#10;odm3Ifs08du7hUKPw8z8hllvB9+oO3WxDmxgNs1AEZfB1lwZKL5Or2+goiBbbAKTgQdF2G5GL2vM&#10;bej5k+4XqVSCcMzRgBNpc61j6chjnIaWOHnfofMoSXaVth32Ce4bPc+ypfZYc1pw2NLeUflzuXkD&#10;InY3exRHH8/X4ePQu6xcYGHMZDzsVqCEBvkP/7XP1sBy/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GKYcMAAADcAAAADwAAAAAAAAAAAAAAAACYAgAAZHJzL2Rv&#10;d25yZXYueG1sUEsFBgAAAAAEAAQA9QAAAIgDAAAAAA==&#10;" filled="f" stroked="f">
                  <v:textbox style="mso-fit-shape-to-text:t">
                    <w:txbxContent>
                      <w:p w14:paraId="58A581B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30" o:spid="_x0000_s1349" type="#_x0000_t202" style="position:absolute;left:14986;top:60081;width:3251;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1Ib8A&#10;AADcAAAADwAAAGRycy9kb3ducmV2LnhtbERPS2vCQBC+F/wPywje6sZKpURXER/goZfaeB+yYzaY&#10;nQ3ZqYn/3j0IPX5879Vm8I26UxfrwAZm0wwUcRlszZWB4vf4/gUqCrLFJjAZeFCEzXr0tsLchp5/&#10;6H6WSqUQjjkacCJtrnUsHXmM09ASJ+4aOo+SYFdp22Gfwn2jP7JsoT3WnBoctrRzVN7Of96AiN3O&#10;HsXBx9Nl+N73Lis/sTBmMh62S1BCg/yLX+6TNbCYp/n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ErUhvwAAANwAAAAPAAAAAAAAAAAAAAAAAJgCAABkcnMvZG93bnJl&#10;di54bWxQSwUGAAAAAAQABAD1AAAAhAMAAAAA&#10;" filled="f" stroked="f">
                  <v:textbox style="mso-fit-shape-to-text:t">
                    <w:txbxContent>
                      <w:p w14:paraId="5C42038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1" o:spid="_x0000_s1350" type="#_x0000_t202" style="position:absolute;left:16344;top:58425;width:3252;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QusIA&#10;AADcAAAADwAAAGRycy9kb3ducmV2LnhtbESPT2vCQBTE70K/w/IEb7pJS6VEV5H+AQ+9qOn9kX1m&#10;g9m3Iftq4rd3CwWPw8z8hllvR9+qK/WxCWwgX2SgiKtgG64NlKev+RuoKMgW28Bk4EYRtpunyRoL&#10;GwY+0PUotUoQjgUacCJdoXWsHHmMi9ARJ+8ceo+SZF9r2+OQ4L7Vz1m21B4bTgsOO3p3VF2Ov96A&#10;iN3lt/LTx/3P+P0xuKx6xdKY2XTcrUAJjfII/7f31sDyJYe/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C6wgAAANwAAAAPAAAAAAAAAAAAAAAAAJgCAABkcnMvZG93&#10;bnJldi54bWxQSwUGAAAAAAQABAD1AAAAhwMAAAAA&#10;" filled="f" stroked="f">
                  <v:textbox style="mso-fit-shape-to-text:t">
                    <w:txbxContent>
                      <w:p w14:paraId="73BBD98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2" o:spid="_x0000_s1351" type="#_x0000_t202" style="position:absolute;left:15171;top:69409;width:324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OzcMA&#10;AADcAAAADwAAAGRycy9kb3ducmV2LnhtbESPT2vCQBTE74V+h+UVvNWNSkWiq4h/wEMv1Xh/ZF+z&#10;odm3Ifs08du7hUKPw8z8hlltBt+oO3WxDmxgMs5AEZfB1lwZKC7H9wWoKMgWm8Bk4EERNuvXlxXm&#10;NvT8RfezVCpBOOZowIm0udaxdOQxjkNLnLzv0HmUJLtK2w77BPeNnmbZXHusOS04bGnnqPw537wB&#10;EbudPIqDj6fr8LnvXVZ+YGHM6G3YLkEJDfIf/mufrIH5bAq/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yOzcMAAADcAAAADwAAAAAAAAAAAAAAAACYAgAAZHJzL2Rv&#10;d25yZXYueG1sUEsFBgAAAAAEAAQA9QAAAIgDAAAAAA==&#10;" filled="f" stroked="f">
                  <v:textbox style="mso-fit-shape-to-text:t">
                    <w:txbxContent>
                      <w:p w14:paraId="34F6B8C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3" o:spid="_x0000_s1352" type="#_x0000_t202" style="position:absolute;left:15759;top:68485;width:324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rVsMA&#10;AADcAAAADwAAAGRycy9kb3ducmV2LnhtbESPT2vCQBTE7wW/w/IEb3VjpSLRVcQ/4KGXarw/sq/Z&#10;0OzbkH018du7hUKPw8z8hllvB9+oO3WxDmxgNs1AEZfB1lwZKK6n1yWoKMgWm8Bk4EERtpvRyxpz&#10;G3r+pPtFKpUgHHM04ETaXOtYOvIYp6ElTt5X6DxKkl2lbYd9gvtGv2XZQnusOS04bGnvqPy+/HgD&#10;InY3exRHH8+34ePQu6x8x8KYyXjYrUAJDfIf/mufrYHFfA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ArVsMAAADcAAAADwAAAAAAAAAAAAAAAACYAgAAZHJzL2Rv&#10;d25yZXYueG1sUEsFBgAAAAAEAAQA9QAAAIgDAAAAAA==&#10;" filled="f" stroked="f">
                  <v:textbox style="mso-fit-shape-to-text:t">
                    <w:txbxContent>
                      <w:p w14:paraId="2EFC98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4" o:spid="_x0000_s1353" type="#_x0000_t202" style="position:absolute;left:42376;top:67555;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zIsMA&#10;AADcAAAADwAAAGRycy9kb3ducmV2LnhtbESPQWvCQBSE74L/YXlCb7rRVimpq4htwUMvxnh/ZF+z&#10;odm3Iftq4r/vFgo9DjPzDbPdj75VN+pjE9jAcpGBIq6Cbbg2UF7e58+goiBbbAOTgTtF2O+mky3m&#10;Ngx8plshtUoQjjkacCJdrnWsHHmMi9ARJ+8z9B4lyb7WtschwX2rV1m20R4bTgsOOzo6qr6Kb29A&#10;xB6W9/LNx9N1/HgdXFatsTTmYTYeXkAJjfIf/mufrIHN4x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mzIsMAAADcAAAADwAAAAAAAAAAAAAAAACYAgAAZHJzL2Rv&#10;d25yZXYueG1sUEsFBgAAAAAEAAQA9QAAAIgDAAAAAA==&#10;" filled="f" stroked="f">
                  <v:textbox style="mso-fit-shape-to-text:t">
                    <w:txbxContent>
                      <w:p w14:paraId="3FEAEBF2"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5" o:spid="_x0000_s1354" type="#_x0000_t202" style="position:absolute;left:44358;top:65519;width:3251;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ucMA&#10;AADcAAAADwAAAGRycy9kb3ducmV2LnhtbESPT2vCQBTE7wW/w/IEb3VjRSnRVcQ/4KEXbbw/sq/Z&#10;0OzbkH018dt3CwWPw8z8hllvB9+oO3WxDmxgNs1AEZfB1lwZKD5Pr++goiBbbAKTgQdF2G5GL2vM&#10;bej5QverVCpBOOZowIm0udaxdOQxTkNLnLyv0HmUJLtK2w77BPeNfsuypfZYc1pw2NLeUfl9/fEG&#10;ROxu9iiOPp5vw8ehd1m5wMKYyXjYrUAJDfIM/7fP1sByvoC/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ucMAAADcAAAADwAAAAAAAAAAAAAAAACYAgAAZHJzL2Rv&#10;d25yZXYueG1sUEsFBgAAAAAEAAQA9QAAAIgDAAAAAA==&#10;" filled="f" stroked="f">
                  <v:textbox style="mso-fit-shape-to-text:t">
                    <w:txbxContent>
                      <w:p w14:paraId="3B323EE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6" o:spid="_x0000_s1355" type="#_x0000_t202" style="position:absolute;left:42732;top:52877;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IzsIA&#10;AADcAAAADwAAAGRycy9kb3ducmV2LnhtbESPQWvCQBSE74X+h+UJvdWNS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4jOwgAAANwAAAAPAAAAAAAAAAAAAAAAAJgCAABkcnMvZG93&#10;bnJldi54bWxQSwUGAAAAAAQABAD1AAAAhwMAAAAA&#10;" filled="f" stroked="f">
                  <v:textbox style="mso-fit-shape-to-text:t">
                    <w:txbxContent>
                      <w:p w14:paraId="77D5C46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7" o:spid="_x0000_s1356" type="#_x0000_t202" style="position:absolute;left:44752;top:51326;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VcMA&#10;AADcAAAADwAAAGRycy9kb3ducmV2LnhtbESPQWvCQBSE70L/w/IK3nRjpbakriJVwYMXbXp/ZF+z&#10;odm3Iftq4r93C4LHYWa+YZbrwTfqQl2sAxuYTTNQxGWwNVcGiq/95B1UFGSLTWAycKUI69XTaIm5&#10;DT2f6HKWSiUIxxwNOJE21zqWjjzGaWiJk/cTOo+SZFdp22Gf4L7RL1m20B5rTgsOW/p0VP6e/7wB&#10;EbuZXYudj4fv4bjtXVa+YmHM+HnYfIASGuQRvrcP1sBi/gb/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tVcMAAADcAAAADwAAAAAAAAAAAAAAAACYAgAAZHJzL2Rv&#10;d25yZXYueG1sUEsFBgAAAAAEAAQA9QAAAIgDAAAAAA==&#10;" filled="f" stroked="f">
                  <v:textbox style="mso-fit-shape-to-text:t">
                    <w:txbxContent>
                      <w:p w14:paraId="4B4B23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8" o:spid="_x0000_s1357" type="#_x0000_t202" style="position:absolute;left:3503;top:51417;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LsK8EA&#10;AADcAAAADwAAAGRycy9kb3ducmV2LnhtbERPyW7CMBC9V+IfrEHiVhyWIggYhFgkbm2BDxjFQxwS&#10;j6PYQODr8aFSj09vX6xaW4k7Nb5wrGDQT0AQZ04XnCs4n/afUxA+IGusHJOCJ3lYLTsfC0y1e/Av&#10;3Y8hFzGEfYoKTAh1KqXPDFn0fVcTR+7iGoshwiaXusFHDLeVHCbJRFosODYYrGljKCuPN6tgmtjv&#10;spwNf7wdvwZfZrN1u/qqVK/brucgArXhX/znPmgFk1F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i7CvBAAAA3AAAAA8AAAAAAAAAAAAAAAAAmAIAAGRycy9kb3du&#10;cmV2LnhtbFBLBQYAAAAABAAEAPUAAACGAwAAAAA=&#10;" filled="f" stroked="f">
                  <v:textbox style="mso-fit-shape-to-text:t">
                    <w:txbxContent>
                      <w:p w14:paraId="32171FA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39" o:spid="_x0000_s1358" type="#_x0000_t202" style="position:absolute;left:3503;top:57929;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sMUA&#10;AADcAAAADwAAAGRycy9kb3ducmV2LnhtbESPzW7CMBCE75V4B2sr9UYcaBuRgEEIWqm38vcAq3iJ&#10;08TrKDaQ9unrSkg9jmbmG81iNdhWXKn3tWMFkyQFQVw6XXOl4HR8H89A+ICssXVMCr7Jw2o5elhg&#10;od2N93Q9hEpECPsCFZgQukJKXxqy6BPXEUfv7HqLIcq+krrHW4TbVk7TNJMWa44LBjvaGCqbw8Uq&#10;mKX2s2ny6c7bl5/Jq9ls3Vv3pdTT47Cegwg0hP/wvf2hFWTP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kmwxQAAANwAAAAPAAAAAAAAAAAAAAAAAJgCAABkcnMv&#10;ZG93bnJldi54bWxQSwUGAAAAAAQABAD1AAAAigMAAAAA&#10;" filled="f" stroked="f">
                  <v:textbox style="mso-fit-shape-to-text:t">
                    <w:txbxContent>
                      <w:p w14:paraId="36FAC638"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0" o:spid="_x0000_s1359" type="#_x0000_t202" style="position:absolute;left:2560;top:67911;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KTUMEA&#10;AADcAAAADwAAAGRycy9kb3ducmV2LnhtbERP3WrCMBS+H+wdwhl4t6YWJ1qNMjoF7+Y6H+DQHJuu&#10;zUlpMq0+/XIx8PLj+19vR9uJCw2+caxgmqQgiCunG64VnL73rwsQPiBr7ByTght52G6en9aYa3fl&#10;L7qUoRYxhH2OCkwIfS6lrwxZ9InriSN3doPFEOFQSz3gNYbbTmZpOpcWG44NBnsqDFVt+WsVLFL7&#10;2bbL7Ojt7D59M8WH2/U/Sk1exvcViEBjeIj/3QetYD6L8+OZe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Sk1DBAAAA3AAAAA8AAAAAAAAAAAAAAAAAmAIAAGRycy9kb3du&#10;cmV2LnhtbFBLBQYAAAAABAAEAPUAAACGAwAAAAA=&#10;" filled="f" stroked="f">
                  <v:textbox style="mso-fit-shape-to-text:t">
                    <w:txbxContent>
                      <w:p w14:paraId="204F8D0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1" o:spid="_x0000_s1360" type="#_x0000_t202" style="position:absolute;left:30929;top:50577;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2y8QA&#10;AADcAAAADwAAAGRycy9kb3ducmV2LnhtbESP3WrCQBSE7wu+w3IKvaubiIqmboLYFryrfw9wyJ5m&#10;02TPhuxWU5/eLQheDjPzDbMqBtuKM/W+dqwgHScgiEuna64UnI6frwsQPiBrbB2Tgj/yUOSjpxVm&#10;2l14T+dDqESEsM9QgQmhy6T0pSGLfuw64uh9u95iiLKvpO7xEuG2lZMkmUuLNccFgx1tDJXN4dcq&#10;WCT2q2mWk52302s6M5t399H9KPXyPKzfQAQawiN8b2+1gvk0hf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eNsvEAAAA3AAAAA8AAAAAAAAAAAAAAAAAmAIAAGRycy9k&#10;b3ducmV2LnhtbFBLBQYAAAAABAAEAPUAAACJAwAAAAA=&#10;" filled="f" stroked="f">
                  <v:textbox style="mso-fit-shape-to-text:t">
                    <w:txbxContent>
                      <w:p w14:paraId="6D81A0A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2" o:spid="_x0000_s1361" type="#_x0000_t202" style="position:absolute;left:30452;top:65029;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vMUA&#10;AADcAAAADwAAAGRycy9kb3ducmV2LnhtbESP0WrCQBRE3wv9h+UKfaubBCs2upGiLfhWm/YDLtlr&#10;NiZ7N2RXTf36bkHwcZiZM8xqPdpOnGnwjWMF6TQBQVw53XCt4Of743kBwgdkjZ1jUvBLHtbF48MK&#10;c+0u/EXnMtQiQtjnqMCE0OdS+sqQRT91PXH0Dm6wGKIcaqkHvES47WSWJHNpseG4YLCnjaGqLU9W&#10;wSKxn237mu29nV3TF7PZuvf+qNTTZHxbggg0hnv41t5pBfNZBv9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Ki8xQAAANwAAAAPAAAAAAAAAAAAAAAAAJgCAABkcnMv&#10;ZG93bnJldi54bWxQSwUGAAAAAAQABAD1AAAAigMAAAAA&#10;" filled="f" stroked="f">
                  <v:textbox style="mso-fit-shape-to-text:t">
                    <w:txbxContent>
                      <w:p w14:paraId="5349585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w10:anchorlock/>
              </v:group>
            </w:pict>
          </mc:Fallback>
        </mc:AlternateContent>
      </w:r>
    </w:p>
    <w:p w14:paraId="12119B59" w14:textId="2E53ECBB" w:rsidR="007830A8" w:rsidRDefault="00470755" w:rsidP="007830A8">
      <w:pPr>
        <w:pStyle w:val="Caption"/>
        <w:rPr>
          <w:ins w:id="76" w:author="Evans, Mark" w:date="2014-12-10T14:56:00Z"/>
        </w:rPr>
      </w:pPr>
      <w:bookmarkStart w:id="77" w:name="_Ref239682509"/>
      <w:r w:rsidRPr="00324916">
        <w:t xml:space="preserve">Figure </w:t>
      </w:r>
      <w:fldSimple w:instr=" SEQ Figure \* ARABIC ">
        <w:r w:rsidR="00107D2D">
          <w:rPr>
            <w:noProof/>
          </w:rPr>
          <w:t>3</w:t>
        </w:r>
      </w:fldSimple>
      <w:bookmarkEnd w:id="77"/>
      <w:r w:rsidRPr="00324916">
        <w:t xml:space="preserve">: </w:t>
      </w:r>
      <w:ins w:id="78" w:author="Evans, Mark" w:date="2014-12-10T15:51:00Z">
        <w:r w:rsidR="00FD42EF">
          <w:t xml:space="preserve">Dual PCO use case: </w:t>
        </w:r>
      </w:ins>
      <w:r w:rsidR="00FD42EF" w:rsidRPr="00324916">
        <w:t>sub</w:t>
      </w:r>
      <w:r w:rsidRPr="00324916">
        <w:t xml:space="preserve">-images are taken from two different </w:t>
      </w:r>
      <w:commentRangeStart w:id="79"/>
      <w:r w:rsidRPr="00324916">
        <w:t>cameras</w:t>
      </w:r>
      <w:commentRangeEnd w:id="79"/>
      <w:r w:rsidR="00397F3B">
        <w:rPr>
          <w:rStyle w:val="CommentReference"/>
          <w:b w:val="0"/>
          <w:bCs w:val="0"/>
        </w:rPr>
        <w:commentReference w:id="79"/>
      </w:r>
    </w:p>
    <w:p w14:paraId="3D82C539" w14:textId="43FB2B98" w:rsidR="00D560FE" w:rsidRPr="00324916" w:rsidRDefault="00470755" w:rsidP="007830A8">
      <w:pPr>
        <w:rPr>
          <w:rFonts w:asciiTheme="majorHAnsi" w:eastAsiaTheme="majorEastAsia" w:hAnsiTheme="majorHAnsi" w:cstheme="majorBidi"/>
        </w:rPr>
      </w:pPr>
      <w:del w:id="80" w:author="Evans, Mark" w:date="2014-12-10T14:56:00Z">
        <w:r w:rsidRPr="00324916" w:rsidDel="007830A8">
          <w:delText xml:space="preserve">. </w:delText>
        </w:r>
      </w:del>
      <w:ins w:id="81" w:author="Evans, Mark" w:date="2014-12-10T15:51:00Z">
        <w:r w:rsidR="00FD42EF">
          <w:t xml:space="preserve">The </w:t>
        </w:r>
      </w:ins>
      <w:r w:rsidR="00FD42EF" w:rsidRPr="00324916">
        <w:t xml:space="preserve">storage </w:t>
      </w:r>
      <w:r w:rsidRPr="00324916">
        <w:t xml:space="preserve">layout is similar to </w:t>
      </w:r>
      <w:ins w:id="82" w:author="Evans, Mark" w:date="2014-12-10T15:52:00Z">
        <w:r w:rsidR="00FD42EF">
          <w:t xml:space="preserve">the </w:t>
        </w:r>
      </w:ins>
      <w:r w:rsidRPr="00324916">
        <w:t xml:space="preserve">Excalibur use case. </w:t>
      </w:r>
      <w:ins w:id="83" w:author="Evans, Mark" w:date="2014-12-10T15:52:00Z">
        <w:r w:rsidR="00FD42EF">
          <w:t xml:space="preserve">The </w:t>
        </w:r>
      </w:ins>
      <w:r w:rsidR="00FD42EF" w:rsidRPr="00324916">
        <w:t xml:space="preserve">properties </w:t>
      </w:r>
      <w:r w:rsidRPr="00324916">
        <w:t>of each 3D dataset may be set to have “thicker” chunks for data buffering.</w:t>
      </w:r>
      <w:r w:rsidR="00D560FE" w:rsidRPr="00324916">
        <w:br w:type="page"/>
      </w:r>
    </w:p>
    <w:p w14:paraId="3E945300" w14:textId="6167E680" w:rsidR="006C7D7C" w:rsidRDefault="006C7D7C" w:rsidP="002E7285">
      <w:pPr>
        <w:pStyle w:val="Heading2"/>
      </w:pPr>
      <w:bookmarkStart w:id="84" w:name="_Ref239695816"/>
      <w:bookmarkStart w:id="85" w:name="_Toc406423485"/>
      <w:r>
        <w:lastRenderedPageBreak/>
        <w:t xml:space="preserve">Dealing with </w:t>
      </w:r>
      <w:r w:rsidR="009E2A1F">
        <w:t>Gaps</w:t>
      </w:r>
      <w:bookmarkEnd w:id="84"/>
      <w:bookmarkEnd w:id="85"/>
    </w:p>
    <w:p w14:paraId="6646A19C" w14:textId="6DF3FA1D" w:rsidR="007509FF" w:rsidRDefault="007509FF" w:rsidP="007509FF">
      <w:r>
        <w:t xml:space="preserve">Both “Excalibur” and “Dual PCO Edge” have to accommodate gaps between sub-images. </w:t>
      </w:r>
      <w:r w:rsidR="00CD00E6">
        <w:t xml:space="preserve">This can be accomplished by allowing “gaps” in the virtual dataset as shown </w:t>
      </w:r>
      <w:r w:rsidR="000C49B7">
        <w:t>i</w:t>
      </w:r>
      <w:r w:rsidR="00CD00E6">
        <w:t xml:space="preserve">n </w:t>
      </w:r>
      <w:r w:rsidR="00CD00E6">
        <w:fldChar w:fldCharType="begin"/>
      </w:r>
      <w:r w:rsidR="00CD00E6">
        <w:instrText xml:space="preserve"> REF _Ref239682866 \h </w:instrText>
      </w:r>
      <w:r w:rsidR="00CD00E6">
        <w:fldChar w:fldCharType="separate"/>
      </w:r>
      <w:r w:rsidR="0064185E" w:rsidRPr="00324916">
        <w:rPr>
          <w:sz w:val="22"/>
        </w:rPr>
        <w:t xml:space="preserve">Figure </w:t>
      </w:r>
      <w:r w:rsidR="0064185E">
        <w:rPr>
          <w:noProof/>
          <w:sz w:val="22"/>
        </w:rPr>
        <w:t>3</w:t>
      </w:r>
      <w:r w:rsidR="00CD00E6">
        <w:fldChar w:fldCharType="end"/>
      </w:r>
      <w:r w:rsidR="00CD00E6">
        <w:t>. When a plane is read from VDS</w:t>
      </w:r>
      <w:ins w:id="86" w:author="Evans, Mark" w:date="2014-12-10T15:45:00Z">
        <w:r w:rsidR="00FD42EF">
          <w:t>,</w:t>
        </w:r>
      </w:ins>
      <w:r w:rsidR="00CD00E6">
        <w:t xml:space="preserve"> </w:t>
      </w:r>
      <w:del w:id="87" w:author="Evans, Mark" w:date="2014-12-10T15:45:00Z">
        <w:r w:rsidR="00CD00E6" w:rsidDel="00FD42EF">
          <w:delText xml:space="preserve"> </w:delText>
        </w:r>
      </w:del>
      <w:r w:rsidR="00CD00E6">
        <w:t>“gaps” are filled with the fill values</w:t>
      </w:r>
      <w:r w:rsidR="00C47D84">
        <w:t xml:space="preserve"> defined by the virtual dataset</w:t>
      </w:r>
      <w:del w:id="88" w:author="Evans, Mark" w:date="2014-12-10T15:45:00Z">
        <w:r w:rsidR="001C2AA0" w:rsidDel="00FD42EF">
          <w:delText>,</w:delText>
        </w:r>
      </w:del>
      <w:r w:rsidR="001C2AA0">
        <w:t xml:space="preserve"> or with private data for the VDS</w:t>
      </w:r>
      <w:r w:rsidR="00CD00E6">
        <w:t xml:space="preserve">. </w:t>
      </w:r>
    </w:p>
    <w:p w14:paraId="3EB2D57C" w14:textId="184E48FF" w:rsidR="007509FF" w:rsidRDefault="007509FF" w:rsidP="007509FF"/>
    <w:commentRangeStart w:id="89"/>
    <w:p w14:paraId="3B37249D" w14:textId="262649A8" w:rsidR="00D51081" w:rsidRDefault="00A254D6" w:rsidP="00324916">
      <w:r w:rsidRPr="00A254D6">
        <w:rPr>
          <w:noProof/>
        </w:rPr>
        <mc:AlternateContent>
          <mc:Choice Requires="wpg">
            <w:drawing>
              <wp:inline distT="0" distB="0" distL="0" distR="0" wp14:anchorId="18D475BC" wp14:editId="29B57F0C">
                <wp:extent cx="5986733" cy="6349332"/>
                <wp:effectExtent l="50800" t="25400" r="84455" b="102870"/>
                <wp:docPr id="748" name="Group 1"/>
                <wp:cNvGraphicFramePr/>
                <a:graphic xmlns:a="http://schemas.openxmlformats.org/drawingml/2006/main">
                  <a:graphicData uri="http://schemas.microsoft.com/office/word/2010/wordprocessingGroup">
                    <wpg:wgp>
                      <wpg:cNvGrpSpPr/>
                      <wpg:grpSpPr>
                        <a:xfrm>
                          <a:off x="0" y="0"/>
                          <a:ext cx="5986733" cy="6349332"/>
                          <a:chOff x="0" y="0"/>
                          <a:chExt cx="5986733" cy="6349332"/>
                        </a:xfrm>
                      </wpg:grpSpPr>
                      <wpg:grpSp>
                        <wpg:cNvPr id="749" name="Group 749"/>
                        <wpg:cNvGrpSpPr/>
                        <wpg:grpSpPr>
                          <a:xfrm>
                            <a:off x="0" y="280251"/>
                            <a:ext cx="5279351" cy="5660979"/>
                            <a:chOff x="0" y="280251"/>
                            <a:chExt cx="5279351" cy="5660979"/>
                          </a:xfrm>
                        </wpg:grpSpPr>
                        <wps:wsp>
                          <wps:cNvPr id="750" name="Text Box 750"/>
                          <wps:cNvSpPr txBox="1"/>
                          <wps:spPr>
                            <a:xfrm>
                              <a:off x="1936736" y="280251"/>
                              <a:ext cx="2128520" cy="277495"/>
                            </a:xfrm>
                            <a:prstGeom prst="rect">
                              <a:avLst/>
                            </a:prstGeom>
                            <a:noFill/>
                          </wps:spPr>
                          <wps:txbx>
                            <w:txbxContent>
                              <w:p w14:paraId="015261F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wps:txbx>
                          <wps:bodyPr wrap="none" rtlCol="0">
                            <a:spAutoFit/>
                          </wps:bodyPr>
                        </wps:wsp>
                        <wps:wsp>
                          <wps:cNvPr id="751" name="Text Box 751"/>
                          <wps:cNvSpPr txBox="1"/>
                          <wps:spPr>
                            <a:xfrm>
                              <a:off x="1929923" y="3059016"/>
                              <a:ext cx="629285" cy="277495"/>
                            </a:xfrm>
                            <a:prstGeom prst="rect">
                              <a:avLst/>
                            </a:prstGeom>
                            <a:noFill/>
                          </wps:spPr>
                          <wps:txbx>
                            <w:txbxContent>
                              <w:p w14:paraId="5084EF7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752" name="Group 752"/>
                          <wpg:cNvGrpSpPr/>
                          <wpg:grpSpPr>
                            <a:xfrm>
                              <a:off x="1017592" y="756620"/>
                              <a:ext cx="3806314" cy="2222669"/>
                              <a:chOff x="1017592" y="756620"/>
                              <a:chExt cx="3806314" cy="2222669"/>
                            </a:xfrm>
                          </wpg:grpSpPr>
                          <wpg:grpSp>
                            <wpg:cNvPr id="753" name="Group 753"/>
                            <wpg:cNvGrpSpPr/>
                            <wpg:grpSpPr>
                              <a:xfrm>
                                <a:off x="1772431" y="766076"/>
                                <a:ext cx="2705132" cy="1382477"/>
                                <a:chOff x="1772431" y="766076"/>
                                <a:chExt cx="2705132" cy="1382477"/>
                              </a:xfrm>
                            </wpg:grpSpPr>
                            <wps:wsp>
                              <wps:cNvPr id="754" name="Rectangle 754"/>
                              <wps:cNvSpPr/>
                              <wps:spPr>
                                <a:xfrm>
                                  <a:off x="1772431" y="766076"/>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6E44F14" w14:textId="77777777" w:rsidR="00233AC5" w:rsidRDefault="00233AC5" w:rsidP="00A254D6">
                                    <w:pPr>
                                      <w:rPr>
                                        <w:rFonts w:eastAsia="Times New Roman" w:cs="Times New Roman"/>
                                      </w:rPr>
                                    </w:pPr>
                                  </w:p>
                                </w:txbxContent>
                              </wps:txbx>
                              <wps:bodyPr rtlCol="0" anchor="ctr"/>
                            </wps:wsp>
                            <wps:wsp>
                              <wps:cNvPr id="755" name="Rectangle 755"/>
                              <wps:cNvSpPr/>
                              <wps:spPr>
                                <a:xfrm>
                                  <a:off x="3154328" y="839454"/>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FBA67D7" w14:textId="77777777" w:rsidR="00233AC5" w:rsidRDefault="00233AC5" w:rsidP="00A254D6">
                                    <w:pPr>
                                      <w:rPr>
                                        <w:rFonts w:eastAsia="Times New Roman" w:cs="Times New Roman"/>
                                      </w:rPr>
                                    </w:pPr>
                                  </w:p>
                                </w:txbxContent>
                              </wps:txbx>
                              <wps:bodyPr rtlCol="0" anchor="ctr"/>
                            </wps:wsp>
                            <wps:wsp>
                              <wps:cNvPr id="756" name="Rectangle 756"/>
                              <wps:cNvSpPr/>
                              <wps:spPr>
                                <a:xfrm>
                                  <a:off x="3244836" y="1697409"/>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D2E7813" w14:textId="77777777" w:rsidR="00233AC5" w:rsidRDefault="00233AC5" w:rsidP="00A254D6">
                                    <w:pPr>
                                      <w:rPr>
                                        <w:rFonts w:eastAsia="Times New Roman" w:cs="Times New Roman"/>
                                      </w:rPr>
                                    </w:pPr>
                                  </w:p>
                                </w:txbxContent>
                              </wps:txbx>
                              <wps:bodyPr rtlCol="0" anchor="ctr"/>
                            </wps:wsp>
                            <wps:wsp>
                              <wps:cNvPr id="757" name="Rectangle 757"/>
                              <wps:cNvSpPr/>
                              <wps:spPr>
                                <a:xfrm>
                                  <a:off x="1772431" y="766076"/>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AC149FE" w14:textId="77777777" w:rsidR="00233AC5" w:rsidRDefault="00233AC5" w:rsidP="00A254D6">
                                    <w:pPr>
                                      <w:rPr>
                                        <w:rFonts w:eastAsia="Times New Roman" w:cs="Times New Roman"/>
                                      </w:rPr>
                                    </w:pPr>
                                  </w:p>
                                </w:txbxContent>
                              </wps:txbx>
                              <wps:bodyPr rtlCol="0" anchor="ctr"/>
                            </wps:wsp>
                            <wps:wsp>
                              <wps:cNvPr id="758" name="Rectangle 758"/>
                              <wps:cNvSpPr/>
                              <wps:spPr>
                                <a:xfrm>
                                  <a:off x="1780898" y="1020079"/>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4406DFE" w14:textId="77777777" w:rsidR="00233AC5" w:rsidRDefault="00233AC5" w:rsidP="00A254D6">
                                    <w:pPr>
                                      <w:rPr>
                                        <w:rFonts w:eastAsia="Times New Roman" w:cs="Times New Roman"/>
                                      </w:rPr>
                                    </w:pPr>
                                  </w:p>
                                </w:txbxContent>
                              </wps:txbx>
                              <wps:bodyPr rtlCol="0" anchor="ctr"/>
                            </wps:wsp>
                            <wps:wsp>
                              <wps:cNvPr id="759" name="Rectangle 759"/>
                              <wps:cNvSpPr/>
                              <wps:spPr>
                                <a:xfrm>
                                  <a:off x="1780898" y="1595818"/>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6C85F25" w14:textId="77777777" w:rsidR="00233AC5" w:rsidRDefault="00233AC5" w:rsidP="00A254D6">
                                    <w:pPr>
                                      <w:rPr>
                                        <w:rFonts w:eastAsia="Times New Roman" w:cs="Times New Roman"/>
                                      </w:rPr>
                                    </w:pPr>
                                  </w:p>
                                </w:txbxContent>
                              </wps:txbx>
                              <wps:bodyPr rtlCol="0" anchor="ctr"/>
                            </wps:wsp>
                          </wpg:grpSp>
                          <wps:wsp>
                            <wps:cNvPr id="760" name="Straight Connector 760"/>
                            <wps:cNvCnPr/>
                            <wps:spPr>
                              <a:xfrm flipV="1">
                                <a:off x="3722724" y="2155614"/>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1" name="Straight Connector 761"/>
                            <wps:cNvCnPr/>
                            <wps:spPr>
                              <a:xfrm flipV="1">
                                <a:off x="1026059" y="75662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2" name="Straight Connector 762"/>
                            <wps:cNvCnPr/>
                            <wps:spPr>
                              <a:xfrm flipV="1">
                                <a:off x="4489025" y="1799018"/>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g:cNvPr id="763" name="Group 763"/>
                            <wpg:cNvGrpSpPr/>
                            <wpg:grpSpPr>
                              <a:xfrm>
                                <a:off x="1381659" y="1172479"/>
                                <a:ext cx="2705132" cy="1382477"/>
                                <a:chOff x="1381659" y="1172479"/>
                                <a:chExt cx="2705132" cy="1382477"/>
                              </a:xfrm>
                            </wpg:grpSpPr>
                            <wps:wsp>
                              <wps:cNvPr id="764" name="Rectangle 764"/>
                              <wps:cNvSpPr/>
                              <wps:spPr>
                                <a:xfrm>
                                  <a:off x="1381659" y="1172479"/>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F6FF48" w14:textId="77777777" w:rsidR="00233AC5" w:rsidRDefault="00233AC5" w:rsidP="00A254D6">
                                    <w:pPr>
                                      <w:rPr>
                                        <w:rFonts w:eastAsia="Times New Roman" w:cs="Times New Roman"/>
                                      </w:rPr>
                                    </w:pPr>
                                  </w:p>
                                </w:txbxContent>
                              </wps:txbx>
                              <wps:bodyPr rtlCol="0" anchor="ctr"/>
                            </wps:wsp>
                            <wps:wsp>
                              <wps:cNvPr id="765" name="Rectangle 765"/>
                              <wps:cNvSpPr/>
                              <wps:spPr>
                                <a:xfrm>
                                  <a:off x="2763556" y="1245857"/>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1AC5C21" w14:textId="77777777" w:rsidR="00233AC5" w:rsidRDefault="00233AC5" w:rsidP="00A254D6">
                                    <w:pPr>
                                      <w:rPr>
                                        <w:rFonts w:eastAsia="Times New Roman" w:cs="Times New Roman"/>
                                      </w:rPr>
                                    </w:pPr>
                                  </w:p>
                                </w:txbxContent>
                              </wps:txbx>
                              <wps:bodyPr rtlCol="0" anchor="ctr"/>
                            </wps:wsp>
                            <wps:wsp>
                              <wps:cNvPr id="766" name="Rectangle 766"/>
                              <wps:cNvSpPr/>
                              <wps:spPr>
                                <a:xfrm>
                                  <a:off x="2854064" y="2103812"/>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C5711D6" w14:textId="77777777" w:rsidR="00233AC5" w:rsidRDefault="00233AC5" w:rsidP="00A254D6">
                                    <w:pPr>
                                      <w:rPr>
                                        <w:rFonts w:eastAsia="Times New Roman" w:cs="Times New Roman"/>
                                      </w:rPr>
                                    </w:pPr>
                                  </w:p>
                                </w:txbxContent>
                              </wps:txbx>
                              <wps:bodyPr rtlCol="0" anchor="ctr"/>
                            </wps:wsp>
                            <wps:wsp>
                              <wps:cNvPr id="767" name="Rectangle 767"/>
                              <wps:cNvSpPr/>
                              <wps:spPr>
                                <a:xfrm>
                                  <a:off x="1381659" y="1172479"/>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3543341" w14:textId="77777777" w:rsidR="00233AC5" w:rsidRDefault="00233AC5" w:rsidP="00A254D6">
                                    <w:pPr>
                                      <w:rPr>
                                        <w:rFonts w:eastAsia="Times New Roman" w:cs="Times New Roman"/>
                                      </w:rPr>
                                    </w:pPr>
                                  </w:p>
                                </w:txbxContent>
                              </wps:txbx>
                              <wps:bodyPr rtlCol="0" anchor="ctr"/>
                            </wps:wsp>
                            <wps:wsp>
                              <wps:cNvPr id="768" name="Rectangle 768"/>
                              <wps:cNvSpPr/>
                              <wps:spPr>
                                <a:xfrm>
                                  <a:off x="1390126" y="1426482"/>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03F2FD6" w14:textId="77777777" w:rsidR="00233AC5" w:rsidRDefault="00233AC5" w:rsidP="00A254D6">
                                    <w:pPr>
                                      <w:rPr>
                                        <w:rFonts w:eastAsia="Times New Roman" w:cs="Times New Roman"/>
                                      </w:rPr>
                                    </w:pPr>
                                  </w:p>
                                </w:txbxContent>
                              </wps:txbx>
                              <wps:bodyPr rtlCol="0" anchor="ctr"/>
                            </wps:wsp>
                            <wps:wsp>
                              <wps:cNvPr id="769" name="Rectangle 769"/>
                              <wps:cNvSpPr/>
                              <wps:spPr>
                                <a:xfrm>
                                  <a:off x="1390126" y="2002221"/>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31AFBD0" w14:textId="77777777" w:rsidR="00233AC5" w:rsidRDefault="00233AC5" w:rsidP="00A254D6">
                                    <w:pPr>
                                      <w:rPr>
                                        <w:rFonts w:eastAsia="Times New Roman" w:cs="Times New Roman"/>
                                      </w:rPr>
                                    </w:pPr>
                                  </w:p>
                                </w:txbxContent>
                              </wps:txbx>
                              <wps:bodyPr rtlCol="0" anchor="ctr"/>
                            </wps:wsp>
                          </wpg:grpSp>
                          <wpg:grpSp>
                            <wpg:cNvPr id="770" name="Group 770"/>
                            <wpg:cNvGrpSpPr/>
                            <wpg:grpSpPr>
                              <a:xfrm>
                                <a:off x="1017592" y="1580295"/>
                                <a:ext cx="2705132" cy="1382477"/>
                                <a:chOff x="1017592" y="1580295"/>
                                <a:chExt cx="2705132" cy="1382477"/>
                              </a:xfrm>
                            </wpg:grpSpPr>
                            <wps:wsp>
                              <wps:cNvPr id="771" name="Rectangle 771"/>
                              <wps:cNvSpPr/>
                              <wps:spPr>
                                <a:xfrm>
                                  <a:off x="1017592" y="1580295"/>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3B1096" w14:textId="77777777" w:rsidR="00233AC5" w:rsidRDefault="00233AC5" w:rsidP="00A254D6">
                                    <w:pPr>
                                      <w:rPr>
                                        <w:rFonts w:eastAsia="Times New Roman" w:cs="Times New Roman"/>
                                      </w:rPr>
                                    </w:pPr>
                                  </w:p>
                                </w:txbxContent>
                              </wps:txbx>
                              <wps:bodyPr rtlCol="0" anchor="ctr"/>
                            </wps:wsp>
                            <wps:wsp>
                              <wps:cNvPr id="772" name="Rectangle 772"/>
                              <wps:cNvSpPr/>
                              <wps:spPr>
                                <a:xfrm>
                                  <a:off x="2399489" y="1653673"/>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DF822EA" w14:textId="77777777" w:rsidR="00233AC5" w:rsidRDefault="00233AC5" w:rsidP="00A254D6">
                                    <w:pPr>
                                      <w:rPr>
                                        <w:rFonts w:eastAsia="Times New Roman" w:cs="Times New Roman"/>
                                      </w:rPr>
                                    </w:pPr>
                                  </w:p>
                                </w:txbxContent>
                              </wps:txbx>
                              <wps:bodyPr rtlCol="0" anchor="ctr"/>
                            </wps:wsp>
                            <wps:wsp>
                              <wps:cNvPr id="773" name="Rectangle 773"/>
                              <wps:cNvSpPr/>
                              <wps:spPr>
                                <a:xfrm>
                                  <a:off x="2489997" y="2511628"/>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3601C03" w14:textId="77777777" w:rsidR="00233AC5" w:rsidRDefault="00233AC5" w:rsidP="00A254D6">
                                    <w:pPr>
                                      <w:rPr>
                                        <w:rFonts w:eastAsia="Times New Roman" w:cs="Times New Roman"/>
                                      </w:rPr>
                                    </w:pPr>
                                  </w:p>
                                </w:txbxContent>
                              </wps:txbx>
                              <wps:bodyPr rtlCol="0" anchor="ctr"/>
                            </wps:wsp>
                            <wps:wsp>
                              <wps:cNvPr id="774" name="Rectangle 774"/>
                              <wps:cNvSpPr/>
                              <wps:spPr>
                                <a:xfrm>
                                  <a:off x="1017592" y="1580295"/>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1F70FD" w14:textId="77777777" w:rsidR="00233AC5" w:rsidRDefault="00233AC5" w:rsidP="00A254D6">
                                    <w:pPr>
                                      <w:rPr>
                                        <w:rFonts w:eastAsia="Times New Roman" w:cs="Times New Roman"/>
                                      </w:rPr>
                                    </w:pPr>
                                  </w:p>
                                </w:txbxContent>
                              </wps:txbx>
                              <wps:bodyPr rtlCol="0" anchor="ctr"/>
                            </wps:wsp>
                            <wps:wsp>
                              <wps:cNvPr id="775" name="Rectangle 775"/>
                              <wps:cNvSpPr/>
                              <wps:spPr>
                                <a:xfrm>
                                  <a:off x="1026059" y="1834298"/>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63E61D8" w14:textId="77777777" w:rsidR="00233AC5" w:rsidRDefault="00233AC5" w:rsidP="00A254D6">
                                    <w:pPr>
                                      <w:rPr>
                                        <w:rFonts w:eastAsia="Times New Roman" w:cs="Times New Roman"/>
                                      </w:rPr>
                                    </w:pPr>
                                  </w:p>
                                </w:txbxContent>
                              </wps:txbx>
                              <wps:bodyPr rtlCol="0" anchor="ctr"/>
                            </wps:wsp>
                            <wps:wsp>
                              <wps:cNvPr id="776" name="Rectangle 776"/>
                              <wps:cNvSpPr/>
                              <wps:spPr>
                                <a:xfrm>
                                  <a:off x="1026059" y="241003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23C5D55" w14:textId="77777777" w:rsidR="00233AC5" w:rsidRDefault="00233AC5" w:rsidP="00A254D6">
                                    <w:pPr>
                                      <w:rPr>
                                        <w:rFonts w:eastAsia="Times New Roman" w:cs="Times New Roman"/>
                                      </w:rPr>
                                    </w:pPr>
                                  </w:p>
                                </w:txbxContent>
                              </wps:txbx>
                              <wps:bodyPr rtlCol="0" anchor="ctr"/>
                            </wps:wsp>
                          </wpg:grpSp>
                          <wps:wsp>
                            <wps:cNvPr id="777" name="Straight Connector 777"/>
                            <wps:cNvCnPr/>
                            <wps:spPr>
                              <a:xfrm flipV="1">
                                <a:off x="3722724" y="772143"/>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78" name="Group 778"/>
                          <wpg:cNvGrpSpPr/>
                          <wpg:grpSpPr>
                            <a:xfrm>
                              <a:off x="658607" y="3847916"/>
                              <a:ext cx="1342129" cy="372534"/>
                              <a:chOff x="658607" y="3847902"/>
                              <a:chExt cx="1441450" cy="279400"/>
                            </a:xfrm>
                          </wpg:grpSpPr>
                          <wps:wsp>
                            <wps:cNvPr id="779" name="Rectangle 779"/>
                            <wps:cNvSpPr/>
                            <wps:spPr>
                              <a:xfrm>
                                <a:off x="785607" y="38479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0D552C2" w14:textId="77777777" w:rsidR="00233AC5" w:rsidRDefault="00233AC5" w:rsidP="00A254D6">
                                  <w:pPr>
                                    <w:rPr>
                                      <w:rFonts w:eastAsia="Times New Roman" w:cs="Times New Roman"/>
                                    </w:rPr>
                                  </w:pPr>
                                </w:p>
                              </w:txbxContent>
                            </wps:txbx>
                            <wps:bodyPr rtlCol="0" anchor="ctr"/>
                          </wps:wsp>
                          <wps:wsp>
                            <wps:cNvPr id="780" name="Rectangle 780"/>
                            <wps:cNvSpPr/>
                            <wps:spPr>
                              <a:xfrm>
                                <a:off x="728457" y="39241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2D49DE5" w14:textId="77777777" w:rsidR="00233AC5" w:rsidRDefault="00233AC5" w:rsidP="00A254D6">
                                  <w:pPr>
                                    <w:rPr>
                                      <w:rFonts w:eastAsia="Times New Roman" w:cs="Times New Roman"/>
                                    </w:rPr>
                                  </w:pPr>
                                </w:p>
                              </w:txbxContent>
                            </wps:txbx>
                            <wps:bodyPr rtlCol="0" anchor="ctr"/>
                          </wps:wsp>
                          <wps:wsp>
                            <wps:cNvPr id="781" name="Rectangle 781"/>
                            <wps:cNvSpPr/>
                            <wps:spPr>
                              <a:xfrm>
                                <a:off x="658607" y="39876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B9FD42" w14:textId="77777777" w:rsidR="00233AC5" w:rsidRDefault="00233AC5" w:rsidP="00A254D6">
                                  <w:pPr>
                                    <w:rPr>
                                      <w:rFonts w:eastAsia="Times New Roman" w:cs="Times New Roman"/>
                                    </w:rPr>
                                  </w:pPr>
                                </w:p>
                              </w:txbxContent>
                            </wps:txbx>
                            <wps:bodyPr rtlCol="0" anchor="ctr"/>
                          </wps:wsp>
                          <wps:wsp>
                            <wps:cNvPr id="782" name="Straight Connector 782"/>
                            <wps:cNvCnPr/>
                            <wps:spPr>
                              <a:xfrm flipV="1">
                                <a:off x="65860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3" name="Straight Connector 783"/>
                            <wps:cNvCnPr/>
                            <wps:spPr>
                              <a:xfrm flipV="1">
                                <a:off x="196035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4" name="Straight Connector 784"/>
                            <wps:cNvCnPr/>
                            <wps:spPr>
                              <a:xfrm flipV="1">
                                <a:off x="1973057" y="398760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85" name="Group 785"/>
                          <wpg:cNvGrpSpPr/>
                          <wpg:grpSpPr>
                            <a:xfrm>
                              <a:off x="599808" y="5531464"/>
                              <a:ext cx="1342129" cy="372534"/>
                              <a:chOff x="599808" y="5531444"/>
                              <a:chExt cx="1441450" cy="279400"/>
                            </a:xfrm>
                          </wpg:grpSpPr>
                          <wps:wsp>
                            <wps:cNvPr id="786" name="Rectangle 786"/>
                            <wps:cNvSpPr/>
                            <wps:spPr>
                              <a:xfrm>
                                <a:off x="726808" y="55314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735A71E" w14:textId="77777777" w:rsidR="00233AC5" w:rsidRDefault="00233AC5" w:rsidP="00A254D6">
                                  <w:pPr>
                                    <w:rPr>
                                      <w:rFonts w:eastAsia="Times New Roman" w:cs="Times New Roman"/>
                                    </w:rPr>
                                  </w:pPr>
                                </w:p>
                              </w:txbxContent>
                            </wps:txbx>
                            <wps:bodyPr rtlCol="0" anchor="ctr"/>
                          </wps:wsp>
                          <wps:wsp>
                            <wps:cNvPr id="787" name="Rectangle 787"/>
                            <wps:cNvSpPr/>
                            <wps:spPr>
                              <a:xfrm>
                                <a:off x="669658" y="56076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0590815" w14:textId="77777777" w:rsidR="00233AC5" w:rsidRDefault="00233AC5" w:rsidP="00A254D6">
                                  <w:pPr>
                                    <w:rPr>
                                      <w:rFonts w:eastAsia="Times New Roman" w:cs="Times New Roman"/>
                                    </w:rPr>
                                  </w:pPr>
                                </w:p>
                              </w:txbxContent>
                            </wps:txbx>
                            <wps:bodyPr rtlCol="0" anchor="ctr"/>
                          </wps:wsp>
                          <wps:wsp>
                            <wps:cNvPr id="788" name="Rectangle 788"/>
                            <wps:cNvSpPr/>
                            <wps:spPr>
                              <a:xfrm>
                                <a:off x="599808" y="56711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297F3D5" w14:textId="77777777" w:rsidR="00233AC5" w:rsidRDefault="00233AC5" w:rsidP="00A254D6">
                                  <w:pPr>
                                    <w:rPr>
                                      <w:rFonts w:eastAsia="Times New Roman" w:cs="Times New Roman"/>
                                    </w:rPr>
                                  </w:pPr>
                                </w:p>
                              </w:txbxContent>
                            </wps:txbx>
                            <wps:bodyPr rtlCol="0" anchor="ctr"/>
                          </wps:wsp>
                          <wps:wsp>
                            <wps:cNvPr id="789" name="Straight Connector 789"/>
                            <wps:cNvCnPr/>
                            <wps:spPr>
                              <a:xfrm flipV="1">
                                <a:off x="59980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0" name="Straight Connector 790"/>
                            <wps:cNvCnPr/>
                            <wps:spPr>
                              <a:xfrm flipV="1">
                                <a:off x="190155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1" name="Straight Connector 791"/>
                            <wps:cNvCnPr/>
                            <wps:spPr>
                              <a:xfrm flipV="1">
                                <a:off x="1914258" y="567114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792" name="Straight Arrow Connector 792"/>
                          <wps:cNvCnPr/>
                          <wps:spPr>
                            <a:xfrm flipV="1">
                              <a:off x="1994824" y="3678005"/>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793" name="Straight Arrow Connector 793"/>
                          <wps:cNvCnPr/>
                          <wps:spPr>
                            <a:xfrm flipV="1">
                              <a:off x="1947851" y="5341954"/>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794" name="Group 794"/>
                          <wpg:cNvGrpSpPr/>
                          <wpg:grpSpPr>
                            <a:xfrm>
                              <a:off x="586080" y="4529328"/>
                              <a:ext cx="1432395" cy="694266"/>
                              <a:chOff x="586080" y="4529337"/>
                              <a:chExt cx="1536700" cy="520700"/>
                            </a:xfrm>
                          </wpg:grpSpPr>
                          <wps:wsp>
                            <wps:cNvPr id="795" name="Rectangle 795"/>
                            <wps:cNvSpPr/>
                            <wps:spPr>
                              <a:xfrm>
                                <a:off x="814680" y="45293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A7202ED" w14:textId="77777777" w:rsidR="00233AC5" w:rsidRDefault="00233AC5" w:rsidP="00A254D6">
                                  <w:pPr>
                                    <w:rPr>
                                      <w:rFonts w:eastAsia="Times New Roman" w:cs="Times New Roman"/>
                                    </w:rPr>
                                  </w:pPr>
                                </w:p>
                              </w:txbxContent>
                            </wps:txbx>
                            <wps:bodyPr rtlCol="0" anchor="ctr"/>
                          </wps:wsp>
                          <wps:wsp>
                            <wps:cNvPr id="796" name="Rectangle 796"/>
                            <wps:cNvSpPr/>
                            <wps:spPr>
                              <a:xfrm>
                                <a:off x="706730" y="46182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2E7220D" w14:textId="77777777" w:rsidR="00233AC5" w:rsidRDefault="00233AC5" w:rsidP="00A254D6">
                                  <w:pPr>
                                    <w:rPr>
                                      <w:rFonts w:eastAsia="Times New Roman" w:cs="Times New Roman"/>
                                    </w:rPr>
                                  </w:pPr>
                                </w:p>
                              </w:txbxContent>
                            </wps:txbx>
                            <wps:bodyPr rtlCol="0" anchor="ctr"/>
                          </wps:wsp>
                          <wps:wsp>
                            <wps:cNvPr id="797" name="Rectangle 797"/>
                            <wps:cNvSpPr/>
                            <wps:spPr>
                              <a:xfrm>
                                <a:off x="586080" y="472618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8123267" w14:textId="77777777" w:rsidR="00233AC5" w:rsidRDefault="00233AC5" w:rsidP="00A254D6">
                                  <w:pPr>
                                    <w:rPr>
                                      <w:rFonts w:eastAsia="Times New Roman" w:cs="Times New Roman"/>
                                    </w:rPr>
                                  </w:pPr>
                                </w:p>
                              </w:txbxContent>
                            </wps:txbx>
                            <wps:bodyPr rtlCol="0" anchor="ctr"/>
                          </wps:wsp>
                          <wps:wsp>
                            <wps:cNvPr id="798" name="Straight Connector 798"/>
                            <wps:cNvCnPr/>
                            <wps:spPr>
                              <a:xfrm flipV="1">
                                <a:off x="586080" y="452933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9" name="Straight Connector 799"/>
                            <wps:cNvCnPr/>
                            <wps:spPr>
                              <a:xfrm flipV="1">
                                <a:off x="1887830" y="45356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00" name="Straight Connector 800"/>
                            <wps:cNvCnPr/>
                            <wps:spPr>
                              <a:xfrm flipV="1">
                                <a:off x="1894180" y="48531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801" name="Straight Arrow Connector 801"/>
                          <wps:cNvCnPr/>
                          <wps:spPr>
                            <a:xfrm flipV="1">
                              <a:off x="2031998" y="4650695"/>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802" name="Text Box 802"/>
                          <wps:cNvSpPr txBox="1"/>
                          <wps:spPr>
                            <a:xfrm>
                              <a:off x="1554832" y="3980740"/>
                              <a:ext cx="340700" cy="261610"/>
                            </a:xfrm>
                            <a:prstGeom prst="rect">
                              <a:avLst/>
                            </a:prstGeom>
                            <a:noFill/>
                          </wps:spPr>
                          <wps:txbx>
                            <w:txbxContent>
                              <w:p w14:paraId="2D245F8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03" name="Text Box 803"/>
                          <wps:cNvSpPr txBox="1"/>
                          <wps:spPr>
                            <a:xfrm>
                              <a:off x="1470851" y="5654422"/>
                              <a:ext cx="324779" cy="261610"/>
                            </a:xfrm>
                            <a:prstGeom prst="rect">
                              <a:avLst/>
                            </a:prstGeom>
                            <a:noFill/>
                          </wps:spPr>
                          <wps:txbx>
                            <w:txbxContent>
                              <w:p w14:paraId="67727E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04" name="Text Box 804"/>
                          <wps:cNvSpPr txBox="1"/>
                          <wps:spPr>
                            <a:xfrm>
                              <a:off x="1511384" y="4813338"/>
                              <a:ext cx="325137" cy="261610"/>
                            </a:xfrm>
                            <a:prstGeom prst="rect">
                              <a:avLst/>
                            </a:prstGeom>
                            <a:noFill/>
                          </wps:spPr>
                          <wps:txbx>
                            <w:txbxContent>
                              <w:p w14:paraId="2E71FC7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g:grpSp>
                          <wpg:cNvPr id="805" name="Group 805"/>
                          <wpg:cNvGrpSpPr/>
                          <wpg:grpSpPr>
                            <a:xfrm>
                              <a:off x="3327722" y="3718959"/>
                              <a:ext cx="1951629" cy="875687"/>
                              <a:chOff x="3327722" y="3718959"/>
                              <a:chExt cx="1951629" cy="875687"/>
                            </a:xfrm>
                          </wpg:grpSpPr>
                          <wps:wsp>
                            <wps:cNvPr id="806" name="Rectangle 806"/>
                            <wps:cNvSpPr/>
                            <wps:spPr>
                              <a:xfrm>
                                <a:off x="3711743" y="3726966"/>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EEA68F" w14:textId="77777777" w:rsidR="00233AC5" w:rsidRDefault="00233AC5" w:rsidP="00A254D6">
                                  <w:pPr>
                                    <w:rPr>
                                      <w:rFonts w:eastAsia="Times New Roman" w:cs="Times New Roman"/>
                                    </w:rPr>
                                  </w:pPr>
                                </w:p>
                              </w:txbxContent>
                            </wps:txbx>
                            <wps:bodyPr rtlCol="0" anchor="ctr"/>
                          </wps:wsp>
                          <wps:wsp>
                            <wps:cNvPr id="807" name="Rectangle 807"/>
                            <wps:cNvSpPr/>
                            <wps:spPr>
                              <a:xfrm>
                                <a:off x="3518485" y="3908867"/>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F78B38A" w14:textId="77777777" w:rsidR="00233AC5" w:rsidRDefault="00233AC5" w:rsidP="00A254D6">
                                  <w:pPr>
                                    <w:rPr>
                                      <w:rFonts w:eastAsia="Times New Roman" w:cs="Times New Roman"/>
                                    </w:rPr>
                                  </w:pPr>
                                </w:p>
                              </w:txbxContent>
                            </wps:txbx>
                            <wps:bodyPr rtlCol="0" anchor="ctr"/>
                          </wps:wsp>
                          <wps:wsp>
                            <wps:cNvPr id="808" name="Rectangle 808"/>
                            <wps:cNvSpPr/>
                            <wps:spPr>
                              <a:xfrm>
                                <a:off x="3327722" y="409418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48C64B7" w14:textId="77777777" w:rsidR="00233AC5" w:rsidRDefault="00233AC5" w:rsidP="00A254D6">
                                  <w:pPr>
                                    <w:rPr>
                                      <w:rFonts w:eastAsia="Times New Roman" w:cs="Times New Roman"/>
                                    </w:rPr>
                                  </w:pPr>
                                </w:p>
                              </w:txbxContent>
                            </wps:txbx>
                            <wps:bodyPr rtlCol="0" anchor="ctr"/>
                          </wps:wsp>
                          <wps:wsp>
                            <wps:cNvPr id="809" name="Straight Connector 809"/>
                            <wps:cNvCnPr/>
                            <wps:spPr>
                              <a:xfrm flipV="1">
                                <a:off x="4944470" y="3908867"/>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10" name="Text Box 810"/>
                            <wps:cNvSpPr txBox="1"/>
                            <wps:spPr>
                              <a:xfrm>
                                <a:off x="4241000" y="4111545"/>
                                <a:ext cx="325137" cy="261610"/>
                              </a:xfrm>
                              <a:prstGeom prst="rect">
                                <a:avLst/>
                              </a:prstGeom>
                              <a:noFill/>
                            </wps:spPr>
                            <wps:txbx>
                              <w:txbxContent>
                                <w:p w14:paraId="3900811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11" name="Straight Connector 811"/>
                            <wps:cNvCnPr/>
                            <wps:spPr>
                              <a:xfrm flipV="1">
                                <a:off x="4560449" y="4218033"/>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2" name="Straight Connector 812"/>
                            <wps:cNvCnPr/>
                            <wps:spPr>
                              <a:xfrm flipV="1">
                                <a:off x="4563090" y="372696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3" name="Straight Connector 813"/>
                            <wps:cNvCnPr/>
                            <wps:spPr>
                              <a:xfrm flipV="1">
                                <a:off x="3335773" y="371895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814" name="Group 814"/>
                          <wpg:cNvGrpSpPr/>
                          <wpg:grpSpPr>
                            <a:xfrm>
                              <a:off x="3231261" y="5186794"/>
                              <a:ext cx="1960096" cy="717184"/>
                              <a:chOff x="3231261" y="5186794"/>
                              <a:chExt cx="1960096" cy="717184"/>
                            </a:xfrm>
                          </wpg:grpSpPr>
                          <wps:wsp>
                            <wps:cNvPr id="815" name="Rectangle 815"/>
                            <wps:cNvSpPr/>
                            <wps:spPr>
                              <a:xfrm>
                                <a:off x="3623749" y="5191938"/>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364590B" w14:textId="77777777" w:rsidR="00233AC5" w:rsidRDefault="00233AC5" w:rsidP="00A254D6">
                                  <w:pPr>
                                    <w:rPr>
                                      <w:rFonts w:eastAsia="Times New Roman" w:cs="Times New Roman"/>
                                    </w:rPr>
                                  </w:pPr>
                                </w:p>
                              </w:txbxContent>
                            </wps:txbx>
                            <wps:bodyPr rtlCol="0" anchor="ctr"/>
                          </wps:wsp>
                          <wps:wsp>
                            <wps:cNvPr id="816" name="Rectangle 816"/>
                            <wps:cNvSpPr/>
                            <wps:spPr>
                              <a:xfrm>
                                <a:off x="3452376" y="5362264"/>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BB8DC1B" w14:textId="77777777" w:rsidR="00233AC5" w:rsidRDefault="00233AC5" w:rsidP="00A254D6">
                                  <w:pPr>
                                    <w:rPr>
                                      <w:rFonts w:eastAsia="Times New Roman" w:cs="Times New Roman"/>
                                    </w:rPr>
                                  </w:pPr>
                                </w:p>
                              </w:txbxContent>
                            </wps:txbx>
                            <wps:bodyPr rtlCol="0" anchor="ctr"/>
                          </wps:wsp>
                          <wps:wsp>
                            <wps:cNvPr id="817" name="Rectangle 817"/>
                            <wps:cNvSpPr/>
                            <wps:spPr>
                              <a:xfrm>
                                <a:off x="3231261" y="5569079"/>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DE0BADF" w14:textId="77777777" w:rsidR="00233AC5" w:rsidRDefault="00233AC5" w:rsidP="00A254D6">
                                  <w:pPr>
                                    <w:rPr>
                                      <w:rFonts w:eastAsia="Times New Roman" w:cs="Times New Roman"/>
                                    </w:rPr>
                                  </w:pPr>
                                </w:p>
                              </w:txbxContent>
                            </wps:txbx>
                            <wps:bodyPr rtlCol="0" anchor="ctr"/>
                          </wps:wsp>
                          <wps:wsp>
                            <wps:cNvPr id="818" name="Straight Connector 818"/>
                            <wps:cNvCnPr/>
                            <wps:spPr>
                              <a:xfrm flipV="1">
                                <a:off x="4463988" y="552736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9" name="Straight Connector 819"/>
                            <wps:cNvCnPr/>
                            <wps:spPr>
                              <a:xfrm flipV="1">
                                <a:off x="4463988" y="520451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0" name="Straight Connector 820"/>
                            <wps:cNvCnPr/>
                            <wps:spPr>
                              <a:xfrm flipV="1">
                                <a:off x="3231261" y="5186794"/>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1" name="Straight Connector 821"/>
                            <wps:cNvCnPr/>
                            <wps:spPr>
                              <a:xfrm flipV="1">
                                <a:off x="4856476" y="5186794"/>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22" name="Text Box 822"/>
                            <wps:cNvSpPr txBox="1"/>
                            <wps:spPr>
                              <a:xfrm>
                                <a:off x="4189277" y="5574204"/>
                                <a:ext cx="325137" cy="261610"/>
                              </a:xfrm>
                              <a:prstGeom prst="rect">
                                <a:avLst/>
                              </a:prstGeom>
                              <a:noFill/>
                            </wps:spPr>
                            <wps:txbx>
                              <w:txbxContent>
                                <w:p w14:paraId="516DC64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23" name="Text Box 823"/>
                          <wps:cNvSpPr txBox="1"/>
                          <wps:spPr>
                            <a:xfrm>
                              <a:off x="2730564" y="4212172"/>
                              <a:ext cx="463213" cy="276999"/>
                            </a:xfrm>
                            <a:prstGeom prst="rect">
                              <a:avLst/>
                            </a:prstGeom>
                            <a:noFill/>
                          </wps:spPr>
                          <wps:txbx>
                            <w:txbxContent>
                              <w:p w14:paraId="7B5CF772"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824" name="Text Box 824"/>
                          <wps:cNvSpPr txBox="1"/>
                          <wps:spPr>
                            <a:xfrm>
                              <a:off x="2673104" y="5597669"/>
                              <a:ext cx="454660" cy="277495"/>
                            </a:xfrm>
                            <a:prstGeom prst="rect">
                              <a:avLst/>
                            </a:prstGeom>
                            <a:noFill/>
                          </wps:spPr>
                          <wps:txbx>
                            <w:txbxContent>
                              <w:p w14:paraId="388DC634"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s:wsp>
                          <wps:cNvPr id="825" name="Text Box 825"/>
                          <wps:cNvSpPr txBox="1"/>
                          <wps:spPr>
                            <a:xfrm>
                              <a:off x="0" y="3996890"/>
                              <a:ext cx="452120" cy="277495"/>
                            </a:xfrm>
                            <a:prstGeom prst="rect">
                              <a:avLst/>
                            </a:prstGeom>
                            <a:noFill/>
                          </wps:spPr>
                          <wps:txbx>
                            <w:txbxContent>
                              <w:p w14:paraId="31F9810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826" name="Text Box 826"/>
                          <wps:cNvSpPr txBox="1"/>
                          <wps:spPr>
                            <a:xfrm>
                              <a:off x="14124" y="5663735"/>
                              <a:ext cx="443230" cy="277495"/>
                            </a:xfrm>
                            <a:prstGeom prst="rect">
                              <a:avLst/>
                            </a:prstGeom>
                            <a:noFill/>
                          </wps:spPr>
                          <wps:txbx>
                            <w:txbxContent>
                              <w:p w14:paraId="4BD8802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827" name="Text Box 827"/>
                          <wps:cNvSpPr txBox="1"/>
                          <wps:spPr>
                            <a:xfrm>
                              <a:off x="16259" y="4918112"/>
                              <a:ext cx="459105" cy="277495"/>
                            </a:xfrm>
                            <a:prstGeom prst="rect">
                              <a:avLst/>
                            </a:prstGeom>
                            <a:noFill/>
                          </wps:spPr>
                          <wps:txbx>
                            <w:txbxContent>
                              <w:p w14:paraId="4BB8328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828" name="Text Box 828"/>
                          <wps:cNvSpPr txBox="1"/>
                          <wps:spPr>
                            <a:xfrm>
                              <a:off x="1974462" y="1522868"/>
                              <a:ext cx="340700" cy="261610"/>
                            </a:xfrm>
                            <a:prstGeom prst="rect">
                              <a:avLst/>
                            </a:prstGeom>
                            <a:noFill/>
                          </wps:spPr>
                          <wps:txbx>
                            <w:txbxContent>
                              <w:p w14:paraId="74764166"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29" name="Text Box 829"/>
                          <wps:cNvSpPr txBox="1"/>
                          <wps:spPr>
                            <a:xfrm>
                              <a:off x="1968921" y="1943811"/>
                              <a:ext cx="325137" cy="261610"/>
                            </a:xfrm>
                            <a:prstGeom prst="rect">
                              <a:avLst/>
                            </a:prstGeom>
                            <a:noFill/>
                          </wps:spPr>
                          <wps:txbx>
                            <w:txbxContent>
                              <w:p w14:paraId="77B7CB4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0" name="Text Box 830"/>
                          <wps:cNvSpPr txBox="1"/>
                          <wps:spPr>
                            <a:xfrm>
                              <a:off x="1981456" y="2380823"/>
                              <a:ext cx="324779" cy="261610"/>
                            </a:xfrm>
                            <a:prstGeom prst="rect">
                              <a:avLst/>
                            </a:prstGeom>
                            <a:noFill/>
                          </wps:spPr>
                          <wps:txbx>
                            <w:txbxContent>
                              <w:p w14:paraId="60FE7247"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31" name="Text Box 831"/>
                          <wps:cNvSpPr txBox="1"/>
                          <wps:spPr>
                            <a:xfrm>
                              <a:off x="3299305" y="1689822"/>
                              <a:ext cx="340700" cy="261610"/>
                            </a:xfrm>
                            <a:prstGeom prst="rect">
                              <a:avLst/>
                            </a:prstGeom>
                            <a:noFill/>
                          </wps:spPr>
                          <wps:txbx>
                            <w:txbxContent>
                              <w:p w14:paraId="1C730801"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32" name="Text Box 832"/>
                          <wps:cNvSpPr txBox="1"/>
                          <wps:spPr>
                            <a:xfrm>
                              <a:off x="3327722" y="2511628"/>
                              <a:ext cx="340700" cy="261610"/>
                            </a:xfrm>
                            <a:prstGeom prst="rect">
                              <a:avLst/>
                            </a:prstGeom>
                            <a:noFill/>
                          </wps:spPr>
                          <wps:txbx>
                            <w:txbxContent>
                              <w:p w14:paraId="0406CB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33" name="Text Box 833"/>
                        <wps:cNvSpPr txBox="1"/>
                        <wps:spPr>
                          <a:xfrm>
                            <a:off x="950585" y="3591660"/>
                            <a:ext cx="708025" cy="254000"/>
                          </a:xfrm>
                          <a:prstGeom prst="rect">
                            <a:avLst/>
                          </a:prstGeom>
                          <a:noFill/>
                        </wps:spPr>
                        <wps:txbx>
                          <w:txbxContent>
                            <w:p w14:paraId="13BFB5D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834" name="Text Box 834"/>
                        <wps:cNvSpPr txBox="1"/>
                        <wps:spPr>
                          <a:xfrm>
                            <a:off x="938122" y="4284315"/>
                            <a:ext cx="703580" cy="254000"/>
                          </a:xfrm>
                          <a:prstGeom prst="rect">
                            <a:avLst/>
                          </a:prstGeom>
                          <a:noFill/>
                        </wps:spPr>
                        <wps:txbx>
                          <w:txbxContent>
                            <w:p w14:paraId="3CAFA95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835" name="Text Box 835"/>
                        <wps:cNvSpPr txBox="1"/>
                        <wps:spPr>
                          <a:xfrm>
                            <a:off x="938122" y="5267724"/>
                            <a:ext cx="687070" cy="254000"/>
                          </a:xfrm>
                          <a:prstGeom prst="rect">
                            <a:avLst/>
                          </a:prstGeom>
                          <a:noFill/>
                        </wps:spPr>
                        <wps:txbx>
                          <w:txbxContent>
                            <w:p w14:paraId="3A01075D"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none" rtlCol="0">
                          <a:spAutoFit/>
                        </wps:bodyPr>
                      </wps:wsp>
                      <wps:wsp>
                        <wps:cNvPr id="836" name="Text Box 836"/>
                        <wps:cNvSpPr txBox="1"/>
                        <wps:spPr>
                          <a:xfrm>
                            <a:off x="1759763" y="3750810"/>
                            <a:ext cx="340700" cy="261610"/>
                          </a:xfrm>
                          <a:prstGeom prst="rect">
                            <a:avLst/>
                          </a:prstGeom>
                          <a:noFill/>
                        </wps:spPr>
                        <wps:txbx>
                          <w:txbxContent>
                            <w:p w14:paraId="5484459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37" name="Text Box 837"/>
                        <wps:cNvSpPr txBox="1"/>
                        <wps:spPr>
                          <a:xfrm>
                            <a:off x="1643784" y="4596637"/>
                            <a:ext cx="325137" cy="261610"/>
                          </a:xfrm>
                          <a:prstGeom prst="rect">
                            <a:avLst/>
                          </a:prstGeom>
                          <a:noFill/>
                        </wps:spPr>
                        <wps:txbx>
                          <w:txbxContent>
                            <w:p w14:paraId="716D89C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8" name="Text Box 838"/>
                        <wps:cNvSpPr txBox="1"/>
                        <wps:spPr>
                          <a:xfrm>
                            <a:off x="1755283" y="4454442"/>
                            <a:ext cx="325137" cy="261610"/>
                          </a:xfrm>
                          <a:prstGeom prst="rect">
                            <a:avLst/>
                          </a:prstGeom>
                          <a:noFill/>
                        </wps:spPr>
                        <wps:txbx>
                          <w:txbxContent>
                            <w:p w14:paraId="124BFA7B"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9" name="Text Box 839"/>
                        <wps:cNvSpPr txBox="1"/>
                        <wps:spPr>
                          <a:xfrm>
                            <a:off x="1698803" y="5443399"/>
                            <a:ext cx="324779" cy="261610"/>
                          </a:xfrm>
                          <a:prstGeom prst="rect">
                            <a:avLst/>
                          </a:prstGeom>
                          <a:noFill/>
                        </wps:spPr>
                        <wps:txbx>
                          <w:txbxContent>
                            <w:p w14:paraId="07D4E9F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40" name="Text Box 840"/>
                        <wps:cNvSpPr txBox="1"/>
                        <wps:spPr>
                          <a:xfrm>
                            <a:off x="4351845" y="5362264"/>
                            <a:ext cx="325137" cy="261610"/>
                          </a:xfrm>
                          <a:prstGeom prst="rect">
                            <a:avLst/>
                          </a:prstGeom>
                          <a:noFill/>
                        </wps:spPr>
                        <wps:txbx>
                          <w:txbxContent>
                            <w:p w14:paraId="0E20AC2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1" name="Text Box 841"/>
                        <wps:cNvSpPr txBox="1"/>
                        <wps:spPr>
                          <a:xfrm>
                            <a:off x="4530496" y="5137418"/>
                            <a:ext cx="360346" cy="261610"/>
                          </a:xfrm>
                          <a:prstGeom prst="rect">
                            <a:avLst/>
                          </a:prstGeom>
                          <a:noFill/>
                        </wps:spPr>
                        <wps:txbx>
                          <w:txbxContent>
                            <w:p w14:paraId="167944F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2" name="Text Box 842"/>
                        <wps:cNvSpPr txBox="1"/>
                        <wps:spPr>
                          <a:xfrm>
                            <a:off x="4426075" y="3908867"/>
                            <a:ext cx="325137" cy="261610"/>
                          </a:xfrm>
                          <a:prstGeom prst="rect">
                            <a:avLst/>
                          </a:prstGeom>
                          <a:noFill/>
                        </wps:spPr>
                        <wps:txbx>
                          <w:txbxContent>
                            <w:p w14:paraId="45566CD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3" name="Text Box 843"/>
                        <wps:cNvSpPr txBox="1"/>
                        <wps:spPr>
                          <a:xfrm>
                            <a:off x="4630441" y="3726966"/>
                            <a:ext cx="325137" cy="261610"/>
                          </a:xfrm>
                          <a:prstGeom prst="rect">
                            <a:avLst/>
                          </a:prstGeom>
                          <a:noFill/>
                        </wps:spPr>
                        <wps:txbx>
                          <w:txbxContent>
                            <w:p w14:paraId="1F99B8F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4" name="Text Box 844"/>
                        <wps:cNvSpPr txBox="1"/>
                        <wps:spPr>
                          <a:xfrm>
                            <a:off x="3906782" y="3464714"/>
                            <a:ext cx="713105" cy="254000"/>
                          </a:xfrm>
                          <a:prstGeom prst="rect">
                            <a:avLst/>
                          </a:prstGeom>
                          <a:noFill/>
                        </wps:spPr>
                        <wps:txbx>
                          <w:txbxContent>
                            <w:p w14:paraId="675A8FA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845" name="Text Box 845"/>
                        <wps:cNvSpPr txBox="1"/>
                        <wps:spPr>
                          <a:xfrm>
                            <a:off x="3790767" y="4916316"/>
                            <a:ext cx="695960" cy="254000"/>
                          </a:xfrm>
                          <a:prstGeom prst="rect">
                            <a:avLst/>
                          </a:prstGeom>
                          <a:noFill/>
                        </wps:spPr>
                        <wps:txbx>
                          <w:txbxContent>
                            <w:p w14:paraId="18471B3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846" name="Text Box 846"/>
                        <wps:cNvSpPr txBox="1"/>
                        <wps:spPr>
                          <a:xfrm>
                            <a:off x="3636191" y="1272020"/>
                            <a:ext cx="340700" cy="261610"/>
                          </a:xfrm>
                          <a:prstGeom prst="rect">
                            <a:avLst/>
                          </a:prstGeom>
                          <a:noFill/>
                        </wps:spPr>
                        <wps:txbx>
                          <w:txbxContent>
                            <w:p w14:paraId="7AECFE3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7" name="Text Box 847"/>
                        <wps:cNvSpPr txBox="1"/>
                        <wps:spPr>
                          <a:xfrm>
                            <a:off x="4066330" y="839454"/>
                            <a:ext cx="320725" cy="261610"/>
                          </a:xfrm>
                          <a:prstGeom prst="rect">
                            <a:avLst/>
                          </a:prstGeom>
                          <a:noFill/>
                        </wps:spPr>
                        <wps:txbx>
                          <w:txbxContent>
                            <w:p w14:paraId="70E1D5B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8" name="Text Box 848"/>
                        <wps:cNvSpPr txBox="1"/>
                        <wps:spPr>
                          <a:xfrm>
                            <a:off x="3740393" y="2119213"/>
                            <a:ext cx="340700" cy="261610"/>
                          </a:xfrm>
                          <a:prstGeom prst="rect">
                            <a:avLst/>
                          </a:prstGeom>
                          <a:noFill/>
                        </wps:spPr>
                        <wps:txbx>
                          <w:txbxContent>
                            <w:p w14:paraId="22D0441E"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9" name="Text Box 849"/>
                        <wps:cNvSpPr txBox="1"/>
                        <wps:spPr>
                          <a:xfrm>
                            <a:off x="4136863" y="1697409"/>
                            <a:ext cx="340700" cy="261610"/>
                          </a:xfrm>
                          <a:prstGeom prst="rect">
                            <a:avLst/>
                          </a:prstGeom>
                          <a:noFill/>
                        </wps:spPr>
                        <wps:txbx>
                          <w:txbxContent>
                            <w:p w14:paraId="2AD1F1C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50" name="Text Box 850"/>
                        <wps:cNvSpPr txBox="1"/>
                        <wps:spPr>
                          <a:xfrm>
                            <a:off x="2386009" y="1129057"/>
                            <a:ext cx="340700" cy="261610"/>
                          </a:xfrm>
                          <a:prstGeom prst="rect">
                            <a:avLst/>
                          </a:prstGeom>
                          <a:noFill/>
                        </wps:spPr>
                        <wps:txbx>
                          <w:txbxContent>
                            <w:p w14:paraId="5334AEE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1" name="Text Box 851"/>
                        <wps:cNvSpPr txBox="1"/>
                        <wps:spPr>
                          <a:xfrm>
                            <a:off x="2726709" y="708649"/>
                            <a:ext cx="340700" cy="261610"/>
                          </a:xfrm>
                          <a:prstGeom prst="rect">
                            <a:avLst/>
                          </a:prstGeom>
                          <a:noFill/>
                        </wps:spPr>
                        <wps:txbx>
                          <w:txbxContent>
                            <w:p w14:paraId="27262DA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2" name="Rectangle 852"/>
                        <wps:cNvSpPr/>
                        <wps:spPr>
                          <a:xfrm>
                            <a:off x="2136" y="0"/>
                            <a:ext cx="5984597" cy="634933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EB15A4B" w14:textId="77777777" w:rsidR="00233AC5" w:rsidRDefault="00233AC5" w:rsidP="00A254D6">
                              <w:pPr>
                                <w:rPr>
                                  <w:rFonts w:eastAsia="Times New Roman" w:cs="Times New Roman"/>
                                </w:rPr>
                              </w:pPr>
                            </w:p>
                          </w:txbxContent>
                        </wps:txbx>
                        <wps:bodyPr rtlCol="0" anchor="ctr"/>
                      </wps:wsp>
                    </wpg:wgp>
                  </a:graphicData>
                </a:graphic>
              </wp:inline>
            </w:drawing>
          </mc:Choice>
          <mc:Fallback>
            <w:pict>
              <v:group id="_x0000_s1362" style="width:471.4pt;height:499.95pt;mso-position-horizontal-relative:char;mso-position-vertical-relative:line" coordsize="59867,63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">
                <v:group id="Group 749" o:spid="_x0000_s1363" style="position:absolute;top:2802;width:52793;height:56610" coordorigin=",2802" coordsize="52793,56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shape id="Text Box 750" o:spid="_x0000_s1364" type="#_x0000_t202" style="position:absolute;left:19367;top:2802;width:21285;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KEMAA&#10;AADcAAAADwAAAGRycy9kb3ducmV2LnhtbERPyW7CMBC9V+IfrEHiBg6IrSkGIRaJW1n6AaN4GofE&#10;4yg2EPh6fKjU49PbF6vWVuJOjS8cKxgOEhDEmdMF5wp+Lvv+HIQPyBorx6TgSR5Wy87HAlPtHnyi&#10;+znkIoawT1GBCaFOpfSZIYt+4GriyP26xmKIsMmlbvARw20lR0kylRYLjg0Ga9oYysrzzSqYJ/a7&#10;LD9HR2/Hr+HEbLZuV1+V6nXb9ReIQG34F/+5D1rBbBLnxzPx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oKEMAAAADcAAAADwAAAAAAAAAAAAAAAACYAgAAZHJzL2Rvd25y&#10;ZXYueG1sUEsFBgAAAAAEAAQA9QAAAIUDAAAAAA==&#10;" filled="f" stroked="f">
                    <v:textbox style="mso-fit-shape-to-text:t">
                      <w:txbxContent>
                        <w:p w14:paraId="015261F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v:textbox>
                  </v:shape>
                  <v:shape id="Text Box 751" o:spid="_x0000_s1365" type="#_x0000_t202" style="position:absolute;left:19299;top:30590;width:629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i8QA&#10;AADcAAAADwAAAGRycy9kb3ducmV2LnhtbESPwW7CMBBE75X4B2uRegMnCFoIGFRBK3ErBT5gFS9x&#10;SLyOYhdSvh4jIfU4mpk3msWqs7W4UOtLxwrSYQKCOHe65ELB8fA1mILwAVlj7ZgU/JGH1bL3ssBM&#10;uyv/0GUfChEh7DNUYEJoMil9bsiiH7qGOHon11oMUbaF1C1eI9zWcpQkb9JiyXHBYENrQ3m1/7UK&#10;pon9rqrZaOft+JZOzHrjPpuzUq/97mMOIlAX/sPP9lYreJ+k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r4vEAAAA3AAAAA8AAAAAAAAAAAAAAAAAmAIAAGRycy9k&#10;b3ducmV2LnhtbFBLBQYAAAAABAAEAPUAAACJAwAAAAA=&#10;" filled="f" stroked="f">
                    <v:textbox style="mso-fit-shape-to-text:t">
                      <w:txbxContent>
                        <w:p w14:paraId="5084EF7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752" o:spid="_x0000_s1366" style="position:absolute;left:10175;top:7566;width:38064;height:22226" coordorigin="10175,7566" coordsize="38063,22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group id="Group 753" o:spid="_x0000_s1367" style="position:absolute;left:17724;top:7660;width:27051;height:13825" coordorigin="17724,7660" coordsize="27051,13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7pzsYAAADcAAAADwAAAGRycy9kb3ducmV2LnhtbESPQWvCQBSE7wX/w/IK&#10;3ppNlLSSZhWRKh5CoSqU3h7ZZxLMvg3ZbRL/fbdQ6HGYmW+YfDOZVgzUu8aygiSKQRCXVjdcKbic&#10;908rEM4ja2wtk4I7OdisZw85ZtqO/EHDyVciQNhlqKD2vsukdGVNBl1kO+LgXW1v0AfZV1L3OAa4&#10;aeUijp+lwYbDQo0d7Woqb6dvo+Aw4rhdJm9Dcbvu7l/n9P2zSEip+eO0fQXhafL/4b/2USt4S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7unOxgAAANwA&#10;AAAPAAAAAAAAAAAAAAAAAKoCAABkcnMvZG93bnJldi54bWxQSwUGAAAAAAQABAD6AAAAnQMAAAAA&#10;">
                      <v:rect id="Rectangle 754" o:spid="_x0000_s1368" style="position:absolute;left:17724;top:7660;width:27051;height:1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McYA&#10;AADcAAAADwAAAGRycy9kb3ducmV2LnhtbESPQWvCQBSE7wX/w/KE3upGaVVSVwlBWw+Fqi09P7LP&#10;JCb7NmS3Jvrr3YLQ4zAz3zCLVW9qcabWlZYVjEcRCOLM6pJzBd9fm6c5COeRNdaWScGFHKyWg4cF&#10;xtp2vKfzweciQNjFqKDwvomldFlBBt3INsTBO9rWoA+yzaVusQtwU8tJFE2lwZLDQoENpQVl1eHX&#10;KEh2nz+umXfp2/708V4ldXXN0rVSj8M+eQXhqff/4Xt7qxXMXp7h70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6McYAAADcAAAADwAAAAAAAAAAAAAAAACYAgAAZHJz&#10;L2Rvd25yZXYueG1sUEsFBgAAAAAEAAQA9QAAAIsDAAAAAA==&#10;" fillcolor="white [3212]" strokecolor="#4579b8 [3044]">
                        <v:shadow on="t" color="black" opacity="22937f" origin=",.5" offset="0,.63889mm"/>
                        <v:textbox>
                          <w:txbxContent>
                            <w:p w14:paraId="16E44F14" w14:textId="77777777" w:rsidR="00233AC5" w:rsidRDefault="00233AC5" w:rsidP="00A254D6">
                              <w:pPr>
                                <w:rPr>
                                  <w:rFonts w:eastAsia="Times New Roman" w:cs="Times New Roman"/>
                                </w:rPr>
                              </w:pPr>
                            </w:p>
                          </w:txbxContent>
                        </v:textbox>
                      </v:rect>
                      <v:rect id="Rectangle 755" o:spid="_x0000_s1369" style="position:absolute;left:31543;top:8394;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EgcUA&#10;AADcAAAADwAAAGRycy9kb3ducmV2LnhtbESP3WrCQBSE74W+w3IK3ummFRtJXUUCFi+E1p8HOM0e&#10;k2DO2bC71fTtu4VCL4eZ+YZZrgfu1I18aJ0YeJpmoEgqZ1upDZxP28kCVIgoFjsnZOCbAqxXD6Ml&#10;Ftbd5UC3Y6xVgkgo0EATY19oHaqGGMPU9STJuzjPGJP0tbYe7wnOnX7OshfN2EpaaLCnsqHqevxi&#10;A9d9qd+3l08qef8xO83eON94Nmb8OGxeQUUa4n/4r72zBvL5HH7Pp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ESBxQAAANwAAAAPAAAAAAAAAAAAAAAAAJgCAABkcnMv&#10;ZG93bnJldi54bWxQSwUGAAAAAAQABAD1AAAAigMAAAAA&#10;" fillcolor="#e36c0a [2409]" strokecolor="#4579b8 [3044]" strokeweight="1.25pt">
                        <v:stroke dashstyle="dash"/>
                        <v:shadow on="t" color="black" opacity="22937f" origin=",.5" offset="0,.63889mm"/>
                        <v:textbox>
                          <w:txbxContent>
                            <w:p w14:paraId="4FBA67D7" w14:textId="77777777" w:rsidR="00233AC5" w:rsidRDefault="00233AC5" w:rsidP="00A254D6">
                              <w:pPr>
                                <w:rPr>
                                  <w:rFonts w:eastAsia="Times New Roman" w:cs="Times New Roman"/>
                                </w:rPr>
                              </w:pPr>
                            </w:p>
                          </w:txbxContent>
                        </v:textbox>
                      </v:rect>
                      <v:rect id="Rectangle 756" o:spid="_x0000_s1370" style="position:absolute;left:32448;top:16974;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Z1sQA&#10;AADcAAAADwAAAGRycy9kb3ducmV2LnhtbESPT2vCQBDF7wW/wzJCb3VjqX+IriJCwUsPjbVeh+yY&#10;RLOzITua9Nt3BcHj4837vXnLde9qdaM2VJ4NjEcJKOLc24oLAz/7z7c5qCDIFmvPZOCPAqxXg5cl&#10;ptZ3/E23TAoVIRxSNFCKNKnWIS/JYRj5hjh6J986lCjbQtsWuwh3tX5Pkql2WHFsKLGhbUn5Jbu6&#10;+IY71L/JYXLsso/TbPMl4s5ja8zrsN8sQAn18jx+pHfWwGwyhfuYS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eGdbEAAAA3AAAAA8AAAAAAAAAAAAAAAAAmAIAAGRycy9k&#10;b3ducmV2LnhtbFBLBQYAAAAABAAEAPUAAACJAwAAAAA=&#10;" fillcolor="#974706 [1609]" strokecolor="#4579b8 [3044]" strokeweight="1.25pt">
                        <v:stroke dashstyle="dash"/>
                        <v:shadow on="t" color="black" opacity="22937f" origin=",.5" offset="0,.63889mm"/>
                        <v:textbox>
                          <w:txbxContent>
                            <w:p w14:paraId="3D2E7813" w14:textId="77777777" w:rsidR="00233AC5" w:rsidRDefault="00233AC5" w:rsidP="00A254D6">
                              <w:pPr>
                                <w:rPr>
                                  <w:rFonts w:eastAsia="Times New Roman" w:cs="Times New Roman"/>
                                </w:rPr>
                              </w:pPr>
                            </w:p>
                          </w:txbxContent>
                        </v:textbox>
                      </v:rect>
                      <v:rect id="Rectangle 757" o:spid="_x0000_s1371" style="position:absolute;left:17724;top:7660;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1I8MA&#10;AADcAAAADwAAAGRycy9kb3ducmV2LnhtbESP0WrCQBRE3wX/YbmCb7oxYJXoKlJaKFJQox9wyV6T&#10;aPZuurvV+PduoeDjMDNnmOW6M424kfO1ZQWTcQKCuLC65lLB6fg5moPwAVljY5kUPMjDetXvLTHT&#10;9s4HuuWhFBHCPkMFVQhtJqUvKjLox7Yljt7ZOoMhSldK7fAe4aaRaZK8SYM1x4UKW3qvqLjmv0aB&#10;/jD5zzVt9JEuO73duyLN8Vup4aDbLEAE6sIr/N/+0gpm0xn8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1I8MAAADcAAAADwAAAAAAAAAAAAAAAACYAgAAZHJzL2Rv&#10;d25yZXYueG1sUEsFBgAAAAAEAAQA9QAAAIgDAAAAAA==&#10;" fillcolor="#fde9d9 [665]" strokecolor="#4579b8 [3044]" strokeweight="1.25pt">
                        <v:stroke dashstyle="dash"/>
                        <v:shadow on="t" color="black" opacity="22937f" origin=",.5" offset="0,.63889mm"/>
                        <v:textbox>
                          <w:txbxContent>
                            <w:p w14:paraId="3AC149FE" w14:textId="77777777" w:rsidR="00233AC5" w:rsidRDefault="00233AC5" w:rsidP="00A254D6">
                              <w:pPr>
                                <w:rPr>
                                  <w:rFonts w:eastAsia="Times New Roman" w:cs="Times New Roman"/>
                                </w:rPr>
                              </w:pPr>
                            </w:p>
                          </w:txbxContent>
                        </v:textbox>
                      </v:rect>
                      <v:rect id="Rectangle 758" o:spid="_x0000_s1372" style="position:absolute;left:17808;top:10200;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NrsIA&#10;AADcAAAADwAAAGRycy9kb3ducmV2LnhtbERP3WrCMBS+F3yHcAa7s6kbOtcZxY0NVOhA5wMcmrOm&#10;szkpTdbWtzcXgpcf3/9yPdhadNT6yrGCaZKCIC6crrhUcPr5mixA+ICssXZMCi7kYb0aj5aYadfz&#10;gbpjKEUMYZ+hAhNCk0npC0MWfeIa4sj9utZiiLAtpW6xj+G2lk9pOpcWK44NBhv6MFScj/9WQT79&#10;G05p/8nP3c5s6n3++v7tcqUeH4bNG4hAQ7iLb+6tVvAyi2vjmXgE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Y2uwgAAANwAAAAPAAAAAAAAAAAAAAAAAJgCAABkcnMvZG93&#10;bnJldi54bWxQSwUGAAAAAAQABAD1AAAAhwMAAAAA&#10;" fillcolor="#fbd4b4 [1305]" strokecolor="#4579b8 [3044]" strokeweight="1.25pt">
                        <v:stroke dashstyle="dash"/>
                        <v:shadow on="t" color="black" opacity="22937f" origin=",.5" offset="0,.63889mm"/>
                        <v:textbox>
                          <w:txbxContent>
                            <w:p w14:paraId="24406DFE" w14:textId="77777777" w:rsidR="00233AC5" w:rsidRDefault="00233AC5" w:rsidP="00A254D6">
                              <w:pPr>
                                <w:rPr>
                                  <w:rFonts w:eastAsia="Times New Roman" w:cs="Times New Roman"/>
                                </w:rPr>
                              </w:pPr>
                            </w:p>
                          </w:txbxContent>
                        </v:textbox>
                      </v:rect>
                      <v:rect id="Rectangle 759" o:spid="_x0000_s1373" style="position:absolute;left:17808;top:15958;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WMYA&#10;AADcAAAADwAAAGRycy9kb3ducmV2LnhtbESPQWvCQBSE74L/YXmF3nSjpalNXUVaWnuTahGPz+wz&#10;G82+DdltjP/eFQoeh5n5hpnOO1uJlhpfOlYwGiYgiHOnSy4U/G4+BxMQPiBrrByTggt5mM/6vSlm&#10;2p35h9p1KESEsM9QgQmhzqT0uSGLfuhq4ugdXGMxRNkUUjd4jnBbyXGSpNJiyXHBYE3vhvLT+s8q&#10;2K7a/ceTq0e7dHnYpJPFV2WOW6UeH7rFG4hAXbiH/9vfWsHL8yv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KWMYAAADcAAAADwAAAAAAAAAAAAAAAACYAgAAZHJz&#10;L2Rvd25yZXYueG1sUEsFBgAAAAAEAAQA9QAAAIsDAAAAAA==&#10;" fillcolor="#fabf8f [1945]" strokecolor="#4579b8 [3044]" strokeweight="1.25pt">
                        <v:stroke dashstyle="dash"/>
                        <v:shadow on="t" color="black" opacity="22937f" origin=",.5" offset="0,.63889mm"/>
                        <v:textbox>
                          <w:txbxContent>
                            <w:p w14:paraId="56C85F25" w14:textId="77777777" w:rsidR="00233AC5" w:rsidRDefault="00233AC5" w:rsidP="00A254D6">
                              <w:pPr>
                                <w:rPr>
                                  <w:rFonts w:eastAsia="Times New Roman" w:cs="Times New Roman"/>
                                </w:rPr>
                              </w:pPr>
                            </w:p>
                          </w:txbxContent>
                        </v:textbox>
                      </v:rect>
                    </v:group>
                    <v:line id="Straight Connector 760" o:spid="_x0000_s1374" style="position:absolute;flip:y;visibility:visible;mso-wrap-style:square" from="37227,21556" to="44890,2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dB4cIAAADcAAAADwAAAGRycy9kb3ducmV2LnhtbERPz2vCMBS+C/sfwht409QdqqtGGRui&#10;nkQ3mMdH82yrzUtJYq3+9eYgePz4fs8WnalFS85XlhWMhgkI4tzqigsFf7/LwQSED8gaa8uk4EYe&#10;FvO33gwzba+8o3YfChFD2GeooAyhyaT0eUkG/dA2xJE7WmcwROgKqR1eY7ip5UeSpNJgxbGhxIa+&#10;S8rP+4tRcBq5z5/VZXun0269bP+bdHPwqVL99+5rCiJQF17ip3utFYzTOD+eiUd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dB4cIAAADcAAAADwAAAAAAAAAAAAAA&#10;AAChAgAAZHJzL2Rvd25yZXYueG1sUEsFBgAAAAAEAAQA+QAAAJADAAAAAA==&#10;" strokecolor="#4f81bd [3204]" strokeweight="1pt">
                      <v:shadow on="t" color="black" opacity="24903f" origin=",.5" offset="0,.55556mm"/>
                    </v:line>
                    <v:line id="Straight Connector 761" o:spid="_x0000_s1375" style="position:absolute;flip:y;visibility:visible;mso-wrap-style:square" from="10260,7566" to="17923,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vkesYAAADcAAAADwAAAGRycy9kb3ducmV2LnhtbESPT2vCQBTE74LfYXmCN92kh7RGVykt&#10;UnsS/0B7fGSfSWz2bdhdY+yn7woFj8PM/IZZrHrTiI6cry0rSKcJCOLC6ppLBcfDevICwgdkjY1l&#10;UnAjD6vlcLDAXNsr76jbh1JECPscFVQhtLmUvqjIoJ/aljh6J+sMhihdKbXDa4SbRj4lSSYN1hwX&#10;KmzpraLiZ38xCs6pm71/XLa/dN5t1t1Xm31++0yp8ah/nYMI1IdH+L+90QqesxT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r5HrGAAAA3AAAAA8AAAAAAAAA&#10;AAAAAAAAoQIAAGRycy9kb3ducmV2LnhtbFBLBQYAAAAABAAEAPkAAACUAwAAAAA=&#10;" strokecolor="#4f81bd [3204]" strokeweight="1pt">
                      <v:shadow on="t" color="black" opacity="24903f" origin=",.5" offset="0,.55556mm"/>
                    </v:line>
                    <v:line id="Straight Connector 762" o:spid="_x0000_s1376" style="position:absolute;flip:y;visibility:visible;mso-wrap-style:square" from="44890,17990" to="48239,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i9GMMAAADcAAAADwAAAGRycy9kb3ducmV2LnhtbESPzW7CMBCE75X6DtZW4lKBA4eUphhU&#10;BSLgCJT7Kt7GUeN1iA0Jb19XQupxND+fZrEabCNu1PnasYLpJAFBXDpdc6Xg61SM5yB8QNbYOCYF&#10;d/KwWj4/LTDTrucD3Y6hEnGEfYYKTAhtJqUvDVn0E9cSR+/bdRZDlF0ldYd9HLeNnCVJKi3WHAkG&#10;W8oNlT/Hq43cfp8UJn/1RbNbX94327xMz7lSo5fh8wNEoCH8hx/tnVbwls7g70w8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YvRjDAAAA3AAAAA8AAAAAAAAAAAAA&#10;AAAAoQIAAGRycy9kb3ducmV2LnhtbFBLBQYAAAAABAAEAPkAAACRAwAAAAA=&#10;" strokecolor="#4f81bd [3204]" strokeweight="1pt">
                      <v:stroke dashstyle="3 1"/>
                      <v:shadow on="t" color="black" opacity="24903f" origin=",.5" offset="0,.55556mm"/>
                    </v:line>
                    <v:group id="Group 763" o:spid="_x0000_s1377" style="position:absolute;left:13816;top:11724;width:27051;height:13825" coordorigin="13816,11724" coordsize="27051,13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rect id="Rectangle 764" o:spid="_x0000_s1378" style="position:absolute;left:13816;top:11724;width:27051;height:1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jMYA&#10;AADcAAAADwAAAGRycy9kb3ducmV2LnhtbESPzWrDMBCE74G+g9hCboncUlLjRgnGtE0OgfzS82Jt&#10;bdfWylhK7Pbpo0Ahx2FmvmHmy8E04kKdqywreJpGIIhzqysuFJyOH5MYhPPIGhvLpOCXHCwXD6M5&#10;Jtr2vKfLwRciQNglqKD0vk2kdHlJBt3UtsTB+7adQR9kV0jdYR/gppHPUTSTBisOCyW2lJWU14ez&#10;UZDutl+ujfvsc/+zWdVpU//l2btS48chfQPhafD38H97rRW8zl7gdi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wjMYAAADcAAAADwAAAAAAAAAAAAAAAACYAgAAZHJz&#10;L2Rvd25yZXYueG1sUEsFBgAAAAAEAAQA9QAAAIsDAAAAAA==&#10;" fillcolor="white [3212]" strokecolor="#4579b8 [3044]">
                        <v:shadow on="t" color="black" opacity="22937f" origin=",.5" offset="0,.63889mm"/>
                        <v:textbox>
                          <w:txbxContent>
                            <w:p w14:paraId="5FF6FF48" w14:textId="77777777" w:rsidR="00233AC5" w:rsidRDefault="00233AC5" w:rsidP="00A254D6">
                              <w:pPr>
                                <w:rPr>
                                  <w:rFonts w:eastAsia="Times New Roman" w:cs="Times New Roman"/>
                                </w:rPr>
                              </w:pPr>
                            </w:p>
                          </w:txbxContent>
                        </v:textbox>
                      </v:rect>
                      <v:rect id="Rectangle 765" o:spid="_x0000_s1379" style="position:absolute;left:27635;top:12458;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OPMQA&#10;AADcAAAADwAAAGRycy9kb3ducmV2LnhtbESPUWvCQBCE3wv9D8cKfasXK2qJniIBpQ9Cq/YHrLk1&#10;CWb3wt2p6b/vCYU+DjPzDbNY9dyqG/nQODEwGmagSEpnG6kMfB83r++gQkSx2DohAz8UYLV8flpg&#10;bt1d9nQ7xEoliIQcDdQxdrnWoayJMQxdR5K8s/OMMUlfaevxnuDc6rcsm2rGRtJCjR0VNZWXw5UN&#10;XHaF/tycT1Tw7mt8HG95tvZszMugX89BRerjf/iv/WENzKYTeJx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jjzEAAAA3AAAAA8AAAAAAAAAAAAAAAAAmAIAAGRycy9k&#10;b3ducmV2LnhtbFBLBQYAAAAABAAEAPUAAACJAwAAAAA=&#10;" fillcolor="#e36c0a [2409]" strokecolor="#4579b8 [3044]" strokeweight="1.25pt">
                        <v:stroke dashstyle="dash"/>
                        <v:shadow on="t" color="black" opacity="22937f" origin=",.5" offset="0,.63889mm"/>
                        <v:textbox>
                          <w:txbxContent>
                            <w:p w14:paraId="21AC5C21" w14:textId="77777777" w:rsidR="00233AC5" w:rsidRDefault="00233AC5" w:rsidP="00A254D6">
                              <w:pPr>
                                <w:rPr>
                                  <w:rFonts w:eastAsia="Times New Roman" w:cs="Times New Roman"/>
                                </w:rPr>
                              </w:pPr>
                            </w:p>
                          </w:txbxContent>
                        </v:textbox>
                      </v:rect>
                      <v:rect id="Rectangle 766" o:spid="_x0000_s1380" style="position:absolute;left:28540;top:21038;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Ta8QA&#10;AADcAAAADwAAAGRycy9kb3ducmV2LnhtbESPT2vCQBDF7wW/wzJCb3Wj2FhSVxFB8NJDU/9ch+yY&#10;pM3Ohuxo0m/fFYQeH2/e781brgfXqBt1ofZsYDpJQBEX3tZcGjh87V7eQAVBtth4JgO/FGC9Gj0t&#10;MbO+50+65VKqCOGQoYFKpM20DkVFDsPEt8TRu/jOoUTZldp22Ee4a/QsSVLtsObYUGFL24qKn/zq&#10;4hvu2JyS4+u5z+eXxeZDxH1PrTHP42HzDkpokP/jR3pvDSzSFO5jIgH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y02vEAAAA3AAAAA8AAAAAAAAAAAAAAAAAmAIAAGRycy9k&#10;b3ducmV2LnhtbFBLBQYAAAAABAAEAPUAAACJAwAAAAA=&#10;" fillcolor="#974706 [1609]" strokecolor="#4579b8 [3044]" strokeweight="1.25pt">
                        <v:stroke dashstyle="dash"/>
                        <v:shadow on="t" color="black" opacity="22937f" origin=",.5" offset="0,.63889mm"/>
                        <v:textbox>
                          <w:txbxContent>
                            <w:p w14:paraId="6C5711D6" w14:textId="77777777" w:rsidR="00233AC5" w:rsidRDefault="00233AC5" w:rsidP="00A254D6">
                              <w:pPr>
                                <w:rPr>
                                  <w:rFonts w:eastAsia="Times New Roman" w:cs="Times New Roman"/>
                                </w:rPr>
                              </w:pPr>
                            </w:p>
                          </w:txbxContent>
                        </v:textbox>
                      </v:rect>
                      <v:rect id="Rectangle 767" o:spid="_x0000_s1381" style="position:absolute;left:13816;top:11724;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8/nsQA&#10;AADcAAAADwAAAGRycy9kb3ducmV2LnhtbESPwWrDMBBE74X8g9hAb40cH+ziRgkhpBBKoK3TD1is&#10;je3EWrmSYjt/XxUKPQ4z84ZZbSbTiYGcby0rWC4SEMSV1S3XCr5Or0/PIHxA1thZJgV38rBZzx5W&#10;WGg78icNZahFhLAvUEETQl9I6auGDPqF7Ymjd7bOYIjS1VI7HCPcdDJNkkwabDkuNNjTrqHqWt6M&#10;Ar035fc17fSJLu/67cNVaYlHpR7n0/YFRKAp/If/2getIM9y+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P57EAAAA3AAAAA8AAAAAAAAAAAAAAAAAmAIAAGRycy9k&#10;b3ducmV2LnhtbFBLBQYAAAAABAAEAPUAAACJAwAAAAA=&#10;" fillcolor="#fde9d9 [665]" strokecolor="#4579b8 [3044]" strokeweight="1.25pt">
                        <v:stroke dashstyle="dash"/>
                        <v:shadow on="t" color="black" opacity="22937f" origin=",.5" offset="0,.63889mm"/>
                        <v:textbox>
                          <w:txbxContent>
                            <w:p w14:paraId="63543341" w14:textId="77777777" w:rsidR="00233AC5" w:rsidRDefault="00233AC5" w:rsidP="00A254D6">
                              <w:pPr>
                                <w:rPr>
                                  <w:rFonts w:eastAsia="Times New Roman" w:cs="Times New Roman"/>
                                </w:rPr>
                              </w:pPr>
                            </w:p>
                          </w:txbxContent>
                        </v:textbox>
                      </v:rect>
                      <v:rect id="Rectangle 768" o:spid="_x0000_s1382" style="position:absolute;left:13901;top:14264;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HE8IA&#10;AADcAAAADwAAAGRycy9kb3ducmV2LnhtbERP3WrCMBS+H/gO4Qi7m6kbOK2NomODbVBB7QMcmmNT&#10;bU5Kk7Xd2y8XAy8/vv9sO9pG9NT52rGC+SwBQVw6XXOloDh/PC1B+ICssXFMCn7Jw3Yzecgw1W7g&#10;I/WnUIkYwj5FBSaENpXSl4Ys+plriSN3cZ3FEGFXSd3hEMNtI5+TZCEt1hwbDLb0Zqi8nX6sgnx+&#10;HYtkeOeX/svsmu98tT+4XKnH6bhbgwg0hrv43/2pFbwu4tp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UcTwgAAANwAAAAPAAAAAAAAAAAAAAAAAJgCAABkcnMvZG93&#10;bnJldi54bWxQSwUGAAAAAAQABAD1AAAAhwMAAAAA&#10;" fillcolor="#fbd4b4 [1305]" strokecolor="#4579b8 [3044]" strokeweight="1.25pt">
                        <v:stroke dashstyle="dash"/>
                        <v:shadow on="t" color="black" opacity="22937f" origin=",.5" offset="0,.63889mm"/>
                        <v:textbox>
                          <w:txbxContent>
                            <w:p w14:paraId="303F2FD6" w14:textId="77777777" w:rsidR="00233AC5" w:rsidRDefault="00233AC5" w:rsidP="00A254D6">
                              <w:pPr>
                                <w:rPr>
                                  <w:rFonts w:eastAsia="Times New Roman" w:cs="Times New Roman"/>
                                </w:rPr>
                              </w:pPr>
                            </w:p>
                          </w:txbxContent>
                        </v:textbox>
                      </v:rect>
                      <v:rect id="Rectangle 769" o:spid="_x0000_s1383" style="position:absolute;left:13901;top:20022;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5A5cYA&#10;AADcAAAADwAAAGRycy9kb3ducmV2LnhtbESPT2vCQBTE74LfYXmF3nSjhdRGVxFLrbfiH6THZ/aZ&#10;Tc2+Ddk1pt/eLRQ8DjPzG2a26GwlWmp86VjBaJiAIM6dLrlQcNh/DCYgfEDWWDkmBb/kYTHv92aY&#10;aXfjLbW7UIgIYZ+hAhNCnUnpc0MW/dDVxNE7u8ZiiLIppG7wFuG2kuMkSaXFkuOCwZpWhvLL7moV&#10;HL/a0/uLq0ff6ed5n06W68r8HJV6fuqWUxCBuvAI/7c3WsFr+g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5A5cYAAADcAAAADwAAAAAAAAAAAAAAAACYAgAAZHJz&#10;L2Rvd25yZXYueG1sUEsFBgAAAAAEAAQA9QAAAIsDAAAAAA==&#10;" fillcolor="#fabf8f [1945]" strokecolor="#4579b8 [3044]" strokeweight="1.25pt">
                        <v:stroke dashstyle="dash"/>
                        <v:shadow on="t" color="black" opacity="22937f" origin=",.5" offset="0,.63889mm"/>
                        <v:textbox>
                          <w:txbxContent>
                            <w:p w14:paraId="031AFBD0" w14:textId="77777777" w:rsidR="00233AC5" w:rsidRDefault="00233AC5" w:rsidP="00A254D6">
                              <w:pPr>
                                <w:rPr>
                                  <w:rFonts w:eastAsia="Times New Roman" w:cs="Times New Roman"/>
                                </w:rPr>
                              </w:pPr>
                            </w:p>
                          </w:txbxContent>
                        </v:textbox>
                      </v:rect>
                    </v:group>
                    <v:group id="Group 770" o:spid="_x0000_s1384" style="position:absolute;left:10175;top:15802;width:27052;height:13825" coordorigin="10175,15802" coordsize="27051,13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r2cIAAADcAAAADwAAAGRycy9kb3ducmV2LnhtbERPy4rCMBTdC/MP4Q64&#10;07Qj2qEaRWRGXIjgAwZ3l+baFpub0mTa+vdmIbg8nPdi1ZtKtNS40rKCeByBIM6sLjlXcDn/jr5B&#10;OI+ssbJMCh7kYLX8GCww1bbjI7Unn4sQwi5FBYX3dSqlywoy6Ma2Jg7czTYGfYBNLnWDXQg3lfyK&#10;opk0WHJoKLCmTUHZ/fRvFGw77NaT+Kfd32+bx/U8PfztY1Jq+Nmv5yA89f4tfrl3WkGS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WJK9nCAAAA3AAAAA8A&#10;AAAAAAAAAAAAAAAAqgIAAGRycy9kb3ducmV2LnhtbFBLBQYAAAAABAAEAPoAAACZAwAAAAA=&#10;">
                      <v:rect id="Rectangle 771" o:spid="_x0000_s1385" style="position:absolute;left:10175;top:15802;width:27052;height:1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FycYA&#10;AADcAAAADwAAAGRycy9kb3ducmV2LnhtbESPQWvCQBSE74X+h+UVequbeKgSXUMIre1BqNri+ZF9&#10;JjHZtyG7Nam/visIHoeZ+YZZpqNpxZl6V1tWEE8iEMSF1TWXCn6+31/mIJxH1thaJgV/5CBdPT4s&#10;MdF24B2d974UAcIuQQWV910ipSsqMugmtiMO3tH2Bn2QfSl1j0OAm1ZOo+hVGqw5LFTYUV5R0ex/&#10;jYJs+3Vw3XzI17vT5qPJ2uZS5G9KPT+N2QKEp9Hfw7f2p1Ywm8VwPROO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1FycYAAADcAAAADwAAAAAAAAAAAAAAAACYAgAAZHJz&#10;L2Rvd25yZXYueG1sUEsFBgAAAAAEAAQA9QAAAIsDAAAAAA==&#10;" fillcolor="white [3212]" strokecolor="#4579b8 [3044]">
                        <v:shadow on="t" color="black" opacity="22937f" origin=",.5" offset="0,.63889mm"/>
                        <v:textbox>
                          <w:txbxContent>
                            <w:p w14:paraId="3D3B1096" w14:textId="77777777" w:rsidR="00233AC5" w:rsidRDefault="00233AC5" w:rsidP="00A254D6">
                              <w:pPr>
                                <w:rPr>
                                  <w:rFonts w:eastAsia="Times New Roman" w:cs="Times New Roman"/>
                                </w:rPr>
                              </w:pPr>
                            </w:p>
                          </w:txbxContent>
                        </v:textbox>
                      </v:rect>
                      <v:rect id="Rectangle 772" o:spid="_x0000_s1386" style="position:absolute;left:23994;top:16536;width:12328;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AlcQA&#10;AADcAAAADwAAAGRycy9kb3ducmV2LnhtbESPUWvCQBCE34X+h2MLfdNLFZqSeooEFB+E1tgfsM2t&#10;STC7F+6umv77XqHg4zAz3zDL9ci9upIPnRMDz7MMFEntbCeNgc/TdvoKKkQUi70TMvBDAdarh8kS&#10;C+tucqRrFRuVIBIKNNDGOBRah7olxjBzA0nyzs4zxiR9o63HW4Jzr+dZ9qIZO0kLLQ5UtlRfqm82&#10;cDmU+n17/qKSDx+L02LH+cazMU+P4+YNVKQx3sP/7b01kOdz+DuTj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JXEAAAA3AAAAA8AAAAAAAAAAAAAAAAAmAIAAGRycy9k&#10;b3ducmV2LnhtbFBLBQYAAAAABAAEAPUAAACJAwAAAAA=&#10;" fillcolor="#e36c0a [2409]" strokecolor="#4579b8 [3044]" strokeweight="1.25pt">
                        <v:stroke dashstyle="dash"/>
                        <v:shadow on="t" color="black" opacity="22937f" origin=",.5" offset="0,.63889mm"/>
                        <v:textbox>
                          <w:txbxContent>
                            <w:p w14:paraId="1DF822EA" w14:textId="77777777" w:rsidR="00233AC5" w:rsidRDefault="00233AC5" w:rsidP="00A254D6">
                              <w:pPr>
                                <w:rPr>
                                  <w:rFonts w:eastAsia="Times New Roman" w:cs="Times New Roman"/>
                                </w:rPr>
                              </w:pPr>
                            </w:p>
                          </w:txbxContent>
                        </v:textbox>
                      </v:rect>
                      <v:rect id="Rectangle 773" o:spid="_x0000_s1387" style="position:absolute;left:24899;top:25116;width:12328;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mLsQA&#10;AADcAAAADwAAAGRycy9kb3ducmV2LnhtbESPQWvCQBCF74L/YRmhN91oqympq4hQ6KWHRm2vQ3ZM&#10;otnZkJ2a9N93CwWPjzfve/PW28E16kZdqD0bmM8SUMSFtzWXBo6H1+kzqCDIFhvPZOCHAmw349Ea&#10;M+t7/qBbLqWKEA4ZGqhE2kzrUFTkMMx8Sxy9s+8cSpRdqW2HfYS7Ri+SZKUd1hwbKmxpX1Fxzb9d&#10;fMOdms/ktPzq86dzunsXcZe5NeZhMuxeQAkNcj/+T79ZA2n6CH9jIg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c5i7EAAAA3AAAAA8AAAAAAAAAAAAAAAAAmAIAAGRycy9k&#10;b3ducmV2LnhtbFBLBQYAAAAABAAEAPUAAACJAwAAAAA=&#10;" fillcolor="#974706 [1609]" strokecolor="#4579b8 [3044]" strokeweight="1.25pt">
                        <v:stroke dashstyle="dash"/>
                        <v:shadow on="t" color="black" opacity="22937f" origin=",.5" offset="0,.63889mm"/>
                        <v:textbox>
                          <w:txbxContent>
                            <w:p w14:paraId="53601C03" w14:textId="77777777" w:rsidR="00233AC5" w:rsidRDefault="00233AC5" w:rsidP="00A254D6">
                              <w:pPr>
                                <w:rPr>
                                  <w:rFonts w:eastAsia="Times New Roman" w:cs="Times New Roman"/>
                                </w:rPr>
                              </w:pPr>
                            </w:p>
                          </w:txbxContent>
                        </v:textbox>
                      </v:rect>
                      <v:rect id="Rectangle 774" o:spid="_x0000_s1388" style="position:absolute;left:10175;top:15802;width:12680;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3NMMA&#10;AADcAAAADwAAAGRycy9kb3ducmV2LnhtbESP0WrCQBRE3wX/YbmCb7oxSJXoKlJaKFJQox9wyV6T&#10;aPZuurvV+PduoeDjMDNnmOW6M424kfO1ZQWTcQKCuLC65lLB6fg5moPwAVljY5kUPMjDetXvLTHT&#10;9s4HuuWhFBHCPkMFVQhtJqUvKjLox7Yljt7ZOoMhSldK7fAe4aaRaZK8SYM1x4UKW3qvqLjmv0aB&#10;/jD5zzVt9JEuO73duyLN8Vup4aDbLEAE6sIr/N/+0gpmsyn8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3NMMAAADcAAAADwAAAAAAAAAAAAAAAACYAgAAZHJzL2Rv&#10;d25yZXYueG1sUEsFBgAAAAAEAAQA9QAAAIgDAAAAAA==&#10;" fillcolor="#fde9d9 [665]" strokecolor="#4579b8 [3044]" strokeweight="1.25pt">
                        <v:stroke dashstyle="dash"/>
                        <v:shadow on="t" color="black" opacity="22937f" origin=",.5" offset="0,.63889mm"/>
                        <v:textbox>
                          <w:txbxContent>
                            <w:p w14:paraId="291F70FD" w14:textId="77777777" w:rsidR="00233AC5" w:rsidRDefault="00233AC5" w:rsidP="00A254D6">
                              <w:pPr>
                                <w:rPr>
                                  <w:rFonts w:eastAsia="Times New Roman" w:cs="Times New Roman"/>
                                </w:rPr>
                              </w:pPr>
                            </w:p>
                          </w:txbxContent>
                        </v:textbox>
                      </v:rect>
                      <v:rect id="Rectangle 775" o:spid="_x0000_s1389" style="position:absolute;left:10260;top:18342;width:12680;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UMUA&#10;AADcAAAADwAAAGRycy9kb3ducmV2LnhtbESP0WrCQBRE3wv+w3KFvtWNSmtNXUVFoRUiVP2AS/Y2&#10;G83eDdltkv59t1DwcZiZM8xi1dtKtNT40rGC8SgBQZw7XXKh4HLeP72C8AFZY+WYFPyQh9Vy8LDA&#10;VLuOP6k9hUJECPsUFZgQ6lRKnxuy6EeuJo7el2sshiibQuoGuwi3lZwkyYu0WHJcMFjT1lB+O31b&#10;Bdn42l+SbsfT9sOsq0M23xxdptTjsF+/gQjUh3v4v/2uFcxmz/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X5QxQAAANwAAAAPAAAAAAAAAAAAAAAAAJgCAABkcnMv&#10;ZG93bnJldi54bWxQSwUGAAAAAAQABAD1AAAAigMAAAAA&#10;" fillcolor="#fbd4b4 [1305]" strokecolor="#4579b8 [3044]" strokeweight="1.25pt">
                        <v:stroke dashstyle="dash"/>
                        <v:shadow on="t" color="black" opacity="22937f" origin=",.5" offset="0,.63889mm"/>
                        <v:textbox>
                          <w:txbxContent>
                            <w:p w14:paraId="363E61D8" w14:textId="77777777" w:rsidR="00233AC5" w:rsidRDefault="00233AC5" w:rsidP="00A254D6">
                              <w:pPr>
                                <w:rPr>
                                  <w:rFonts w:eastAsia="Times New Roman" w:cs="Times New Roman"/>
                                </w:rPr>
                              </w:pPr>
                            </w:p>
                          </w:txbxContent>
                        </v:textbox>
                      </v:rect>
                      <v:rect id="Rectangle 776" o:spid="_x0000_s1390" style="position:absolute;left:10260;top:24100;width:1268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CSsUA&#10;AADcAAAADwAAAGRycy9kb3ducmV2LnhtbESPQWvCQBSE7wX/w/IEb3VjhSjRVcSi7a1URTw+s89s&#10;NPs2ZLcx/ffdguBxmJlvmPmys5VoqfGlYwWjYQKCOHe65ELBYb95nYLwAVlj5ZgU/JKH5aL3MsdM&#10;uzt/U7sLhYgQ9hkqMCHUmZQ+N2TRD11NHL2LayyGKJtC6gbvEW4r+ZYkqbRYclwwWNPaUH7b/VgF&#10;x6/2/D529eiUflz26XS1rcz1qNSg361mIAJ14Rl+tD+1gskkh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EJKxQAAANwAAAAPAAAAAAAAAAAAAAAAAJgCAABkcnMv&#10;ZG93bnJldi54bWxQSwUGAAAAAAQABAD1AAAAigMAAAAA&#10;" fillcolor="#fabf8f [1945]" strokecolor="#4579b8 [3044]" strokeweight="1.25pt">
                        <v:stroke dashstyle="dash"/>
                        <v:shadow on="t" color="black" opacity="22937f" origin=",.5" offset="0,.63889mm"/>
                        <v:textbox>
                          <w:txbxContent>
                            <w:p w14:paraId="123C5D55" w14:textId="77777777" w:rsidR="00233AC5" w:rsidRDefault="00233AC5" w:rsidP="00A254D6">
                              <w:pPr>
                                <w:rPr>
                                  <w:rFonts w:eastAsia="Times New Roman" w:cs="Times New Roman"/>
                                </w:rPr>
                              </w:pPr>
                            </w:p>
                          </w:txbxContent>
                        </v:textbox>
                      </v:rect>
                    </v:group>
                    <v:line id="Straight Connector 777" o:spid="_x0000_s1391" style="position:absolute;flip:y;visibility:visible;mso-wrap-style:square" from="37227,7721" to="44890,15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dPSMUAAADcAAAADwAAAGRycy9kb3ducmV2LnhtbESPQWvCQBSE7wX/w/IK3urGHhJNXaVY&#10;RHsStdAeH9nXJDb7NuyuMfXXu4LgcZiZb5jZojeN6Mj52rKC8SgBQVxYXXOp4OuwepmA8AFZY2OZ&#10;FPyTh8V88DTDXNsz76jbh1JECPscFVQhtLmUvqjIoB/Zljh6v9YZDFG6UmqH5wg3jXxNklQarDku&#10;VNjSsqLib38yCo5jN/1Yn7YXOu42q+67TT9/fKrU8Ll/fwMRqA+P8L290QqyLIP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dPSMUAAADcAAAADwAAAAAAAAAA&#10;AAAAAAChAgAAZHJzL2Rvd25yZXYueG1sUEsFBgAAAAAEAAQA+QAAAJMDAAAAAA==&#10;" strokecolor="#4f81bd [3204]" strokeweight="1pt">
                      <v:shadow on="t" color="black" opacity="24903f" origin=",.5" offset="0,.55556mm"/>
                    </v:line>
                  </v:group>
                  <v:group id="Group 778" o:spid="_x0000_s1392" style="position:absolute;left:6586;top:38479;width:13421;height:3725" coordorigin="6586,38479"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rect id="Rectangle 779" o:spid="_x0000_s1393" style="position:absolute;left:7856;top:38479;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pR8MA&#10;AADcAAAADwAAAGRycy9kb3ducmV2LnhtbESPT4vCMBTE7wt+h/CEva2pClqrUUQoeBL8Bz0+mmdb&#10;bV5Kk63125uFBY/DzPyGWW16U4uOWldZVjAeRSCIc6srLhRczulPDMJ5ZI21ZVLwIgeb9eBrhYm2&#10;Tz5Sd/KFCBB2CSoovW8SKV1ekkE3sg1x8G62NeiDbAupW3wGuKnlJIpm0mDFYaHEhnYl5Y/Tr1Fw&#10;z/ZbGT+mTYr3OJt2x/R2yK5KfQ/77RKEp95/wv/tvVYwny/g70w4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WpR8MAAADcAAAADwAAAAAAAAAAAAAAAACYAgAAZHJzL2Rv&#10;d25yZXYueG1sUEsFBgAAAAAEAAQA9QAAAIgDAAAAAA==&#10;" fillcolor="#fde9d9 [665]" strokecolor="#4579b8 [3044]">
                      <v:shadow on="t" color="black" opacity="22937f" origin=",.5" offset="0,.63889mm"/>
                      <v:textbox>
                        <w:txbxContent>
                          <w:p w14:paraId="30D552C2" w14:textId="77777777" w:rsidR="00233AC5" w:rsidRDefault="00233AC5" w:rsidP="00A254D6">
                            <w:pPr>
                              <w:rPr>
                                <w:rFonts w:eastAsia="Times New Roman" w:cs="Times New Roman"/>
                              </w:rPr>
                            </w:pPr>
                          </w:p>
                        </w:txbxContent>
                      </v:textbox>
                    </v:rect>
                    <v:rect id="Rectangle 780" o:spid="_x0000_s1394" style="position:absolute;left:7284;top:3924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w/cEA&#10;AADcAAAADwAAAGRycy9kb3ducmV2LnhtbERPTWvCQBC9C/0Pywi91Y0VbEhdJRQCORUSLeQ4ZMck&#10;mp0N2W2M/949CB4f73t3mE0vJhpdZ1nBehWBIK6t7rhRcDpmHzEI55E19pZJwZ0cHPZvix0m2t64&#10;oKn0jQgh7BJU0Ho/JFK6uiWDbmUH4sCd7WjQBzg2Uo94C+Gml59RtJUGOw4NLQ7001J9Lf+NgkuV&#10;pzK+boYML3G1mYrs/Fv9KfW+nNNvEJ5m/xI/3blW8BWH+eFMOAJ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6cP3BAAAA3AAAAA8AAAAAAAAAAAAAAAAAmAIAAGRycy9kb3du&#10;cmV2LnhtbFBLBQYAAAAABAAEAPUAAACGAwAAAAA=&#10;" fillcolor="#fde9d9 [665]" strokecolor="#4579b8 [3044]">
                      <v:shadow on="t" color="black" opacity="22937f" origin=",.5" offset="0,.63889mm"/>
                      <v:textbox>
                        <w:txbxContent>
                          <w:p w14:paraId="02D49DE5" w14:textId="77777777" w:rsidR="00233AC5" w:rsidRDefault="00233AC5" w:rsidP="00A254D6">
                            <w:pPr>
                              <w:rPr>
                                <w:rFonts w:eastAsia="Times New Roman" w:cs="Times New Roman"/>
                              </w:rPr>
                            </w:pPr>
                          </w:p>
                        </w:txbxContent>
                      </v:textbox>
                    </v:rect>
                    <v:rect id="Rectangle 781" o:spid="_x0000_s1395" style="position:absolute;left:6586;top:3987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VZsMA&#10;AADcAAAADwAAAGRycy9kb3ducmV2LnhtbESPQYvCMBSE7wv+h/AEb5qqsJZqKiIUPC3ortDjo3m2&#10;tc1LabK1/nsjLOxxmJlvmN1+NK0YqHe1ZQXLRQSCuLC65lLBz3c2j0E4j6yxtUwKnuRgn04+dpho&#10;++AzDRdfigBhl6CCyvsukdIVFRl0C9sRB+9me4M+yL6UusdHgJtWrqLoUxqsOSxU2NGxoqK5/BoF&#10;9/x0kHGz7jK8x/l6OGe3r/yq1Gw6HrYgPI3+P/zXPmkFm3gJ7zPhCMj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bVZsMAAADcAAAADwAAAAAAAAAAAAAAAACYAgAAZHJzL2Rv&#10;d25yZXYueG1sUEsFBgAAAAAEAAQA9QAAAIgDAAAAAA==&#10;" fillcolor="#fde9d9 [665]" strokecolor="#4579b8 [3044]">
                      <v:shadow on="t" color="black" opacity="22937f" origin=",.5" offset="0,.63889mm"/>
                      <v:textbox>
                        <w:txbxContent>
                          <w:p w14:paraId="31B9FD42" w14:textId="77777777" w:rsidR="00233AC5" w:rsidRDefault="00233AC5" w:rsidP="00A254D6">
                            <w:pPr>
                              <w:rPr>
                                <w:rFonts w:eastAsia="Times New Roman" w:cs="Times New Roman"/>
                              </w:rPr>
                            </w:pPr>
                          </w:p>
                        </w:txbxContent>
                      </v:textbox>
                    </v:rect>
                    <v:line id="Straight Connector 782" o:spid="_x0000_s1396" style="position:absolute;flip:y;visibility:visible;mso-wrap-style:square" from="6586,38542" to="7856,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c98UAAADcAAAADwAAAGRycy9kb3ducmV2LnhtbESPQWvCQBSE74L/YXmCN93oIdXoKqVF&#10;tCfRCu3xkX0msdm3YXeNaX+9Kwg9DjPzDbNcd6YWLTlfWVYwGScgiHOrKy4UnD43oxkIH5A11pZJ&#10;wS95WK/6vSVm2t74QO0xFCJC2GeooAyhyaT0eUkG/dg2xNE7W2cwROkKqR3eItzUcpokqTRYcVwo&#10;saG3kvKf49UouEzc/H173f/R5bDbtF9N+vHtU6WGg+51ASJQF/7Dz/ZOK3iZTeFx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Wc98UAAADcAAAADwAAAAAAAAAA&#10;AAAAAAChAgAAZHJzL2Rvd25yZXYueG1sUEsFBgAAAAAEAAQA+QAAAJMDAAAAAA==&#10;" strokecolor="#4f81bd [3204]" strokeweight="1pt">
                      <v:shadow on="t" color="black" opacity="24903f" origin=",.5" offset="0,.55556mm"/>
                    </v:line>
                    <v:line id="Straight Connector 783" o:spid="_x0000_s1397" style="position:absolute;flip:y;visibility:visible;mso-wrap-style:square" from="19603,38542" to="20873,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MUAAADcAAAADwAAAGRycy9kb3ducmV2LnhtbESPQWvCQBSE74X+h+UVvNWNCqmmriKK&#10;qKeiLdjjI/uaxGbfht01Rn99tyB4HGbmG2Y670wtWnK+sqxg0E9AEOdWV1wo+Ppcv45B+ICssbZM&#10;Cq7kYT57fppipu2F99QeQiEihH2GCsoQmkxKn5dk0PdtQxy9H+sMhihdIbXDS4SbWg6TJJUGK44L&#10;JTa0LCn/PZyNgtPATVab88eNTvvtuj026e7bp0r1XrrFO4hAXXiE7+2tVvA2HsH/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5bMUAAADcAAAADwAAAAAAAAAA&#10;AAAAAAChAgAAZHJzL2Rvd25yZXYueG1sUEsFBgAAAAAEAAQA+QAAAJMDAAAAAA==&#10;" strokecolor="#4f81bd [3204]" strokeweight="1pt">
                      <v:shadow on="t" color="black" opacity="24903f" origin=",.5" offset="0,.55556mm"/>
                    </v:line>
                    <v:line id="Straight Connector 784" o:spid="_x0000_s1398" style="position:absolute;flip:y;visibility:visible;mso-wrap-style:square" from="19730,39876" to="21000,4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hGMUAAADcAAAADwAAAGRycy9kb3ducmV2LnhtbESPQWvCQBSE74X+h+UVvNWNIqmmriKK&#10;qKeiLdjjI/uaxGbfht01Rn99tyB4HGbmG2Y670wtWnK+sqxg0E9AEOdWV1wo+Ppcv45B+ICssbZM&#10;Cq7kYT57fppipu2F99QeQiEihH2GCsoQmkxKn5dk0PdtQxy9H+sMhihdIbXDS4SbWg6TJJUGK44L&#10;JTa0LCn/PZyNgtPATVab88eNTvvtuj026e7bp0r1XrrFO4hAXXiE7+2tVvA2HsH/mX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ChGMUAAADcAAAADwAAAAAAAAAA&#10;AAAAAAChAgAAZHJzL2Rvd25yZXYueG1sUEsFBgAAAAAEAAQA+QAAAJMDAAAAAA==&#10;" strokecolor="#4f81bd [3204]" strokeweight="1pt">
                      <v:shadow on="t" color="black" opacity="24903f" origin=",.5" offset="0,.55556mm"/>
                    </v:line>
                  </v:group>
                  <v:group id="Group 785" o:spid="_x0000_s1399" style="position:absolute;left:5998;top:55314;width:13421;height:3725" coordorigin="5998,55314" coordsize="14414,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v4ZsUAAADcAAAADwAAAGRycy9kb3ducmV2LnhtbESPS4vCQBCE78L+h6EX&#10;vOkkKz6IjiKyu+xBBB8g3ppMmwQzPSEzm8R/7wiCx6KqvqIWq86UoqHaFZYVxMMIBHFqdcGZgtPx&#10;ZzAD4TyyxtIyKbiTg9Xyo7fARNuW99QcfCYChF2CCnLvq0RKl+Zk0A1tRRy8q60N+iDrTOoa2wA3&#10;pfyKook0WHBYyLGiTU7p7fBvFPy22K5H8XezvV0398txvDtvY1Kq/9mt5yA8df4dfrX/tILp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r+GbFAAAA3AAA&#10;AA8AAAAAAAAAAAAAAAAAqgIAAGRycy9kb3ducmV2LnhtbFBLBQYAAAAABAAEAPoAAACcAwAAAAA=&#10;">
                    <v:rect id="Rectangle 786" o:spid="_x0000_s1400" style="position:absolute;left:7268;top:55314;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VOcUA&#10;AADcAAAADwAAAGRycy9kb3ducmV2LnhtbESPzWrCQBSF9wXfYbhCd81EF6mmGUWEQKF0USuIu2vm&#10;moRm7oSZMUl9+k6h0OXh/HycYjuZTgzkfGtZwSJJQRBXVrdcKzh+lk8rED4ga+wsk4Jv8rDdzB4K&#10;zLUd+YOGQ6hFHGGfo4ImhD6X0lcNGfSJ7Ymjd7XOYIjS1VI7HOO46eQyTTNpsOVIaLCnfUPV1+Fm&#10;Ijdz63Rn7294uZZufz+9n8tbUOpxPu1eQASawn/4r/2qFTyvMv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VU5xQAAANwAAAAPAAAAAAAAAAAAAAAAAJgCAABkcnMv&#10;ZG93bnJldi54bWxQSwUGAAAAAAQABAD1AAAAigMAAAAA&#10;" fillcolor="#fabf8f [1945]" strokecolor="#4579b8 [3044]">
                      <v:shadow on="t" color="black" opacity="22937f" origin=",.5" offset="0,.63889mm"/>
                      <v:textbox>
                        <w:txbxContent>
                          <w:p w14:paraId="4735A71E" w14:textId="77777777" w:rsidR="00233AC5" w:rsidRDefault="00233AC5" w:rsidP="00A254D6">
                            <w:pPr>
                              <w:rPr>
                                <w:rFonts w:eastAsia="Times New Roman" w:cs="Times New Roman"/>
                              </w:rPr>
                            </w:pPr>
                          </w:p>
                        </w:txbxContent>
                      </v:textbox>
                    </v:rect>
                    <v:rect id="Rectangle 787" o:spid="_x0000_s1401" style="position:absolute;left:6696;top:56076;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wosMA&#10;AADcAAAADwAAAGRycy9kb3ducmV2LnhtbESPzYrCMBSF94LvEK7gzqbOQp1qFBEKAzILHUFmd22u&#10;bbG5KUnUjk9vBGGWh/PzcRarzjTiRs7XlhWMkxQEcWF1zaWCw08+moHwAVljY5kU/JGH1bLfW2Cm&#10;7Z13dNuHUsQR9hkqqEJoMyl9UZFBn9iWOHpn6wyGKF0ptcN7HDeN/EjTiTRYcyRU2NKmouKyv5rI&#10;nbjPdG0fWzydc7d5HL9/82tQajjo1nMQgbrwH363v7SC6WwKr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3wosMAAADcAAAADwAAAAAAAAAAAAAAAACYAgAAZHJzL2Rv&#10;d25yZXYueG1sUEsFBgAAAAAEAAQA9QAAAIgDAAAAAA==&#10;" fillcolor="#fabf8f [1945]" strokecolor="#4579b8 [3044]">
                      <v:shadow on="t" color="black" opacity="22937f" origin=",.5" offset="0,.63889mm"/>
                      <v:textbox>
                        <w:txbxContent>
                          <w:p w14:paraId="70590815" w14:textId="77777777" w:rsidR="00233AC5" w:rsidRDefault="00233AC5" w:rsidP="00A254D6">
                            <w:pPr>
                              <w:rPr>
                                <w:rFonts w:eastAsia="Times New Roman" w:cs="Times New Roman"/>
                              </w:rPr>
                            </w:pPr>
                          </w:p>
                        </w:txbxContent>
                      </v:textbox>
                    </v:rect>
                    <v:rect id="Rectangle 788" o:spid="_x0000_s1402" style="position:absolute;left:5998;top:56711;width:13081;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k0MIA&#10;AADcAAAADwAAAGRycy9kb3ducmV2LnhtbERPTWvCQBC9C/6HZYTedKMHa6OriBAQSg/aQultzI5J&#10;MDsbdldN/fXOodDj432vNr1r1Y1CbDwbmE4yUMSltw1XBr4+i/ECVEzIFlvPZOCXImzWw8EKc+vv&#10;fKDbMVVKQjjmaKBOqcu1jmVNDuPEd8TCnX1wmASGStuAdwl3rZ5l2Vw7bFgaauxoV1N5OV6d9M7D&#10;W7b1j3c8nYuwe3x//BTXZMzLqN8uQSXq07/4z723Bl4XslbOyBH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mTQwgAAANwAAAAPAAAAAAAAAAAAAAAAAJgCAABkcnMvZG93&#10;bnJldi54bWxQSwUGAAAAAAQABAD1AAAAhwMAAAAA&#10;" fillcolor="#fabf8f [1945]" strokecolor="#4579b8 [3044]">
                      <v:shadow on="t" color="black" opacity="22937f" origin=",.5" offset="0,.63889mm"/>
                      <v:textbox>
                        <w:txbxContent>
                          <w:p w14:paraId="2297F3D5" w14:textId="77777777" w:rsidR="00233AC5" w:rsidRDefault="00233AC5" w:rsidP="00A254D6">
                            <w:pPr>
                              <w:rPr>
                                <w:rFonts w:eastAsia="Times New Roman" w:cs="Times New Roman"/>
                              </w:rPr>
                            </w:pPr>
                          </w:p>
                        </w:txbxContent>
                      </v:textbox>
                    </v:rect>
                    <v:line id="Straight Connector 789" o:spid="_x0000_s1403" style="position:absolute;flip:y;visibility:visible;mso-wrap-style:square" from="5998,55377" to="7268,5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EOhsUAAADcAAAADwAAAGRycy9kb3ducmV2LnhtbESPQWvCQBSE74L/YXlCb7qxh1Sjq4hF&#10;qqeiFfT4yD6TaPZt2F1j7K/vFgo9DjPzDTNfdqYWLTlfWVYwHiUgiHOrKy4UHL82wwkIH5A11pZJ&#10;wZM8LBf93hwzbR+8p/YQChEh7DNUUIbQZFL6vCSDfmQb4uhdrDMYonSF1A4fEW5q+ZokqTRYcVwo&#10;saF1SfntcDcKrmM3ff+4f37Tdb/dtKcm3Z19qtTLoFvNQATqwn/4r73VCt4mU/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EOhsUAAADcAAAADwAAAAAAAAAA&#10;AAAAAAChAgAAZHJzL2Rvd25yZXYueG1sUEsFBgAAAAAEAAQA+QAAAJMDAAAAAA==&#10;" strokecolor="#4f81bd [3204]" strokeweight="1pt">
                      <v:shadow on="t" color="black" opacity="24903f" origin=",.5" offset="0,.55556mm"/>
                    </v:line>
                    <v:line id="Straight Connector 790" o:spid="_x0000_s1404" style="position:absolute;flip:y;visibility:visible;mso-wrap-style:square" from="19015,55377" to="20285,5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xxsMAAADcAAAADwAAAGRycy9kb3ducmV2LnhtbERPz2vCMBS+D/wfwhN2m6k7dLMaRRxl&#10;eho6QY+P5tlWm5eSpLXur18Ogx0/vt+L1WAa0ZPztWUF00kCgriwuuZSwfE7f3kH4QOyxsYyKXiQ&#10;h9Vy9LTATNs776k/hFLEEPYZKqhCaDMpfVGRQT+xLXHkLtYZDBG6UmqH9xhuGvmaJKk0WHNsqLCl&#10;TUXF7dAZBdepm318dl8/dN1v8/7UpruzT5V6Hg/rOYhAQ/gX/7m3WsHbLM6P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yMcbDAAAA3AAAAA8AAAAAAAAAAAAA&#10;AAAAoQIAAGRycy9kb3ducmV2LnhtbFBLBQYAAAAABAAEAPkAAACRAwAAAAA=&#10;" strokecolor="#4f81bd [3204]" strokeweight="1pt">
                      <v:shadow on="t" color="black" opacity="24903f" origin=",.5" offset="0,.55556mm"/>
                    </v:line>
                    <v:line id="Straight Connector 791" o:spid="_x0000_s1405" style="position:absolute;flip:y;visibility:visible;mso-wrap-style:square" from="19142,56711" to="20412,5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6UXcYAAADcAAAADwAAAGRycy9kb3ducmV2LnhtbESPQWvCQBSE74X+h+UVequb9BBN6ipF&#10;kepJtIX2+Mi+JrHZt2F3jam/3hUEj8PMfMNM54NpRU/ON5YVpKMEBHFpdcOVgq/P1csEhA/IGlvL&#10;pOCfPMxnjw9TLLQ98Y76fahEhLAvUEEdQldI6cuaDPqR7Yij92udwRClq6R2eIpw08rXJMmkwYbj&#10;Qo0dLWoq//ZHo+CQunz5cdye6bBbr/rvLtv8+Eyp56fh/Q1EoCHcw7f2WisY5ylcz8Qj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lF3GAAAA3AAAAA8AAAAAAAAA&#10;AAAAAAAAoQIAAGRycy9kb3ducmV2LnhtbFBLBQYAAAAABAAEAPkAAACUAwAAAAA=&#10;" strokecolor="#4f81bd [3204]" strokeweight="1pt">
                      <v:shadow on="t" color="black" opacity="24903f" origin=",.5" offset="0,.55556mm"/>
                    </v:line>
                  </v:group>
                  <v:shape id="Straight Arrow Connector 792" o:spid="_x0000_s1406" type="#_x0000_t32" style="position:absolute;left:19948;top:36780;width:2315;height:3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4aEsUAAADcAAAADwAAAGRycy9kb3ducmV2LnhtbESPzW7CMBCE75X6DtYi9VZskEqbgEEV&#10;qFVVTvyeV/GSBOJ1iF2SvH2NVKnH0ex8szNbdLYSN2p86VjDaKhAEGfOlJxr2O8+nt9A+IBssHJM&#10;GnrysJg/PswwNa7lDd22IRcRwj5FDUUIdSqlzwqy6IeuJo7eyTUWQ5RNLk2DbYTbSo6VmkiLJceG&#10;AmtaFpRdtj82vnF9+V4lrTqbz8P6WCZVP1H9UuunQfc+BRGoC//Hf+kvo+E1GcN9TCS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4aEsUAAADcAAAADwAAAAAAAAAA&#10;AAAAAAChAgAAZHJzL2Rvd25yZXYueG1sUEsFBgAAAAAEAAQA+QAAAJMDAAAAAA==&#10;" strokecolor="#4f81bd [3204]">
                    <v:stroke dashstyle="3 1"/>
                    <v:shadow on="t" color="black" opacity="24903f" origin=",.5" offset="0,.55556mm"/>
                  </v:shape>
                  <v:shape id="Straight Arrow Connector 793" o:spid="_x0000_s1407" type="#_x0000_t32" style="position:absolute;left:19478;top:53419;width:2785;height:3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K/icYAAADcAAAADwAAAGRycy9kb3ducmV2LnhtbESPzW7CMBCE75X6DtYi9VZsqEpJwCBE&#10;1aqCU/k7r+IlCY3XaeyS5O1rpEo9jmbnm535srOVuFLjS8caRkMFgjhzpuRcw2H/9jgF4QOywcox&#10;aejJw3JxfzfH1LiWP+m6C7mIEPYpaihCqFMpfVaQRT90NXH0zq6xGKJscmkabCPcVnKs1ERaLDk2&#10;FFjTuqDsa/dj4xvfz5vXpFUX837cnsqk6ieqX2v9MOhWMxCBuvB//Jf+MBpekie4jYkE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Sv4nGAAAA3AAAAA8AAAAAAAAA&#10;AAAAAAAAoQIAAGRycy9kb3ducmV2LnhtbFBLBQYAAAAABAAEAPkAAACUAwAAAAA=&#10;" strokecolor="#4f81bd [3204]">
                    <v:stroke dashstyle="3 1"/>
                    <v:shadow on="t" color="black" opacity="24903f" origin=",.5" offset="0,.55556mm"/>
                  </v:shape>
                  <v:group id="Group 794" o:spid="_x0000_s1408" style="position:absolute;left:5860;top:45293;width:14324;height:6942" coordorigin="5860,45293" coordsize="15367,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rect id="Rectangle 795" o:spid="_x0000_s1409" style="position:absolute;left:8146;top:45293;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yQcYA&#10;AADcAAAADwAAAGRycy9kb3ducmV2LnhtbESPT2vCQBTE74LfYXmF3nRTi9pGV5FAsXjyT0rx9sw+&#10;k2D2bciuJn77rlDwOMzMb5j5sjOVuFHjSssK3oYRCOLM6pJzBenha/ABwnlkjZVlUnAnB8tFvzfH&#10;WNuWd3Tb+1wECLsYFRTe17GULivIoBvamjh4Z9sY9EE2udQNtgFuKjmKook0WHJYKLCmpKDssr8a&#10;BZPrNummbWvl5rh+T7andP37kyr1+tKtZiA8df4Z/m9/awXTzzE8zo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MyQcYAAADcAAAADwAAAAAAAAAAAAAAAACYAgAAZHJz&#10;L2Rvd25yZXYueG1sUEsFBgAAAAAEAAQA9QAAAIsDAAAAAA==&#10;" fillcolor="#fbd4b4 [1305]" strokecolor="#4579b8 [3044]">
                      <v:shadow on="t" color="black" opacity="22937f" origin=",.5" offset="0,.63889mm"/>
                      <v:textbox>
                        <w:txbxContent>
                          <w:p w14:paraId="3A7202ED" w14:textId="77777777" w:rsidR="00233AC5" w:rsidRDefault="00233AC5" w:rsidP="00A254D6">
                            <w:pPr>
                              <w:rPr>
                                <w:rFonts w:eastAsia="Times New Roman" w:cs="Times New Roman"/>
                              </w:rPr>
                            </w:pPr>
                          </w:p>
                        </w:txbxContent>
                      </v:textbox>
                    </v:rect>
                    <v:rect id="Rectangle 796" o:spid="_x0000_s1410" style="position:absolute;left:7067;top:46182;width:1308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NsUA&#10;AADcAAAADwAAAGRycy9kb3ducmV2LnhtbESPQWvCQBSE70L/w/IK3nRjhaipq5SAKJ6sjYi3Z/Y1&#10;CWbfhuxq4r/vFgo9DjPzDbNc96YWD2pdZVnBZByBIM6trrhQkH1tRnMQziNrrC2Tgic5WK9eBktM&#10;tO34kx5HX4gAYZeggtL7JpHS5SUZdGPbEAfv27YGfZBtIXWLXYCbWr5FUSwNVhwWSmwoLSm/He9G&#10;QXw/pP2s66zcX7bT9HDNtudTptTwtf94B+Gp9//hv/ZOK5gtYvg9E4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aw2xQAAANwAAAAPAAAAAAAAAAAAAAAAAJgCAABkcnMv&#10;ZG93bnJldi54bWxQSwUGAAAAAAQABAD1AAAAigMAAAAA&#10;" fillcolor="#fbd4b4 [1305]" strokecolor="#4579b8 [3044]">
                      <v:shadow on="t" color="black" opacity="22937f" origin=",.5" offset="0,.63889mm"/>
                      <v:textbox>
                        <w:txbxContent>
                          <w:p w14:paraId="42E7220D" w14:textId="77777777" w:rsidR="00233AC5" w:rsidRDefault="00233AC5" w:rsidP="00A254D6">
                            <w:pPr>
                              <w:rPr>
                                <w:rFonts w:eastAsia="Times New Roman" w:cs="Times New Roman"/>
                              </w:rPr>
                            </w:pPr>
                          </w:p>
                        </w:txbxContent>
                      </v:textbox>
                    </v:rect>
                    <v:rect id="Rectangle 797" o:spid="_x0000_s1411" style="position:absolute;left:5860;top:47261;width:1308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JrcUA&#10;AADcAAAADwAAAGRycy9kb3ducmV2LnhtbESPQWvCQBSE70L/w/IK3nRTBVNTV5GAKD1ZTRFvz+xr&#10;Epp9G7KrSf+9KxQ8DjPzDbNY9aYWN2pdZVnB2zgCQZxbXXGhIDtuRu8gnEfWWFsmBX/kYLV8GSww&#10;0bbjL7odfCEChF2CCkrvm0RKl5dk0I1tQxy8H9sa9EG2hdQtdgFuajmJopk0WHFYKLGhtKT893A1&#10;CmbXfdrHXWfl53k7TfeXbHv6zpQavvbrDxCeev8M/7d3WkE8j+F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QmtxQAAANwAAAAPAAAAAAAAAAAAAAAAAJgCAABkcnMv&#10;ZG93bnJldi54bWxQSwUGAAAAAAQABAD1AAAAigMAAAAA&#10;" fillcolor="#fbd4b4 [1305]" strokecolor="#4579b8 [3044]">
                      <v:shadow on="t" color="black" opacity="22937f" origin=",.5" offset="0,.63889mm"/>
                      <v:textbox>
                        <w:txbxContent>
                          <w:p w14:paraId="38123267" w14:textId="77777777" w:rsidR="00233AC5" w:rsidRDefault="00233AC5" w:rsidP="00A254D6">
                            <w:pPr>
                              <w:rPr>
                                <w:rFonts w:eastAsia="Times New Roman" w:cs="Times New Roman"/>
                              </w:rPr>
                            </w:pPr>
                          </w:p>
                        </w:txbxContent>
                      </v:textbox>
                    </v:rect>
                    <v:line id="Straight Connector 798" o:spid="_x0000_s1412" style="position:absolute;flip:y;visibility:visible;mso-wrap-style:square" from="5860,45293" to="8146,47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Q9wMMAAADcAAAADwAAAGRycy9kb3ducmV2LnhtbERPz2vCMBS+D/wfwhN2m6k7dLMaRRxl&#10;eho6QY+P5tlWm5eSpLXur18Ogx0/vt+L1WAa0ZPztWUF00kCgriwuuZSwfE7f3kH4QOyxsYyKXiQ&#10;h9Vy9LTATNs776k/hFLEEPYZKqhCaDMpfVGRQT+xLXHkLtYZDBG6UmqH9xhuGvmaJKk0WHNsqLCl&#10;TUXF7dAZBdepm318dl8/dN1v8/7UpruzT5V6Hg/rOYhAQ/gX/7m3WsHbLK6NZ+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EPcDDAAAA3AAAAA8AAAAAAAAAAAAA&#10;AAAAoQIAAGRycy9kb3ducmV2LnhtbFBLBQYAAAAABAAEAPkAAACRAwAAAAA=&#10;" strokecolor="#4f81bd [3204]" strokeweight="1pt">
                      <v:shadow on="t" color="black" opacity="24903f" origin=",.5" offset="0,.55556mm"/>
                    </v:line>
                    <v:line id="Straight Connector 799" o:spid="_x0000_s1413" style="position:absolute;flip:y;visibility:visible;mso-wrap-style:square" from="18878,45356" to="21164,4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iYW8YAAADcAAAADwAAAGRycy9kb3ducmV2LnhtbESPT2vCQBTE74V+h+UVeqsbe4hNdJWi&#10;SPUk/gE9PrLPJDb7NuyuMe2n7woFj8PM/IaZzHrTiI6cry0rGA4SEMSF1TWXCg775dsHCB+QNTaW&#10;ScEPeZhNn58mmGt74y11u1CKCGGfo4IqhDaX0hcVGfQD2xJH72ydwRClK6V2eItw08j3JEmlwZrj&#10;QoUtzSsqvndXo+AydNni67r5pct2teyObbo++VSp15f+cwwiUB8e4f/2SisYZRncz8Qj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ImFvGAAAA3AAAAA8AAAAAAAAA&#10;AAAAAAAAoQIAAGRycy9kb3ducmV2LnhtbFBLBQYAAAAABAAEAPkAAACUAwAAAAA=&#10;" strokecolor="#4f81bd [3204]" strokeweight="1pt">
                      <v:shadow on="t" color="black" opacity="24903f" origin=",.5" offset="0,.55556mm"/>
                    </v:line>
                    <v:line id="Straight Connector 800" o:spid="_x0000_s1414" style="position:absolute;flip:y;visibility:visible;mso-wrap-style:square" from="18941,48531" to="21227,50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wF8MAAADcAAAADwAAAGRycy9kb3ducmV2LnhtbERPy2rCQBTdF/yH4Qrd1YldBE0dRSyh&#10;cVXUQru8ZG6T2MydMDN52K/vLAouD+e92U2mFQM531hWsFwkIIhLqxuuFHxc8qcVCB+QNbaWScGN&#10;POy2s4cNZtqOfKLhHCoRQ9hnqKAOocuk9GVNBv3CdsSR+7bOYIjQVVI7HGO4aeVzkqTSYMOxocaO&#10;DjWVP+feKLgu3fr1rX//peupyIfPLj1++VSpx/m0fwERaAp38b+70ApWSZwfz8Qj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MMBfDAAAA3AAAAA8AAAAAAAAAAAAA&#10;AAAAoQIAAGRycy9kb3ducmV2LnhtbFBLBQYAAAAABAAEAPkAAACRAwAAAAA=&#10;" strokecolor="#4f81bd [3204]" strokeweight="1pt">
                      <v:shadow on="t" color="black" opacity="24903f" origin=",.5" offset="0,.55556mm"/>
                    </v:line>
                  </v:group>
                  <v:shape id="Straight Arrow Connector 801" o:spid="_x0000_s1415" type="#_x0000_t32" style="position:absolute;left:20319;top:46506;width:225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KFtMUAAADcAAAADwAAAGRycy9kb3ducmV2LnhtbESPQWvCQBCF70L/wzIFb7qbgqLRNRRL&#10;i9hTbfU8ZMckbXY2za4m+fduoeDx8eZ9b946620trtT6yrGGZKpAEOfOVFxo+Pp8nSxA+IBssHZM&#10;GgbykG0eRmtMjev4g66HUIgIYZ+ihjKEJpXS5yVZ9FPXEEfv7FqLIcq2kKbFLsJtLZ+UmkuLFceG&#10;EhvalpT/HC42vvE7278sO/Vt3o7vp2pZD3M1bLUeP/bPKxCB+nA//k/vjIaFSuBvTCS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KFtMUAAADcAAAADwAAAAAAAAAA&#10;AAAAAAChAgAAZHJzL2Rvd25yZXYueG1sUEsFBgAAAAAEAAQA+QAAAJMDAAAAAA==&#10;" strokecolor="#4f81bd [3204]">
                    <v:stroke dashstyle="3 1"/>
                    <v:shadow on="t" color="black" opacity="24903f" origin=",.5" offset="0,.55556mm"/>
                  </v:shape>
                  <v:shape id="Text Box 802" o:spid="_x0000_s1416" type="#_x0000_t202" style="position:absolute;left:15548;top:39807;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fu8IA&#10;AADcAAAADwAAAGRycy9kb3ducmV2LnhtbESPQWsCMRSE70L/Q3iF3jRRqMjWKGJb8NCLut4fm9fN&#10;4uZl2by6679vCgWPw8x8w6y3Y2jVjfrURLYwnxlQxFV0DdcWyvPndAUqCbLDNjJZuFOC7eZpssbC&#10;xYGPdDtJrTKEU4EWvEhXaJ0qTwHTLHbE2fuOfUDJsq+163HI8NDqhTFLHbDhvOCxo72n6nr6CRZE&#10;3G5+Lz9COlzGr/fBm+oVS2tfnsfdGyihUR7h//bBWViZBfydy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d+7wgAAANwAAAAPAAAAAAAAAAAAAAAAAJgCAABkcnMvZG93&#10;bnJldi54bWxQSwUGAAAAAAQABAD1AAAAhwMAAAAA&#10;" filled="f" stroked="f">
                    <v:textbox style="mso-fit-shape-to-text:t">
                      <w:txbxContent>
                        <w:p w14:paraId="2D245F8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03" o:spid="_x0000_s1417" type="#_x0000_t202" style="position:absolute;left:14708;top:56544;width:32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6IMMA&#10;AADcAAAADwAAAGRycy9kb3ducmV2LnhtbESPT2sCMRTE74V+h/AK3mqiUpGtUaR/wEMv6vb+2Lxu&#10;lm5els3TXb99UxA8DjPzG2a9HUOrLtSnJrKF2dSAIq6ia7i2UJ4+n1egkiA7bCOThSsl2G4eH9ZY&#10;uDjwgS5HqVWGcCrQghfpCq1T5SlgmsaOOHs/sQ8oWfa1dj0OGR5aPTdmqQM2nBc8dvTmqfo9noMF&#10;EbebXcuPkPbf49f74E31gqW1k6dx9wpKaJR7+NbeOwsrs4D/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l6IMMAAADcAAAADwAAAAAAAAAAAAAAAACYAgAAZHJzL2Rv&#10;d25yZXYueG1sUEsFBgAAAAAEAAQA9QAAAIgDAAAAAA==&#10;" filled="f" stroked="f">
                    <v:textbox style="mso-fit-shape-to-text:t">
                      <w:txbxContent>
                        <w:p w14:paraId="67727E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04" o:spid="_x0000_s1418" type="#_x0000_t202" style="position:absolute;left:15113;top:48133;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iVMMA&#10;AADcAAAADwAAAGRycy9kb3ducmV2LnhtbESPT2sCMRTE74V+h/AK3mqiWJGtUaR/wEMv6vb+2Lxu&#10;lm5els3TXb99UxA8DjPzG2a9HUOrLtSnJrKF2dSAIq6ia7i2UJ4+n1egkiA7bCOThSsl2G4eH9ZY&#10;uDjwgS5HqVWGcCrQghfpCq1T5SlgmsaOOHs/sQ8oWfa1dj0OGR5aPTdmqQM2nBc8dvTmqfo9noMF&#10;EbebXcuPkPbf49f74E31gqW1k6dx9wpKaJR7+NbeOwsrs4D/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DiVMMAAADcAAAADwAAAAAAAAAAAAAAAACYAgAAZHJzL2Rv&#10;d25yZXYueG1sUEsFBgAAAAAEAAQA9QAAAIgDAAAAAA==&#10;" filled="f" stroked="f">
                    <v:textbox style="mso-fit-shape-to-text:t">
                      <w:txbxContent>
                        <w:p w14:paraId="2E71FC7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group id="Group 805" o:spid="_x0000_s1419" style="position:absolute;left:33277;top:37189;width:19516;height:8757" coordorigin="33277,37189" coordsize="19516,8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0xvasQAAADcAAAA&#10;DwAAAAAAAAAAAAAAAACqAgAAZHJzL2Rvd25yZXYueG1sUEsFBgAAAAAEAAQA+gAAAJsDAAAAAA==&#10;">
                    <v:rect id="Rectangle 806" o:spid="_x0000_s1420" style="position:absolute;left:37117;top:37269;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EcEA&#10;AADcAAAADwAAAGRycy9kb3ducmV2LnhtbESPQYvCMBSE7wv+h/AEL4sm9VBKNYoIiqCX1d37o3m2&#10;1ealNFHrvzfCgsdh5pth5sveNuJOna8da0gmCgRx4UzNpYbf02acgfAB2WDjmDQ8ycNyMfiaY27c&#10;g3/ofgyliCXsc9RQhdDmUvqiIot+4lri6J1dZzFE2ZXSdPiI5baRU6VSabHmuFBhS+uKiuvxZjVk&#10;f5Ql+2dKZ3VIdvJSfrfZ9qb1aNivZiAC9eET/qd3JnIqhfeZe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cvhHBAAAA3AAAAA8AAAAAAAAAAAAAAAAAmAIAAGRycy9kb3du&#10;cmV2LnhtbFBLBQYAAAAABAAEAPUAAACGAwAAAAA=&#10;" fillcolor="#e36c0a [2409]" strokecolor="#4579b8 [3044]">
                      <v:shadow on="t" color="black" opacity="22937f" origin=",.5" offset="0,.63889mm"/>
                      <v:textbox>
                        <w:txbxContent>
                          <w:p w14:paraId="65EEA68F" w14:textId="77777777" w:rsidR="00233AC5" w:rsidRDefault="00233AC5" w:rsidP="00A254D6">
                            <w:pPr>
                              <w:rPr>
                                <w:rFonts w:eastAsia="Times New Roman" w:cs="Times New Roman"/>
                              </w:rPr>
                            </w:pPr>
                          </w:p>
                        </w:txbxContent>
                      </v:textbox>
                    </v:rect>
                    <v:rect id="Rectangle 807" o:spid="_x0000_s1421" style="position:absolute;left:35184;top:39088;width:12328;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bisQA&#10;AADcAAAADwAAAGRycy9kb3ducmV2LnhtbESPzWrDMBCE74W8g9hCLyWR3INrnCihBFoM6aX5uS/W&#10;xnZirYylxPbbR4VCj8PMN8OsNqNtxZ163zjWkCwUCOLSmYYrDcfD5zwD4QOywdYxaZjIw2Y9e1ph&#10;btzAP3Tfh0rEEvY5aqhD6HIpfVmTRb9wHXH0zq63GKLsK2l6HGK5beWbUqm02HBcqLGjbU3ldX+z&#10;GrITZcluSumsvpNCXqrXLvu6af3yPH4sQQQaw3/4jy5M5NQ7/J6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G4rEAAAA3AAAAA8AAAAAAAAAAAAAAAAAmAIAAGRycy9k&#10;b3ducmV2LnhtbFBLBQYAAAAABAAEAPUAAACJAwAAAAA=&#10;" fillcolor="#e36c0a [2409]" strokecolor="#4579b8 [3044]">
                      <v:shadow on="t" color="black" opacity="22937f" origin=",.5" offset="0,.63889mm"/>
                      <v:textbox>
                        <w:txbxContent>
                          <w:p w14:paraId="0F78B38A" w14:textId="77777777" w:rsidR="00233AC5" w:rsidRDefault="00233AC5" w:rsidP="00A254D6">
                            <w:pPr>
                              <w:rPr>
                                <w:rFonts w:eastAsia="Times New Roman" w:cs="Times New Roman"/>
                              </w:rPr>
                            </w:pPr>
                          </w:p>
                        </w:txbxContent>
                      </v:textbox>
                    </v:rect>
                    <v:rect id="Rectangle 808" o:spid="_x0000_s1422" style="position:absolute;left:33277;top:40941;width:12327;height:4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MAA&#10;AADcAAAADwAAAGRycy9kb3ducmV2LnhtbERPTWvCQBC9F/oflhF6KbqbHiREVxGhRWgvtXofsmMS&#10;zc6G7CbGf985FHp8vO/1dvKtGqmPTWAL2cKAIi6Da7iycPp5n+egYkJ22AYmCw+KsN08P62xcOHO&#10;3zQeU6UkhGOBFuqUukLrWNbkMS5CRyzcJfQek8C+0q7Hu4T7Vr8Zs9QeG5aGGjva11TejoO3kJ8p&#10;zz4fS7qYr+ygr9Vrl38M1r7Mpt0KVKIp/Yv/3AcnPiNr5YwcAb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P+MAAAADcAAAADwAAAAAAAAAAAAAAAACYAgAAZHJzL2Rvd25y&#10;ZXYueG1sUEsFBgAAAAAEAAQA9QAAAIUDAAAAAA==&#10;" fillcolor="#e36c0a [2409]" strokecolor="#4579b8 [3044]">
                      <v:shadow on="t" color="black" opacity="22937f" origin=",.5" offset="0,.63889mm"/>
                      <v:textbox>
                        <w:txbxContent>
                          <w:p w14:paraId="248C64B7" w14:textId="77777777" w:rsidR="00233AC5" w:rsidRDefault="00233AC5" w:rsidP="00A254D6">
                            <w:pPr>
                              <w:rPr>
                                <w:rFonts w:eastAsia="Times New Roman" w:cs="Times New Roman"/>
                              </w:rPr>
                            </w:pPr>
                          </w:p>
                        </w:txbxContent>
                      </v:textbox>
                    </v:rect>
                    <v:line id="Straight Connector 809" o:spid="_x0000_s1423" style="position:absolute;flip:y;visibility:visible;mso-wrap-style:square" from="49444,39088" to="52793,42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en8MAAADcAAAADwAAAGRycy9kb3ducmV2LnhtbESPy27CMBBF95X4B2uQ2FTFhgWCFINQ&#10;aFRYlsd+FE/jqPE4xC5J/76uhNTl1X0c3fV2cI24UxdqzxpmUwWCuPSm5krD5Vy8LEGEiGyw8Uwa&#10;fijAdjN6WmNmfM8fdD/FSqQRDhlqsDG2mZShtOQwTH1LnLxP3zmMSXaVNB32adw1cq7UQjqsOREs&#10;tpRbKr9O3y5x+6MqbP4ciuawv63e3vNycc21noyH3SuISEP8Dz/aB6NhqVb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XXp/DAAAA3AAAAA8AAAAAAAAAAAAA&#10;AAAAoQIAAGRycy9kb3ducmV2LnhtbFBLBQYAAAAABAAEAPkAAACRAwAAAAA=&#10;" strokecolor="#4f81bd [3204]" strokeweight="1pt">
                      <v:stroke dashstyle="3 1"/>
                      <v:shadow on="t" color="black" opacity="24903f" origin=",.5" offset="0,.55556mm"/>
                    </v:line>
                    <v:shape id="Text Box 810" o:spid="_x0000_s1424" type="#_x0000_t202" style="position:absolute;left:42410;top:41115;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ir8A&#10;AADcAAAADwAAAGRycy9kb3ducmV2LnhtbERPTWvCQBC9C/6HZQRvdZOCIqmrSK3goRdtvA/ZaTY0&#10;Oxuyo4n/3j0UPD7e92Y3+lbdqY9NYAP5IgNFXAXbcG2g/Dm+rUFFQbbYBiYDD4qw204nGyxsGPhM&#10;94vUKoVwLNCAE+kKrWPlyGNchI44cb+h9ygJ9rW2PQ4p3Lf6PctW2mPDqcFhR5+Oqr/LzRsQsfv8&#10;UX75eLqO34fBZdUSS2Pms3H/AUpolJf4332yBt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8nKKvwAAANwAAAAPAAAAAAAAAAAAAAAAAJgCAABkcnMvZG93bnJl&#10;di54bWxQSwUGAAAAAAQABAD1AAAAhAMAAAAA&#10;" filled="f" stroked="f">
                      <v:textbox style="mso-fit-shape-to-text:t">
                        <w:txbxContent>
                          <w:p w14:paraId="3900811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811" o:spid="_x0000_s1425" style="position:absolute;flip:y;visibility:visible;mso-wrap-style:square" from="45604,42180" to="49529,4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DUcUAAADcAAAADwAAAGRycy9kb3ducmV2LnhtbESPQWvCQBSE7wX/w/IEb3WTHoKNriKK&#10;VE9FW9DjI/tMotm3YXeNaX99VxB6HGbmG2a26E0jOnK+tqwgHScgiAuray4VfH9tXicgfEDW2Fgm&#10;BT/kYTEfvMww1/bOe+oOoRQRwj5HBVUIbS6lLyoy6Me2JY7e2TqDIUpXSu3wHuGmkW9JkkmDNceF&#10;CltaVVRcDzej4JK69/XH7fOXLvvtpju22e7kM6VGw345BRGoD//hZ3urFUzSFB5n4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kDUcUAAADcAAAADwAAAAAAAAAA&#10;AAAAAAChAgAAZHJzL2Rvd25yZXYueG1sUEsFBgAAAAAEAAQA+QAAAJMDAAAAAA==&#10;" strokecolor="#4f81bd [3204]" strokeweight="1pt">
                      <v:shadow on="t" color="black" opacity="24903f" origin=",.5" offset="0,.55556mm"/>
                    </v:line>
                    <v:line id="Straight Connector 812" o:spid="_x0000_s1426" style="position:absolute;flip:y;visibility:visible;mso-wrap-style:square" from="45630,37269" to="49555,4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udJsUAAADcAAAADwAAAGRycy9kb3ducmV2LnhtbESPQWvCQBSE74L/YXlCb7qJh6Cpq5SK&#10;aE9FLbTHR/aZRLNvw+4ao7++Wyh4HGbmG2ax6k0jOnK+tqwgnSQgiAuray4VfB034xkIH5A1NpZJ&#10;wZ08rJbDwQJzbW+8p+4QShEh7HNUUIXQ5lL6oiKDfmJb4uidrDMYonSl1A5vEW4aOU2STBqsOS5U&#10;2NJ7RcXlcDUKzqmbr7fXzwed97tN991mHz8+U+pl1L+9ggjUh2f4v73TCmbpFP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udJsUAAADcAAAADwAAAAAAAAAA&#10;AAAAAAChAgAAZHJzL2Rvd25yZXYueG1sUEsFBgAAAAAEAAQA+QAAAJMDAAAAAA==&#10;" strokecolor="#4f81bd [3204]" strokeweight="1pt">
                      <v:shadow on="t" color="black" opacity="24903f" origin=",.5" offset="0,.55556mm"/>
                    </v:line>
                    <v:line id="Straight Connector 813" o:spid="_x0000_s1427" style="position:absolute;flip:y;visibility:visible;mso-wrap-style:square" from="33357,37189" to="37282,4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c4vcYAAADcAAAADwAAAGRycy9kb3ducmV2LnhtbESPQWvCQBSE7wX/w/KE3ppNLASbuooo&#10;Uj0VbaE9PrKvSWz2bdhdY+qv7wqCx2FmvmFmi8G0oifnG8sKsiQFQVxa3XCl4PNj8zQF4QOyxtYy&#10;KfgjD4v56GGGhbZn3lN/CJWIEPYFKqhD6AopfVmTQZ/Yjjh6P9YZDFG6SmqH5wg3rZykaS4NNhwX&#10;auxoVVP5ezgZBcfMvazfTu8XOu63m/6ry3ffPlfqcTwsX0EEGsI9fGtvtYJp9gzXM/EI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HOL3GAAAA3AAAAA8AAAAAAAAA&#10;AAAAAAAAoQIAAGRycy9kb3ducmV2LnhtbFBLBQYAAAAABAAEAPkAAACUAwAAAAA=&#10;" strokecolor="#4f81bd [3204]" strokeweight="1pt">
                      <v:shadow on="t" color="black" opacity="24903f" origin=",.5" offset="0,.55556mm"/>
                    </v:line>
                  </v:group>
                  <v:group id="Group 814" o:spid="_x0000_s1428" style="position:absolute;left:32312;top:51867;width:19601;height:7172" coordorigin="32312,51867" coordsize="19600,7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rect id="Rectangle 815" o:spid="_x0000_s1429" style="position:absolute;left:36237;top:51919;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f8ccA&#10;AADcAAAADwAAAGRycy9kb3ducmV2LnhtbESPQUvDQBSE7wX/w/IEL8VuIlZq7LaoUCj0IK2F1ttr&#10;9pkEs29D9jWJ/74rFDwOM/MNM18OrlYdtaHybCCdJKCIc28rLgzsP1f3M1BBkC3WnsnALwVYLm5G&#10;c8ys73lL3U4KFSEcMjRQijSZ1iEvyWGY+IY4et++dShRtoW2LfYR7mr9kCRP2mHFcaHEht5Lyn92&#10;Z2fgvHnbj0/ueJLHw1d4Tp3upP8w5u52eH0BJTTIf/jaXlsDs3QKf2fiEd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Qn/HHAAAA3AAAAA8AAAAAAAAAAAAAAAAAmAIAAGRy&#10;cy9kb3ducmV2LnhtbFBLBQYAAAAABAAEAPUAAACMAwAAAAA=&#10;" fillcolor="#974706 [1609]" strokecolor="#4579b8 [3044]">
                      <v:shadow on="t" color="black" opacity="22937f" origin=",.5" offset="0,.63889mm"/>
                      <v:textbox>
                        <w:txbxContent>
                          <w:p w14:paraId="6364590B" w14:textId="77777777" w:rsidR="00233AC5" w:rsidRDefault="00233AC5" w:rsidP="00A254D6">
                            <w:pPr>
                              <w:rPr>
                                <w:rFonts w:eastAsia="Times New Roman" w:cs="Times New Roman"/>
                              </w:rPr>
                            </w:pPr>
                          </w:p>
                        </w:txbxContent>
                      </v:textbox>
                    </v:rect>
                    <v:rect id="Rectangle 816" o:spid="_x0000_s1430" style="position:absolute;left:34523;top:53622;width:12328;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BhsYA&#10;AADcAAAADwAAAGRycy9kb3ducmV2LnhtbESPQWvCQBSE74X+h+UVvJS6SSliU1dpCwWhB9EK1dsz&#10;+5qEZt+G7DOJ/94VBI/DzHzDzBaDq1VHbag8G0jHCSji3NuKCwPbn6+nKaggyBZrz2TgRAEW8/u7&#10;GWbW97ymbiOFihAOGRooRZpM65CX5DCMfUMcvT/fOpQo20LbFvsId7V+TpKJdlhxXCixoc+S8v/N&#10;0Rk4fn9sHw9ud5CX3314TZ3upF8ZM3oY3t9ACQ1yC1/bS2tgmk7gciYeAT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IBhsYAAADcAAAADwAAAAAAAAAAAAAAAACYAgAAZHJz&#10;L2Rvd25yZXYueG1sUEsFBgAAAAAEAAQA9QAAAIsDAAAAAA==&#10;" fillcolor="#974706 [1609]" strokecolor="#4579b8 [3044]">
                      <v:shadow on="t" color="black" opacity="22937f" origin=",.5" offset="0,.63889mm"/>
                      <v:textbox>
                        <w:txbxContent>
                          <w:p w14:paraId="1BB8DC1B" w14:textId="77777777" w:rsidR="00233AC5" w:rsidRDefault="00233AC5" w:rsidP="00A254D6">
                            <w:pPr>
                              <w:rPr>
                                <w:rFonts w:eastAsia="Times New Roman" w:cs="Times New Roman"/>
                              </w:rPr>
                            </w:pPr>
                          </w:p>
                        </w:txbxContent>
                      </v:textbox>
                    </v:rect>
                    <v:rect id="Rectangle 817" o:spid="_x0000_s1431" style="position:absolute;left:32312;top:55690;width:1232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6kHccA&#10;AADcAAAADwAAAGRycy9kb3ducmV2LnhtbESPQUvDQBSE7wX/w/IEL8VuIlJr7LaoUCj0IK2F1ttr&#10;9pkEs29D9jWJ/74rFDwOM/MNM18OrlYdtaHybCCdJKCIc28rLgzsP1f3M1BBkC3WnsnALwVYLm5G&#10;c8ys73lL3U4KFSEcMjRQijSZ1iEvyWGY+IY4et++dShRtoW2LfYR7mr9kCRT7bDiuFBiQ+8l5T+7&#10;szNw3rztxyd3PMnj4Ss8p0530n8Yc3c7vL6AEhrkP3xtr62BWfoEf2fiEd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OpB3HAAAA3AAAAA8AAAAAAAAAAAAAAAAAmAIAAGRy&#10;cy9kb3ducmV2LnhtbFBLBQYAAAAABAAEAPUAAACMAwAAAAA=&#10;" fillcolor="#974706 [1609]" strokecolor="#4579b8 [3044]">
                      <v:shadow on="t" color="black" opacity="22937f" origin=",.5" offset="0,.63889mm"/>
                      <v:textbox>
                        <w:txbxContent>
                          <w:p w14:paraId="1DE0BADF" w14:textId="77777777" w:rsidR="00233AC5" w:rsidRDefault="00233AC5" w:rsidP="00A254D6">
                            <w:pPr>
                              <w:rPr>
                                <w:rFonts w:eastAsia="Times New Roman" w:cs="Times New Roman"/>
                              </w:rPr>
                            </w:pPr>
                          </w:p>
                        </w:txbxContent>
                      </v:textbox>
                    </v:rect>
                    <v:line id="Straight Connector 818" o:spid="_x0000_s1432" style="position:absolute;flip:y;visibility:visible;mso-wrap-style:square" from="44639,55273" to="48564,5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qzMIAAADcAAAADwAAAGRycy9kb3ducmV2LnhtbERPy4rCMBTdD/gP4QqzG9O6KE41iigy&#10;zmrwAbq8NNe22tyUJNbOfL1ZCLM8nPds0ZtGdOR8bVlBOkpAEBdW11wqOB42HxMQPiBrbCyTgl/y&#10;sJgP3maYa/vgHXX7UIoYwj5HBVUIbS6lLyoy6Ee2JY7cxTqDIUJXSu3wEcNNI8dJkkmDNceGClta&#10;VVTc9nej4Jq6z/XX/eePrrvtpju12ffZZ0q9D/vlFESgPvyLX+6tVjBJ49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qzMIAAADcAAAADwAAAAAAAAAAAAAA&#10;AAChAgAAZHJzL2Rvd25yZXYueG1sUEsFBgAAAAAEAAQA+QAAAJADAAAAAA==&#10;" strokecolor="#4f81bd [3204]" strokeweight="1pt">
                      <v:shadow on="t" color="black" opacity="24903f" origin=",.5" offset="0,.55556mm"/>
                    </v:line>
                    <v:line id="Straight Connector 819" o:spid="_x0000_s1433" style="position:absolute;flip:y;visibility:visible;mso-wrap-style:square" from="44639,52045" to="48564,5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PV8UAAADcAAAADwAAAGRycy9kb3ducmV2LnhtbESPQWvCQBSE70L/w/IK3uomHoKmrlIq&#10;op6KWmiPj+wziWbfht01xv56Vyh4HGbmG2a26E0jOnK+tqwgHSUgiAuray4VfB9WbxMQPiBrbCyT&#10;ght5WMxfBjPMtb3yjrp9KEWEsM9RQRVCm0vpi4oM+pFtiaN3tM5giNKVUju8Rrhp5DhJMmmw5rhQ&#10;YUufFRXn/cUoOKVuulxfvv7otNusup822/76TKnha//xDiJQH57h//ZGK5ikU3ici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8PV8UAAADcAAAADwAAAAAAAAAA&#10;AAAAAAChAgAAZHJzL2Rvd25yZXYueG1sUEsFBgAAAAAEAAQA+QAAAJMDAAAAAA==&#10;" strokecolor="#4f81bd [3204]" strokeweight="1pt">
                      <v:shadow on="t" color="black" opacity="24903f" origin=",.5" offset="0,.55556mm"/>
                    </v:line>
                    <v:line id="Straight Connector 820" o:spid="_x0000_s1434" style="position:absolute;flip:y;visibility:visible;mso-wrap-style:square" from="32312,51867" to="36237,5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lsd8MAAADcAAAADwAAAGRycy9kb3ducmV2LnhtbERPy2rCQBTdF/yH4Qrd1UlchDR1lKJI&#10;7apoC7q8ZG7zaOZOmBmTtF/vLIQuD+e92kymEwM531hWkC4SEMSl1Q1XCr4+9085CB+QNXaWScEv&#10;edisZw8rLLQd+UjDKVQihrAvUEEdQl9I6cuaDPqF7Ykj922dwRChq6R2OMZw08llkmTSYMOxocae&#10;tjWVP6erUdCm7nn3dv34o/Z42A/nPnu/+Eypx/n0+gIi0BT+xXf3QSvIl3F+PBOPgF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5bHfDAAAA3AAAAA8AAAAAAAAAAAAA&#10;AAAAoQIAAGRycy9kb3ducmV2LnhtbFBLBQYAAAAABAAEAPkAAACRAwAAAAA=&#10;" strokecolor="#4f81bd [3204]" strokeweight="1pt">
                      <v:shadow on="t" color="black" opacity="24903f" origin=",.5" offset="0,.55556mm"/>
                    </v:line>
                    <v:line id="Straight Connector 821" o:spid="_x0000_s1435" style="position:absolute;flip:y;visibility:visible;mso-wrap-style:square" from="48564,51867" to="51913,5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QO+cMAAADcAAAADwAAAGRycy9kb3ducmV2LnhtbESPzWrCQBSF90LfYbiFbqROdCGaOkqJ&#10;BnVpbPeXzG0mNHMnzUxNfHtHEFwezs/HWW0G24gLdb52rGA6SUAQl07XXCn4OufvCxA+IGtsHJOC&#10;K3nYrF9GK0y16/lElyJUIo6wT1GBCaFNpfSlIYt+4lri6P24zmKIsquk7rCP47aRsySZS4s1R4LB&#10;ljJD5W/xbyO3Pya5ycY+bw7bv+Vun5Xz70ypt9fh8wNEoCE8w4/2QStYzKZwPxOPgF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UDvnDAAAA3AAAAA8AAAAAAAAAAAAA&#10;AAAAoQIAAGRycy9kb3ducmV2LnhtbFBLBQYAAAAABAAEAPkAAACRAwAAAAA=&#10;" strokecolor="#4f81bd [3204]" strokeweight="1pt">
                      <v:stroke dashstyle="3 1"/>
                      <v:shadow on="t" color="black" opacity="24903f" origin=",.5" offset="0,.55556mm"/>
                    </v:line>
                    <v:shape id="Text Box 822" o:spid="_x0000_s1436" type="#_x0000_t202" style="position:absolute;left:41892;top:55742;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D28IA&#10;AADcAAAADwAAAGRycy9kb3ducmV2LnhtbESPQWvCQBSE74X+h+UVvNWNAYukriK2BQ9eqvH+yL5m&#10;g9m3Iftq4r93BcHjMDPfMMv16Ft1oT42gQ3Mphko4irYhmsD5fHnfQEqCrLFNjAZuFKE9er1ZYmF&#10;DQP/0uUgtUoQjgUacCJdoXWsHHmM09ARJ+8v9B4lyb7WtschwX2r8yz70B4bTgsOO9o6qs6Hf29A&#10;xG5m1/Lbx91p3H8NLqvmWBozeRs3n6CERnmGH+2dNbDIc7ifSUd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AIPbwgAAANwAAAAPAAAAAAAAAAAAAAAAAJgCAABkcnMvZG93&#10;bnJldi54bWxQSwUGAAAAAAQABAD1AAAAhwMAAAAA&#10;" filled="f" stroked="f">
                      <v:textbox style="mso-fit-shape-to-text:t">
                        <w:txbxContent>
                          <w:p w14:paraId="516DC64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23" o:spid="_x0000_s1437" type="#_x0000_t202" style="position:absolute;left:27305;top:42121;width:4632;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zTMQA&#10;AADcAAAADwAAAGRycy9kb3ducmV2LnhtbESPwW7CMBBE75X6D9YicSMOASoaYlAFReqNlvYDVvES&#10;h8TrKDaQ9uvrSkg9jmbejKbYDLYVV+p97VjBNElBEJdO11wp+PrcT5YgfEDW2DomBd/kYbN+fCgw&#10;1+7GH3Q9hkrEEvY5KjAhdLmUvjRk0SeuI47eyfUWQ5R9JXWPt1huW5ml6ZO0WHNcMNjR1lDZHC9W&#10;wTK1h6Z5zt69nf9MF2a7c6/dWanxaHhZgQg0hP/wnX7Tkct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Kc0zEAAAA3AAAAA8AAAAAAAAAAAAAAAAAmAIAAGRycy9k&#10;b3ducmV2LnhtbFBLBQYAAAAABAAEAPUAAACJAwAAAAA=&#10;" filled="f" stroked="f">
                    <v:textbox style="mso-fit-shape-to-text:t">
                      <w:txbxContent>
                        <w:p w14:paraId="7B5CF772"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824" o:spid="_x0000_s1438" type="#_x0000_t202" style="position:absolute;left:26731;top:55976;width:4546;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rOMMA&#10;AADcAAAADwAAAGRycy9kb3ducmV2LnhtbESP0WrCQBRE34X+w3ILvunGoKLRVYpV8E2rfsAle5tN&#10;k70bsqum/XpXEPo4zJwZZrnubC1u1PrSsYLRMAFBnDtdcqHgct4NZiB8QNZYOyYFv+RhvXrrLTHT&#10;7s5fdDuFQsQS9hkqMCE0mZQ+N2TRD11DHL1v11oMUbaF1C3eY7mtZZokU2mx5LhgsKGNobw6Xa2C&#10;WWIPVTVPj96O/0YTs/l02+ZHqf5797EAEagL/+EXvdeRS8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rOMMAAADcAAAADwAAAAAAAAAAAAAAAACYAgAAZHJzL2Rv&#10;d25yZXYueG1sUEsFBgAAAAAEAAQA9QAAAIgDAAAAAA==&#10;" filled="f" stroked="f">
                    <v:textbox style="mso-fit-shape-to-text:t">
                      <w:txbxContent>
                        <w:p w14:paraId="388DC634"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shape id="Text Box 825" o:spid="_x0000_s1439" type="#_x0000_t202" style="position:absolute;top:39968;width:452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Oo8QA&#10;AADcAAAADwAAAGRycy9kb3ducmV2LnhtbESP0WrCQBRE3wv9h+UW+lY3CbVodCPFWvDNNvoBl+w1&#10;G5O9G7Krpn69Wyj0cZg5M8xyNdpOXGjwjWMF6SQBQVw53XCt4LD/fJmB8AFZY+eYFPyQh1Xx+LDE&#10;XLsrf9OlDLWIJexzVGBC6HMpfWXIop+4njh6RzdYDFEOtdQDXmO57WSWJG/SYsNxwWBPa0NVW56t&#10;gllid207z768fb2lU7P+cJv+pNTz0/i+ABFoDP/hP3qrI5dN4f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vTqPEAAAA3AAAAA8AAAAAAAAAAAAAAAAAmAIAAGRycy9k&#10;b3ducmV2LnhtbFBLBQYAAAAABAAEAPUAAACJAwAAAAA=&#10;" filled="f" stroked="f">
                    <v:textbox style="mso-fit-shape-to-text:t">
                      <w:txbxContent>
                        <w:p w14:paraId="31F9810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826" o:spid="_x0000_s1440" type="#_x0000_t202" style="position:absolute;left:141;top:56637;width:443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Q1MQA&#10;AADcAAAADwAAAGRycy9kb3ducmV2LnhtbESP0WrCQBRE34X+w3ILfdNNQhWNbqRYC31rG/2AS/aa&#10;jcneDdlV0369Wyj0cZg5M8xmO9pOXGnwjWMF6SwBQVw53XCt4Hh4my5B+ICssXNMCr7Jw7Z4mGww&#10;1+7GX3QtQy1iCfscFZgQ+lxKXxmy6GeuJ47eyQ0WQ5RDLfWAt1huO5klyUJabDguGOxpZ6hqy4tV&#10;sEzsR9uusk9vn3/Sudm9un1/VurpcXxZgwg0hv/wH/2uI5ct4P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90NTEAAAA3AAAAA8AAAAAAAAAAAAAAAAAmAIAAGRycy9k&#10;b3ducmV2LnhtbFBLBQYAAAAABAAEAPUAAACJAwAAAAA=&#10;" filled="f" stroked="f">
                    <v:textbox style="mso-fit-shape-to-text:t">
                      <w:txbxContent>
                        <w:p w14:paraId="4BD8802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827" o:spid="_x0000_s1441" type="#_x0000_t202" style="position:absolute;left:162;top:49181;width:459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1T8QA&#10;AADcAAAADwAAAGRycy9kb3ducmV2LnhtbESPwW7CMBBE75X6D9YicSMOEVAaYlAFReqNlvYDVvES&#10;h8TrKDaQ9uvrSkg9jmbejKbYDLYVV+p97VjBNElBEJdO11wp+PrcT5YgfEDW2DomBd/kYbN+fCgw&#10;1+7GH3Q9hkrEEvY5KjAhdLmUvjRk0SeuI47eyfUWQ5R9JXWPt1huW5ml6UJarDkuGOxoa6hsjher&#10;YJnaQ9M8Z+/ezn6mc7PdudfurNR4NLysQAQawn/4Tr/pyGVP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xdU/EAAAA3AAAAA8AAAAAAAAAAAAAAAAAmAIAAGRycy9k&#10;b3ducmV2LnhtbFBLBQYAAAAABAAEAPUAAACJAwAAAAA=&#10;" filled="f" stroked="f">
                    <v:textbox style="mso-fit-shape-to-text:t">
                      <w:txbxContent>
                        <w:p w14:paraId="4BB8328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828" o:spid="_x0000_s1442" type="#_x0000_t202" style="position:absolute;left:19744;top:15228;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0Mb4A&#10;AADcAAAADwAAAGRycy9kb3ducmV2LnhtbERPTYvCMBC9C/sfwgje1lRhRapRxHXBgxfdeh+a2aZs&#10;MynNaOu/NwfB4+N9r7eDb9SdulgHNjCbZqCIy2BrrgwUvz+fS1BRkC02gcnAgyJsNx+jNeY29Hym&#10;+0UqlUI45mjAibS51rF05DFOQ0ucuL/QeZQEu0rbDvsU7hs9z7KF9lhzanDY0t5R+X+5eQMidjd7&#10;FAcfj9fh9N27rPzCwpjJeNitQAkN8ha/3EdrYDlP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otDG+AAAA3AAAAA8AAAAAAAAAAAAAAAAAmAIAAGRycy9kb3ducmV2&#10;LnhtbFBLBQYAAAAABAAEAPUAAACDAwAAAAA=&#10;" filled="f" stroked="f">
                    <v:textbox style="mso-fit-shape-to-text:t">
                      <w:txbxContent>
                        <w:p w14:paraId="74764166"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29" o:spid="_x0000_s1443" type="#_x0000_t202" style="position:absolute;left:19689;top:19438;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RqsMA&#10;AADcAAAADwAAAGRycy9kb3ducmV2LnhtbESPT2vCQBTE74V+h+UVvNWNgkWjq4h/wEMv1Xh/ZF+z&#10;odm3Ifs08du7hUKPw8z8hlltBt+oO3WxDmxgMs5AEZfB1lwZKC7H9zmoKMgWm8Bk4EERNuvXlxXm&#10;NvT8RfezVCpBOOZowIm0udaxdOQxjkNLnLzv0HmUJLtK2w77BPeNnmbZh/ZYc1pw2NLOUflzvnkD&#10;InY7eRQHH0/X4XPfu6ycYWHM6G3YLkEJDfIf/mufrIH5d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RqsMAAADcAAAADwAAAAAAAAAAAAAAAACYAgAAZHJzL2Rv&#10;d25yZXYueG1sUEsFBgAAAAAEAAQA9QAAAIgDAAAAAA==&#10;" filled="f" stroked="f">
                    <v:textbox style="mso-fit-shape-to-text:t">
                      <w:txbxContent>
                        <w:p w14:paraId="77B7CB4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0" o:spid="_x0000_s1444" type="#_x0000_t202" style="position:absolute;left:19814;top:23808;width:32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u6r8A&#10;AADcAAAADwAAAGRycy9kb3ducmV2LnhtbERPTWvCQBC9F/wPywi91Y2KRaKriFbw4EWb3ofsmA1m&#10;Z0N2auK/7x4KHh/ve70dfKMe1MU6sIHpJANFXAZbc2Wg+D5+LEFFQbbYBCYDT4qw3Yze1pjb0POF&#10;HlepVArhmKMBJ9LmWsfSkcc4CS1x4m6h8ygJdpW2HfYp3Dd6lmWf2mPNqcFhS3tH5f366w2I2N30&#10;WXz5ePoZzofeZeUCC2Pex8NuBUpokJf4332yBpbz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Ry7qvwAAANwAAAAPAAAAAAAAAAAAAAAAAJgCAABkcnMvZG93bnJl&#10;di54bWxQSwUGAAAAAAQABAD1AAAAhAMAAAAA&#10;" filled="f" stroked="f">
                    <v:textbox style="mso-fit-shape-to-text:t">
                      <w:txbxContent>
                        <w:p w14:paraId="60FE7247"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31" o:spid="_x0000_s1445" type="#_x0000_t202" style="position:absolute;left:32993;top:16898;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LccIA&#10;AADcAAAADwAAAGRycy9kb3ducmV2LnhtbESPQWvCQBSE74X+h+UVvNVNKi0SXUVaBQ+9VOP9kX1m&#10;g9m3Iftq4r93hUKPw8x8wyzXo2/VlfrYBDaQTzNQxFWwDdcGyuPudQ4qCrLFNjAZuFGE9er5aYmF&#10;DQP/0PUgtUoQjgUacCJdoXWsHHmM09ARJ+8ceo+SZF9r2+OQ4L7Vb1n2oT02nBYcdvTpqLocfr0B&#10;EbvJb+XWx/1p/P4aXFa9Y2nM5GXcLEAJjfIf/mvvrYH5L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txwgAAANwAAAAPAAAAAAAAAAAAAAAAAJgCAABkcnMvZG93&#10;bnJldi54bWxQSwUGAAAAAAQABAD1AAAAhwMAAAAA&#10;" filled="f" stroked="f">
                    <v:textbox style="mso-fit-shape-to-text:t">
                      <w:txbxContent>
                        <w:p w14:paraId="1C730801"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32" o:spid="_x0000_s1446" type="#_x0000_t202" style="position:absolute;left:33277;top:25116;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VBsMA&#10;AADcAAAADwAAAGRycy9kb3ducmV2LnhtbESPQWvCQBSE74L/YXmF3nSjxSLRNQTbggcvten9kX1m&#10;Q7NvQ/bVxH/fLRR6HGbmG2ZfTL5TNxpiG9jAapmBIq6DbbkxUH28LbagoiBb7AKTgTtFKA7z2R5z&#10;G0Z+p9tFGpUgHHM04ET6XOtYO/IYl6EnTt41DB4lyaHRdsAxwX2n11n2rD22nBYc9nR0VH9dvr0B&#10;EVuu7tWrj6fP6fwyuqzeYGXM48NU7kAJTfIf/mufrIHt0x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kVBsMAAADcAAAADwAAAAAAAAAAAAAAAACYAgAAZHJzL2Rv&#10;d25yZXYueG1sUEsFBgAAAAAEAAQA9QAAAIgDAAAAAA==&#10;" filled="f" stroked="f">
                    <v:textbox style="mso-fit-shape-to-text:t">
                      <w:txbxContent>
                        <w:p w14:paraId="0406CB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33" o:spid="_x0000_s1447" type="#_x0000_t202" style="position:absolute;left:9505;top:35916;width:708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kcQA&#10;AADcAAAADwAAAGRycy9kb3ducmV2LnhtbESPwW7CMBBE75X4B2uReitOoFQQYlBFW4kbFPiAVbzE&#10;IfE6il1I+XqMVKnH0cyb0eSr3jbiQp2vHCtIRwkI4sLpiksFx8PXywyED8gaG8ek4Jc8rJaDpxwz&#10;7a78TZd9KEUsYZ+hAhNCm0npC0MW/ci1xNE7uc5iiLIrpe7wGsttI8dJ8iYtVhwXDLa0NlTU+x+r&#10;YJbYbV3PxztvX2/p1Kw/3Gd7Vup52L8vQATqw3/4j97oyE0m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T5ZHEAAAA3AAAAA8AAAAAAAAAAAAAAAAAmAIAAGRycy9k&#10;b3ducmV2LnhtbFBLBQYAAAAABAAEAPUAAACJAwAAAAA=&#10;" filled="f" stroked="f">
                  <v:textbox style="mso-fit-shape-to-text:t">
                    <w:txbxContent>
                      <w:p w14:paraId="13BFB5D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834" o:spid="_x0000_s1448" type="#_x0000_t202" style="position:absolute;left:9381;top:42843;width:7036;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95cMA&#10;AADcAAAADwAAAGRycy9kb3ducmV2LnhtbESPzW7CMBCE75V4B2uRuBUHShEEDEIUJG7l7wFW8RKH&#10;xOsoNhD69DVSpR5HM9+MZr5sbSXu1PjCsYJBPwFBnDldcK7gfNq+T0D4gKyxckwKnuRhuei8zTHV&#10;7sEHuh9DLmIJ+xQVmBDqVEqfGbLo+64mjt7FNRZDlE0udYOPWG4rOUySsbRYcFwwWNPaUFYeb1bB&#10;JLHfZTkd7r0d/Qw+zfrLbeqrUr1uu5qBCNSG//AfvdOR+xjB6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p95cMAAADcAAAADwAAAAAAAAAAAAAAAACYAgAAZHJzL2Rv&#10;d25yZXYueG1sUEsFBgAAAAAEAAQA9QAAAIgDAAAAAA==&#10;" filled="f" stroked="f">
                  <v:textbox style="mso-fit-shape-to-text:t">
                    <w:txbxContent>
                      <w:p w14:paraId="3CAFA95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835" o:spid="_x0000_s1449" type="#_x0000_t202" style="position:absolute;left:9381;top:52677;width:687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fsQA&#10;AADcAAAADwAAAGRycy9kb3ducmV2LnhtbESPzW7CMBCE75V4B2uRuBUHKAgCBiF+pN7K3wOs4iUO&#10;iddRbCD06etKlXoczXwzmsWqtZV4UOMLxwoG/QQEceZ0wbmCy3n/PgXhA7LGyjEpeJGH1bLztsBU&#10;uycf6XEKuYgl7FNUYEKoUyl9Zsii77uaOHpX11gMUTa51A0+Y7mt5DBJJtJiwXHBYE0bQ1l5ulsF&#10;08R+leVsePD243swNput29U3pXrddj0HEagN/+E/+lNHbjSG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22H7EAAAA3AAAAA8AAAAAAAAAAAAAAAAAmAIAAGRycy9k&#10;b3ducmV2LnhtbFBLBQYAAAAABAAEAPUAAACJAwAAAAA=&#10;" filled="f" stroked="f">
                  <v:textbox style="mso-fit-shape-to-text:t">
                    <w:txbxContent>
                      <w:p w14:paraId="3A01075D"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836" o:spid="_x0000_s1450" type="#_x0000_t202" style="position:absolute;left:17597;top:37508;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TBcIA&#10;AADcAAAADwAAAGRycy9kb3ducmV2LnhtbESPQWvCQBSE7wX/w/IK3urGSkVSVxGr4KEXNd4f2dds&#10;aPZtyD5N/PduoeBxmJlvmOV68I26URfrwAamkwwUcRlszZWB4rx/W4CKgmyxCUwG7hRhvRq9LDG3&#10;oecj3U5SqQThmKMBJ9LmWsfSkcc4CS1x8n5C51GS7CptO+wT3Df6Pcvm2mPNacFhS1tH5e/p6g2I&#10;2M30Xux8PFyG76/eZeUHFsaMX4fNJyihQZ7h//bBGljM5v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4hMFwgAAANwAAAAPAAAAAAAAAAAAAAAAAJgCAABkcnMvZG93&#10;bnJldi54bWxQSwUGAAAAAAQABAD1AAAAhwMAAAAA&#10;" filled="f" stroked="f">
                  <v:textbox style="mso-fit-shape-to-text:t">
                    <w:txbxContent>
                      <w:p w14:paraId="5484459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37" o:spid="_x0000_s1451" type="#_x0000_t202" style="position:absolute;left:16437;top:45966;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2nsMA&#10;AADcAAAADwAAAGRycy9kb3ducmV2LnhtbESPT2vCQBTE7wW/w/IEb3WjYiupq4h/wEMvten9kX3N&#10;hmbfhuzTxG/vFgo9DjPzG2a9HXyjbtTFOrCB2TQDRVwGW3NloPg8Pa9ARUG22AQmA3eKsN2MntaY&#10;29DzB90uUqkE4ZijASfS5lrH0pHHOA0tcfK+Q+dRkuwqbTvsE9w3ep5lL9pjzWnBYUt7R+XP5eoN&#10;iNjd7F4cfTx/De+H3mXlEgtjJuNh9wZKaJD/8F/7bA2sFq/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62nsMAAADcAAAADwAAAAAAAAAAAAAAAACYAgAAZHJzL2Rv&#10;d25yZXYueG1sUEsFBgAAAAAEAAQA9QAAAIgDAAAAAA==&#10;" filled="f" stroked="f">
                  <v:textbox style="mso-fit-shape-to-text:t">
                    <w:txbxContent>
                      <w:p w14:paraId="716D89C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8" o:spid="_x0000_s1452" type="#_x0000_t202" style="position:absolute;left:17552;top:44544;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Ei7L8A&#10;AADcAAAADwAAAGRycy9kb3ducmV2LnhtbERPTWvCQBC9F/wPywi91Y2KRaKriFbw4EWb3ofsmA1m&#10;Z0N2auK/7x4KHh/ve70dfKMe1MU6sIHpJANFXAZbc2Wg+D5+LEFFQbbYBCYDT4qw3Yze1pjb0POF&#10;HlepVArhmKMBJ9LmWsfSkcc4CS1x4m6h8ygJdpW2HfYp3Dd6lmWf2mPNqcFhS3tH5f366w2I2N30&#10;WXz5ePoZzofeZeUCC2Pex8NuBUpokJf4332yBpbztDa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SLsvwAAANwAAAAPAAAAAAAAAAAAAAAAAJgCAABkcnMvZG93bnJl&#10;di54bWxQSwUGAAAAAAQABAD1AAAAhAMAAAAA&#10;" filled="f" stroked="f">
                  <v:textbox style="mso-fit-shape-to-text:t">
                    <w:txbxContent>
                      <w:p w14:paraId="124BFA7B"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9" o:spid="_x0000_s1453" type="#_x0000_t202" style="position:absolute;left:16988;top:54433;width:324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Hd8MA&#10;AADcAAAADwAAAGRycy9kb3ducmV2LnhtbESPQWvCQBSE74L/YXlCb7rRUrGpq4htwUMvxnh/ZF+z&#10;odm3Iftq4r/vFgo9DjPzDbPdj75VN+pjE9jAcpGBIq6Cbbg2UF7e5xtQUZAttoHJwJ0i7HfTyRZz&#10;GwY+062QWiUIxxwNOJEu1zpWjjzGReiIk/cZeo+SZF9r2+OQ4L7Vqyxba48NpwWHHR0dVV/Ftzcg&#10;Yg/Le/nm4+k6frwOLquesDTmYTYeXkAJjfIf/mufrIHN4z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2Hd8MAAADcAAAADwAAAAAAAAAAAAAAAACYAgAAZHJzL2Rv&#10;d25yZXYueG1sUEsFBgAAAAAEAAQA9QAAAIgDAAAAAA==&#10;" filled="f" stroked="f">
                  <v:textbox style="mso-fit-shape-to-text:t">
                    <w:txbxContent>
                      <w:p w14:paraId="07D4E9F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40" o:spid="_x0000_s1454" type="#_x0000_t202" style="position:absolute;left:43518;top:53622;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dl78A&#10;AADcAAAADwAAAGRycy9kb3ducmV2LnhtbERPTWvCQBC9F/wPywi91Y2iRaKriFbw4EWb3ofsmA1m&#10;Z0N2auK/7x4KHh/ve70dfKMe1MU6sIHpJANFXAZbc2Wg+D5+LEFFQbbYBCYDT4qw3Yze1pjb0POF&#10;HlepVArhmKMBJ9LmWsfSkcc4CS1x4m6h8ygJdpW2HfYp3Dd6lmWf2mPNqcFhS3tH5f366w2I2N30&#10;WXz5ePoZzofeZeUCC2Pex8NuBUpokJf4332yBpbz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QV2XvwAAANwAAAAPAAAAAAAAAAAAAAAAAJgCAABkcnMvZG93bnJl&#10;di54bWxQSwUGAAAAAAQABAD1AAAAhAMAAAAA&#10;" filled="f" stroked="f">
                  <v:textbox style="mso-fit-shape-to-text:t">
                    <w:txbxContent>
                      <w:p w14:paraId="0E20AC2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1" o:spid="_x0000_s1455" type="#_x0000_t202" style="position:absolute;left:45304;top:51374;width:360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4DMIA&#10;AADcAAAADwAAAGRycy9kb3ducmV2LnhtbESPQWvCQBSE74X+h+UVvNVNii0SXUVaBQ+9VOP9kX1m&#10;g9m3Iftq4r93hUKPw8x8wyzXo2/VlfrYBDaQTzNQxFWwDdcGyuPudQ4qCrLFNjAZuFGE9er5aYmF&#10;DQP/0PUgtUoQjgUacCJdoXWsHHmM09ARJ+8ceo+SZF9r2+OQ4L7Vb1n2oT02nBYcdvTpqLocfr0B&#10;EbvJb+XWx/1p/P4aXFa9Y2nM5GXcLEAJjfIf/mvvrYH5L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fgMwgAAANwAAAAPAAAAAAAAAAAAAAAAAJgCAABkcnMvZG93&#10;bnJldi54bWxQSwUGAAAAAAQABAD1AAAAhwMAAAAA&#10;" filled="f" stroked="f">
                  <v:textbox style="mso-fit-shape-to-text:t">
                    <w:txbxContent>
                      <w:p w14:paraId="167944F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2" o:spid="_x0000_s1456" type="#_x0000_t202" style="position:absolute;left:44260;top:39088;width:325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9me8MA&#10;AADcAAAADwAAAGRycy9kb3ducmV2LnhtbESPQWvCQBSE74L/YXmF3nSj1CLRNQTbggcvten9kX1m&#10;Q7NvQ/bVxH/fLRR6HGbmG2ZfTL5TNxpiG9jAapmBIq6DbbkxUH28LbagoiBb7AKTgTtFKA7z2R5z&#10;G0Z+p9tFGpUgHHM04ET6XOtYO/IYl6EnTt41DB4lyaHRdsAxwX2n11n2rD22nBYc9nR0VH9dvr0B&#10;EVuu7tWrj6fP6fwyuqzeYGXM48NU7kAJTfIf/mufrIHt0x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9me8MAAADcAAAADwAAAAAAAAAAAAAAAACYAgAAZHJzL2Rv&#10;d25yZXYueG1sUEsFBgAAAAAEAAQA9QAAAIgDAAAAAA==&#10;" filled="f" stroked="f">
                  <v:textbox style="mso-fit-shape-to-text:t">
                    <w:txbxContent>
                      <w:p w14:paraId="45566CD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3" o:spid="_x0000_s1457" type="#_x0000_t202" style="position:absolute;left:46304;top:37269;width:3251;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D4MMA&#10;AADcAAAADwAAAGRycy9kb3ducmV2LnhtbESPS2vDMBCE74X8B7GB3Bo5j5bgRgkhD8ihl6bufbG2&#10;lqm1MtYmdv59VCj0OMzMN8x6O/hG3aiLdWADs2kGirgMtubKQPF5el6BioJssQlMBu4UYbsZPa0x&#10;t6HnD7pdpFIJwjFHA06kzbWOpSOPcRpa4uR9h86jJNlV2nbYJ7hv9DzLXrXHmtOCw5b2jsqfy9Ub&#10;ELG72b04+nj+Gt4PvcvKFyyMmYyH3RsooUH+w3/tszWwWi7g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PD4MMAAADcAAAADwAAAAAAAAAAAAAAAACYAgAAZHJzL2Rv&#10;d25yZXYueG1sUEsFBgAAAAAEAAQA9QAAAIgDAAAAAA==&#10;" filled="f" stroked="f">
                  <v:textbox style="mso-fit-shape-to-text:t">
                    <w:txbxContent>
                      <w:p w14:paraId="1F99B8F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4" o:spid="_x0000_s1458" type="#_x0000_t202" style="position:absolute;left:39067;top:34647;width:713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OmMQA&#10;AADcAAAADwAAAGRycy9kb3ducmV2LnhtbESP0WrCQBRE3wv9h+UW+lY3kVg0upFiLfjWGv2AS/aa&#10;jcneDdlV0359t1DwcZg5M8xqPdpOXGnwjWMF6SQBQVw53XCt4Hj4eJmD8AFZY+eYFHyTh3Xx+LDC&#10;XLsb7+lahlrEEvY5KjAh9LmUvjJk0U9cTxy9kxsshiiHWuoBb7HcdnKaJK/SYsNxwWBPG0NVW16s&#10;gnliP9t2Mf3yNvtJZ2bz7rb9Wannp/FtCSLQGO7hf3qnI5dl8HcmH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8DpjEAAAA3AAAAA8AAAAAAAAAAAAAAAAAmAIAAGRycy9k&#10;b3ducmV2LnhtbFBLBQYAAAAABAAEAPUAAACJAwAAAAA=&#10;" filled="f" stroked="f">
                  <v:textbox style="mso-fit-shape-to-text:t">
                    <w:txbxContent>
                      <w:p w14:paraId="675A8FA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845" o:spid="_x0000_s1459" type="#_x0000_t202" style="position:absolute;left:37907;top:49163;width:6960;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rA8IA&#10;AADcAAAADwAAAGRycy9kb3ducmV2LnhtbESP0YrCMBRE34X9h3CFfdNUUdFqlEVX8G1d1w+4NNem&#10;trkpTdTq128Ewcdh5swwi1VrK3GlxheOFQz6CQjizOmCcwXHv21vCsIHZI2VY1JwJw+r5Udngal2&#10;N/6l6yHkIpawT1GBCaFOpfSZIYu+72ri6J1cYzFE2eRSN3iL5baSwySZSIsFxwWDNa0NZeXhYhVM&#10;E/tTlrPh3tvRYzA26437rs9KfXbbrzmIQG14h1/0TkduNIbn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KsDwgAAANwAAAAPAAAAAAAAAAAAAAAAAJgCAABkcnMvZG93&#10;bnJldi54bWxQSwUGAAAAAAQABAD1AAAAhwMAAAAA&#10;" filled="f" stroked="f">
                  <v:textbox style="mso-fit-shape-to-text:t">
                    <w:txbxContent>
                      <w:p w14:paraId="18471B3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846" o:spid="_x0000_s1460" type="#_x0000_t202" style="position:absolute;left:36361;top:12720;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geMIA&#10;AADcAAAADwAAAGRycy9kb3ducmV2LnhtbESPQWvCQBSE7wX/w/IK3urGYkVSVxGr4KEXNd4f2dds&#10;aPZtyD5N/PduoeBxmJlvmOV68I26URfrwAamkwwUcRlszZWB4rx/W4CKgmyxCUwG7hRhvRq9LDG3&#10;oecj3U5SqQThmKMBJ9LmWsfSkcc4CS1x8n5C51GS7CptO+wT3Df6Pcvm2mPNacFhS1tH5e/p6g2I&#10;2M30Xux8PFyG76/eZeUHFsaMX4fNJyihQZ7h//bBGljM5v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5GB4wgAAANwAAAAPAAAAAAAAAAAAAAAAAJgCAABkcnMvZG93&#10;bnJldi54bWxQSwUGAAAAAAQABAD1AAAAhwMAAAAA&#10;" filled="f" stroked="f">
                  <v:textbox style="mso-fit-shape-to-text:t">
                    <w:txbxContent>
                      <w:p w14:paraId="7AECFE3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7" o:spid="_x0000_s1461" type="#_x0000_t202" style="position:absolute;left:40663;top:8394;width:32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jF48MA&#10;AADcAAAADwAAAGRycy9kb3ducmV2LnhtbESPT2vCQBTE7wW/w/IEb3WjaCupq4h/wEMvten9kX3N&#10;hmbfhuzTxG/vFgo9DjPzG2a9HXyjbtTFOrCB2TQDRVwGW3NloPg8Pa9ARUG22AQmA3eKsN2MntaY&#10;29DzB90uUqkE4ZijASfS5lrH0pHHOA0tcfK+Q+dRkuwqbTvsE9w3ep5lL9pjzWnBYUt7R+XP5eoN&#10;iNjd7F4cfTx/De+H3mXlEgtjJuNh9wZKaJD/8F/7bA2sFq/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jF48MAAADcAAAADwAAAAAAAAAAAAAAAACYAgAAZHJzL2Rv&#10;d25yZXYueG1sUEsFBgAAAAAEAAQA9QAAAIgDAAAAAA==&#10;" filled="f" stroked="f">
                  <v:textbox style="mso-fit-shape-to-text:t">
                    <w:txbxContent>
                      <w:p w14:paraId="70E1D5B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8" o:spid="_x0000_s1462" type="#_x0000_t202" style="position:absolute;left:37403;top:21192;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Rkb8A&#10;AADcAAAADwAAAGRycy9kb3ducmV2LnhtbERPTWvCQBC9F/wPywi91Y2iRaKriFbw4EWb3ofsmA1m&#10;Z0N2auK/7x4KHh/ve70dfKMe1MU6sIHpJANFXAZbc2Wg+D5+LEFFQbbYBCYDT4qw3Yze1pjb0POF&#10;HlepVArhmKMBJ9LmWsfSkcc4CS1x4m6h8ygJdpW2HfYp3Dd6lmWf2mPNqcFhS3tH5f366w2I2N30&#10;WXz5ePoZzofeZeUCC2Pex8NuBUpokJf4332yBpbztDa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1GRvwAAANwAAAAPAAAAAAAAAAAAAAAAAJgCAABkcnMvZG93bnJl&#10;di54bWxQSwUGAAAAAAQABAD1AAAAhAMAAAAA&#10;" filled="f" stroked="f">
                  <v:textbox style="mso-fit-shape-to-text:t">
                    <w:txbxContent>
                      <w:p w14:paraId="22D0441E"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9" o:spid="_x0000_s1463" type="#_x0000_t202" style="position:absolute;left:41368;top:16974;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0CsMA&#10;AADcAAAADwAAAGRycy9kb3ducmV2LnhtbESPQWvCQBSE74L/YXlCb7pRWrGpq4htwUMvxnh/ZF+z&#10;odm3Iftq4r/vFgo9DjPzDbPdj75VN+pjE9jAcpGBIq6Cbbg2UF7e5xtQUZAttoHJwJ0i7HfTyRZz&#10;GwY+062QWiUIxxwNOJEu1zpWjjzGReiIk/cZeo+SZF9r2+OQ4L7Vqyxba48NpwWHHR0dVV/Ftzcg&#10;Yg/Le/nm4+k6frwOLquesDTmYTYeXkAJjfIf/mufrIHN4z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v0CsMAAADcAAAADwAAAAAAAAAAAAAAAACYAgAAZHJzL2Rv&#10;d25yZXYueG1sUEsFBgAAAAAEAAQA9QAAAIgDAAAAAA==&#10;" filled="f" stroked="f">
                  <v:textbox style="mso-fit-shape-to-text:t">
                    <w:txbxContent>
                      <w:p w14:paraId="2AD1F1C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50" o:spid="_x0000_s1464" type="#_x0000_t202" style="position:absolute;left:23860;top:11290;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LSr4A&#10;AADcAAAADwAAAGRycy9kb3ducmV2LnhtbERPTYvCMBC9L/gfwgjeNFVwka5RRFfw4GW1ex+asSk2&#10;k9LM2vrvzUHY4+N9r7eDb9SDulgHNjCfZaCIy2BrrgwU1+N0BSoKssUmMBl4UoTtZvSxxtyGnn/o&#10;cZFKpRCOORpwIm2udSwdeYyz0BIn7hY6j5JgV2nbYZ/CfaMXWfapPdacGhy2tHdU3i9/3oCI3c2f&#10;xbePp9/hfOhdVi6xMGYyHnZfoIQG+Re/3SdrYLVM8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Yy0q+AAAA3AAAAA8AAAAAAAAAAAAAAAAAmAIAAGRycy9kb3ducmV2&#10;LnhtbFBLBQYAAAAABAAEAPUAAACDAwAAAAA=&#10;" filled="f" stroked="f">
                  <v:textbox style="mso-fit-shape-to-text:t">
                    <w:txbxContent>
                      <w:p w14:paraId="5334AEE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51" o:spid="_x0000_s1465" type="#_x0000_t202" style="position:absolute;left:27267;top:7086;width:34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u0cIA&#10;AADcAAAADwAAAGRycy9kb3ducmV2LnhtbESPwWrDMBBE74H+g9hCb4nsQkpwI5uQtpBDLk2d+2Jt&#10;LRNrZaxt7Px9VCj0OMzMG2Zbzb5XVxpjF9hAvspAETfBdtwaqL8+lhtQUZAt9oHJwI0iVOXDYouF&#10;DRN/0vUkrUoQjgUacCJDoXVsHHmMqzAQJ+87jB4lybHVdsQpwX2vn7PsRXvsOC04HGjvqLmcfrwB&#10;EbvLb/W7j4fzfHybXNassTbm6XHevYISmuU//Nc+WAObd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1G7RwgAAANwAAAAPAAAAAAAAAAAAAAAAAJgCAABkcnMvZG93&#10;bnJldi54bWxQSwUGAAAAAAQABAD1AAAAhwMAAAAA&#10;" filled="f" stroked="f">
                  <v:textbox style="mso-fit-shape-to-text:t">
                    <w:txbxContent>
                      <w:p w14:paraId="27262DA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rect id="Rectangle 852" o:spid="_x0000_s1466" style="position:absolute;left:21;width:59846;height:6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Op2MAA&#10;AADcAAAADwAAAGRycy9kb3ducmV2LnhtbESPzarCMBSE94LvEI7gTlMLivYa5aIIbv3ZuDs0x7bc&#10;5qQ3iW19eyMILoeZ+YZZb3tTi5acrywrmE0TEMS51RUXCq6Xw2QJwgdkjbVlUvAkD9vNcLDGTNuO&#10;T9SeQyEihH2GCsoQmkxKn5dk0E9tQxy9u3UGQ5SukNphF+GmlmmSLKTBiuNCiQ3tSsr/zg+joKNW&#10;rmY3lya3FGXzHy61e+yVGo/63x8QgfrwDX/aR61gOU/hfSYe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Op2MAAAADcAAAADwAAAAAAAAAAAAAAAACYAgAAZHJzL2Rvd25y&#10;ZXYueG1sUEsFBgAAAAAEAAQA9QAAAIUDAAAAAA==&#10;" filled="f" strokecolor="#4579b8 [3044]">
                  <v:shadow on="t" color="black" opacity="22937f" origin=",.5" offset="0,.63889mm"/>
                  <v:textbox>
                    <w:txbxContent>
                      <w:p w14:paraId="7EB15A4B" w14:textId="77777777" w:rsidR="00233AC5" w:rsidRDefault="00233AC5" w:rsidP="00A254D6">
                        <w:pPr>
                          <w:rPr>
                            <w:rFonts w:eastAsia="Times New Roman" w:cs="Times New Roman"/>
                          </w:rPr>
                        </w:pPr>
                      </w:p>
                    </w:txbxContent>
                  </v:textbox>
                </v:rect>
                <w10:anchorlock/>
              </v:group>
            </w:pict>
          </mc:Fallback>
        </mc:AlternateContent>
      </w:r>
      <w:commentRangeEnd w:id="89"/>
      <w:r w:rsidR="004E1931">
        <w:rPr>
          <w:rStyle w:val="CommentReference"/>
        </w:rPr>
        <w:commentReference w:id="89"/>
      </w:r>
    </w:p>
    <w:p w14:paraId="6451D1BD" w14:textId="161B48B1" w:rsidR="006C7D7C" w:rsidRPr="00324916" w:rsidRDefault="00CD00E6" w:rsidP="007830A8">
      <w:pPr>
        <w:pStyle w:val="Caption"/>
        <w:rPr>
          <w:rFonts w:asciiTheme="majorHAnsi" w:eastAsiaTheme="majorEastAsia" w:hAnsiTheme="majorHAnsi" w:cstheme="majorBidi"/>
          <w:b w:val="0"/>
          <w:bCs w:val="0"/>
        </w:rPr>
      </w:pPr>
      <w:bookmarkStart w:id="90" w:name="_Ref239682866"/>
      <w:r w:rsidRPr="00324916">
        <w:t xml:space="preserve">Figure </w:t>
      </w:r>
      <w:fldSimple w:instr=" SEQ Figure \* ARABIC ">
        <w:r w:rsidR="0064185E">
          <w:rPr>
            <w:noProof/>
          </w:rPr>
          <w:t>3</w:t>
        </w:r>
      </w:fldSimple>
      <w:bookmarkEnd w:id="90"/>
      <w:r w:rsidRPr="00324916">
        <w:t xml:space="preserve">: </w:t>
      </w:r>
      <w:r w:rsidRPr="007830A8">
        <w:t>Virtual</w:t>
      </w:r>
      <w:r w:rsidRPr="00324916">
        <w:t xml:space="preserve"> datasets VDS contains “gaps” shown in white</w:t>
      </w:r>
      <w:del w:id="91" w:author="Evans, Mark" w:date="2014-12-10T15:00:00Z">
        <w:r w:rsidRPr="00324916" w:rsidDel="007830A8">
          <w:delText>.</w:delText>
        </w:r>
      </w:del>
      <w:r w:rsidR="006C7D7C" w:rsidRPr="00324916">
        <w:br w:type="page"/>
      </w:r>
    </w:p>
    <w:p w14:paraId="0E6E18BA" w14:textId="03A13300" w:rsidR="00CC1E91" w:rsidRDefault="00CC1E91" w:rsidP="002E7285">
      <w:pPr>
        <w:pStyle w:val="Heading2"/>
      </w:pPr>
      <w:bookmarkStart w:id="92" w:name="_Ref239695841"/>
      <w:bookmarkStart w:id="93" w:name="_Toc406423486"/>
      <w:r>
        <w:lastRenderedPageBreak/>
        <w:t xml:space="preserve">DLS </w:t>
      </w:r>
      <w:r w:rsidR="009E2A1F">
        <w:t xml:space="preserve">Use Case </w:t>
      </w:r>
      <w:r>
        <w:t>“Eiger”</w:t>
      </w:r>
      <w:bookmarkEnd w:id="92"/>
      <w:bookmarkEnd w:id="93"/>
    </w:p>
    <w:p w14:paraId="08C91F70" w14:textId="47EA137F" w:rsidR="00AF5236" w:rsidRDefault="00AF5236" w:rsidP="00AF5236">
      <w:r>
        <w:t xml:space="preserve">The “Eiger” detector is </w:t>
      </w:r>
      <w:ins w:id="94" w:author="Evans, Mark" w:date="2014-12-10T15:56:00Z">
        <w:r w:rsidR="00642A9A">
          <w:t xml:space="preserve">another machine </w:t>
        </w:r>
      </w:ins>
      <w:ins w:id="95" w:author="Evans, Mark" w:date="2014-12-10T15:55:00Z">
        <w:r w:rsidR="00642A9A">
          <w:t xml:space="preserve">operated by Diamond Light Source (DLS). For more information, see the “References” chapter on page </w:t>
        </w:r>
        <w:r w:rsidR="00642A9A">
          <w:fldChar w:fldCharType="begin"/>
        </w:r>
        <w:r w:rsidR="00642A9A">
          <w:instrText xml:space="preserve"> PAGEREF References \h </w:instrText>
        </w:r>
      </w:ins>
      <w:ins w:id="96" w:author="Evans, Mark" w:date="2014-12-10T15:55:00Z">
        <w:r w:rsidR="00642A9A">
          <w:fldChar w:fldCharType="separate"/>
        </w:r>
        <w:r w:rsidR="00642A9A">
          <w:rPr>
            <w:noProof/>
          </w:rPr>
          <w:t>58</w:t>
        </w:r>
        <w:r w:rsidR="00642A9A">
          <w:fldChar w:fldCharType="end"/>
        </w:r>
        <w:r w:rsidR="00642A9A">
          <w:t>.</w:t>
        </w:r>
      </w:ins>
      <w:del w:id="97" w:author="Evans, Mark" w:date="2014-12-10T15:55:00Z">
        <w:r w:rsidDel="00642A9A">
          <w:delText>described in the section 3.3 of [</w:delText>
        </w:r>
        <w:r w:rsidDel="00642A9A">
          <w:fldChar w:fldCharType="begin"/>
        </w:r>
        <w:r w:rsidDel="00642A9A">
          <w:delInstrText xml:space="preserve"> REF _Ref238633273 \r \h </w:delInstrText>
        </w:r>
        <w:r w:rsidDel="00642A9A">
          <w:fldChar w:fldCharType="separate"/>
        </w:r>
        <w:r w:rsidR="0064185E" w:rsidDel="00642A9A">
          <w:delText>1</w:delText>
        </w:r>
        <w:r w:rsidDel="00642A9A">
          <w:fldChar w:fldCharType="end"/>
        </w:r>
        <w:r w:rsidDel="00642A9A">
          <w:delText xml:space="preserve">]. </w:delText>
        </w:r>
      </w:del>
    </w:p>
    <w:p w14:paraId="7AA96ABF" w14:textId="0E3ACFED" w:rsidR="00BB0921" w:rsidRPr="00BB0921" w:rsidRDefault="00AB12E8" w:rsidP="00BB0921">
      <w:r>
        <w:t>Images from every M time steps are written to a 3D dataset</w:t>
      </w:r>
      <w:r w:rsidR="000C49B7">
        <w:t xml:space="preserve"> in</w:t>
      </w:r>
      <w:del w:id="98" w:author="Evans, Mark" w:date="2014-12-10T15:56:00Z">
        <w:r w:rsidR="000C49B7" w:rsidDel="00642A9A">
          <w:delText>to</w:delText>
        </w:r>
      </w:del>
      <w:r w:rsidR="000C49B7">
        <w:t xml:space="preserve"> a</w:t>
      </w:r>
      <w:r>
        <w:t xml:space="preserve"> </w:t>
      </w:r>
      <w:r w:rsidR="005B6D3A">
        <w:t xml:space="preserve">separate </w:t>
      </w:r>
      <w:r>
        <w:t xml:space="preserve">HDF5 file.  The slowest changing dimension of the 3D dataset has size M. </w:t>
      </w:r>
      <w:r w:rsidR="00806C84">
        <w:t>W</w:t>
      </w:r>
      <w:r w:rsidR="00AF5236">
        <w:t>hen written, the data comprises N HD</w:t>
      </w:r>
      <w:r w:rsidR="003A73DB">
        <w:t xml:space="preserve">F5 files, each with M </w:t>
      </w:r>
      <w:r w:rsidR="005B6D3A">
        <w:t>consequent images</w:t>
      </w:r>
      <w:r w:rsidR="003A73DB">
        <w:t xml:space="preserve">, </w:t>
      </w:r>
      <w:r w:rsidR="00263A6C">
        <w:t>except</w:t>
      </w:r>
      <w:r w:rsidR="00AF5236">
        <w:t xml:space="preserve"> the last dataset that may have a fewer </w:t>
      </w:r>
      <w:r w:rsidR="005B6D3A">
        <w:t xml:space="preserve">images as shown </w:t>
      </w:r>
      <w:r w:rsidR="000C49B7">
        <w:t>i</w:t>
      </w:r>
      <w:r w:rsidR="005B6D3A">
        <w:t>n</w:t>
      </w:r>
      <w:r>
        <w:t xml:space="preserve"> </w:t>
      </w:r>
      <w:r w:rsidR="005B6D3A">
        <w:fldChar w:fldCharType="begin"/>
      </w:r>
      <w:r w:rsidR="005B6D3A">
        <w:instrText xml:space="preserve"> REF _Ref239684173 \h </w:instrText>
      </w:r>
      <w:r w:rsidR="005B6D3A">
        <w:fldChar w:fldCharType="separate"/>
      </w:r>
      <w:r w:rsidR="0064185E" w:rsidRPr="00324916">
        <w:rPr>
          <w:sz w:val="22"/>
        </w:rPr>
        <w:t xml:space="preserve">Figure </w:t>
      </w:r>
      <w:r w:rsidR="0064185E">
        <w:rPr>
          <w:noProof/>
          <w:sz w:val="22"/>
        </w:rPr>
        <w:t>4</w:t>
      </w:r>
      <w:r w:rsidR="005B6D3A">
        <w:fldChar w:fldCharType="end"/>
      </w:r>
      <w:r w:rsidR="005B6D3A">
        <w:t xml:space="preserve">. </w:t>
      </w:r>
      <w:r>
        <w:t xml:space="preserve">Chunking and compression parameters for each </w:t>
      </w:r>
      <w:r w:rsidR="005B6D3A">
        <w:t xml:space="preserve">3D </w:t>
      </w:r>
      <w:r>
        <w:t>dataset are the same</w:t>
      </w:r>
      <w:ins w:id="99" w:author="Evans, Mark" w:date="2014-12-10T15:57:00Z">
        <w:r w:rsidR="00642A9A">
          <w:t>;</w:t>
        </w:r>
      </w:ins>
      <w:del w:id="100" w:author="Evans, Mark" w:date="2014-12-10T15:57:00Z">
        <w:r w:rsidR="005B6D3A" w:rsidDel="00642A9A">
          <w:delText>,</w:delText>
        </w:r>
      </w:del>
      <w:r w:rsidR="005B6D3A">
        <w:t xml:space="preserve"> for example, chunk size can be chosen to be the same as of the size of the image.</w:t>
      </w:r>
      <w:r w:rsidR="00E23B8D">
        <w:t xml:space="preserve"> </w:t>
      </w:r>
      <w:r w:rsidR="00EB65A7">
        <w:t>The v</w:t>
      </w:r>
      <w:r w:rsidR="00E23B8D">
        <w:t xml:space="preserve">irtual dataset </w:t>
      </w:r>
      <w:r w:rsidR="004C0C65">
        <w:t>has a slowest changing dimension that represents</w:t>
      </w:r>
      <w:ins w:id="101" w:author="Evans, Mark" w:date="2014-12-10T15:58:00Z">
        <w:r w:rsidR="00642A9A">
          <w:t xml:space="preserve"> the</w:t>
        </w:r>
      </w:ins>
      <w:r w:rsidR="004C0C65">
        <w:t xml:space="preserve"> “time” axis. Each </w:t>
      </w:r>
      <w:r w:rsidR="0096328B">
        <w:t xml:space="preserve">plane orthogonal to the “time” </w:t>
      </w:r>
      <w:r w:rsidR="000C49B7">
        <w:t xml:space="preserve">axis </w:t>
      </w:r>
      <w:r w:rsidR="004C0C65">
        <w:t>represents an image.</w:t>
      </w:r>
    </w:p>
    <w:p w14:paraId="6E17331F" w14:textId="0ED78D29" w:rsidR="005B6D3A" w:rsidRDefault="005B6D3A" w:rsidP="00642A9A">
      <w:pPr>
        <w:spacing w:after="0"/>
        <w:jc w:val="left"/>
        <w:rPr>
          <w:noProof/>
        </w:rPr>
      </w:pPr>
    </w:p>
    <w:p w14:paraId="2AA4BCD8" w14:textId="25E474B8" w:rsidR="005B6D3A" w:rsidRDefault="007E36D3" w:rsidP="00642A9A">
      <w:pPr>
        <w:spacing w:after="0"/>
        <w:jc w:val="left"/>
      </w:pPr>
      <w:r w:rsidRPr="007E36D3">
        <w:rPr>
          <w:noProof/>
        </w:rPr>
        <w:lastRenderedPageBreak/>
        <mc:AlternateContent>
          <mc:Choice Requires="wpg">
            <w:drawing>
              <wp:inline distT="0" distB="0" distL="0" distR="0" wp14:anchorId="6DD81200" wp14:editId="153789FB">
                <wp:extent cx="5984597" cy="7022746"/>
                <wp:effectExtent l="50800" t="25400" r="86360" b="89535"/>
                <wp:docPr id="853" name="Group 4"/>
                <wp:cNvGraphicFramePr/>
                <a:graphic xmlns:a="http://schemas.openxmlformats.org/drawingml/2006/main">
                  <a:graphicData uri="http://schemas.microsoft.com/office/word/2010/wordprocessingGroup">
                    <wpg:wgp>
                      <wpg:cNvGrpSpPr/>
                      <wpg:grpSpPr>
                        <a:xfrm>
                          <a:off x="0" y="0"/>
                          <a:ext cx="5984597" cy="7022746"/>
                          <a:chOff x="0" y="0"/>
                          <a:chExt cx="5984597" cy="7022746"/>
                        </a:xfrm>
                      </wpg:grpSpPr>
                      <wpg:grpSp>
                        <wpg:cNvPr id="854" name="Group 854"/>
                        <wpg:cNvGrpSpPr/>
                        <wpg:grpSpPr>
                          <a:xfrm>
                            <a:off x="480208" y="155420"/>
                            <a:ext cx="4782613" cy="6359318"/>
                            <a:chOff x="480208" y="155420"/>
                            <a:chExt cx="4782613" cy="6359318"/>
                          </a:xfrm>
                        </wpg:grpSpPr>
                        <wps:wsp>
                          <wps:cNvPr id="855" name="Cube 855"/>
                          <wps:cNvSpPr/>
                          <wps:spPr>
                            <a:xfrm>
                              <a:off x="4342942"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9DE091" w14:textId="77777777" w:rsidR="00233AC5" w:rsidRDefault="00233AC5" w:rsidP="007E36D3">
                                <w:pPr>
                                  <w:rPr>
                                    <w:rFonts w:eastAsia="Times New Roman" w:cs="Times New Roman"/>
                                  </w:rPr>
                                </w:pPr>
                              </w:p>
                            </w:txbxContent>
                          </wps:txbx>
                          <wps:bodyPr rtlCol="0" anchor="ctr"/>
                        </wps:wsp>
                        <wps:wsp>
                          <wps:cNvPr id="856" name="Rectangle 856"/>
                          <wps:cNvSpPr/>
                          <wps:spPr>
                            <a:xfrm>
                              <a:off x="3006935" y="15280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F6156A4" w14:textId="77777777" w:rsidR="00233AC5" w:rsidRDefault="00233AC5" w:rsidP="007E36D3">
                                <w:pPr>
                                  <w:rPr>
                                    <w:rFonts w:eastAsia="Times New Roman" w:cs="Times New Roman"/>
                                  </w:rPr>
                                </w:pPr>
                              </w:p>
                            </w:txbxContent>
                          </wps:txbx>
                          <wps:bodyPr rtlCol="0" anchor="ctr"/>
                        </wps:wsp>
                        <wps:wsp>
                          <wps:cNvPr id="857" name="Rectangle 857"/>
                          <wps:cNvSpPr/>
                          <wps:spPr>
                            <a:xfrm>
                              <a:off x="2892635" y="16169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13FE294F" w14:textId="77777777" w:rsidR="00233AC5" w:rsidRDefault="00233AC5" w:rsidP="007E36D3">
                                <w:pPr>
                                  <w:rPr>
                                    <w:rFonts w:eastAsia="Times New Roman" w:cs="Times New Roman"/>
                                  </w:rPr>
                                </w:pPr>
                              </w:p>
                            </w:txbxContent>
                          </wps:txbx>
                          <wps:bodyPr rtlCol="0" anchor="ctr"/>
                        </wps:wsp>
                        <wps:wsp>
                          <wps:cNvPr id="858" name="Rectangle 858"/>
                          <wps:cNvSpPr/>
                          <wps:spPr>
                            <a:xfrm>
                              <a:off x="2786943" y="1719837"/>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04D70853" w14:textId="77777777" w:rsidR="00233AC5" w:rsidRDefault="00233AC5" w:rsidP="007E36D3">
                                <w:pPr>
                                  <w:rPr>
                                    <w:rFonts w:eastAsia="Times New Roman" w:cs="Times New Roman"/>
                                  </w:rPr>
                                </w:pPr>
                              </w:p>
                            </w:txbxContent>
                          </wps:txbx>
                          <wps:bodyPr rtlCol="0" anchor="ctr"/>
                        </wps:wsp>
                        <wps:wsp>
                          <wps:cNvPr id="859" name="Rectangle 859"/>
                          <wps:cNvSpPr/>
                          <wps:spPr>
                            <a:xfrm>
                              <a:off x="2695835" y="1812331"/>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3677B72B" w14:textId="77777777" w:rsidR="00233AC5" w:rsidRDefault="00233AC5" w:rsidP="007E36D3">
                                <w:pPr>
                                  <w:rPr>
                                    <w:rFonts w:eastAsia="Times New Roman" w:cs="Times New Roman"/>
                                  </w:rPr>
                                </w:pPr>
                              </w:p>
                            </w:txbxContent>
                          </wps:txbx>
                          <wps:bodyPr rtlCol="0" anchor="ctr"/>
                        </wps:wsp>
                        <wps:wsp>
                          <wps:cNvPr id="860" name="Rectangle 860"/>
                          <wps:cNvSpPr/>
                          <wps:spPr>
                            <a:xfrm>
                              <a:off x="2602585" y="1906732"/>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9E4367F" w14:textId="77777777" w:rsidR="00233AC5" w:rsidRDefault="00233AC5" w:rsidP="007E36D3">
                                <w:pPr>
                                  <w:rPr>
                                    <w:rFonts w:eastAsia="Times New Roman" w:cs="Times New Roman"/>
                                  </w:rPr>
                                </w:pPr>
                              </w:p>
                            </w:txbxContent>
                          </wps:txbx>
                          <wps:bodyPr rtlCol="0" anchor="ctr"/>
                        </wps:wsp>
                        <wpg:grpSp>
                          <wpg:cNvPr id="861" name="Group 861"/>
                          <wpg:cNvGrpSpPr/>
                          <wpg:grpSpPr>
                            <a:xfrm>
                              <a:off x="3559764" y="547635"/>
                              <a:ext cx="862737" cy="737864"/>
                              <a:chOff x="3559764" y="547635"/>
                              <a:chExt cx="862737" cy="737864"/>
                            </a:xfrm>
                          </wpg:grpSpPr>
                          <wps:wsp>
                            <wps:cNvPr id="862" name="Rectangle 862"/>
                            <wps:cNvSpPr/>
                            <wps:spPr>
                              <a:xfrm>
                                <a:off x="3973759" y="547635"/>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2047D40" w14:textId="77777777" w:rsidR="00233AC5" w:rsidRDefault="00233AC5" w:rsidP="007E36D3">
                                  <w:pPr>
                                    <w:rPr>
                                      <w:rFonts w:eastAsia="Times New Roman" w:cs="Times New Roman"/>
                                    </w:rPr>
                                  </w:pPr>
                                </w:p>
                              </w:txbxContent>
                            </wps:txbx>
                            <wps:bodyPr rtlCol="0" anchor="ctr"/>
                          </wps:wsp>
                          <wps:wsp>
                            <wps:cNvPr id="863" name="Rectangle 863"/>
                            <wps:cNvSpPr/>
                            <wps:spPr>
                              <a:xfrm>
                                <a:off x="3855215" y="649233"/>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FC99629" w14:textId="77777777" w:rsidR="00233AC5" w:rsidRDefault="00233AC5" w:rsidP="007E36D3">
                                  <w:pPr>
                                    <w:rPr>
                                      <w:rFonts w:eastAsia="Times New Roman" w:cs="Times New Roman"/>
                                    </w:rPr>
                                  </w:pPr>
                                </w:p>
                              </w:txbxContent>
                            </wps:txbx>
                            <wps:bodyPr rtlCol="0" anchor="ctr"/>
                          </wps:wsp>
                          <wps:wsp>
                            <wps:cNvPr id="864" name="Rectangle 864"/>
                            <wps:cNvSpPr/>
                            <wps:spPr>
                              <a:xfrm>
                                <a:off x="3719743" y="75930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709805B7" w14:textId="77777777" w:rsidR="00233AC5" w:rsidRDefault="00233AC5" w:rsidP="007E36D3">
                                  <w:pPr>
                                    <w:rPr>
                                      <w:rFonts w:eastAsia="Times New Roman" w:cs="Times New Roman"/>
                                    </w:rPr>
                                  </w:pPr>
                                </w:p>
                              </w:txbxContent>
                            </wps:txbx>
                            <wps:bodyPr rtlCol="0" anchor="ctr"/>
                          </wps:wsp>
                          <wps:wsp>
                            <wps:cNvPr id="865" name="Rectangle 865"/>
                            <wps:cNvSpPr/>
                            <wps:spPr>
                              <a:xfrm>
                                <a:off x="3559764" y="8947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4B7CDAB" w14:textId="77777777" w:rsidR="00233AC5" w:rsidRDefault="00233AC5" w:rsidP="007E36D3">
                                  <w:pPr>
                                    <w:rPr>
                                      <w:rFonts w:eastAsia="Times New Roman" w:cs="Times New Roman"/>
                                    </w:rPr>
                                  </w:pPr>
                                </w:p>
                              </w:txbxContent>
                            </wps:txbx>
                            <wps:bodyPr rtlCol="0" anchor="ctr"/>
                          </wps:wsp>
                        </wpg:grpSp>
                        <wpg:grpSp>
                          <wpg:cNvPr id="866" name="Group 866"/>
                          <wpg:cNvGrpSpPr/>
                          <wpg:grpSpPr>
                            <a:xfrm>
                              <a:off x="1965296" y="2007698"/>
                              <a:ext cx="1016028" cy="883064"/>
                              <a:chOff x="1965296" y="2007698"/>
                              <a:chExt cx="1016028" cy="883064"/>
                            </a:xfrm>
                          </wpg:grpSpPr>
                          <wps:wsp>
                            <wps:cNvPr id="867" name="Rectangle 867"/>
                            <wps:cNvSpPr/>
                            <wps:spPr>
                              <a:xfrm>
                                <a:off x="2532582" y="2007698"/>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9152A2A" w14:textId="77777777" w:rsidR="00233AC5" w:rsidRDefault="00233AC5" w:rsidP="007E36D3">
                                  <w:pPr>
                                    <w:rPr>
                                      <w:rFonts w:eastAsia="Times New Roman" w:cs="Times New Roman"/>
                                    </w:rPr>
                                  </w:pPr>
                                </w:p>
                              </w:txbxContent>
                            </wps:txbx>
                            <wps:bodyPr rtlCol="0" anchor="ctr"/>
                          </wps:wsp>
                          <wps:wsp>
                            <wps:cNvPr id="868" name="Rectangle 868"/>
                            <wps:cNvSpPr/>
                            <wps:spPr>
                              <a:xfrm>
                                <a:off x="2414038" y="2109296"/>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3C931B9" w14:textId="77777777" w:rsidR="00233AC5" w:rsidRDefault="00233AC5" w:rsidP="007E36D3">
                                  <w:pPr>
                                    <w:rPr>
                                      <w:rFonts w:eastAsia="Times New Roman" w:cs="Times New Roman"/>
                                    </w:rPr>
                                  </w:pPr>
                                </w:p>
                              </w:txbxContent>
                            </wps:txbx>
                            <wps:bodyPr rtlCol="0" anchor="ctr"/>
                          </wps:wsp>
                          <wps:wsp>
                            <wps:cNvPr id="869" name="Rectangle 869"/>
                            <wps:cNvSpPr/>
                            <wps:spPr>
                              <a:xfrm>
                                <a:off x="2278566" y="2219367"/>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03298FD" w14:textId="77777777" w:rsidR="00233AC5" w:rsidRDefault="00233AC5" w:rsidP="007E36D3">
                                  <w:pPr>
                                    <w:rPr>
                                      <w:rFonts w:eastAsia="Times New Roman" w:cs="Times New Roman"/>
                                    </w:rPr>
                                  </w:pPr>
                                </w:p>
                              </w:txbxContent>
                            </wps:txbx>
                            <wps:bodyPr rtlCol="0" anchor="ctr"/>
                          </wps:wsp>
                          <wps:wsp>
                            <wps:cNvPr id="870" name="Rectangle 870"/>
                            <wps:cNvSpPr/>
                            <wps:spPr>
                              <a:xfrm>
                                <a:off x="2118587" y="23548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E55B3BE" w14:textId="77777777" w:rsidR="00233AC5" w:rsidRDefault="00233AC5" w:rsidP="007E36D3">
                                  <w:pPr>
                                    <w:rPr>
                                      <w:rFonts w:eastAsia="Times New Roman" w:cs="Times New Roman"/>
                                    </w:rPr>
                                  </w:pPr>
                                </w:p>
                              </w:txbxContent>
                            </wps:txbx>
                            <wps:bodyPr rtlCol="0" anchor="ctr"/>
                          </wps:wsp>
                          <wps:wsp>
                            <wps:cNvPr id="871" name="Rectangle 871"/>
                            <wps:cNvSpPr/>
                            <wps:spPr>
                              <a:xfrm>
                                <a:off x="1965296" y="25000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1DC156" w14:textId="77777777" w:rsidR="00233AC5" w:rsidRDefault="00233AC5" w:rsidP="007E36D3">
                                  <w:pPr>
                                    <w:rPr>
                                      <w:rFonts w:eastAsia="Times New Roman" w:cs="Times New Roman"/>
                                    </w:rPr>
                                  </w:pPr>
                                </w:p>
                              </w:txbxContent>
                            </wps:txbx>
                            <wps:bodyPr rtlCol="0" anchor="ctr"/>
                          </wps:wsp>
                        </wpg:grpSp>
                        <wpg:grpSp>
                          <wpg:cNvPr id="872" name="Group 872"/>
                          <wpg:cNvGrpSpPr/>
                          <wpg:grpSpPr>
                            <a:xfrm>
                              <a:off x="1278622" y="2610100"/>
                              <a:ext cx="1016028" cy="883064"/>
                              <a:chOff x="1278622" y="2610100"/>
                              <a:chExt cx="1016028" cy="883064"/>
                            </a:xfrm>
                          </wpg:grpSpPr>
                          <wps:wsp>
                            <wps:cNvPr id="873" name="Rectangle 873"/>
                            <wps:cNvSpPr/>
                            <wps:spPr>
                              <a:xfrm>
                                <a:off x="1845908" y="261010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A346A98" w14:textId="77777777" w:rsidR="00233AC5" w:rsidRDefault="00233AC5" w:rsidP="007E36D3">
                                  <w:pPr>
                                    <w:rPr>
                                      <w:rFonts w:eastAsia="Times New Roman" w:cs="Times New Roman"/>
                                    </w:rPr>
                                  </w:pPr>
                                </w:p>
                              </w:txbxContent>
                            </wps:txbx>
                            <wps:bodyPr rtlCol="0" anchor="ctr"/>
                          </wps:wsp>
                          <wps:wsp>
                            <wps:cNvPr id="874" name="Rectangle 874"/>
                            <wps:cNvSpPr/>
                            <wps:spPr>
                              <a:xfrm>
                                <a:off x="1727364" y="2711698"/>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CABC3FB" w14:textId="77777777" w:rsidR="00233AC5" w:rsidRDefault="00233AC5" w:rsidP="007E36D3">
                                  <w:pPr>
                                    <w:rPr>
                                      <w:rFonts w:eastAsia="Times New Roman" w:cs="Times New Roman"/>
                                    </w:rPr>
                                  </w:pPr>
                                </w:p>
                              </w:txbxContent>
                            </wps:txbx>
                            <wps:bodyPr rtlCol="0" anchor="ctr"/>
                          </wps:wsp>
                          <wps:wsp>
                            <wps:cNvPr id="875" name="Rectangle 875"/>
                            <wps:cNvSpPr/>
                            <wps:spPr>
                              <a:xfrm>
                                <a:off x="1591892" y="2821769"/>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C0AA963" w14:textId="77777777" w:rsidR="00233AC5" w:rsidRDefault="00233AC5" w:rsidP="007E36D3">
                                  <w:pPr>
                                    <w:rPr>
                                      <w:rFonts w:eastAsia="Times New Roman" w:cs="Times New Roman"/>
                                    </w:rPr>
                                  </w:pPr>
                                </w:p>
                              </w:txbxContent>
                            </wps:txbx>
                            <wps:bodyPr rtlCol="0" anchor="ctr"/>
                          </wps:wsp>
                          <wps:wsp>
                            <wps:cNvPr id="876" name="Rectangle 876"/>
                            <wps:cNvSpPr/>
                            <wps:spPr>
                              <a:xfrm>
                                <a:off x="1431913" y="29572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2D7CAE5" w14:textId="77777777" w:rsidR="00233AC5" w:rsidRDefault="00233AC5" w:rsidP="007E36D3">
                                  <w:pPr>
                                    <w:rPr>
                                      <w:rFonts w:eastAsia="Times New Roman" w:cs="Times New Roman"/>
                                    </w:rPr>
                                  </w:pPr>
                                </w:p>
                              </w:txbxContent>
                            </wps:txbx>
                            <wps:bodyPr rtlCol="0" anchor="ctr"/>
                          </wps:wsp>
                          <wps:wsp>
                            <wps:cNvPr id="877" name="Rectangle 877"/>
                            <wps:cNvSpPr/>
                            <wps:spPr>
                              <a:xfrm>
                                <a:off x="1278622" y="31024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6C4C40" w14:textId="77777777" w:rsidR="00233AC5" w:rsidRDefault="00233AC5" w:rsidP="007E36D3">
                                  <w:pPr>
                                    <w:rPr>
                                      <w:rFonts w:eastAsia="Times New Roman" w:cs="Times New Roman"/>
                                    </w:rPr>
                                  </w:pPr>
                                </w:p>
                              </w:txbxContent>
                            </wps:txbx>
                            <wps:bodyPr rtlCol="0" anchor="ctr"/>
                          </wps:wsp>
                        </wpg:grpSp>
                        <wps:wsp>
                          <wps:cNvPr id="878" name="Cube 878"/>
                          <wps:cNvSpPr/>
                          <wps:spPr>
                            <a:xfrm>
                              <a:off x="585929" y="5737970"/>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DE7541B" w14:textId="77777777" w:rsidR="00233AC5" w:rsidRDefault="00233AC5" w:rsidP="007E36D3">
                                <w:pPr>
                                  <w:rPr>
                                    <w:rFonts w:eastAsia="Times New Roman" w:cs="Times New Roman"/>
                                  </w:rPr>
                                </w:pPr>
                              </w:p>
                            </w:txbxContent>
                          </wps:txbx>
                          <wps:bodyPr rtlCol="0" anchor="ctr"/>
                        </wps:wsp>
                        <wps:wsp>
                          <wps:cNvPr id="879" name="Cube 879"/>
                          <wps:cNvSpPr/>
                          <wps:spPr>
                            <a:xfrm>
                              <a:off x="1127795" y="5737970"/>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7C1309" w14:textId="77777777" w:rsidR="00233AC5" w:rsidRDefault="00233AC5" w:rsidP="007E36D3">
                                <w:pPr>
                                  <w:rPr>
                                    <w:rFonts w:eastAsia="Times New Roman" w:cs="Times New Roman"/>
                                  </w:rPr>
                                </w:pPr>
                              </w:p>
                            </w:txbxContent>
                          </wps:txbx>
                          <wps:bodyPr rtlCol="0" anchor="ctr"/>
                        </wps:wsp>
                        <wps:wsp>
                          <wps:cNvPr id="880" name="Cube 880"/>
                          <wps:cNvSpPr/>
                          <wps:spPr>
                            <a:xfrm>
                              <a:off x="1669661" y="5737970"/>
                              <a:ext cx="541866" cy="474134"/>
                            </a:xfrm>
                            <a:prstGeom prst="cube">
                              <a:avLst/>
                            </a:prstGeom>
                            <a:noFill/>
                          </wps:spPr>
                          <wps:style>
                            <a:lnRef idx="1">
                              <a:schemeClr val="accent1"/>
                            </a:lnRef>
                            <a:fillRef idx="3">
                              <a:schemeClr val="accent1"/>
                            </a:fillRef>
                            <a:effectRef idx="2">
                              <a:schemeClr val="accent1"/>
                            </a:effectRef>
                            <a:fontRef idx="minor">
                              <a:schemeClr val="lt1"/>
                            </a:fontRef>
                          </wps:style>
                          <wps:txbx>
                            <w:txbxContent>
                              <w:p w14:paraId="71B7DFC9" w14:textId="77777777" w:rsidR="00233AC5" w:rsidRDefault="00233AC5" w:rsidP="007E36D3">
                                <w:pPr>
                                  <w:rPr>
                                    <w:rFonts w:eastAsia="Times New Roman" w:cs="Times New Roman"/>
                                  </w:rPr>
                                </w:pPr>
                              </w:p>
                            </w:txbxContent>
                          </wps:txbx>
                          <wps:bodyPr rtlCol="0" anchor="ctr"/>
                        </wps:wsp>
                        <wps:wsp>
                          <wps:cNvPr id="881" name="Text Box 881"/>
                          <wps:cNvSpPr txBox="1"/>
                          <wps:spPr>
                            <a:xfrm>
                              <a:off x="585894" y="5875603"/>
                              <a:ext cx="271145" cy="277495"/>
                            </a:xfrm>
                            <a:prstGeom prst="rect">
                              <a:avLst/>
                            </a:prstGeom>
                            <a:noFill/>
                          </wps:spPr>
                          <wps:txbx>
                            <w:txbxContent>
                              <w:p w14:paraId="4835AF1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2" name="Text Box 882"/>
                          <wps:cNvSpPr txBox="1"/>
                          <wps:spPr>
                            <a:xfrm>
                              <a:off x="1127728" y="5886469"/>
                              <a:ext cx="271145" cy="277495"/>
                            </a:xfrm>
                            <a:prstGeom prst="rect">
                              <a:avLst/>
                            </a:prstGeom>
                            <a:noFill/>
                          </wps:spPr>
                          <wps:txbx>
                            <w:txbxContent>
                              <w:p w14:paraId="324A97FC"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3" name="Text Box 883"/>
                          <wps:cNvSpPr txBox="1"/>
                          <wps:spPr>
                            <a:xfrm>
                              <a:off x="1669561" y="5888870"/>
                              <a:ext cx="271145" cy="277495"/>
                            </a:xfrm>
                            <a:prstGeom prst="rect">
                              <a:avLst/>
                            </a:prstGeom>
                            <a:noFill/>
                          </wps:spPr>
                          <wps:txbx>
                            <w:txbxContent>
                              <w:p w14:paraId="37CC94A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4" name="Text Box 884"/>
                          <wps:cNvSpPr txBox="1"/>
                          <wps:spPr>
                            <a:xfrm>
                              <a:off x="480208" y="6237243"/>
                              <a:ext cx="549275" cy="277495"/>
                            </a:xfrm>
                            <a:prstGeom prst="rect">
                              <a:avLst/>
                            </a:prstGeom>
                            <a:noFill/>
                          </wps:spPr>
                          <wps:txbx>
                            <w:txbxContent>
                              <w:p w14:paraId="4FB86EA4"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f-1.h5</w:t>
                                </w:r>
                                <w:proofErr w:type="gramEnd"/>
                              </w:p>
                            </w:txbxContent>
                          </wps:txbx>
                          <wps:bodyPr wrap="none" rtlCol="0">
                            <a:spAutoFit/>
                          </wps:bodyPr>
                        </wps:wsp>
                        <wps:wsp>
                          <wps:cNvPr id="885" name="Text Box 885"/>
                          <wps:cNvSpPr txBox="1"/>
                          <wps:spPr>
                            <a:xfrm>
                              <a:off x="1052660" y="6228776"/>
                              <a:ext cx="549275" cy="277495"/>
                            </a:xfrm>
                            <a:prstGeom prst="rect">
                              <a:avLst/>
                            </a:prstGeom>
                            <a:noFill/>
                          </wps:spPr>
                          <wps:txbx>
                            <w:txbxContent>
                              <w:p w14:paraId="574FA3E8"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f-2.h5</w:t>
                                </w:r>
                                <w:proofErr w:type="gramEnd"/>
                              </w:p>
                            </w:txbxContent>
                          </wps:txbx>
                          <wps:bodyPr wrap="none" rtlCol="0">
                            <a:spAutoFit/>
                          </wps:bodyPr>
                        </wps:wsp>
                        <wps:wsp>
                          <wps:cNvPr id="886" name="Text Box 886"/>
                          <wps:cNvSpPr txBox="1"/>
                          <wps:spPr>
                            <a:xfrm>
                              <a:off x="1607061" y="6228776"/>
                              <a:ext cx="549275" cy="277495"/>
                            </a:xfrm>
                            <a:prstGeom prst="rect">
                              <a:avLst/>
                            </a:prstGeom>
                            <a:noFill/>
                          </wps:spPr>
                          <wps:txbx>
                            <w:txbxContent>
                              <w:p w14:paraId="041447E7"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f-3.h5</w:t>
                                </w:r>
                                <w:proofErr w:type="gramEnd"/>
                              </w:p>
                            </w:txbxContent>
                          </wps:txbx>
                          <wps:bodyPr wrap="none" rtlCol="0">
                            <a:spAutoFit/>
                          </wps:bodyPr>
                        </wps:wsp>
                        <wps:wsp>
                          <wps:cNvPr id="887" name="Text Box 887"/>
                          <wps:cNvSpPr txBox="1"/>
                          <wps:spPr>
                            <a:xfrm>
                              <a:off x="4256886" y="6204902"/>
                              <a:ext cx="570230" cy="277495"/>
                            </a:xfrm>
                            <a:prstGeom prst="rect">
                              <a:avLst/>
                            </a:prstGeom>
                            <a:noFill/>
                          </wps:spPr>
                          <wps:txbx>
                            <w:txbxContent>
                              <w:p w14:paraId="24C0765A"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f-N.h5</w:t>
                                </w:r>
                                <w:proofErr w:type="gramEnd"/>
                              </w:p>
                            </w:txbxContent>
                          </wps:txbx>
                          <wps:bodyPr wrap="none" rtlCol="0">
                            <a:spAutoFit/>
                          </wps:bodyPr>
                        </wps:wsp>
                        <wpg:grpSp>
                          <wpg:cNvPr id="888" name="Group 888"/>
                          <wpg:cNvGrpSpPr/>
                          <wpg:grpSpPr>
                            <a:xfrm>
                              <a:off x="4286777" y="5597625"/>
                              <a:ext cx="630780" cy="564060"/>
                              <a:chOff x="4286777" y="5597625"/>
                              <a:chExt cx="630780" cy="564060"/>
                            </a:xfrm>
                          </wpg:grpSpPr>
                          <wps:wsp>
                            <wps:cNvPr id="889" name="Rectangle 889"/>
                            <wps:cNvSpPr/>
                            <wps:spPr>
                              <a:xfrm>
                                <a:off x="4468815" y="5597625"/>
                                <a:ext cx="448742" cy="390733"/>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4616F1A" w14:textId="77777777" w:rsidR="00233AC5" w:rsidRDefault="00233AC5" w:rsidP="007E36D3">
                                  <w:pPr>
                                    <w:rPr>
                                      <w:rFonts w:eastAsia="Times New Roman" w:cs="Times New Roman"/>
                                    </w:rPr>
                                  </w:pPr>
                                </w:p>
                              </w:txbxContent>
                            </wps:txbx>
                            <wps:bodyPr rtlCol="0" anchor="ctr"/>
                          </wps:wsp>
                          <wps:wsp>
                            <wps:cNvPr id="890" name="Text Box 890"/>
                            <wps:cNvSpPr txBox="1"/>
                            <wps:spPr>
                              <a:xfrm>
                                <a:off x="4334517" y="5847189"/>
                                <a:ext cx="484177" cy="276999"/>
                              </a:xfrm>
                              <a:prstGeom prst="rect">
                                <a:avLst/>
                              </a:prstGeom>
                              <a:noFill/>
                            </wps:spPr>
                            <wps:txbx>
                              <w:txbxContent>
                                <w:p w14:paraId="6E58FC69"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wps:txbx>
                            <wps:bodyPr wrap="none" rtlCol="0">
                              <a:spAutoFit/>
                            </wps:bodyPr>
                          </wps:wsp>
                          <wps:wsp>
                            <wps:cNvPr id="891" name="Rectangle 891"/>
                            <wps:cNvSpPr/>
                            <wps:spPr>
                              <a:xfrm>
                                <a:off x="4399559" y="565565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1AFD7D7" w14:textId="77777777" w:rsidR="00233AC5" w:rsidRDefault="00233AC5" w:rsidP="007E36D3">
                                  <w:pPr>
                                    <w:rPr>
                                      <w:rFonts w:eastAsia="Times New Roman" w:cs="Times New Roman"/>
                                    </w:rPr>
                                  </w:pPr>
                                </w:p>
                              </w:txbxContent>
                            </wps:txbx>
                            <wps:bodyPr rtlCol="0" anchor="ctr"/>
                          </wps:wsp>
                          <wps:wsp>
                            <wps:cNvPr id="892" name="Rectangle 892"/>
                            <wps:cNvSpPr/>
                            <wps:spPr>
                              <a:xfrm>
                                <a:off x="4342942" y="571521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46AACB10" w14:textId="77777777" w:rsidR="00233AC5" w:rsidRDefault="00233AC5" w:rsidP="007E36D3">
                                  <w:pPr>
                                    <w:rPr>
                                      <w:rFonts w:eastAsia="Times New Roman" w:cs="Times New Roman"/>
                                    </w:rPr>
                                  </w:pPr>
                                </w:p>
                              </w:txbxContent>
                            </wps:txbx>
                            <wps:bodyPr rtlCol="0" anchor="ctr"/>
                          </wps:wsp>
                          <wps:wsp>
                            <wps:cNvPr id="893" name="Rectangle 893"/>
                            <wps:cNvSpPr/>
                            <wps:spPr>
                              <a:xfrm>
                                <a:off x="4286777" y="5770952"/>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CDF7462" w14:textId="77777777" w:rsidR="00233AC5" w:rsidRDefault="00233AC5" w:rsidP="007E36D3">
                                  <w:pPr>
                                    <w:rPr>
                                      <w:rFonts w:eastAsia="Times New Roman" w:cs="Times New Roman"/>
                                    </w:rPr>
                                  </w:pPr>
                                </w:p>
                              </w:txbxContent>
                            </wps:txbx>
                            <wps:bodyPr rtlCol="0" anchor="ctr"/>
                          </wps:wsp>
                          <wps:wsp>
                            <wps:cNvPr id="894" name="Straight Connector 894"/>
                            <wps:cNvCnPr/>
                            <wps:spPr>
                              <a:xfrm flipV="1">
                                <a:off x="4735519" y="5988358"/>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5" name="Straight Connector 895"/>
                            <wps:cNvCnPr/>
                            <wps:spPr>
                              <a:xfrm flipV="1">
                                <a:off x="4735519"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6" name="Straight Connector 896"/>
                            <wps:cNvCnPr/>
                            <wps:spPr>
                              <a:xfrm flipV="1">
                                <a:off x="4286777"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g:grpSp>
                        <wps:wsp>
                          <wps:cNvPr id="897" name="Cube 897"/>
                          <wps:cNvSpPr/>
                          <wps:spPr>
                            <a:xfrm>
                              <a:off x="3633741" y="5703758"/>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58E9CC79" w14:textId="77777777" w:rsidR="00233AC5" w:rsidRDefault="00233AC5" w:rsidP="007E36D3">
                                <w:pPr>
                                  <w:rPr>
                                    <w:rFonts w:eastAsia="Times New Roman" w:cs="Times New Roman"/>
                                  </w:rPr>
                                </w:pPr>
                              </w:p>
                            </w:txbxContent>
                          </wps:txbx>
                          <wps:bodyPr rtlCol="0" anchor="ctr"/>
                        </wps:wsp>
                        <wps:wsp>
                          <wps:cNvPr id="898" name="Cube 898"/>
                          <wps:cNvSpPr/>
                          <wps:spPr>
                            <a:xfrm>
                              <a:off x="778613" y="4432526"/>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1A7968" w14:textId="77777777" w:rsidR="00233AC5" w:rsidRDefault="00233AC5" w:rsidP="007E36D3">
                                <w:pPr>
                                  <w:rPr>
                                    <w:rFonts w:eastAsia="Times New Roman" w:cs="Times New Roman"/>
                                  </w:rPr>
                                </w:pPr>
                              </w:p>
                            </w:txbxContent>
                          </wps:txbx>
                          <wps:bodyPr rtlCol="0" anchor="ctr"/>
                        </wps:wsp>
                        <wps:wsp>
                          <wps:cNvPr id="899" name="Cube 899"/>
                          <wps:cNvSpPr/>
                          <wps:spPr>
                            <a:xfrm>
                              <a:off x="1199701" y="4432526"/>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D9D30" w14:textId="77777777" w:rsidR="00233AC5" w:rsidRDefault="00233AC5" w:rsidP="007E36D3">
                                <w:pPr>
                                  <w:rPr>
                                    <w:rFonts w:eastAsia="Times New Roman" w:cs="Times New Roman"/>
                                  </w:rPr>
                                </w:pPr>
                              </w:p>
                            </w:txbxContent>
                          </wps:txbx>
                          <wps:bodyPr rtlCol="0" anchor="ctr"/>
                        </wps:wsp>
                        <wps:wsp>
                          <wps:cNvPr id="900" name="Cube 900"/>
                          <wps:cNvSpPr/>
                          <wps:spPr>
                            <a:xfrm>
                              <a:off x="1624379"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6A354D4" w14:textId="77777777" w:rsidR="00233AC5" w:rsidRDefault="00233AC5" w:rsidP="007E36D3">
                                <w:pPr>
                                  <w:rPr>
                                    <w:rFonts w:eastAsia="Times New Roman" w:cs="Times New Roman"/>
                                  </w:rPr>
                                </w:pPr>
                              </w:p>
                            </w:txbxContent>
                          </wps:txbx>
                          <wps:bodyPr rtlCol="0" anchor="ctr"/>
                        </wps:wsp>
                        <wps:wsp>
                          <wps:cNvPr id="901" name="Cube 901"/>
                          <wps:cNvSpPr/>
                          <wps:spPr>
                            <a:xfrm>
                              <a:off x="2053025" y="4432538"/>
                              <a:ext cx="2413929" cy="474134"/>
                            </a:xfrm>
                            <a:prstGeom prst="cube">
                              <a:avLst/>
                            </a:prstGeom>
                            <a:solidFill>
                              <a:schemeClr val="bg1"/>
                            </a:solidFill>
                            <a:ln>
                              <a:prstDash val="sysDash"/>
                            </a:ln>
                          </wps:spPr>
                          <wps:style>
                            <a:lnRef idx="1">
                              <a:schemeClr val="accent1"/>
                            </a:lnRef>
                            <a:fillRef idx="3">
                              <a:schemeClr val="accent1"/>
                            </a:fillRef>
                            <a:effectRef idx="2">
                              <a:schemeClr val="accent1"/>
                            </a:effectRef>
                            <a:fontRef idx="minor">
                              <a:schemeClr val="lt1"/>
                            </a:fontRef>
                          </wps:style>
                          <wps:txbx>
                            <w:txbxContent>
                              <w:p w14:paraId="0D0A4BEC" w14:textId="77777777" w:rsidR="00233AC5" w:rsidRDefault="00233AC5" w:rsidP="007E36D3">
                                <w:pPr>
                                  <w:rPr>
                                    <w:rFonts w:eastAsia="Times New Roman" w:cs="Times New Roman"/>
                                  </w:rPr>
                                </w:pPr>
                              </w:p>
                            </w:txbxContent>
                          </wps:txbx>
                          <wps:bodyPr rtlCol="0" anchor="ctr"/>
                        </wps:wsp>
                        <wps:wsp>
                          <wps:cNvPr id="902" name="Cube 902"/>
                          <wps:cNvSpPr/>
                          <wps:spPr>
                            <a:xfrm>
                              <a:off x="4334517" y="4432526"/>
                              <a:ext cx="419606" cy="474146"/>
                            </a:xfrm>
                            <a:prstGeom prst="cube">
                              <a:avLst>
                                <a:gd name="adj" fmla="val 28027"/>
                              </a:avLst>
                            </a:prstGeom>
                            <a:solidFill>
                              <a:schemeClr val="accent6">
                                <a:lumMod val="50000"/>
                              </a:schemeClr>
                            </a:solidFill>
                            <a:ln>
                              <a:solidFill>
                                <a:schemeClr val="tx2">
                                  <a:lumMod val="60000"/>
                                  <a:lumOff val="40000"/>
                                </a:schemeClr>
                              </a:solidFill>
                              <a:prstDash val="solid"/>
                            </a:ln>
                          </wps:spPr>
                          <wps:style>
                            <a:lnRef idx="1">
                              <a:schemeClr val="accent1"/>
                            </a:lnRef>
                            <a:fillRef idx="3">
                              <a:schemeClr val="accent1"/>
                            </a:fillRef>
                            <a:effectRef idx="2">
                              <a:schemeClr val="accent1"/>
                            </a:effectRef>
                            <a:fontRef idx="minor">
                              <a:schemeClr val="lt1"/>
                            </a:fontRef>
                          </wps:style>
                          <wps:txbx>
                            <w:txbxContent>
                              <w:p w14:paraId="682EE8AD" w14:textId="77777777" w:rsidR="00233AC5" w:rsidRDefault="00233AC5" w:rsidP="007E36D3">
                                <w:pPr>
                                  <w:rPr>
                                    <w:rFonts w:eastAsia="Times New Roman" w:cs="Times New Roman"/>
                                  </w:rPr>
                                </w:pPr>
                              </w:p>
                            </w:txbxContent>
                          </wps:txbx>
                          <wps:bodyPr rtlCol="0" anchor="ctr"/>
                        </wps:wsp>
                        <wps:wsp>
                          <wps:cNvPr id="903" name="Cube 903"/>
                          <wps:cNvSpPr/>
                          <wps:spPr>
                            <a:xfrm>
                              <a:off x="3089620" y="5715214"/>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442CB487" w14:textId="77777777" w:rsidR="00233AC5" w:rsidRDefault="00233AC5" w:rsidP="007E36D3">
                                <w:pPr>
                                  <w:rPr>
                                    <w:rFonts w:eastAsia="Times New Roman" w:cs="Times New Roman"/>
                                  </w:rPr>
                                </w:pPr>
                              </w:p>
                            </w:txbxContent>
                          </wps:txbx>
                          <wps:bodyPr rtlCol="0" anchor="ctr"/>
                        </wps:wsp>
                        <wps:wsp>
                          <wps:cNvPr id="904" name="Cube 904"/>
                          <wps:cNvSpPr/>
                          <wps:spPr>
                            <a:xfrm>
                              <a:off x="2242954" y="5731016"/>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309BC522" w14:textId="77777777" w:rsidR="00233AC5" w:rsidRDefault="00233AC5" w:rsidP="007E36D3">
                                <w:pPr>
                                  <w:rPr>
                                    <w:rFonts w:eastAsia="Times New Roman" w:cs="Times New Roman"/>
                                  </w:rPr>
                                </w:pPr>
                              </w:p>
                            </w:txbxContent>
                          </wps:txbx>
                          <wps:bodyPr rtlCol="0" anchor="ctr"/>
                        </wps:wsp>
                        <wps:wsp>
                          <wps:cNvPr id="905" name="Rectangle 905"/>
                          <wps:cNvSpPr/>
                          <wps:spPr>
                            <a:xfrm>
                              <a:off x="3455677" y="10090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CA920FD" w14:textId="77777777" w:rsidR="00233AC5" w:rsidRDefault="00233AC5" w:rsidP="007E36D3">
                                <w:pPr>
                                  <w:rPr>
                                    <w:rFonts w:eastAsia="Times New Roman" w:cs="Times New Roman"/>
                                  </w:rPr>
                                </w:pPr>
                              </w:p>
                            </w:txbxContent>
                          </wps:txbx>
                          <wps:bodyPr rtlCol="0" anchor="ctr"/>
                        </wps:wsp>
                        <wps:wsp>
                          <wps:cNvPr id="906" name="Straight Arrow Connector 906"/>
                          <wps:cNvCnPr/>
                          <wps:spPr>
                            <a:xfrm flipV="1">
                              <a:off x="820943" y="44010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07" name="Text Box 907"/>
                          <wps:cNvSpPr txBox="1"/>
                          <wps:spPr>
                            <a:xfrm rot="19044461">
                              <a:off x="1797895" y="1478464"/>
                              <a:ext cx="469900" cy="276999"/>
                            </a:xfrm>
                            <a:prstGeom prst="rect">
                              <a:avLst/>
                            </a:prstGeom>
                            <a:noFill/>
                          </wps:spPr>
                          <wps:txbx>
                            <w:txbxContent>
                              <w:p w14:paraId="644F7EE7"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wps:txbx>
                          <wps:bodyPr wrap="none" rtlCol="0">
                            <a:spAutoFit/>
                          </wps:bodyPr>
                        </wps:wsp>
                        <wps:wsp>
                          <wps:cNvPr id="908" name="Text Box 908"/>
                          <wps:cNvSpPr txBox="1"/>
                          <wps:spPr>
                            <a:xfrm>
                              <a:off x="2136328" y="155420"/>
                              <a:ext cx="1184275" cy="277495"/>
                            </a:xfrm>
                            <a:prstGeom prst="rect">
                              <a:avLst/>
                            </a:prstGeom>
                            <a:noFill/>
                          </wps:spPr>
                          <wps:txbx>
                            <w:txbxContent>
                              <w:p w14:paraId="7C11C6AE"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09" name="Text Box 909"/>
                          <wps:cNvSpPr txBox="1"/>
                          <wps:spPr>
                            <a:xfrm>
                              <a:off x="2278430" y="3901295"/>
                              <a:ext cx="1389380" cy="277495"/>
                            </a:xfrm>
                            <a:prstGeom prst="rect">
                              <a:avLst/>
                            </a:prstGeom>
                            <a:noFill/>
                          </wps:spPr>
                          <wps:txbx>
                            <w:txbxContent>
                              <w:p w14:paraId="060FAA9B"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910" name="Straight Connector 910"/>
                          <wps:cNvCnPr/>
                          <wps:spPr>
                            <a:xfrm>
                              <a:off x="4774424" y="44325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1" name="Straight Connector 911"/>
                          <wps:cNvCnPr/>
                          <wps:spPr>
                            <a:xfrm>
                              <a:off x="4774424" y="47881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2" name="Straight Connector 912"/>
                          <wps:cNvCnPr/>
                          <wps:spPr>
                            <a:xfrm>
                              <a:off x="4682625" y="4906648"/>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3" name="Straight Connector 913"/>
                          <wps:cNvCnPr/>
                          <wps:spPr>
                            <a:xfrm>
                              <a:off x="4653059" y="455317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4" name="Text Box 914"/>
                          <wps:cNvSpPr txBox="1"/>
                          <wps:spPr>
                            <a:xfrm>
                              <a:off x="2483845" y="5009136"/>
                              <a:ext cx="629285" cy="277495"/>
                            </a:xfrm>
                            <a:prstGeom prst="rect">
                              <a:avLst/>
                            </a:prstGeom>
                            <a:noFill/>
                          </wps:spPr>
                          <wps:txbx>
                            <w:txbxContent>
                              <w:p w14:paraId="767F14D1"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915" name="Text Box 915"/>
                        <wps:cNvSpPr txBox="1"/>
                        <wps:spPr>
                          <a:xfrm>
                            <a:off x="1780584" y="6505764"/>
                            <a:ext cx="2303145" cy="277495"/>
                          </a:xfrm>
                          <a:prstGeom prst="rect">
                            <a:avLst/>
                          </a:prstGeom>
                          <a:noFill/>
                        </wps:spPr>
                        <wps:txbx>
                          <w:txbxContent>
                            <w:p w14:paraId="53C8B9D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wps:txbx>
                        <wps:bodyPr wrap="none" rtlCol="0">
                          <a:spAutoFit/>
                        </wps:bodyPr>
                      </wps:wsp>
                      <wps:wsp>
                        <wps:cNvPr id="916" name="Text Box 916"/>
                        <wps:cNvSpPr txBox="1"/>
                        <wps:spPr>
                          <a:xfrm>
                            <a:off x="4286521" y="5859994"/>
                            <a:ext cx="271145" cy="277495"/>
                          </a:xfrm>
                          <a:prstGeom prst="rect">
                            <a:avLst/>
                          </a:prstGeom>
                          <a:noFill/>
                        </wps:spPr>
                        <wps:txbx>
                          <w:txbxContent>
                            <w:p w14:paraId="31745C5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7" name="Text Box 917"/>
                        <wps:cNvSpPr txBox="1"/>
                        <wps:spPr>
                          <a:xfrm>
                            <a:off x="1476895" y="3219771"/>
                            <a:ext cx="271145" cy="277495"/>
                          </a:xfrm>
                          <a:prstGeom prst="rect">
                            <a:avLst/>
                          </a:prstGeom>
                          <a:noFill/>
                        </wps:spPr>
                        <wps:txbx>
                          <w:txbxContent>
                            <w:p w14:paraId="19184E0E"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8" name="Text Box 918"/>
                        <wps:cNvSpPr txBox="1"/>
                        <wps:spPr>
                          <a:xfrm>
                            <a:off x="1668100" y="3073879"/>
                            <a:ext cx="271145" cy="277495"/>
                          </a:xfrm>
                          <a:prstGeom prst="rect">
                            <a:avLst/>
                          </a:prstGeom>
                          <a:noFill/>
                        </wps:spPr>
                        <wps:txbx>
                          <w:txbxContent>
                            <w:p w14:paraId="79C35C7D"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9" name="Text Box 919"/>
                        <wps:cNvSpPr txBox="1"/>
                        <wps:spPr>
                          <a:xfrm>
                            <a:off x="2211395" y="2619791"/>
                            <a:ext cx="271145" cy="277495"/>
                          </a:xfrm>
                          <a:prstGeom prst="rect">
                            <a:avLst/>
                          </a:prstGeom>
                          <a:noFill/>
                        </wps:spPr>
                        <wps:txbx>
                          <w:txbxContent>
                            <w:p w14:paraId="253DDDE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0" name="Text Box 920"/>
                        <wps:cNvSpPr txBox="1"/>
                        <wps:spPr>
                          <a:xfrm>
                            <a:off x="1820491" y="2955340"/>
                            <a:ext cx="271145" cy="277495"/>
                          </a:xfrm>
                          <a:prstGeom prst="rect">
                            <a:avLst/>
                          </a:prstGeom>
                          <a:noFill/>
                        </wps:spPr>
                        <wps:txbx>
                          <w:txbxContent>
                            <w:p w14:paraId="3DB1C2C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1" name="Text Box 921"/>
                        <wps:cNvSpPr txBox="1"/>
                        <wps:spPr>
                          <a:xfrm>
                            <a:off x="1972882" y="2845267"/>
                            <a:ext cx="271145" cy="277495"/>
                          </a:xfrm>
                          <a:prstGeom prst="rect">
                            <a:avLst/>
                          </a:prstGeom>
                          <a:noFill/>
                        </wps:spPr>
                        <wps:txbx>
                          <w:txbxContent>
                            <w:p w14:paraId="4E07B02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2" name="Text Box 922"/>
                        <wps:cNvSpPr txBox="1"/>
                        <wps:spPr>
                          <a:xfrm>
                            <a:off x="2099874" y="2743661"/>
                            <a:ext cx="271145" cy="277495"/>
                          </a:xfrm>
                          <a:prstGeom prst="rect">
                            <a:avLst/>
                          </a:prstGeom>
                          <a:noFill/>
                        </wps:spPr>
                        <wps:txbx>
                          <w:txbxContent>
                            <w:p w14:paraId="692E45D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3" name="Text Box 923"/>
                        <wps:cNvSpPr txBox="1"/>
                        <wps:spPr>
                          <a:xfrm>
                            <a:off x="2366211" y="2471501"/>
                            <a:ext cx="271145" cy="277495"/>
                          </a:xfrm>
                          <a:prstGeom prst="rect">
                            <a:avLst/>
                          </a:prstGeom>
                          <a:noFill/>
                        </wps:spPr>
                        <wps:txbx>
                          <w:txbxContent>
                            <w:p w14:paraId="4D98D5B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4" name="Text Box 924"/>
                        <wps:cNvSpPr txBox="1"/>
                        <wps:spPr>
                          <a:xfrm>
                            <a:off x="2532431" y="2340402"/>
                            <a:ext cx="271145" cy="277495"/>
                          </a:xfrm>
                          <a:prstGeom prst="rect">
                            <a:avLst/>
                          </a:prstGeom>
                          <a:noFill/>
                        </wps:spPr>
                        <wps:txbx>
                          <w:txbxContent>
                            <w:p w14:paraId="35D3EF5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5" name="Text Box 925"/>
                        <wps:cNvSpPr txBox="1"/>
                        <wps:spPr>
                          <a:xfrm>
                            <a:off x="2671515" y="2226038"/>
                            <a:ext cx="271145" cy="277495"/>
                          </a:xfrm>
                          <a:prstGeom prst="rect">
                            <a:avLst/>
                          </a:prstGeom>
                          <a:noFill/>
                        </wps:spPr>
                        <wps:txbx>
                          <w:txbxContent>
                            <w:p w14:paraId="38A3238F"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6" name="Text Box 926"/>
                        <wps:cNvSpPr txBox="1"/>
                        <wps:spPr>
                          <a:xfrm>
                            <a:off x="2790733" y="2124504"/>
                            <a:ext cx="271145" cy="277495"/>
                          </a:xfrm>
                          <a:prstGeom prst="rect">
                            <a:avLst/>
                          </a:prstGeom>
                          <a:noFill/>
                        </wps:spPr>
                        <wps:txbx>
                          <w:txbxContent>
                            <w:p w14:paraId="13ABD65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7" name="Rectangle 927"/>
                        <wps:cNvSpPr/>
                        <wps:spPr>
                          <a:xfrm>
                            <a:off x="0" y="0"/>
                            <a:ext cx="5984597" cy="702274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35315017" w14:textId="77777777" w:rsidR="00233AC5" w:rsidRDefault="00233AC5" w:rsidP="007E36D3">
                              <w:pPr>
                                <w:rPr>
                                  <w:rFonts w:eastAsia="Times New Roman" w:cs="Times New Roman"/>
                                </w:rPr>
                              </w:pPr>
                            </w:p>
                          </w:txbxContent>
                        </wps:txbx>
                        <wps:bodyPr rtlCol="0" anchor="ctr"/>
                      </wps:wsp>
                    </wpg:wgp>
                  </a:graphicData>
                </a:graphic>
              </wp:inline>
            </w:drawing>
          </mc:Choice>
          <mc:Fallback>
            <w:pict>
              <v:group id="Group 4" o:spid="_x0000_s1467" style="width:471.25pt;height:552.95pt;mso-position-horizontal-relative:char;mso-position-vertical-relative:line" coordsize="59845,70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">
                <v:group id="Group 854" o:spid="_x0000_s1468" style="position:absolute;left:4802;top:1554;width:47826;height:63593" coordorigin="4802,1554" coordsize="47826,63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Pl7MYAAADcAAAADwAAAGRycy9kb3ducmV2LnhtbESPQWvCQBSE7wX/w/KE&#10;3uomthZJ3YQgWnqQQlWQ3h7ZZxKSfRuyaxL/fbdQ6HGYmW+YTTaZVgzUu9qygngRgSAurK65VHA+&#10;7Z/WIJxH1thaJgV3cpCls4cNJtqO/EXD0ZciQNglqKDyvkukdEVFBt3CdsTBu9reoA+yL6XucQxw&#10;08plFL1KgzWHhQo72lZUNMebUfA+4pg/x7vh0Fy39+/T6vNyiEmpx/mUv4HwNPn/8F/7Qy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s+XsxgAAANwA&#10;AAAPAAAAAAAAAAAAAAAAAKoCAABkcnMvZG93bnJldi54bWxQSwUGAAAAAAQABAD6AAAAnQ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55" o:spid="_x0000_s1469" type="#_x0000_t16" style="position:absolute;left:43429;top:44325;width:5419;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rMYA&#10;AADcAAAADwAAAGRycy9kb3ducmV2LnhtbESPQWvCQBSE74L/YXlCb7ppwSKpq6TS0NJTGr14e8k+&#10;k9Ds25hdk/TfdwsFj8PMfMNs95NpxUC9aywreFxFIIhLqxuuFJyO6XIDwnlkja1lUvBDDva7+WyL&#10;sbYjf9GQ+0oECLsYFdTed7GUrqzJoFvZjjh4F9sb9EH2ldQ9jgFuWvkURc/SYMNhocaODjWV3/nN&#10;KHiz0+utuL7bZKiKIh2z8+UzOyv1sJiSFxCeJn8P/7c/tILNeg1/Z8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rMYAAADcAAAADwAAAAAAAAAAAAAAAACYAgAAZHJz&#10;L2Rvd25yZXYueG1sUEsFBgAAAAAEAAQA9QAAAIsDAAAAAA==&#10;" fillcolor="white [3212]" strokecolor="#4579b8 [3044]">
                    <v:shadow on="t" color="black" opacity="22937f" origin=",.5" offset="0,.63889mm"/>
                    <v:textbox>
                      <w:txbxContent>
                        <w:p w14:paraId="719DE091" w14:textId="77777777" w:rsidR="00233AC5" w:rsidRDefault="00233AC5" w:rsidP="007E36D3">
                          <w:pPr>
                            <w:rPr>
                              <w:rFonts w:eastAsia="Times New Roman" w:cs="Times New Roman"/>
                            </w:rPr>
                          </w:pPr>
                        </w:p>
                      </w:txbxContent>
                    </v:textbox>
                  </v:shape>
                  <v:rect id="Rectangle 856" o:spid="_x0000_s1470" style="position:absolute;left:30069;top:15280;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Vi8YA&#10;AADcAAAADwAAAGRycy9kb3ducmV2LnhtbESPT2vCQBTE7wW/w/KE3urGQiVEVwlBaw+F1j94fmSf&#10;SUz2bciuJu2n7xYEj8PM/IZZrAbTiBt1rrKsYDqJQBDnVldcKDgeNi8xCOeRNTaWScEPOVgtR08L&#10;TLTteUe3vS9EgLBLUEHpfZtI6fKSDLqJbYmDd7adQR9kV0jdYR/gppGvUTSTBisOCyW2lJWU1/ur&#10;UZB+f51cG/fZ++7yua3Tpv7Ns7VSz+MhnYPwNPhH+N7+0Aritx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UVi8YAAADcAAAADwAAAAAAAAAAAAAAAACYAgAAZHJz&#10;L2Rvd25yZXYueG1sUEsFBgAAAAAEAAQA9QAAAIsDAAAAAA==&#10;" fillcolor="white [3212]" strokecolor="#4579b8 [3044]">
                    <v:shadow on="t" color="black" opacity="22937f" origin=",.5" offset="0,.63889mm"/>
                    <v:textbox>
                      <w:txbxContent>
                        <w:p w14:paraId="7F6156A4" w14:textId="77777777" w:rsidR="00233AC5" w:rsidRDefault="00233AC5" w:rsidP="007E36D3">
                          <w:pPr>
                            <w:rPr>
                              <w:rFonts w:eastAsia="Times New Roman" w:cs="Times New Roman"/>
                            </w:rPr>
                          </w:pPr>
                        </w:p>
                      </w:txbxContent>
                    </v:textbox>
                  </v:rect>
                  <v:rect id="Rectangle 857" o:spid="_x0000_s1471" style="position:absolute;left:28926;top:16169;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wEMYA&#10;AADcAAAADwAAAGRycy9kb3ducmV2LnhtbESPT2vCQBTE7wW/w/KE3uqmhdoQXSWEaj0I9U/p+ZF9&#10;Jmmyb0N2a6Kf3i0UPA4z8xtmvhxMI87UucqygudJBII4t7riQsHXcfUUg3AeWWNjmRRcyMFyMXqY&#10;Y6Jtz3s6H3whAoRdggpK79tESpeXZNBNbEscvJPtDPogu0LqDvsAN418iaKpNFhxWCixpaykvD78&#10;GgXp7vPbtXGfrfc/2486beprnr0r9Tge0hkIT4O/h//bG60gfn2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wEMYAAADcAAAADwAAAAAAAAAAAAAAAACYAgAAZHJz&#10;L2Rvd25yZXYueG1sUEsFBgAAAAAEAAQA9QAAAIsDAAAAAA==&#10;" fillcolor="white [3212]" strokecolor="#4579b8 [3044]">
                    <v:shadow on="t" color="black" opacity="22937f" origin=",.5" offset="0,.63889mm"/>
                    <v:textbox>
                      <w:txbxContent>
                        <w:p w14:paraId="13FE294F" w14:textId="77777777" w:rsidR="00233AC5" w:rsidRDefault="00233AC5" w:rsidP="007E36D3">
                          <w:pPr>
                            <w:rPr>
                              <w:rFonts w:eastAsia="Times New Roman" w:cs="Times New Roman"/>
                            </w:rPr>
                          </w:pPr>
                        </w:p>
                      </w:txbxContent>
                    </v:textbox>
                  </v:rect>
                  <v:rect id="Rectangle 858" o:spid="_x0000_s1472" style="position:absolute;left:27869;top:17198;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kYsMA&#10;AADcAAAADwAAAGRycy9kb3ducmV2LnhtbERPy2qDQBTdF/IPww1014wppIjJKCJp00WhzYOsL86N&#10;Gp074kyj7dd3FoUsD+e9ySbTiRsNrrGsYLmIQBCXVjdcKTgdX59iEM4ja+wsk4IfcpCls4cNJtqO&#10;vKfbwVcihLBLUEHtfZ9I6cqaDLqF7YkDd7GDQR/gUEk94BjCTSefo+hFGmw4NNTYU1FT2R6+jYL8&#10;6/Ps+ngs3vbXj12bd+1vWWyVepxP+RqEp8nfxf/ud60gXoW14Uw4Aj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YkYsMAAADcAAAADwAAAAAAAAAAAAAAAACYAgAAZHJzL2Rv&#10;d25yZXYueG1sUEsFBgAAAAAEAAQA9QAAAIgDAAAAAA==&#10;" fillcolor="white [3212]" strokecolor="#4579b8 [3044]">
                    <v:shadow on="t" color="black" opacity="22937f" origin=",.5" offset="0,.63889mm"/>
                    <v:textbox>
                      <w:txbxContent>
                        <w:p w14:paraId="04D70853" w14:textId="77777777" w:rsidR="00233AC5" w:rsidRDefault="00233AC5" w:rsidP="007E36D3">
                          <w:pPr>
                            <w:rPr>
                              <w:rFonts w:eastAsia="Times New Roman" w:cs="Times New Roman"/>
                            </w:rPr>
                          </w:pPr>
                        </w:p>
                      </w:txbxContent>
                    </v:textbox>
                  </v:rect>
                  <v:rect id="Rectangle 859" o:spid="_x0000_s1473" style="position:absolute;left:26958;top:18123;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B+cYA&#10;AADcAAAADwAAAGRycy9kb3ducmV2LnhtbESPT2vCQBTE70K/w/IK3nRTQUmjq4RQ/xwKVVs8P7Kv&#10;SZrs25BdTeyn7xYKPQ4z8xtmtRlMI27UucqygqdpBII4t7riQsHH+3YSg3AeWWNjmRTcycFm/TBa&#10;YaJtzye6nX0hAoRdggpK79tESpeXZNBNbUscvE/bGfRBdoXUHfYBbho5i6KFNFhxWCixpaykvD5f&#10;jYL0+HZxbdxnu9PX675Om/o7z16UGj8O6RKEp8H/h//aB60gnj/D75l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qB+cYAAADcAAAADwAAAAAAAAAAAAAAAACYAgAAZHJz&#10;L2Rvd25yZXYueG1sUEsFBgAAAAAEAAQA9QAAAIsDAAAAAA==&#10;" fillcolor="white [3212]" strokecolor="#4579b8 [3044]">
                    <v:shadow on="t" color="black" opacity="22937f" origin=",.5" offset="0,.63889mm"/>
                    <v:textbox>
                      <w:txbxContent>
                        <w:p w14:paraId="3677B72B" w14:textId="77777777" w:rsidR="00233AC5" w:rsidRDefault="00233AC5" w:rsidP="007E36D3">
                          <w:pPr>
                            <w:rPr>
                              <w:rFonts w:eastAsia="Times New Roman" w:cs="Times New Roman"/>
                            </w:rPr>
                          </w:pPr>
                        </w:p>
                      </w:txbxContent>
                    </v:textbox>
                  </v:rect>
                  <v:rect id="Rectangle 860" o:spid="_x0000_s1474" style="position:absolute;left:26025;top:19067;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i2cIA&#10;AADcAAAADwAAAGRycy9kb3ducmV2LnhtbERPTWvCQBC9C/0PyxR60009SEhdJYRWexDUWHoestMk&#10;TXY2ZFcT/fXuQfD4eN/L9WhacaHe1ZYVvM8iEMSF1TWXCn5OX9MYhPPIGlvLpOBKDtarl8kSE20H&#10;PtIl96UIIewSVFB53yVSuqIig25mO+LA/dneoA+wL6XucQjhppXzKFpIgzWHhgo7yioqmvxsFKSH&#10;/a/r4iHbHP932yZtm1uRfSr19jqmHyA8jf4pfri/tYJ4EeaH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LZwgAAANwAAAAPAAAAAAAAAAAAAAAAAJgCAABkcnMvZG93&#10;bnJldi54bWxQSwUGAAAAAAQABAD1AAAAhwMAAAAA&#10;" fillcolor="white [3212]" strokecolor="#4579b8 [3044]">
                    <v:shadow on="t" color="black" opacity="22937f" origin=",.5" offset="0,.63889mm"/>
                    <v:textbox>
                      <w:txbxContent>
                        <w:p w14:paraId="79E4367F" w14:textId="77777777" w:rsidR="00233AC5" w:rsidRDefault="00233AC5" w:rsidP="007E36D3">
                          <w:pPr>
                            <w:rPr>
                              <w:rFonts w:eastAsia="Times New Roman" w:cs="Times New Roman"/>
                            </w:rPr>
                          </w:pPr>
                        </w:p>
                      </w:txbxContent>
                    </v:textbox>
                  </v:rect>
                  <v:group id="Group 861" o:spid="_x0000_s1475" style="position:absolute;left:35597;top:5476;width:8628;height:7378" coordorigin="35597,5476" coordsize="8627,7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rect id="Rectangle 862" o:spid="_x0000_s1476" style="position:absolute;left:39737;top:5476;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90+MYA&#10;AADcAAAADwAAAGRycy9kb3ducmV2LnhtbESPQWvCQBSE7wX/w/IEL6VuFBFNXUULBcFDqRVsb8/s&#10;Mwlm34bsM0n/fbdQ6HGYmW+Y1aZ3lWqpCaVnA5NxAoo487bk3MDp4/VpASoIssXKMxn4pgCb9eBh&#10;han1Hb9Te5RcRQiHFA0UInWqdcgKchjGviaO3tU3DiXKJte2wS7CXaWnSTLXDkuOCwXW9FJQdjve&#10;nYH7YXd6vLjPi8zOX2E5cbqV7s2Y0bDfPoMS6uU//NfeWwOL+RR+z8Qj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90+MYAAADcAAAADwAAAAAAAAAAAAAAAACYAgAAZHJz&#10;L2Rvd25yZXYueG1sUEsFBgAAAAAEAAQA9QAAAIsDAAAAAA==&#10;" fillcolor="#974706 [1609]" strokecolor="#4579b8 [3044]">
                      <v:shadow on="t" color="black" opacity="22937f" origin=",.5" offset="0,.63889mm"/>
                      <v:textbox>
                        <w:txbxContent>
                          <w:p w14:paraId="32047D40" w14:textId="77777777" w:rsidR="00233AC5" w:rsidRDefault="00233AC5" w:rsidP="007E36D3">
                            <w:pPr>
                              <w:rPr>
                                <w:rFonts w:eastAsia="Times New Roman" w:cs="Times New Roman"/>
                              </w:rPr>
                            </w:pPr>
                          </w:p>
                        </w:txbxContent>
                      </v:textbox>
                    </v:rect>
                    <v:rect id="Rectangle 863" o:spid="_x0000_s1477" style="position:absolute;left:38552;top:6492;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RY8YA&#10;AADcAAAADwAAAGRycy9kb3ducmV2LnhtbESPQWvCQBSE74L/YXlCL1I3tiI2dRVbEAQPpVZoe3tm&#10;X5Ng9m3IPpP037sFocdhZr5hluveVaqlJpSeDUwnCSjizNuScwPHj+39AlQQZIuVZzLwSwHWq+Fg&#10;ian1Hb9Te5BcRQiHFA0UInWqdcgKchgmviaO3o9vHEqUTa5tg12Eu0o/JMlcOyw5LhRY02tB2flw&#10;cQYu+5fj+OS+TjL7/A5PU6db6d6MuRv1m2dQQr38h2/tnTWwmD/C35l4BP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PRY8YAAADcAAAADwAAAAAAAAAAAAAAAACYAgAAZHJz&#10;L2Rvd25yZXYueG1sUEsFBgAAAAAEAAQA9QAAAIsDAAAAAA==&#10;" fillcolor="#974706 [1609]" strokecolor="#4579b8 [3044]">
                      <v:shadow on="t" color="black" opacity="22937f" origin=",.5" offset="0,.63889mm"/>
                      <v:textbox>
                        <w:txbxContent>
                          <w:p w14:paraId="1FC99629" w14:textId="77777777" w:rsidR="00233AC5" w:rsidRDefault="00233AC5" w:rsidP="007E36D3">
                            <w:pPr>
                              <w:rPr>
                                <w:rFonts w:eastAsia="Times New Roman" w:cs="Times New Roman"/>
                              </w:rPr>
                            </w:pPr>
                          </w:p>
                        </w:txbxContent>
                      </v:textbox>
                    </v:rect>
                    <v:rect id="Rectangle 864" o:spid="_x0000_s1478" style="position:absolute;left:37197;top:7593;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JF8YA&#10;AADcAAAADwAAAGRycy9kb3ducmV2LnhtbESPX2vCQBDE3wW/w7FCX6ReLCKaekpbKBT6UPwDtm9r&#10;bpuE5vZCbk3it/cKgo/DzPyGWW16V6mWmlB6NjCdJKCIM29Lzg0c9u+PC1BBkC1WnsnAhQJs1sPB&#10;ClPrO95Su5NcRQiHFA0UInWqdcgKchgmviaO3q9vHEqUTa5tg12Eu0o/JclcOyw5LhRY01tB2d/u&#10;7AycP18P45P7Psns+BOWU6db6b6MeRj1L8+ghHq5h2/tD2tgMZ/B/5l4BP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pJF8YAAADcAAAADwAAAAAAAAAAAAAAAACYAgAAZHJz&#10;L2Rvd25yZXYueG1sUEsFBgAAAAAEAAQA9QAAAIsDAAAAAA==&#10;" fillcolor="#974706 [1609]" strokecolor="#4579b8 [3044]">
                      <v:shadow on="t" color="black" opacity="22937f" origin=",.5" offset="0,.63889mm"/>
                      <v:textbox>
                        <w:txbxContent>
                          <w:p w14:paraId="709805B7" w14:textId="77777777" w:rsidR="00233AC5" w:rsidRDefault="00233AC5" w:rsidP="007E36D3">
                            <w:pPr>
                              <w:rPr>
                                <w:rFonts w:eastAsia="Times New Roman" w:cs="Times New Roman"/>
                              </w:rPr>
                            </w:pPr>
                          </w:p>
                        </w:txbxContent>
                      </v:textbox>
                    </v:rect>
                    <v:rect id="Rectangle 865" o:spid="_x0000_s1479" style="position:absolute;left:35597;top:8947;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zTsIA&#10;AADcAAAADwAAAGRycy9kb3ducmV2LnhtbESPQYvCMBSE7wv+h/AEb2uqYCnVKCIogh5cK3h9NM+m&#10;2LyUJmr992ZhYY/DzHzDLFa9bcSTOl87VjAZJyCIS6drrhRciu13BsIHZI2NY1LwJg+r5eBrgbl2&#10;L/6h5zlUIkLY56jAhNDmUvrSkEU/di1x9G6usxii7CqpO3xFuG3kNElSabHmuGCwpY2h8n5+WAVr&#10;vu42p6I4GZvJx/aw8xeTHpUaDfv1HESgPvyH/9p7rSBLZ/B7Jh4Bu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nNOwgAAANwAAAAPAAAAAAAAAAAAAAAAAJgCAABkcnMvZG93&#10;bnJldi54bWxQSwUGAAAAAAQABAD1AAAAhwMAAAAA&#10;" fillcolor="white [3212]" strokecolor="#4579b8 [3044]">
                      <v:stroke dashstyle="dash"/>
                      <v:shadow on="t" color="black" opacity="22937f" origin=",.5" offset="0,.63889mm"/>
                      <v:textbox>
                        <w:txbxContent>
                          <w:p w14:paraId="54B7CDAB" w14:textId="77777777" w:rsidR="00233AC5" w:rsidRDefault="00233AC5" w:rsidP="007E36D3">
                            <w:pPr>
                              <w:rPr>
                                <w:rFonts w:eastAsia="Times New Roman" w:cs="Times New Roman"/>
                              </w:rPr>
                            </w:pPr>
                          </w:p>
                        </w:txbxContent>
                      </v:textbox>
                    </v:rect>
                  </v:group>
                  <v:group id="Group 866" o:spid="_x0000_s1480" style="position:absolute;left:19652;top:20076;width:10161;height:8831" coordorigin="19652,20076" coordsize="10160,8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rect id="Rectangle 867" o:spid="_x0000_s1481" style="position:absolute;left:25325;top:20076;width:4488;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CDsUA&#10;AADcAAAADwAAAGRycy9kb3ducmV2LnhtbESPzWrCQBSF9wXfYbhCd81EF6mmGUWEQKF0USuIu2vm&#10;moRm7oSZMUl9+k6h0OXh/HycYjuZTgzkfGtZwSJJQRBXVrdcKzh+lk8rED4ga+wsk4Jv8rDdzB4K&#10;zLUd+YOGQ6hFHGGfo4ImhD6X0lcNGfSJ7Ymjd7XOYIjS1VI7HOO46eQyTTNpsOVIaLCnfUPV1+Fm&#10;Ijdz63Rn7294uZZufz+9n8tbUOpxPu1eQASawn/4r/2qFayyZ/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YIOxQAAANwAAAAPAAAAAAAAAAAAAAAAAJgCAABkcnMv&#10;ZG93bnJldi54bWxQSwUGAAAAAAQABAD1AAAAigMAAAAA&#10;" fillcolor="#fabf8f [1945]" strokecolor="#4579b8 [3044]">
                      <v:shadow on="t" color="black" opacity="22937f" origin=",.5" offset="0,.63889mm"/>
                      <v:textbox>
                        <w:txbxContent>
                          <w:p w14:paraId="59152A2A" w14:textId="77777777" w:rsidR="00233AC5" w:rsidRDefault="00233AC5" w:rsidP="007E36D3">
                            <w:pPr>
                              <w:rPr>
                                <w:rFonts w:eastAsia="Times New Roman" w:cs="Times New Roman"/>
                              </w:rPr>
                            </w:pPr>
                          </w:p>
                        </w:txbxContent>
                      </v:textbox>
                    </v:rect>
                    <v:rect id="Rectangle 868" o:spid="_x0000_s1482" style="position:absolute;left:24140;top:21092;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WfMEA&#10;AADcAAAADwAAAGRycy9kb3ducmV2LnhtbERPTWvCQBC9F/wPywi91Y0ego2uIkJAkB5qC9LbNDsm&#10;wexs2F019dc7B6HHx/tergfXqSuF2Ho2MJ1koIgrb1uuDXx/lW9zUDEhW+w8k4E/irBejV6WWFh/&#10;40+6HlKtJIRjgQaalPpC61g15DBOfE8s3MkHh0lgqLUNeJNw1+lZluXaYcvS0GBP24aq8+HipDcP&#10;79nG3/f4eyrD9n78+CkvyZjX8bBZgEo0pH/x072zBua5rJUzcgT0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aFnzBAAAA3AAAAA8AAAAAAAAAAAAAAAAAmAIAAGRycy9kb3du&#10;cmV2LnhtbFBLBQYAAAAABAAEAPUAAACGAwAAAAA=&#10;" fillcolor="#fabf8f [1945]" strokecolor="#4579b8 [3044]">
                      <v:shadow on="t" color="black" opacity="22937f" origin=",.5" offset="0,.63889mm"/>
                      <v:textbox>
                        <w:txbxContent>
                          <w:p w14:paraId="33C931B9" w14:textId="77777777" w:rsidR="00233AC5" w:rsidRDefault="00233AC5" w:rsidP="007E36D3">
                            <w:pPr>
                              <w:rPr>
                                <w:rFonts w:eastAsia="Times New Roman" w:cs="Times New Roman"/>
                              </w:rPr>
                            </w:pPr>
                          </w:p>
                        </w:txbxContent>
                      </v:textbox>
                    </v:rect>
                    <v:rect id="Rectangle 869" o:spid="_x0000_s1483" style="position:absolute;left:22785;top:22193;width:4488;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z58MA&#10;AADcAAAADwAAAGRycy9kb3ducmV2LnhtbESPS4vCMBSF94L/IdwBd5qOi6Ido4hQEMSFDxB31+ba&#10;lmluShK1+usnA4LLw3l8nNmiM424k/O1ZQXfowQEcWF1zaWC4yEfTkD4gKyxsUwKnuRhMe/3Zphp&#10;++Ad3fehFHGEfYYKqhDaTEpfVGTQj2xLHL2rdQZDlK6U2uEjjptGjpMklQZrjoQKW1pVVPzubyZy&#10;UzdNlva1wcs1d6vXaXvOb0GpwVe3/AERqAuf8Lu91gom6RT+z8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az58MAAADcAAAADwAAAAAAAAAAAAAAAACYAgAAZHJzL2Rv&#10;d25yZXYueG1sUEsFBgAAAAAEAAQA9QAAAIgDAAAAAA==&#10;" fillcolor="#fabf8f [1945]" strokecolor="#4579b8 [3044]">
                      <v:shadow on="t" color="black" opacity="22937f" origin=",.5" offset="0,.63889mm"/>
                      <v:textbox>
                        <w:txbxContent>
                          <w:p w14:paraId="403298FD" w14:textId="77777777" w:rsidR="00233AC5" w:rsidRDefault="00233AC5" w:rsidP="007E36D3">
                            <w:pPr>
                              <w:rPr>
                                <w:rFonts w:eastAsia="Times New Roman" w:cs="Times New Roman"/>
                              </w:rPr>
                            </w:pPr>
                          </w:p>
                        </w:txbxContent>
                      </v:textbox>
                    </v:rect>
                    <v:rect id="Rectangle 870" o:spid="_x0000_s1484" style="position:absolute;left:21185;top:23548;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Mp8IA&#10;AADcAAAADwAAAGRycy9kb3ducmV2LnhtbERPTWvCQBC9C/6HZYTedKMHa6OriBAQSg/aQultzI5J&#10;MDsbdldN/fXOodDj432vNr1r1Y1CbDwbmE4yUMSltw1XBr4+i/ECVEzIFlvPZOCXImzWw8EKc+vv&#10;fKDbMVVKQjjmaKBOqcu1jmVNDuPEd8TCnX1wmASGStuAdwl3rZ5l2Vw7bFgaauxoV1N5OV6d9M7D&#10;W7b1j3c8nYuwe3x//BTXZMzLqN8uQSXq07/4z723BhavMl/OyBH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9YynwgAAANwAAAAPAAAAAAAAAAAAAAAAAJgCAABkcnMvZG93&#10;bnJldi54bWxQSwUGAAAAAAQABAD1AAAAhwMAAAAA&#10;" fillcolor="#fabf8f [1945]" strokecolor="#4579b8 [3044]">
                      <v:shadow on="t" color="black" opacity="22937f" origin=",.5" offset="0,.63889mm"/>
                      <v:textbox>
                        <w:txbxContent>
                          <w:p w14:paraId="2E55B3BE" w14:textId="77777777" w:rsidR="00233AC5" w:rsidRDefault="00233AC5" w:rsidP="007E36D3">
                            <w:pPr>
                              <w:rPr>
                                <w:rFonts w:eastAsia="Times New Roman" w:cs="Times New Roman"/>
                              </w:rPr>
                            </w:pPr>
                          </w:p>
                        </w:txbxContent>
                      </v:textbox>
                    </v:rect>
                    <v:rect id="Rectangle 871" o:spid="_x0000_s1485" style="position:absolute;left:19652;top:25000;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pPMQA&#10;AADcAAAADwAAAGRycy9kb3ducmV2LnhtbESPS4vCMBSF9wPzH8IVZjdNnYU61SgiFARx4QNkdtfm&#10;2habm5JE7fjrjSC4PJzHx5nMOtOIKzlfW1bQT1IQxIXVNZcK9rv8ewTCB2SNjWVS8E8eZtPPjwlm&#10;2t54Q9dtKEUcYZ+hgiqENpPSFxUZ9IltiaN3ss5giNKVUju8xXHTyJ80HUiDNUdChS0tKirO24uJ&#10;3IH7Tef2vsLjKXeL+2H9l1+CUl+9bj4GEagL7/CrvdQKRsM+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5KTzEAAAA3AAAAA8AAAAAAAAAAAAAAAAAmAIAAGRycy9k&#10;b3ducmV2LnhtbFBLBQYAAAAABAAEAPUAAACJAwAAAAA=&#10;" fillcolor="#fabf8f [1945]" strokecolor="#4579b8 [3044]">
                      <v:shadow on="t" color="black" opacity="22937f" origin=",.5" offset="0,.63889mm"/>
                      <v:textbox>
                        <w:txbxContent>
                          <w:p w14:paraId="4F1DC156" w14:textId="77777777" w:rsidR="00233AC5" w:rsidRDefault="00233AC5" w:rsidP="007E36D3">
                            <w:pPr>
                              <w:rPr>
                                <w:rFonts w:eastAsia="Times New Roman" w:cs="Times New Roman"/>
                              </w:rPr>
                            </w:pPr>
                          </w:p>
                        </w:txbxContent>
                      </v:textbox>
                    </v:rect>
                  </v:group>
                  <v:group id="Group 872" o:spid="_x0000_s1486" style="position:absolute;left:12786;top:26101;width:10160;height:8830" coordorigin="12786,26101" coordsize="10160,8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rect id="Rectangle 873" o:spid="_x0000_s1487" style="position:absolute;left:18459;top:26101;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kK+8MA&#10;AADcAAAADwAAAGRycy9kb3ducmV2LnhtbESPQYvCMBSE74L/ITzB25pqwS3VKCIUPC3ortDjo3m2&#10;1ealNNla/70RBI/DzHzDrLeDaURPnastK5jPIhDEhdU1lwr+frOvBITzyBoby6TgQQ62m/Fojam2&#10;dz5Sf/KlCBB2KSqovG9TKV1RkUE3sy1x8C62M+iD7EqpO7wHuGnkIoqW0mDNYaHClvYVFbfTv1Fw&#10;zQ87mdziNsNrksf9Mbv85GelppNhtwLhafCf8Lt90AqS7xheZ8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kK+8MAAADcAAAADwAAAAAAAAAAAAAAAACYAgAAZHJzL2Rv&#10;d25yZXYueG1sUEsFBgAAAAAEAAQA9QAAAIgDAAAAAA==&#10;" fillcolor="#fde9d9 [665]" strokecolor="#4579b8 [3044]">
                      <v:shadow on="t" color="black" opacity="22937f" origin=",.5" offset="0,.63889mm"/>
                      <v:textbox>
                        <w:txbxContent>
                          <w:p w14:paraId="5A346A98" w14:textId="77777777" w:rsidR="00233AC5" w:rsidRDefault="00233AC5" w:rsidP="007E36D3">
                            <w:pPr>
                              <w:rPr>
                                <w:rFonts w:eastAsia="Times New Roman" w:cs="Times New Roman"/>
                              </w:rPr>
                            </w:pPr>
                          </w:p>
                        </w:txbxContent>
                      </v:textbox>
                    </v:rect>
                    <v:rect id="Rectangle 874" o:spid="_x0000_s1488" style="position:absolute;left:17273;top:27116;width:4488;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Sj8UA&#10;AADcAAAADwAAAGRycy9kb3ducmV2LnhtbESPQWuDQBSE74X8h+UFcmvWNKURk1VCQMipoG3B48N9&#10;URP3rbhbY/59t1DocZiZb5hDNpteTDS6zrKCzToCQVxb3XGj4PMjf45BOI+ssbdMCh7kIEsXTwdM&#10;tL1zQVPpGxEg7BJU0Ho/JFK6uiWDbm0H4uBd7GjQBzk2Uo94D3DTy5coepMGOw4LLQ50aqm+ld9G&#10;wbU6H2V82w45XuNqOxX55b36Umq1nI97EJ5m/x/+a5+1gnj3Cr9nw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JKPxQAAANwAAAAPAAAAAAAAAAAAAAAAAJgCAABkcnMv&#10;ZG93bnJldi54bWxQSwUGAAAAAAQABAD1AAAAigMAAAAA&#10;" fillcolor="#fde9d9 [665]" strokecolor="#4579b8 [3044]">
                      <v:shadow on="t" color="black" opacity="22937f" origin=",.5" offset="0,.63889mm"/>
                      <v:textbox>
                        <w:txbxContent>
                          <w:p w14:paraId="5CABC3FB" w14:textId="77777777" w:rsidR="00233AC5" w:rsidRDefault="00233AC5" w:rsidP="007E36D3">
                            <w:pPr>
                              <w:rPr>
                                <w:rFonts w:eastAsia="Times New Roman" w:cs="Times New Roman"/>
                              </w:rPr>
                            </w:pPr>
                          </w:p>
                        </w:txbxContent>
                      </v:textbox>
                    </v:rect>
                    <v:rect id="Rectangle 875" o:spid="_x0000_s1489" style="position:absolute;left:15918;top:28217;width:4488;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3FMUA&#10;AADcAAAADwAAAGRycy9kb3ducmV2LnhtbESPQWuDQBSE74X8h+UFcmvWNLQRk1VCQMipoG3B48N9&#10;URP3rbhbY/59t1DocZiZb5hDNpteTDS6zrKCzToCQVxb3XGj4PMjf45BOI+ssbdMCh7kIEsXTwdM&#10;tL1zQVPpGxEg7BJU0Ho/JFK6uiWDbm0H4uBd7GjQBzk2Uo94D3DTy5coepMGOw4LLQ50aqm+ld9G&#10;wbU6H2V82w45XuNqOxX55b36Umq1nI97EJ5m/x/+a5+1gnj3Cr9nw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DcUxQAAANwAAAAPAAAAAAAAAAAAAAAAAJgCAABkcnMv&#10;ZG93bnJldi54bWxQSwUGAAAAAAQABAD1AAAAigMAAAAA&#10;" fillcolor="#fde9d9 [665]" strokecolor="#4579b8 [3044]">
                      <v:shadow on="t" color="black" opacity="22937f" origin=",.5" offset="0,.63889mm"/>
                      <v:textbox>
                        <w:txbxContent>
                          <w:p w14:paraId="0C0AA963" w14:textId="77777777" w:rsidR="00233AC5" w:rsidRDefault="00233AC5" w:rsidP="007E36D3">
                            <w:pPr>
                              <w:rPr>
                                <w:rFonts w:eastAsia="Times New Roman" w:cs="Times New Roman"/>
                              </w:rPr>
                            </w:pPr>
                          </w:p>
                        </w:txbxContent>
                      </v:textbox>
                    </v:rect>
                    <v:rect id="Rectangle 876" o:spid="_x0000_s1490" style="position:absolute;left:14319;top:29572;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6pY8MA&#10;AADcAAAADwAAAGRycy9kb3ducmV2LnhtbESPQYvCMBSE74L/ITzBm6auoKVrKiIUPAm6u9Djo3m2&#10;tc1LabK1/nuzsOBxmJlvmN1+NK0YqHe1ZQWrZQSCuLC65lLB91e2iEE4j6yxtUwKnuRgn04nO0y0&#10;ffCFhqsvRYCwS1BB5X2XSOmKigy6pe2Ig3ezvUEfZF9K3eMjwE0rP6JoIw3WHBYq7OhYUdFcf42C&#10;e346yLhZdxne43w9XLLbOf9Raj4bD58gPI3+Hf5vn7SCeLuBvzPhCMj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6pY8MAAADcAAAADwAAAAAAAAAAAAAAAACYAgAAZHJzL2Rv&#10;d25yZXYueG1sUEsFBgAAAAAEAAQA9QAAAIgDAAAAAA==&#10;" fillcolor="#fde9d9 [665]" strokecolor="#4579b8 [3044]">
                      <v:shadow on="t" color="black" opacity="22937f" origin=",.5" offset="0,.63889mm"/>
                      <v:textbox>
                        <w:txbxContent>
                          <w:p w14:paraId="72D7CAE5" w14:textId="77777777" w:rsidR="00233AC5" w:rsidRDefault="00233AC5" w:rsidP="007E36D3">
                            <w:pPr>
                              <w:rPr>
                                <w:rFonts w:eastAsia="Times New Roman" w:cs="Times New Roman"/>
                              </w:rPr>
                            </w:pPr>
                          </w:p>
                        </w:txbxContent>
                      </v:textbox>
                    </v:rect>
                    <v:rect id="Rectangle 877" o:spid="_x0000_s1491" style="position:absolute;left:12786;top:31024;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M+MMA&#10;AADcAAAADwAAAGRycy9kb3ducmV2LnhtbESPQYvCMBSE74L/ITzBm6auoKVrKiIUPAm6u9Djo3m2&#10;tc1LabK1/nsjLOxxmJlvmN1+NK0YqHe1ZQWrZQSCuLC65lLB91e2iEE4j6yxtUwKnuRgn04nO0y0&#10;ffCFhqsvRYCwS1BB5X2XSOmKigy6pe2Ig3ezvUEfZF9K3eMjwE0rP6JoIw3WHBYq7OhYUdFcf42C&#10;e346yLhZdxne43w9XLLbOf9Raj4bD58gPI3+P/zXPmkF8XYL7zPhCMj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IM+MMAAADcAAAADwAAAAAAAAAAAAAAAACYAgAAZHJzL2Rv&#10;d25yZXYueG1sUEsFBgAAAAAEAAQA9QAAAIgDAAAAAA==&#10;" fillcolor="#fde9d9 [665]" strokecolor="#4579b8 [3044]">
                      <v:shadow on="t" color="black" opacity="22937f" origin=",.5" offset="0,.63889mm"/>
                      <v:textbox>
                        <w:txbxContent>
                          <w:p w14:paraId="316C4C40" w14:textId="77777777" w:rsidR="00233AC5" w:rsidRDefault="00233AC5" w:rsidP="007E36D3">
                            <w:pPr>
                              <w:rPr>
                                <w:rFonts w:eastAsia="Times New Roman" w:cs="Times New Roman"/>
                              </w:rPr>
                            </w:pPr>
                          </w:p>
                        </w:txbxContent>
                      </v:textbox>
                    </v:rect>
                  </v:group>
                  <v:shape id="Cube 878" o:spid="_x0000_s1492" type="#_x0000_t16" style="position:absolute;left:5859;top:57379;width:5418;height:4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xwsEA&#10;AADcAAAADwAAAGRycy9kb3ducmV2LnhtbERPz2vCMBS+D/wfwhN2W1N76KQ2iugUb2N1w+ujebbF&#10;5qUkWdv998thsOPH97vczaYXIznfWVawSlIQxLXVHTcKPq+nlzUIH5A19pZJwQ952G0XTyUW2k78&#10;QWMVGhFD2BeooA1hKKT0dUsGfWIH4sjdrTMYInSN1A6nGG56maVpLg12HBtaHOjQUv2ovo2Ct8fR&#10;5abqsn1jzl+362Uccn5X6nk57zcgAs3hX/znvmgF69e4Np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LMcLBAAAA3AAAAA8AAAAAAAAAAAAAAAAAmAIAAGRycy9kb3du&#10;cmV2LnhtbFBLBQYAAAAABAAEAPUAAACGAwAAAAA=&#10;" fillcolor="#fde9d9 [665]" strokecolor="#4579b8 [3044]">
                    <v:shadow on="t" color="black" opacity="22937f" origin=",.5" offset="0,.63889mm"/>
                    <v:textbox>
                      <w:txbxContent>
                        <w:p w14:paraId="3DE7541B" w14:textId="77777777" w:rsidR="00233AC5" w:rsidRDefault="00233AC5" w:rsidP="007E36D3">
                          <w:pPr>
                            <w:rPr>
                              <w:rFonts w:eastAsia="Times New Roman" w:cs="Times New Roman"/>
                            </w:rPr>
                          </w:pPr>
                        </w:p>
                      </w:txbxContent>
                    </v:textbox>
                  </v:shape>
                  <v:shape id="Cube 879" o:spid="_x0000_s1493" type="#_x0000_t16" style="position:absolute;left:11277;top:57379;width:5419;height:4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MV8MA&#10;AADcAAAADwAAAGRycy9kb3ducmV2LnhtbESPQWvCQBSE7wX/w/IEb3Wjgo3RVWxB6bXRg96e2Wc2&#10;JPs2ZFeN/94tFHocZuYbZrXpbSPu1PnKsYLJOAFBXDhdcangeNi9pyB8QNbYOCYFT/KwWQ/eVphp&#10;9+AfuuehFBHCPkMFJoQ2k9IXhiz6sWuJo3d1ncUQZVdK3eEjwm0jp0kylxYrjgsGW/oyVNT5zSrA&#10;S1rX0xPtz08zyc/e83H+OVNqNOy3SxCB+vAf/mt/awXpxwJ+z8Qj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nMV8MAAADcAAAADwAAAAAAAAAAAAAAAACYAgAAZHJzL2Rv&#10;d25yZXYueG1sUEsFBgAAAAAEAAQA9QAAAIgDAAAAAA==&#10;" fillcolor="#fabf8f [1945]" strokecolor="#4579b8 [3044]">
                    <v:shadow on="t" color="black" opacity="22937f" origin=",.5" offset="0,.63889mm"/>
                    <v:textbox>
                      <w:txbxContent>
                        <w:p w14:paraId="7F7C1309" w14:textId="77777777" w:rsidR="00233AC5" w:rsidRDefault="00233AC5" w:rsidP="007E36D3">
                          <w:pPr>
                            <w:rPr>
                              <w:rFonts w:eastAsia="Times New Roman" w:cs="Times New Roman"/>
                            </w:rPr>
                          </w:pPr>
                        </w:p>
                      </w:txbxContent>
                    </v:textbox>
                  </v:shape>
                  <v:shape id="Cube 880" o:spid="_x0000_s1494" type="#_x0000_t16" style="position:absolute;left:16696;top:57379;width:5419;height:4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fOwsMA&#10;AADcAAAADwAAAGRycy9kb3ducmV2LnhtbERPz2vCMBS+C/4P4Q28yEz1MErXKCI4PRQ27Q47Pppn&#10;U9a8dE2sdX/9chh4/Ph+55vRtmKg3jeOFSwXCQjiyumGawWf5f45BeEDssbWMSm4k4fNejrJMdPu&#10;xicazqEWMYR9hgpMCF0mpa8MWfQL1xFH7uJ6iyHCvpa6x1sMt61cJcmLtNhwbDDY0c5Q9X2+WgVf&#10;W2kL/n0rdsuPOR6Kn6FM3i9KzZ7G7SuIQGN4iP/dR60gTeP8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fOwsMAAADcAAAADwAAAAAAAAAAAAAAAACYAgAAZHJzL2Rv&#10;d25yZXYueG1sUEsFBgAAAAAEAAQA9QAAAIgDAAAAAA==&#10;" filled="f" strokecolor="#4579b8 [3044]">
                    <v:shadow on="t" color="black" opacity="22937f" origin=",.5" offset="0,.63889mm"/>
                    <v:textbox>
                      <w:txbxContent>
                        <w:p w14:paraId="71B7DFC9" w14:textId="77777777" w:rsidR="00233AC5" w:rsidRDefault="00233AC5" w:rsidP="007E36D3">
                          <w:pPr>
                            <w:rPr>
                              <w:rFonts w:eastAsia="Times New Roman" w:cs="Times New Roman"/>
                            </w:rPr>
                          </w:pPr>
                        </w:p>
                      </w:txbxContent>
                    </v:textbox>
                  </v:shape>
                  <v:shape id="Text Box 881" o:spid="_x0000_s1495" type="#_x0000_t202" style="position:absolute;left:5858;top:58756;width:2712;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XmsQA&#10;AADcAAAADwAAAGRycy9kb3ducmV2LnhtbESP0WrCQBRE3wv9h+UKvtVNpJU0ZiPFVuhbre0HXLLX&#10;bEz2bshuNfr1XUHwcZg5M0yxGm0njjT4xrGCdJaAIK6cbrhW8PuzecpA+ICssXNMCs7kYVU+PhSY&#10;a3fibzruQi1iCfscFZgQ+lxKXxmy6GeuJ47e3g0WQ5RDLfWAp1huOzlPkoW02HBcMNjT2lDV7v6s&#10;giyxX237Ot96+3xJX8z63X30B6Wmk/FtCSLQGO7hG/2pI5elcD0Tj4As/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yF5rEAAAA3AAAAA8AAAAAAAAAAAAAAAAAmAIAAGRycy9k&#10;b3ducmV2LnhtbFBLBQYAAAAABAAEAPUAAACJAwAAAAA=&#10;" filled="f" stroked="f">
                    <v:textbox style="mso-fit-shape-to-text:t">
                      <w:txbxContent>
                        <w:p w14:paraId="4835AF1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2" o:spid="_x0000_s1496" type="#_x0000_t202" style="position:absolute;left:11277;top:58864;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7cMA&#10;AADcAAAADwAAAGRycy9kb3ducmV2LnhtbESP0WrCQBRE34X+w3KFvunGUCWNrlK0Bd+0th9wyV6z&#10;Mdm7Ibtq2q93BcHHYebMMItVbxtxoc5XjhVMxgkI4sLpiksFvz9fowyED8gaG8ek4I88rJYvgwXm&#10;2l35my6HUIpYwj5HBSaENpfSF4Ys+rFriaN3dJ3FEGVXSt3hNZbbRqZJMpMWK44LBltaGyrqw9kq&#10;yBK7q+v3dO/t2/9katYb99melHod9h9zEIH68Aw/6K2OXJb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J7cMAAADcAAAADwAAAAAAAAAAAAAAAACYAgAAZHJzL2Rv&#10;d25yZXYueG1sUEsFBgAAAAAEAAQA9QAAAIgDAAAAAA==&#10;" filled="f" stroked="f">
                    <v:textbox style="mso-fit-shape-to-text:t">
                      <w:txbxContent>
                        <w:p w14:paraId="324A97FC"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3" o:spid="_x0000_s1497" type="#_x0000_t202" style="position:absolute;left:16695;top:58888;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sdsUA&#10;AADcAAAADwAAAGRycy9kb3ducmV2LnhtbESPzW7CMBCE75X6DtYicQMn/FRpiEEVFKk3WtoHWMVL&#10;HBKvo9hA2qevKyH1OJr5ZjTFZrCtuFLva8cK0mkCgrh0uuZKwdfnfpKB8AFZY+uYFHyTh8368aHA&#10;XLsbf9D1GCoRS9jnqMCE0OVS+tKQRT91HXH0Tq63GKLsK6l7vMVy28pZkjxJizXHBYMdbQ2VzfFi&#10;FWSJPTTN8+zd28VPujTbnXvtzkqNR8PLCkSgIfyH7/Sbjlw2h7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Cx2xQAAANwAAAAPAAAAAAAAAAAAAAAAAJgCAABkcnMv&#10;ZG93bnJldi54bWxQSwUGAAAAAAQABAD1AAAAigMAAAAA&#10;" filled="f" stroked="f">
                    <v:textbox style="mso-fit-shape-to-text:t">
                      <w:txbxContent>
                        <w:p w14:paraId="37CC94A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4" o:spid="_x0000_s1498" type="#_x0000_t202" style="position:absolute;left:4802;top:62372;width:549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0AsQA&#10;AADcAAAADwAAAGRycy9kb3ducmV2LnhtbESP3WrCQBSE7wt9h+UUvKubiJUY3UixCr2rfw9wyJ5m&#10;02TPhuyqaZ++KwheDjPfDLNcDbYVF+p97VhBOk5AEJdO11wpOB23rxkIH5A1to5JwS95WBXPT0vM&#10;tbvyni6HUIlYwj5HBSaELpfSl4Ys+rHriKP37XqLIcq+krrHayy3rZwkyUxarDkuGOxobahsDmer&#10;IEvsV9PMJztvp3/pm1l/uE33o9ToZXhfgAg0hEf4Tn/qyGVTuJ2JR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FtALEAAAA3AAAAA8AAAAAAAAAAAAAAAAAmAIAAGRycy9k&#10;b3ducmV2LnhtbFBLBQYAAAAABAAEAPUAAACJAwAAAAA=&#10;" filled="f" stroked="f">
                    <v:textbox style="mso-fit-shape-to-text:t">
                      <w:txbxContent>
                        <w:p w14:paraId="4FB86EA4"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f-1.h5</w:t>
                          </w:r>
                          <w:proofErr w:type="gramEnd"/>
                        </w:p>
                      </w:txbxContent>
                    </v:textbox>
                  </v:shape>
                  <v:shape id="Text Box 885" o:spid="_x0000_s1499" type="#_x0000_t202" style="position:absolute;left:10526;top:62287;width:549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RmcMA&#10;AADcAAAADwAAAGRycy9kb3ducmV2LnhtbESP0WrCQBRE3wv+w3IF3+pG0RKjq4hW6Jut+gGX7DUb&#10;k70bsluN/XpXEPo4zJwZZrHqbC2u1PrSsYLRMAFBnDtdcqHgdNy9pyB8QNZYOyYFd/KwWvbeFphp&#10;d+Mfuh5CIWIJ+wwVmBCaTEqfG7Loh64hjt7ZtRZDlG0hdYu3WG5rOU6SD2mx5LhgsKGNobw6/FoF&#10;aWL3VTUbf3s7+RtNzWbrPpuLUoN+t56DCNSF//CL/tKRS6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kRmcMAAADcAAAADwAAAAAAAAAAAAAAAACYAgAAZHJzL2Rv&#10;d25yZXYueG1sUEsFBgAAAAAEAAQA9QAAAIgDAAAAAA==&#10;" filled="f" stroked="f">
                    <v:textbox style="mso-fit-shape-to-text:t">
                      <w:txbxContent>
                        <w:p w14:paraId="574FA3E8"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f-2.h5</w:t>
                          </w:r>
                          <w:proofErr w:type="gramEnd"/>
                        </w:p>
                      </w:txbxContent>
                    </v:textbox>
                  </v:shape>
                  <v:shape id="Text Box 886" o:spid="_x0000_s1500" type="#_x0000_t202" style="position:absolute;left:16070;top:62287;width:549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P7sMA&#10;AADcAAAADwAAAGRycy9kb3ducmV2LnhtbESP0WrCQBRE34X+w3ILfdONUiVGVynWgm9a9QMu2Ws2&#10;Jns3ZFdN/XpXEPo4zJwZZr7sbC2u1PrSsYLhIAFBnDtdcqHgePjppyB8QNZYOyYFf+RhuXjrzTHT&#10;7sa/dN2HQsQS9hkqMCE0mZQ+N2TRD1xDHL2Tay2GKNtC6hZvsdzWcpQkE2mx5LhgsKGVobzaX6yC&#10;NLHbqpqOdt5+3odjs/p26+as1Md79zUDEagL/+EXvdGRSyf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uP7sMAAADcAAAADwAAAAAAAAAAAAAAAACYAgAAZHJzL2Rv&#10;d25yZXYueG1sUEsFBgAAAAAEAAQA9QAAAIgDAAAAAA==&#10;" filled="f" stroked="f">
                    <v:textbox style="mso-fit-shape-to-text:t">
                      <w:txbxContent>
                        <w:p w14:paraId="041447E7"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f-3.h5</w:t>
                          </w:r>
                          <w:proofErr w:type="gramEnd"/>
                        </w:p>
                      </w:txbxContent>
                    </v:textbox>
                  </v:shape>
                  <v:shape id="Text Box 887" o:spid="_x0000_s1501" type="#_x0000_t202" style="position:absolute;left:42568;top:62049;width:5703;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qdcQA&#10;AADcAAAADwAAAGRycy9kb3ducmV2LnhtbESPwW7CMBBE75X6D9YicQMnCGgaYlAFReqNlvYDVvES&#10;h8TrKDaQ9uvrSkg9jmbejKbYDLYVV+p97VhBOk1AEJdO11wp+PrcTzIQPiBrbB2Tgm/ysFk/PhSY&#10;a3fjD7oeQyViCfscFZgQulxKXxqy6KeuI47eyfUWQ5R9JXWPt1huWzlLkqW0WHNcMNjR1lDZHC9W&#10;QZbYQ9M8z969nf+kC7PdudfurNR4NLysQAQawn/4Tr/pyGVP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XKnXEAAAA3AAAAA8AAAAAAAAAAAAAAAAAmAIAAGRycy9k&#10;b3ducmV2LnhtbFBLBQYAAAAABAAEAPUAAACJAwAAAAA=&#10;" filled="f" stroked="f">
                    <v:textbox style="mso-fit-shape-to-text:t">
                      <w:txbxContent>
                        <w:p w14:paraId="24C0765A"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f-N.h5</w:t>
                          </w:r>
                          <w:proofErr w:type="gramEnd"/>
                        </w:p>
                      </w:txbxContent>
                    </v:textbox>
                  </v:shape>
                  <v:group id="Group 888" o:spid="_x0000_s1502" style="position:absolute;left:42867;top:55976;width:6308;height:5640" coordorigin="42867,55976" coordsize="630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rect id="Rectangle 889" o:spid="_x0000_s1503" style="position:absolute;left:44688;top:55976;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tvsYA&#10;AADcAAAADwAAAGRycy9kb3ducmV2LnhtbESPT2vCQBTE70K/w/IKvemmPZQYXSWE/jsI1bR4fmSf&#10;SUz2bchuTfTTuwXB4zAzv2GW69G04kS9qy0reJ5FIIgLq2suFfz+vE9jEM4ja2wtk4IzOVivHiZL&#10;TLQdeEen3JciQNglqKDyvkukdEVFBt3MdsTBO9jeoA+yL6XucQhw08qXKHqVBmsOCxV2lFVUNPmf&#10;UZBuv/eui4fsY3fcfDZp21yK7E2pp8cxXYDwNPp7+Nb+0grieA7/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qtvsYAAADcAAAADwAAAAAAAAAAAAAAAACYAgAAZHJz&#10;L2Rvd25yZXYueG1sUEsFBgAAAAAEAAQA9QAAAIsDAAAAAA==&#10;" fillcolor="white [3212]" strokecolor="#4579b8 [3044]">
                      <v:shadow on="t" color="black" opacity="22937f" origin=",.5" offset="0,.63889mm"/>
                      <v:textbox>
                        <w:txbxContent>
                          <w:p w14:paraId="54616F1A" w14:textId="77777777" w:rsidR="00233AC5" w:rsidRDefault="00233AC5" w:rsidP="007E36D3">
                            <w:pPr>
                              <w:rPr>
                                <w:rFonts w:eastAsia="Times New Roman" w:cs="Times New Roman"/>
                              </w:rPr>
                            </w:pPr>
                          </w:p>
                        </w:txbxContent>
                      </v:textbox>
                    </v:rect>
                    <v:shape id="Text Box 890" o:spid="_x0000_s1504" type="#_x0000_t202" style="position:absolute;left:43345;top:58471;width:4841;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k3MEA&#10;AADcAAAADwAAAGRycy9kb3ducmV2LnhtbERPS27CMBDdI3EHayp1Bw6oRSHFIASt1F35HWAUT+M0&#10;8TiKDaQ9fWdRqcun919tBt+qG/WxDmxgNs1AEZfB1lwZuJzfJjmomJAttoHJwDdF2KzHoxUWNtz5&#10;SLdTqpSEcCzQgEupK7SOpSOPcRo6YuE+Q+8xCewrbXu8S7hv9TzLFtpjzdLgsKOdo7I5Xb2BPPMf&#10;TbOcH6J/+pk9u90+vHZfxjw+DNsXUImG9C/+c79b8S1lvpyRI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nJNzBAAAA3AAAAA8AAAAAAAAAAAAAAAAAmAIAAGRycy9kb3du&#10;cmV2LnhtbFBLBQYAAAAABAAEAPUAAACGAwAAAAA=&#10;" filled="f" stroked="f">
                      <v:textbox style="mso-fit-shape-to-text:t">
                        <w:txbxContent>
                          <w:p w14:paraId="6E58FC69"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v:textbox>
                    </v:shape>
                    <v:rect id="Rectangle 891" o:spid="_x0000_s1505" style="position:absolute;left:43995;top:56556;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aqMYA&#10;AADcAAAADwAAAGRycy9kb3ducmV2LnhtbESPQWvCQBSE7wX/w/IEL6VuIqVodBUtFAo9lKpgvT2z&#10;r0lo9m3IPpP033cLBY/DzHzDrDaDq1VHbag8G0inCSji3NuKCwPHw8vDHFQQZIu1ZzLwQwE269Hd&#10;CjPre/6gbi+FihAOGRooRZpM65CX5DBMfUMcvS/fOpQo20LbFvsId7WeJcmTdlhxXCixoeeS8u/9&#10;1Rm4vu2O9xf3eZHH0zksUqc76d+NmYyH7RKU0CC38H/71RqYL1L4OxOP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iaqMYAAADcAAAADwAAAAAAAAAAAAAAAACYAgAAZHJz&#10;L2Rvd25yZXYueG1sUEsFBgAAAAAEAAQA9QAAAIsDAAAAAA==&#10;" fillcolor="#974706 [1609]" strokecolor="#4579b8 [3044]">
                      <v:shadow on="t" color="black" opacity="22937f" origin=",.5" offset="0,.63889mm"/>
                      <v:textbox>
                        <w:txbxContent>
                          <w:p w14:paraId="11AFD7D7" w14:textId="77777777" w:rsidR="00233AC5" w:rsidRDefault="00233AC5" w:rsidP="007E36D3">
                            <w:pPr>
                              <w:rPr>
                                <w:rFonts w:eastAsia="Times New Roman" w:cs="Times New Roman"/>
                              </w:rPr>
                            </w:pPr>
                          </w:p>
                        </w:txbxContent>
                      </v:textbox>
                    </v:rect>
                    <v:rect id="Rectangle 892" o:spid="_x0000_s1506" style="position:absolute;left:43429;top:57152;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38YA&#10;AADcAAAADwAAAGRycy9kb3ducmV2LnhtbESPQWvCQBSE7wX/w/IEL0U3SimauooKQqEHqRVsb8/s&#10;axLMvg3ZZ5L+e7dQ6HGYmW+Y5bp3lWqpCaVnA9NJAoo487bk3MDpYz+egwqCbLHyTAZ+KMB6NXhY&#10;Ymp9x+/UHiVXEcIhRQOFSJ1qHbKCHIaJr4mj9+0bhxJlk2vbYBfhrtKzJHnWDkuOCwXWtCsoux5v&#10;zsDtbXt6vLjPizydv8Ji6nQr3cGY0bDfvIAS6uU//Nd+tQbmixn8nolHQK/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E38YAAADcAAAADwAAAAAAAAAAAAAAAACYAgAAZHJz&#10;L2Rvd25yZXYueG1sUEsFBgAAAAAEAAQA9QAAAIsDAAAAAA==&#10;" fillcolor="#974706 [1609]" strokecolor="#4579b8 [3044]">
                      <v:shadow on="t" color="black" opacity="22937f" origin=",.5" offset="0,.63889mm"/>
                      <v:textbox>
                        <w:txbxContent>
                          <w:p w14:paraId="46AACB10" w14:textId="77777777" w:rsidR="00233AC5" w:rsidRDefault="00233AC5" w:rsidP="007E36D3">
                            <w:pPr>
                              <w:rPr>
                                <w:rFonts w:eastAsia="Times New Roman" w:cs="Times New Roman"/>
                              </w:rPr>
                            </w:pPr>
                          </w:p>
                        </w:txbxContent>
                      </v:textbox>
                    </v:rect>
                    <v:rect id="Rectangle 893" o:spid="_x0000_s1507" style="position:absolute;left:42867;top:57709;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hRMYA&#10;AADcAAAADwAAAGRycy9kb3ducmV2LnhtbESPQWvCQBSE74L/YXlCL1I3tlI0dRVbEAQPpVZoe3tm&#10;X5Ng9m3IPpP037sFocdhZr5hluveVaqlJpSeDUwnCSjizNuScwPHj+39HFQQZIuVZzLwSwHWq+Fg&#10;ian1Hb9Te5BcRQiHFA0UInWqdcgKchgmviaO3o9vHEqUTa5tg12Eu0o/JMmTdlhyXCiwpteCsvPh&#10;4gxc9i/H8cl9nWT2+R0WU6db6d6MuRv1m2dQQr38h2/tnTUwXzzC35l4BP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ahRMYAAADcAAAADwAAAAAAAAAAAAAAAACYAgAAZHJz&#10;L2Rvd25yZXYueG1sUEsFBgAAAAAEAAQA9QAAAIsDAAAAAA==&#10;" fillcolor="#974706 [1609]" strokecolor="#4579b8 [3044]">
                      <v:shadow on="t" color="black" opacity="22937f" origin=",.5" offset="0,.63889mm"/>
                      <v:textbox>
                        <w:txbxContent>
                          <w:p w14:paraId="3CDF7462" w14:textId="77777777" w:rsidR="00233AC5" w:rsidRDefault="00233AC5" w:rsidP="007E36D3">
                            <w:pPr>
                              <w:rPr>
                                <w:rFonts w:eastAsia="Times New Roman" w:cs="Times New Roman"/>
                              </w:rPr>
                            </w:pPr>
                          </w:p>
                        </w:txbxContent>
                      </v:textbox>
                    </v:rect>
                    <v:line id="Straight Connector 894" o:spid="_x0000_s1508" style="position:absolute;flip:y;visibility:visible;mso-wrap-style:square" from="47355,59883" to="49175,6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ZsYAAADcAAAADwAAAGRycy9kb3ducmV2LnhtbESP3WoCMRSE7wt9h3AK3tWsRYquRhGr&#10;IFiExh/au8PmuLu4OVk2Ubd9eiMIvRxm5htmPG1tJS7U+NKxgl43AUGcOVNyrmC3Xb4OQPiAbLBy&#10;TAp+ycN08vw0xtS4K3/RRYdcRAj7FBUUIdSplD4ryKLvupo4ekfXWAxRNrk0DV4j3FbyLUnepcWS&#10;40KBNc0Lyk76bBV8bM7rA9F+kf98Lmb6O9N/uNRKdV7a2QhEoDb8hx/tlVEwGPbh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ZWbGAAAA3AAAAA8AAAAAAAAA&#10;AAAAAAAAoQIAAGRycy9kb3ducmV2LnhtbFBLBQYAAAAABAAEAPkAAACUAwAAAAA=&#10;" strokecolor="#4f81bd [3204]">
                      <v:shadow on="t" color="black" opacity="24903f" origin=",.5" offset="0,.55556mm"/>
                    </v:line>
                    <v:line id="Straight Connector 895" o:spid="_x0000_s1509" style="position:absolute;flip:y;visibility:visible;mso-wrap-style:square" from="47355,55976" to="49175,57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A/cYAAADcAAAADwAAAGRycy9kb3ducmV2LnhtbESP3WoCMRSE7wt9h3AK3tWsBYuuRhGr&#10;IFiExh/au8PmuLu4OVk2Ubd9eiMIvRxm5htmPG1tJS7U+NKxgl43AUGcOVNyrmC3Xb4OQPiAbLBy&#10;TAp+ycN08vw0xtS4K3/RRYdcRAj7FBUUIdSplD4ryKLvupo4ekfXWAxRNrk0DV4j3FbyLUnepcWS&#10;40KBNc0Lyk76bBV8bM7rA9F+kf98Lmb6O9N/uNRKdV7a2QhEoDb8hx/tlVEwGPbh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4wP3GAAAA3AAAAA8AAAAAAAAA&#10;AAAAAAAAoQIAAGRycy9kb3ducmV2LnhtbFBLBQYAAAAABAAEAPkAAACUAwAAAAA=&#10;" strokecolor="#4f81bd [3204]">
                      <v:shadow on="t" color="black" opacity="24903f" origin=",.5" offset="0,.55556mm"/>
                    </v:line>
                    <v:line id="Straight Connector 896" o:spid="_x0000_s1510" style="position:absolute;flip:y;visibility:visible;mso-wrap-style:square" from="42867,55976" to="44688,57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peisUAAADcAAAADwAAAGRycy9kb3ducmV2LnhtbESPQWsCMRSE74L/IbyCN822B7GrUaQq&#10;FBShaRW9PTbP3aWbl2UTdfXXNwXB4zAz3zCTWWsrcaHGl44VvA4SEMSZMyXnCn6+V/0RCB+QDVaO&#10;ScGNPMym3c4EU+Ou/EUXHXIRIexTVFCEUKdS+qwgi37gauLonVxjMUTZ5NI0eI1wW8m3JBlKiyXH&#10;hQJr+igo+9Vnq2CxPa/3RLtlftws5/qQ6TuutFK9l3Y+BhGoDc/wo/1pFIzeh/B/Jh4BO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peisUAAADcAAAADwAAAAAAAAAA&#10;AAAAAAChAgAAZHJzL2Rvd25yZXYueG1sUEsFBgAAAAAEAAQA+QAAAJMDAAAAAA==&#10;" strokecolor="#4f81bd [3204]">
                      <v:shadow on="t" color="black" opacity="24903f" origin=",.5" offset="0,.55556mm"/>
                    </v:line>
                  </v:group>
                  <v:shape id="Cube 897" o:spid="_x0000_s1511" type="#_x0000_t16" style="position:absolute;left:36337;top:57037;width:5419;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5jMYA&#10;AADcAAAADwAAAGRycy9kb3ducmV2LnhtbESPwW7CMBBE75X6D9ZW4lYcSlVCikEIlArlRtIP2MZL&#10;Ehqv09iE8Pe4UqUeRzPzRrPajKYVA/WusaxgNo1AEJdWN1wp+CzS5xiE88gaW8uk4EYONuvHhxUm&#10;2l75SEPuKxEg7BJUUHvfJVK6siaDbmo74uCdbG/QB9lXUvd4DXDTypcoepMGGw4LNXa0q6n8zi9G&#10;gd4vs9ft/JTuv1x8LmYf2eGc/Sg1eRq37yA8jf4//Nc+aAXxcgG/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5jMYAAADcAAAADwAAAAAAAAAAAAAAAACYAgAAZHJz&#10;L2Rvd25yZXYueG1sUEsFBgAAAAAEAAQA9QAAAIsDAAAAAA==&#10;" filled="f" strokecolor="#4579b8 [3044]">
                    <v:stroke dashstyle="dash"/>
                    <v:shadow on="t" color="black" opacity="22937f" origin=",.5" offset="0,.63889mm"/>
                    <v:textbox>
                      <w:txbxContent>
                        <w:p w14:paraId="58E9CC79" w14:textId="77777777" w:rsidR="00233AC5" w:rsidRDefault="00233AC5" w:rsidP="007E36D3">
                          <w:pPr>
                            <w:rPr>
                              <w:rFonts w:eastAsia="Times New Roman" w:cs="Times New Roman"/>
                            </w:rPr>
                          </w:pPr>
                        </w:p>
                      </w:txbxContent>
                    </v:textbox>
                  </v:shape>
                  <v:shape id="Cube 898" o:spid="_x0000_s1512" type="#_x0000_t16" style="position:absolute;left:7786;top:44325;width:5418;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XOMEA&#10;AADcAAAADwAAAGRycy9kb3ducmV2LnhtbERPz2vCMBS+D/wfwhN2W1N7KK42iugUb2N1w+ujebbF&#10;5qUkWdv998thsOPH97vczaYXIznfWVawSlIQxLXVHTcKPq+nlzUIH5A19pZJwQ952G0XTyUW2k78&#10;QWMVGhFD2BeooA1hKKT0dUsGfWIH4sjdrTMYInSN1A6nGG56maVpLg12HBtaHOjQUv2ovo2Ct8fR&#10;5abqsn1jzl+362Uccn5X6nk57zcgAs3hX/znvmgF69e4Np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H1zjBAAAA3AAAAA8AAAAAAAAAAAAAAAAAmAIAAGRycy9kb3du&#10;cmV2LnhtbFBLBQYAAAAABAAEAPUAAACGAwAAAAA=&#10;" fillcolor="#fde9d9 [665]" strokecolor="#4579b8 [3044]">
                    <v:shadow on="t" color="black" opacity="22937f" origin=",.5" offset="0,.63889mm"/>
                    <v:textbox>
                      <w:txbxContent>
                        <w:p w14:paraId="311A7968" w14:textId="77777777" w:rsidR="00233AC5" w:rsidRDefault="00233AC5" w:rsidP="007E36D3">
                          <w:pPr>
                            <w:rPr>
                              <w:rFonts w:eastAsia="Times New Roman" w:cs="Times New Roman"/>
                            </w:rPr>
                          </w:pPr>
                        </w:p>
                      </w:txbxContent>
                    </v:textbox>
                  </v:shape>
                  <v:shape id="Cube 899" o:spid="_x0000_s1513" type="#_x0000_t16" style="position:absolute;left:11997;top:44325;width:5418;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qrcIA&#10;AADcAAAADwAAAGRycy9kb3ducmV2LnhtbESPQYvCMBSE7wv+h/AEb2uqgtRqFBVWvG71oLdn82xK&#10;m5fSZLX++83CgsdhZr5hVpveNuJBna8cK5iMExDEhdMVlwrOp6/PFIQPyBobx6TgRR4268HHCjPt&#10;nvxNjzyUIkLYZ6jAhNBmUvrCkEU/di1x9O6usxii7EqpO3xGuG3kNEnm0mLFccFgS3tDRZ3/WAV4&#10;S+t6eqHD9WUm+dV7Ps93M6VGw367BBGoD+/wf/uoFaSLBfydi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SqtwgAAANwAAAAPAAAAAAAAAAAAAAAAAJgCAABkcnMvZG93&#10;bnJldi54bWxQSwUGAAAAAAQABAD1AAAAhwMAAAAA&#10;" fillcolor="#fabf8f [1945]" strokecolor="#4579b8 [3044]">
                    <v:shadow on="t" color="black" opacity="22937f" origin=",.5" offset="0,.63889mm"/>
                    <v:textbox>
                      <w:txbxContent>
                        <w:p w14:paraId="0CBD9D30" w14:textId="77777777" w:rsidR="00233AC5" w:rsidRDefault="00233AC5" w:rsidP="007E36D3">
                          <w:pPr>
                            <w:rPr>
                              <w:rFonts w:eastAsia="Times New Roman" w:cs="Times New Roman"/>
                            </w:rPr>
                          </w:pPr>
                        </w:p>
                      </w:txbxContent>
                    </v:textbox>
                  </v:shape>
                  <v:shape id="Cube 900" o:spid="_x0000_s1514" type="#_x0000_t16" style="position:absolute;left:16243;top:44325;width:5419;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mtMEA&#10;AADcAAAADwAAAGRycy9kb3ducmV2LnhtbERPPW/CMBDdkfgP1iF1AweGCgIGAQK1YoK0C9slPpKI&#10;+Bxik4R/j4dKHZ/e92rTm0q01LjSsoLpJAJBnFldcq7g9+c4noNwHlljZZkUvMjBZj0crDDWtuML&#10;tYnPRQhhF6OCwvs6ltJlBRl0E1sTB+5mG4M+wCaXusEuhJtKzqLoUxosOTQUWNO+oOyePI2Cg+13&#10;z/TxZbdtnqbH7ny9nc5XpT5G/XYJwlPv/8V/7m+tYBGF+eF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KJrTBAAAA3AAAAA8AAAAAAAAAAAAAAAAAmAIAAGRycy9kb3du&#10;cmV2LnhtbFBLBQYAAAAABAAEAPUAAACGAwAAAAA=&#10;" fillcolor="white [3212]" strokecolor="#4579b8 [3044]">
                    <v:shadow on="t" color="black" opacity="22937f" origin=",.5" offset="0,.63889mm"/>
                    <v:textbox>
                      <w:txbxContent>
                        <w:p w14:paraId="06A354D4" w14:textId="77777777" w:rsidR="00233AC5" w:rsidRDefault="00233AC5" w:rsidP="007E36D3">
                          <w:pPr>
                            <w:rPr>
                              <w:rFonts w:eastAsia="Times New Roman" w:cs="Times New Roman"/>
                            </w:rPr>
                          </w:pPr>
                        </w:p>
                      </w:txbxContent>
                    </v:textbox>
                  </v:shape>
                  <v:shape id="Cube 901" o:spid="_x0000_s1515" type="#_x0000_t16" style="position:absolute;left:20530;top:44325;width:24139;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rd3sYA&#10;AADcAAAADwAAAGRycy9kb3ducmV2LnhtbESPQWsCMRSE74X+h/AKXoomKpW6NUopLthLodaLt8fm&#10;uVm6eVk22XX11zeC0OMwM98wq83gatFTGyrPGqYTBYK48KbiUsPhJx+/gggR2WDtmTRcKMBm/fiw&#10;wsz4M39Tv4+lSBAOGWqwMTaZlKGw5DBMfEOcvJNvHcYk21KaFs8J7mo5U2ohHVacFiw29GGp+N13&#10;TkPe9dvSPi+veDh+XlQ+f1l0X0etR0/D+xuISEP8D9/bO6NhqaZwO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rd3sYAAADcAAAADwAAAAAAAAAAAAAAAACYAgAAZHJz&#10;L2Rvd25yZXYueG1sUEsFBgAAAAAEAAQA9QAAAIsDAAAAAA==&#10;" fillcolor="white [3212]" strokecolor="#4579b8 [3044]">
                    <v:stroke dashstyle="3 1"/>
                    <v:shadow on="t" color="black" opacity="22937f" origin=",.5" offset="0,.63889mm"/>
                    <v:textbox>
                      <w:txbxContent>
                        <w:p w14:paraId="0D0A4BEC" w14:textId="77777777" w:rsidR="00233AC5" w:rsidRDefault="00233AC5" w:rsidP="007E36D3">
                          <w:pPr>
                            <w:rPr>
                              <w:rFonts w:eastAsia="Times New Roman" w:cs="Times New Roman"/>
                            </w:rPr>
                          </w:pPr>
                        </w:p>
                      </w:txbxContent>
                    </v:textbox>
                  </v:shape>
                  <v:shape id="Cube 902" o:spid="_x0000_s1516" type="#_x0000_t16" style="position:absolute;left:43345;top:44325;width:4196;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Rn8YA&#10;AADcAAAADwAAAGRycy9kb3ducmV2LnhtbESPQWvCQBSE7wX/w/KEXkrdaEFs6iql2KDQg4mF9vjI&#10;PpNg9m3Mrkn6792C4HGYmW+Y5XowteiodZVlBdNJBII4t7riQsH34fN5AcJ5ZI21ZVLwRw7Wq9HD&#10;EmNte06py3whAoRdjApK75tYSpeXZNBNbEMcvKNtDfog20LqFvsAN7WcRdFcGqw4LJTY0EdJ+Sm7&#10;GAXV7itBn03p5/cpzYhfis052Sv1OB7e30B4Gvw9fGtvtYLXaAb/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pRn8YAAADcAAAADwAAAAAAAAAAAAAAAACYAgAAZHJz&#10;L2Rvd25yZXYueG1sUEsFBgAAAAAEAAQA9QAAAIsDAAAAAA==&#10;" adj="6054" fillcolor="#974706 [1609]" strokecolor="#548dd4 [1951]">
                    <v:shadow on="t" color="black" opacity="22937f" origin=",.5" offset="0,.63889mm"/>
                    <v:textbox>
                      <w:txbxContent>
                        <w:p w14:paraId="682EE8AD" w14:textId="77777777" w:rsidR="00233AC5" w:rsidRDefault="00233AC5" w:rsidP="007E36D3">
                          <w:pPr>
                            <w:rPr>
                              <w:rFonts w:eastAsia="Times New Roman" w:cs="Times New Roman"/>
                            </w:rPr>
                          </w:pPr>
                        </w:p>
                      </w:txbxContent>
                    </v:textbox>
                  </v:shape>
                  <v:shape id="Cube 903" o:spid="_x0000_s1517" type="#_x0000_t16" style="position:absolute;left:30896;top:57152;width:5418;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XllcUA&#10;AADcAAAADwAAAGRycy9kb3ducmV2LnhtbESP3WrCQBSE7wt9h+UIvasbq4im2UhosEju1D7Aafbk&#10;z+zZNLvV9O3dQqGXw8x8wyS7yfTiSqNrLStYzCMQxKXVLdcKPs775w0I55E19pZJwQ852KWPDwnG&#10;2t74SNeTr0WAsItRQeP9EEvpyoYMurkdiINX2dGgD3KspR7xFuCmly9RtJYGWw4LDQ701lB5OX0b&#10;BTrfFqtsWe3zT7fpzov34tAVX0o9zabsFYSnyf+H/9oHrWAbLeH3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WVxQAAANwAAAAPAAAAAAAAAAAAAAAAAJgCAABkcnMv&#10;ZG93bnJldi54bWxQSwUGAAAAAAQABAD1AAAAigMAAAAA&#10;" filled="f" strokecolor="#4579b8 [3044]">
                    <v:stroke dashstyle="dash"/>
                    <v:shadow on="t" color="black" opacity="22937f" origin=",.5" offset="0,.63889mm"/>
                    <v:textbox>
                      <w:txbxContent>
                        <w:p w14:paraId="442CB487" w14:textId="77777777" w:rsidR="00233AC5" w:rsidRDefault="00233AC5" w:rsidP="007E36D3">
                          <w:pPr>
                            <w:rPr>
                              <w:rFonts w:eastAsia="Times New Roman" w:cs="Times New Roman"/>
                            </w:rPr>
                          </w:pPr>
                        </w:p>
                      </w:txbxContent>
                    </v:textbox>
                  </v:shape>
                  <v:shape id="Cube 904" o:spid="_x0000_s1518" type="#_x0000_t16" style="position:absolute;left:22429;top:57310;width:5419;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94cUA&#10;AADcAAAADwAAAGRycy9kb3ducmV2LnhtbESP3WrCQBSE7wt9h+UI3tVNWimauhFpiEjuqn2A0+zJ&#10;j2bPptltTN++Kwi9HGbmG2aznUwnRhpca1lBvIhAEJdWt1wr+DzlTysQziNr7CyTgl9ysE0fHzaY&#10;aHvlDxqPvhYBwi5BBY33fSKlKxsy6Ba2Jw5eZQeDPsihlnrAa4CbTj5H0as02HJYaLCn94bKy/HH&#10;KNDZuljuXqo8+3Kr8yneF4dz8a3UfDbt3kB4mvx/+N4+aAXraAm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H3hxQAAANwAAAAPAAAAAAAAAAAAAAAAAJgCAABkcnMv&#10;ZG93bnJldi54bWxQSwUGAAAAAAQABAD1AAAAigMAAAAA&#10;" filled="f" strokecolor="#4579b8 [3044]">
                    <v:stroke dashstyle="dash"/>
                    <v:shadow on="t" color="black" opacity="22937f" origin=",.5" offset="0,.63889mm"/>
                    <v:textbox>
                      <w:txbxContent>
                        <w:p w14:paraId="309BC522" w14:textId="77777777" w:rsidR="00233AC5" w:rsidRDefault="00233AC5" w:rsidP="007E36D3">
                          <w:pPr>
                            <w:rPr>
                              <w:rFonts w:eastAsia="Times New Roman" w:cs="Times New Roman"/>
                            </w:rPr>
                          </w:pPr>
                        </w:p>
                      </w:txbxContent>
                    </v:textbox>
                  </v:shape>
                  <v:rect id="Rectangle 905" o:spid="_x0000_s1519" style="position:absolute;left:34556;top:10090;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iZc8MA&#10;AADcAAAADwAAAGRycy9kb3ducmV2LnhtbESPQYvCMBSE78L+h/AWvGnqgqLdpiKCsrAe1ApeH83b&#10;pti8lCZq998bQfA4zMw3TLbsbSNu1PnasYLJOAFBXDpdc6XgVGxGcxA+IGtsHJOCf/KwzD8GGaba&#10;3flAt2OoRISwT1GBCaFNpfSlIYt+7Fri6P25zmKIsquk7vAe4baRX0kykxZrjgsGW1obKi/Hq1Ww&#10;4vN2vS+KvbFzed38bv3JzHZKDT/71TeIQH14h1/tH61gkUzheSYe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iZc8MAAADcAAAADwAAAAAAAAAAAAAAAACYAgAAZHJzL2Rv&#10;d25yZXYueG1sUEsFBgAAAAAEAAQA9QAAAIgDAAAAAA==&#10;" fillcolor="white [3212]" strokecolor="#4579b8 [3044]">
                    <v:stroke dashstyle="dash"/>
                    <v:shadow on="t" color="black" opacity="22937f" origin=",.5" offset="0,.63889mm"/>
                    <v:textbox>
                      <w:txbxContent>
                        <w:p w14:paraId="3CA920FD" w14:textId="77777777" w:rsidR="00233AC5" w:rsidRDefault="00233AC5" w:rsidP="007E36D3">
                          <w:pPr>
                            <w:rPr>
                              <w:rFonts w:eastAsia="Times New Roman" w:cs="Times New Roman"/>
                            </w:rPr>
                          </w:pPr>
                        </w:p>
                      </w:txbxContent>
                    </v:textbox>
                  </v:rect>
                  <v:shape id="Straight Arrow Connector 906" o:spid="_x0000_s1520" type="#_x0000_t32" style="position:absolute;left:8209;top:4401;width:29152;height:25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zesQAAADcAAAADwAAAGRycy9kb3ducmV2LnhtbESPQWsCMRSE70L/Q3iF3jRbi6KrUVqL&#10;VA8eXP0Bj80zWdy8LJt0Xf99UxA8DjPzDbNc964WHbWh8qzgfZSBIC69rtgoOJ+2wxmIEJE11p5J&#10;wZ0CrFcvgyXm2t/4SF0RjUgQDjkqsDE2uZShtOQwjHxDnLyLbx3GJFsjdYu3BHe1HGfZVDqsOC1Y&#10;bGhjqbwWv07B/ruYbM34+mWs6yY/c3vY3D+0Um+v/ecCRKQ+PsOP9k4rmGdT+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1bN6xAAAANwAAAAPAAAAAAAAAAAA&#10;AAAAAKECAABkcnMvZG93bnJldi54bWxQSwUGAAAAAAQABAD5AAAAkgMAAAAA&#10;" strokecolor="#4f81bd [3204]" strokeweight="1pt">
                    <v:stroke endarrow="open"/>
                    <v:shadow on="t" color="black" opacity="24903f" origin=",.5" offset="0,.55556mm"/>
                  </v:shape>
                  <v:shape id="Text Box 907" o:spid="_x0000_s1521" type="#_x0000_t202" style="position:absolute;left:17978;top:14784;width:4699;height:2770;rotation:-279133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IsYA&#10;AADcAAAADwAAAGRycy9kb3ducmV2LnhtbESPQWsCMRSE7wX/Q3hCbzWrLdpujSJiizfZbQ89PpPX&#10;3aXJy7KJ7tZfb4RCj8PMfMMs14Oz4kxdaDwrmE4yEMTam4YrBZ8fbw/PIEJENmg9k4JfCrBeje6W&#10;mBvfc0HnMlYiQTjkqKCOsc2lDLomh2HiW+LkffvOYUyyq6TpsE9wZ+Usy+bSYcNpocaWtjXpn/Lk&#10;FBSH8vGij8XXbvE06GNvZ+XJvit1Px42ryAiDfE//NfeGwUv2QJuZ9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r/IsYAAADcAAAADwAAAAAAAAAAAAAAAACYAgAAZHJz&#10;L2Rvd25yZXYueG1sUEsFBgAAAAAEAAQA9QAAAIsDAAAAAA==&#10;" filled="f" stroked="f">
                    <v:textbox style="mso-fit-shape-to-text:t">
                      <w:txbxContent>
                        <w:p w14:paraId="644F7EE7" w14:textId="77777777" w:rsidR="00233AC5" w:rsidRDefault="00233AC5" w:rsidP="007E36D3">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v:textbox>
                  </v:shape>
                  <v:shape id="Text Box 908" o:spid="_x0000_s1522" type="#_x0000_t202" style="position:absolute;left:21363;top:1554;width:1184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MEA&#10;AADcAAAADwAAAGRycy9kb3ducmV2LnhtbERP3WrCMBS+F/YO4Qi706SyiVZTGW6D3U3dHuDQHJva&#10;5qQ0mVaffrkQvPz4/tebwbXiTH2oPWvIpgoEcelNzZWG35/PyQJEiMgGW8+k4UoBNsXTaI258Rfe&#10;0/kQK5FCOOSowcbY5VKG0pLDMPUdceKOvncYE+wraXq8pHDXyplSc+mw5tRgsaOtpbI5/DkNC+W+&#10;m2Y52wX3cste7fbdf3QnrZ/Hw9sKRKQhPsR395fRsFRpbTqTj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6ssDBAAAA3AAAAA8AAAAAAAAAAAAAAAAAmAIAAGRycy9kb3du&#10;cmV2LnhtbFBLBQYAAAAABAAEAPUAAACGAwAAAAA=&#10;" filled="f" stroked="f">
                    <v:textbox style="mso-fit-shape-to-text:t">
                      <w:txbxContent>
                        <w:p w14:paraId="7C11C6AE"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09" o:spid="_x0000_s1523" type="#_x0000_t202" style="position:absolute;left:22784;top:39012;width:1389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XW8QA&#10;AADcAAAADwAAAGRycy9kb3ducmV2LnhtbESP0WoCMRRE3wv+Q7hC32qiaHFXo4i14Jut+gGXzXWz&#10;7uZm2aS67debQqGPw8ycYZbr3jXiRl2oPGsYjxQI4sKbiksN59P7yxxEiMgGG8+k4ZsCrFeDpyXm&#10;xt/5k27HWIoE4ZCjBhtjm0sZCksOw8i3xMm7+M5hTLIrpenwnuCukROlXqXDitOCxZa2lor6+OU0&#10;zJU71HU2+Qhu+jOe2e2b37VXrZ+H/WYBIlIf/8N/7b3RkK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2F1vEAAAA3AAAAA8AAAAAAAAAAAAAAAAAmAIAAGRycy9k&#10;b3ducmV2LnhtbFBLBQYAAAAABAAEAPUAAACJAwAAAAA=&#10;" filled="f" stroked="f">
                    <v:textbox style="mso-fit-shape-to-text:t">
                      <w:txbxContent>
                        <w:p w14:paraId="060FAA9B"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line id="Straight Connector 910" o:spid="_x0000_s1524" style="position:absolute;visibility:visible;mso-wrap-style:square" from="47744,44325" to="52628,4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Ad78AAADcAAAADwAAAGRycy9kb3ducmV2LnhtbERPS4vCMBC+C/sfwizsRTR1D+JWo8jC&#10;qifxsd6HZmyrnUlpYq3/3hwEjx/fe7bouFItNb50YmA0TECRZM6Wkhv4P/4NJqB8QLFYOSEDD/Kw&#10;mH/0Zphad5c9tYeQqxgiPkUDRQh1qrXPCmL0Q1eTRO7sGsYQYZNr2+A9hnOlv5NkrBlLiQ0F1vRb&#10;UHY93NgA78qWLrzbrNsuPzGveHvur4z5+uyWU1CBuvAWv9wba+BnFOfHM/EI6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REAd78AAADcAAAADwAAAAAAAAAAAAAAAACh&#10;AgAAZHJzL2Rvd25yZXYueG1sUEsFBgAAAAAEAAQA+QAAAI0DAAAAAA==&#10;" strokecolor="#4f81bd [3204]">
                    <v:stroke dashstyle="1 1"/>
                    <v:shadow on="t" color="black" opacity="24903f" origin=",.5" offset="0,.55556mm"/>
                  </v:line>
                  <v:line id="Straight Connector 911" o:spid="_x0000_s1525" style="position:absolute;visibility:visible;mso-wrap-style:square" from="47744,47881" to="52628,47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l7MMAAADcAAAADwAAAGRycy9kb3ducmV2LnhtbESPT2vCQBTE7wW/w/IEL6Vu4qHU1FVE&#10;qHoS65/7I/tM0ua9DdltjN/eLQgeh5n5DTNb9FyrjlpfOTGQjhNQJLmzlRQGTsevtw9QPqBYrJ2Q&#10;gRt5WMwHLzPMrLvKN3WHUKgIEZ+hgTKEJtPa5yUx+rFrSKJ3cS1jiLIttG3xGuFc60mSvGvGSuJC&#10;iQ2tSsp/D39sgPdVRz+83266vjgzr3l3eV0bMxr2y09QgfrwDD/aW2tgmqbwfyYeA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dpezDAAAA3AAAAA8AAAAAAAAAAAAA&#10;AAAAoQIAAGRycy9kb3ducmV2LnhtbFBLBQYAAAAABAAEAPkAAACRAwAAAAA=&#10;" strokecolor="#4f81bd [3204]">
                    <v:stroke dashstyle="1 1"/>
                    <v:shadow on="t" color="black" opacity="24903f" origin=",.5" offset="0,.55556mm"/>
                  </v:line>
                  <v:line id="Straight Connector 912" o:spid="_x0000_s1526" style="position:absolute;visibility:visible;mso-wrap-style:square" from="46826,49066" to="51710,4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7m8MAAADcAAAADwAAAGRycy9kb3ducmV2LnhtbESPQWvCQBSE7wX/w/KEXopu4kHa6BqK&#10;oPUkVuv9kX0msXlvQ3Yb03/vCoUeh5n5hlnmAzeqp87XTgyk0wQUSeFsLaWBr9Nm8grKBxSLjRMy&#10;8Ese8tXoaYmZdTf5pP4YShUh4jM0UIXQZlr7oiJGP3UtSfQurmMMUXalth3eIpwbPUuSuWasJS5U&#10;2NK6ouL7+MMG+FD3dOXD7qMfyjPzlveXl60xz+PhfQEq0BD+w3/tnTXwls7gcSYeAb2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O5vDAAAA3AAAAA8AAAAAAAAAAAAA&#10;AAAAoQIAAGRycy9kb3ducmV2LnhtbFBLBQYAAAAABAAEAPkAAACRAwAAAAA=&#10;" strokecolor="#4f81bd [3204]">
                    <v:stroke dashstyle="1 1"/>
                    <v:shadow on="t" color="black" opacity="24903f" origin=",.5" offset="0,.55556mm"/>
                  </v:line>
                  <v:line id="Straight Connector 913" o:spid="_x0000_s1527" style="position:absolute;visibility:visible;mso-wrap-style:square" from="46530,45531" to="51414,4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eAMQAAADcAAAADwAAAGRycy9kb3ducmV2LnhtbESPX2vCQBDE3wW/w7FCX6RebEFs9BKk&#10;UOtT8U/7vuTWJJrdC7lrTL99r1DwcZiZ3zDrfOBG9dT52omB+SwBRVI4W0tp4PP09rgE5QOKxcYJ&#10;GfghD3k2Hq0xte4mB+qPoVQRIj5FA1UIbaq1Lypi9DPXkkTv7DrGEGVXatvhLcK50U9JstCMtcSF&#10;Clt6rai4Hr/ZAO/rni683733Q/nFvOWP83RrzMNk2KxABRrCPfzf3lkDL/Nn+DsTj4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w54AxAAAANwAAAAPAAAAAAAAAAAA&#10;AAAAAKECAABkcnMvZG93bnJldi54bWxQSwUGAAAAAAQABAD5AAAAkgMAAAAA&#10;" strokecolor="#4f81bd [3204]">
                    <v:stroke dashstyle="1 1"/>
                    <v:shadow on="t" color="black" opacity="24903f" origin=",.5" offset="0,.55556mm"/>
                  </v:line>
                  <v:shape id="Text Box 914" o:spid="_x0000_s1528" type="#_x0000_t202" style="position:absolute;left:24838;top:50091;width:629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4uGMUA&#10;AADcAAAADwAAAGRycy9kb3ducmV2LnhtbESP3WrCQBSE7wt9h+UUelc3ES0as5FiLXhn/XmAQ/aY&#10;jcmeDdlV0z69Wyh4OczMN0y+HGwrrtT72rGCdJSAIC6drrlScDx8vc1A+ICssXVMCn7Iw7J4fsox&#10;0+7GO7ruQyUihH2GCkwIXSalLw1Z9CPXEUfv5HqLIcq+krrHW4TbVo6T5F1arDkuGOxoZahs9her&#10;YJbYbdPMx9/eTn7TqVl9unV3Vur1ZfhYgAg0hEf4v73RCubpBP7Ox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i4YxQAAANwAAAAPAAAAAAAAAAAAAAAAAJgCAABkcnMv&#10;ZG93bnJldi54bWxQSwUGAAAAAAQABAD1AAAAigMAAAAA&#10;" filled="f" stroked="f">
                    <v:textbox style="mso-fit-shape-to-text:t">
                      <w:txbxContent>
                        <w:p w14:paraId="767F14D1"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915" o:spid="_x0000_s1529" type="#_x0000_t202" style="position:absolute;left:17805;top:65057;width:2303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Lg8QA&#10;AADcAAAADwAAAGRycy9kb3ducmV2LnhtbESP0WrCQBRE3wv9h+UWfKubiBaNrlKsBd9sUz/gkr1m&#10;Y7J3Q3bV1K93BcHHYWbOMItVbxtxps5XjhWkwwQEceF0xaWC/d/3+xSED8gaG8ek4J88rJavLwvM&#10;tLvwL53zUIoIYZ+hAhNCm0npC0MW/dC1xNE7uM5iiLIrpe7wEuG2kaMk+ZAWK44LBltaGyrq/GQV&#10;TBO7q+vZ6Mfb8TWdmPWX27RHpQZv/eccRKA+PMOP9lYrmKUT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i4PEAAAA3AAAAA8AAAAAAAAAAAAAAAAAmAIAAGRycy9k&#10;b3ducmV2LnhtbFBLBQYAAAAABAAEAPUAAACJAwAAAAA=&#10;" filled="f" stroked="f">
                  <v:textbox style="mso-fit-shape-to-text:t">
                    <w:txbxContent>
                      <w:p w14:paraId="53C8B9D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v:textbox>
                </v:shape>
                <v:shape id="Text Box 916" o:spid="_x0000_s1530" type="#_x0000_t202" style="position:absolute;left:42865;top:58599;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V9MQA&#10;AADcAAAADwAAAGRycy9kb3ducmV2LnhtbESP0WrCQBRE34X+w3ILvukmoqLRVYq10Dfb1A+4ZK/Z&#10;mOzdkF017de7QsHHYWbOMOttbxtxpc5XjhWk4wQEceF0xaWC48/HaAHCB2SNjWNS8EsetpuXwRoz&#10;7W78Tdc8lCJC2GeowITQZlL6wpBFP3YtcfROrrMYouxKqTu8Rbht5CRJ5tJixXHBYEs7Q0WdX6yC&#10;RWIPdb2cfHk7/UtnZvfu9u1ZqeFr/7YCEagPz/B/+1MrWKZz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wFfTEAAAA3AAAAA8AAAAAAAAAAAAAAAAAmAIAAGRycy9k&#10;b3ducmV2LnhtbFBLBQYAAAAABAAEAPUAAACJAwAAAAA=&#10;" filled="f" stroked="f">
                  <v:textbox style="mso-fit-shape-to-text:t">
                    <w:txbxContent>
                      <w:p w14:paraId="31745C5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7" o:spid="_x0000_s1531" type="#_x0000_t202" style="position:absolute;left:14768;top:32197;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wb8UA&#10;AADcAAAADwAAAGRycy9kb3ducmV2LnhtbESPwW7CMBBE70j9B2sr9UacoJaSgEEVtFJvUOADVvES&#10;p4nXUWwg7dfXlZA4jmbmjWaxGmwrLtT72rGCLElBEJdO11wpOB4+xjMQPiBrbB2Tgh/ysFo+jBZY&#10;aHflL7rsQyUihH2BCkwIXSGlLw1Z9InriKN3cr3FEGVfSd3jNcJtKydpOpUWa44LBjtaGyqb/dkq&#10;mKV22zT5ZOft82/2YtYb9959K/X0OLzNQQQawj18a39qBXn2C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LBvxQAAANwAAAAPAAAAAAAAAAAAAAAAAJgCAABkcnMv&#10;ZG93bnJldi54bWxQSwUGAAAAAAQABAD1AAAAigMAAAAA&#10;" filled="f" stroked="f">
                  <v:textbox style="mso-fit-shape-to-text:t">
                    <w:txbxContent>
                      <w:p w14:paraId="19184E0E"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8" o:spid="_x0000_s1532" type="#_x0000_t202" style="position:absolute;left:16681;top:30738;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MkHcAA&#10;AADcAAAADwAAAGRycy9kb3ducmV2LnhtbERPzYrCMBC+C75DGMGbppV10WoU0RW87eruAwzN2NQ2&#10;k9JErT795iB4/Pj+l+vO1uJGrS8dK0jHCQji3OmSCwV/v/vRDIQPyBprx6TgQR7Wq35viZl2dz7S&#10;7RQKEUPYZ6jAhNBkUvrckEU/dg1x5M6utRgibAupW7zHcFvLSZJ8SoslxwaDDW0N5dXpahXMEvtd&#10;VfPJj7cfz3Rqtjv31VyUGg66zQJEoC68xS/3QSuYp3FtPBOP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MkHcAAAADcAAAADwAAAAAAAAAAAAAAAACYAgAAZHJzL2Rvd25y&#10;ZXYueG1sUEsFBgAAAAAEAAQA9QAAAIUDAAAAAA==&#10;" filled="f" stroked="f">
                  <v:textbox style="mso-fit-shape-to-text:t">
                    <w:txbxContent>
                      <w:p w14:paraId="79C35C7D"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9" o:spid="_x0000_s1533" type="#_x0000_t202" style="position:absolute;left:22113;top:26197;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hsQA&#10;AADcAAAADwAAAGRycy9kb3ducmV2LnhtbESP3WrCQBSE7wt9h+UUelc3kVpMdJWiLXhn/XmAQ/aY&#10;TZM9G7KrRp/eFQQvh5n5hpnOe9uIE3W+cqwgHSQgiAunKy4V7He/H2MQPiBrbByTggt5mM9eX6aY&#10;a3fmDZ22oRQRwj5HBSaENpfSF4Ys+oFriaN3cJ3FEGVXSt3hOcJtI4dJ8iUtVhwXDLa0MFTU26NV&#10;ME7suq6z4Z+3n9d0ZBZL99P+K/X+1n9PQATqwzP8aK+0gizN4H4mHg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gYbEAAAA3AAAAA8AAAAAAAAAAAAAAAAAmAIAAGRycy9k&#10;b3ducmV2LnhtbFBLBQYAAAAABAAEAPUAAACJAwAAAAA=&#10;" filled="f" stroked="f">
                  <v:textbox style="mso-fit-shape-to-text:t">
                    <w:txbxContent>
                      <w:p w14:paraId="253DDDE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0" o:spid="_x0000_s1534" type="#_x0000_t202" style="position:absolute;left:18204;top:29553;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nipsAA&#10;AADcAAAADwAAAGRycy9kb3ducmV2LnhtbERPy4rCMBTdC/5DuMLsNLXooNUoog64m/HxAZfm2tQ2&#10;N6WJ2pmvnywEl4fzXq47W4sHtb50rGA8SkAQ506XXCi4nL+GMxA+IGusHZOCX/KwXvV7S8y0e/KR&#10;HqdQiBjCPkMFJoQmk9Lnhiz6kWuII3d1rcUQYVtI3eIzhttapknyKS2WHBsMNrQ1lFenu1UwS+x3&#10;Vc3TH28nf+Op2e7cvrkp9THoNgsQgbrwFr/cB61gnsb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nipsAAAADcAAAADwAAAAAAAAAAAAAAAACYAgAAZHJzL2Rvd25y&#10;ZXYueG1sUEsFBgAAAAAEAAQA9QAAAIUDAAAAAA==&#10;" filled="f" stroked="f">
                  <v:textbox style="mso-fit-shape-to-text:t">
                    <w:txbxContent>
                      <w:p w14:paraId="3DB1C2C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1" o:spid="_x0000_s1535" type="#_x0000_t202" style="position:absolute;left:19728;top:28452;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HPcQA&#10;AADcAAAADwAAAGRycy9kb3ducmV2LnhtbESP0WrCQBRE3wX/YbkF33STYEVTN0GsQt9q1Q+4ZG+z&#10;abJ3Q3arab++Wyj0cZiZM8y2HG0nbjT4xrGCdJGAIK6cbrhWcL0c52sQPiBr7ByTgi/yUBbTyRZz&#10;7e78RrdzqEWEsM9RgQmhz6X0lSGLfuF64ui9u8FiiHKopR7wHuG2k1mSrKTFhuOCwZ72hqr2/GkV&#10;rBP72rab7OTt8jt9NPtnd+g/lJo9jLsnEIHG8B/+a79oBZssh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1Rz3EAAAA3AAAAA8AAAAAAAAAAAAAAAAAmAIAAGRycy9k&#10;b3ducmV2LnhtbFBLBQYAAAAABAAEAPUAAACJAwAAAAA=&#10;" filled="f" stroked="f">
                  <v:textbox style="mso-fit-shape-to-text:t">
                    <w:txbxContent>
                      <w:p w14:paraId="4E07B02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2" o:spid="_x0000_s1536" type="#_x0000_t202" style="position:absolute;left:20998;top:27436;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fZSsMA&#10;AADcAAAADwAAAGRycy9kb3ducmV2LnhtbESP0WrCQBRE3wv+w3IF3+rGoEWjq4hV8M1W/YBL9pqN&#10;yd4N2a1Gv94tFPo4zMwZZrHqbC1u1PrSsYLRMAFBnDtdcqHgfNq9T0H4gKyxdkwKHuRhtey9LTDT&#10;7s7fdDuGQkQI+wwVmBCaTEqfG7Loh64hjt7FtRZDlG0hdYv3CLe1TJPkQ1osOS4YbGhjKK+OP1bB&#10;NLGHqpqlX96On6OJ2Xy6bXNVatDv1nMQgbrwH/5r77WCWZrC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fZSsMAAADcAAAADwAAAAAAAAAAAAAAAACYAgAAZHJzL2Rv&#10;d25yZXYueG1sUEsFBgAAAAAEAAQA9QAAAIgDAAAAAA==&#10;" filled="f" stroked="f">
                  <v:textbox style="mso-fit-shape-to-text:t">
                    <w:txbxContent>
                      <w:p w14:paraId="692E45D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3" o:spid="_x0000_s1537" type="#_x0000_t202" style="position:absolute;left:23662;top:24715;width:2711;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t80cQA&#10;AADcAAAADwAAAGRycy9kb3ducmV2LnhtbESPwW7CMBBE75X4B2uRuBWHQBGkGIQoSNwKtB+wirdx&#10;SLyOYhcCX4+RKvU4mpk3msWqs7W4UOtLxwpGwwQEce50yYWC76/d6wyED8gaa8ek4EYeVsveywIz&#10;7a58pMspFCJC2GeowITQZFL63JBFP3QNcfR+XGsxRNkWUrd4jXBbyzRJptJiyXHBYEMbQ3l1+rUK&#10;Zon9rKp5evB2ch+9mc2H2zZnpQb9bv0OIlAX/sN/7b1WME/H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rfNHEAAAA3AAAAA8AAAAAAAAAAAAAAAAAmAIAAGRycy9k&#10;b3ducmV2LnhtbFBLBQYAAAAABAAEAPUAAACJAwAAAAA=&#10;" filled="f" stroked="f">
                  <v:textbox style="mso-fit-shape-to-text:t">
                    <w:txbxContent>
                      <w:p w14:paraId="4D98D5B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4" o:spid="_x0000_s1538" type="#_x0000_t202" style="position:absolute;left:25324;top:23404;width:2711;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kpcQA&#10;AADcAAAADwAAAGRycy9kb3ducmV2LnhtbESP0WrCQBRE34X+w3ILfdONQUXTbETUgm9a2w+4ZG+z&#10;abJ3Q3bVtF/vFgo+DjNzhsnXg23FlXpfO1YwnSQgiEuna64UfH68jZcgfEDW2DomBT/kYV08jXLM&#10;tLvxO13PoRIRwj5DBSaELpPSl4Ys+onriKP35XqLIcq+krrHW4TbVqZJspAWa44LBjvaGiqb88Uq&#10;WCb22DSr9OTt7Hc6N9ud23ffSr08D5tXEIGG8Aj/tw9awSqdwd+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C5KXEAAAA3AAAAA8AAAAAAAAAAAAAAAAAmAIAAGRycy9k&#10;b3ducmV2LnhtbFBLBQYAAAAABAAEAPUAAACJAwAAAAA=&#10;" filled="f" stroked="f">
                  <v:textbox style="mso-fit-shape-to-text:t">
                    <w:txbxContent>
                      <w:p w14:paraId="35D3EF5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5" o:spid="_x0000_s1539" type="#_x0000_t202" style="position:absolute;left:26715;top:22260;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5BPsQA&#10;AADcAAAADwAAAGRycy9kb3ducmV2LnhtbESP0WrCQBRE34X+w3ILvunGoKKpq5TUQt+0th9wyd5m&#10;02Tvhuwa0369Kwg+DjNzhtnsBtuInjpfOVYwmyYgiAunKy4VfH+9T1YgfEDW2DgmBX/kYbd9Gm0w&#10;0+7Cn9SfQikihH2GCkwIbSalLwxZ9FPXEkfvx3UWQ5RdKXWHlwi3jUyTZCktVhwXDLaUGyrq09kq&#10;WCX2UNfr9Ojt/H+2MPmb27e/So2fh9cXEIGG8Ajf2x9awTpdwO1MP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OQT7EAAAA3AAAAA8AAAAAAAAAAAAAAAAAmAIAAGRycy9k&#10;b3ducmV2LnhtbFBLBQYAAAAABAAEAPUAAACJAwAAAAA=&#10;" filled="f" stroked="f">
                  <v:textbox style="mso-fit-shape-to-text:t">
                    <w:txbxContent>
                      <w:p w14:paraId="38A3238F"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6" o:spid="_x0000_s1540" type="#_x0000_t202" style="position:absolute;left:27907;top:21245;width:2711;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ScQA&#10;AADcAAAADwAAAGRycy9kb3ducmV2LnhtbESP0WrCQBRE34X+w3ILvunGoKLRVYq10Dfb1A+4ZK/Z&#10;mOzdkF017de7QsHHYWbOMOttbxtxpc5XjhVMxgkI4sLpiksFx5+P0QKED8gaG8ek4Jc8bDcvgzVm&#10;2t34m655KEWEsM9QgQmhzaT0hSGLfuxa4uidXGcxRNmVUnd4i3DbyDRJ5tJixXHBYEs7Q0WdX6yC&#10;RWIPdb1Mv7yd/k1mZvfu9u1ZqeFr/7YCEagPz/B/+1MrWKZz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30nEAAAA3AAAAA8AAAAAAAAAAAAAAAAAmAIAAGRycy9k&#10;b3ducmV2LnhtbFBLBQYAAAAABAAEAPUAAACJAwAAAAA=&#10;" filled="f" stroked="f">
                  <v:textbox style="mso-fit-shape-to-text:t">
                    <w:txbxContent>
                      <w:p w14:paraId="13ABD65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rect id="Rectangle 927" o:spid="_x0000_s1541" style="position:absolute;width:59845;height:70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2oMAA&#10;AADcAAAADwAAAGRycy9kb3ducmV2LnhtbESPS6vCMBSE94L/IRzBnaZ24aPXKKIIbn1s3B2ac9ti&#10;c1KT2NZ/by5ccDnMzDfMetubWrTkfGVZwWyagCDOra64UHC7HidLED4ga6wtk4I3edhuhoM1Ztp2&#10;fKb2EgoRIewzVFCG0GRS+rwkg35qG+Lo/VpnMETpCqkddhFuapkmyVwarDgulNjQvqT8cXkZBR21&#10;cjW7uzS5pyibZ7jW7nVQajzqdz8gAvXhG/5vn7SCVbqAvzPxCMj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2oMAAAADcAAAADwAAAAAAAAAAAAAAAACYAgAAZHJzL2Rvd25y&#10;ZXYueG1sUEsFBgAAAAAEAAQA9QAAAIUDAAAAAA==&#10;" filled="f" strokecolor="#4579b8 [3044]">
                  <v:shadow on="t" color="black" opacity="22937f" origin=",.5" offset="0,.63889mm"/>
                  <v:textbox>
                    <w:txbxContent>
                      <w:p w14:paraId="35315017" w14:textId="77777777" w:rsidR="00233AC5" w:rsidRDefault="00233AC5" w:rsidP="007E36D3">
                        <w:pPr>
                          <w:rPr>
                            <w:rFonts w:eastAsia="Times New Roman" w:cs="Times New Roman"/>
                          </w:rPr>
                        </w:pPr>
                      </w:p>
                    </w:txbxContent>
                  </v:textbox>
                </v:rect>
                <w10:anchorlock/>
              </v:group>
            </w:pict>
          </mc:Fallback>
        </mc:AlternateContent>
      </w:r>
    </w:p>
    <w:p w14:paraId="42D89D41" w14:textId="2FC06EBE" w:rsidR="00395324" w:rsidRPr="00324916" w:rsidRDefault="005B6D3A" w:rsidP="007830A8">
      <w:pPr>
        <w:pStyle w:val="Caption"/>
        <w:rPr>
          <w:rFonts w:asciiTheme="majorHAnsi" w:eastAsiaTheme="majorEastAsia" w:hAnsiTheme="majorHAnsi" w:cstheme="majorBidi"/>
          <w:b w:val="0"/>
          <w:bCs w:val="0"/>
        </w:rPr>
      </w:pPr>
      <w:bookmarkStart w:id="102" w:name="_Ref239684173"/>
      <w:r w:rsidRPr="00324916">
        <w:t xml:space="preserve">Figure </w:t>
      </w:r>
      <w:fldSimple w:instr=" SEQ Figure \* ARABIC ">
        <w:r w:rsidR="0064185E">
          <w:rPr>
            <w:noProof/>
          </w:rPr>
          <w:t>4</w:t>
        </w:r>
      </w:fldSimple>
      <w:bookmarkEnd w:id="102"/>
      <w:r w:rsidRPr="00324916">
        <w:t xml:space="preserve">: Each HDF5 </w:t>
      </w:r>
      <w:r w:rsidRPr="007830A8">
        <w:t>file</w:t>
      </w:r>
      <w:r w:rsidRPr="00324916">
        <w:t xml:space="preserve"> stores M consequent images</w:t>
      </w:r>
      <w:del w:id="103" w:author="Evans, Mark" w:date="2014-12-10T15:00:00Z">
        <w:r w:rsidRPr="00324916" w:rsidDel="007830A8">
          <w:delText>.</w:delText>
        </w:r>
      </w:del>
      <w:r w:rsidRPr="00324916">
        <w:t xml:space="preserve"> </w:t>
      </w:r>
      <w:r w:rsidR="00395324" w:rsidRPr="00324916">
        <w:br w:type="page"/>
      </w:r>
    </w:p>
    <w:p w14:paraId="30B75337" w14:textId="3B9FDF52" w:rsidR="00CC1E91" w:rsidRDefault="00CC1E91" w:rsidP="002E7285">
      <w:pPr>
        <w:pStyle w:val="Heading2"/>
      </w:pPr>
      <w:bookmarkStart w:id="104" w:name="_Ref239695857"/>
      <w:bookmarkStart w:id="105" w:name="_Toc406423487"/>
      <w:r>
        <w:lastRenderedPageBreak/>
        <w:t xml:space="preserve">DLS </w:t>
      </w:r>
      <w:r w:rsidR="009E2A1F">
        <w:t xml:space="preserve">Use Case </w:t>
      </w:r>
      <w:r>
        <w:t>“Percival Frame Builder”</w:t>
      </w:r>
      <w:bookmarkEnd w:id="104"/>
      <w:bookmarkEnd w:id="105"/>
    </w:p>
    <w:p w14:paraId="15EE2A34" w14:textId="025C118D" w:rsidR="004872DF" w:rsidRDefault="004872DF" w:rsidP="004872DF">
      <w:r>
        <w:t xml:space="preserve">The “Percival Frame Builder” detector is </w:t>
      </w:r>
      <w:ins w:id="106" w:author="Evans, Mark" w:date="2014-12-10T16:00:00Z">
        <w:r w:rsidR="00642A9A">
          <w:t xml:space="preserve">another machine operated by Diamond Light Source (DLS). For more information, see the “References” chapter on page </w:t>
        </w:r>
        <w:r w:rsidR="00642A9A">
          <w:fldChar w:fldCharType="begin"/>
        </w:r>
        <w:r w:rsidR="00642A9A">
          <w:instrText xml:space="preserve"> PAGEREF References \h </w:instrText>
        </w:r>
      </w:ins>
      <w:ins w:id="107" w:author="Evans, Mark" w:date="2014-12-10T16:00:00Z">
        <w:r w:rsidR="00642A9A">
          <w:fldChar w:fldCharType="separate"/>
        </w:r>
        <w:r w:rsidR="00642A9A">
          <w:rPr>
            <w:noProof/>
          </w:rPr>
          <w:t>58</w:t>
        </w:r>
        <w:r w:rsidR="00642A9A">
          <w:fldChar w:fldCharType="end"/>
        </w:r>
        <w:r w:rsidR="00642A9A">
          <w:t>.</w:t>
        </w:r>
      </w:ins>
      <w:del w:id="108" w:author="Evans, Mark" w:date="2014-12-10T16:00:00Z">
        <w:r w:rsidDel="00642A9A">
          <w:delText>described in the section 3.4 of [</w:delText>
        </w:r>
        <w:r w:rsidDel="00642A9A">
          <w:fldChar w:fldCharType="begin"/>
        </w:r>
        <w:r w:rsidDel="00642A9A">
          <w:delInstrText xml:space="preserve"> REF _Ref238633273 \r \h </w:delInstrText>
        </w:r>
        <w:r w:rsidDel="00642A9A">
          <w:fldChar w:fldCharType="separate"/>
        </w:r>
        <w:r w:rsidR="0064185E" w:rsidDel="00642A9A">
          <w:delText>1</w:delText>
        </w:r>
        <w:r w:rsidDel="00642A9A">
          <w:fldChar w:fldCharType="end"/>
        </w:r>
        <w:r w:rsidDel="00642A9A">
          <w:delText xml:space="preserve">]. </w:delText>
        </w:r>
      </w:del>
    </w:p>
    <w:p w14:paraId="303135B6" w14:textId="099BAAE5" w:rsidR="004872DF" w:rsidRPr="004872DF" w:rsidRDefault="00F96368" w:rsidP="004872DF">
      <w:r>
        <w:t>An</w:t>
      </w:r>
      <w:r w:rsidR="00263A6C">
        <w:t xml:space="preserve"> image </w:t>
      </w:r>
      <w:r w:rsidR="00EF48E3">
        <w:t xml:space="preserve">taken by </w:t>
      </w:r>
      <w:r w:rsidR="00AC41EB">
        <w:t xml:space="preserve">the </w:t>
      </w:r>
      <w:r w:rsidR="00EF48E3">
        <w:t xml:space="preserve">detector </w:t>
      </w:r>
      <w:r>
        <w:t xml:space="preserve">is stored as </w:t>
      </w:r>
      <w:r w:rsidR="00263A6C">
        <w:t xml:space="preserve">a </w:t>
      </w:r>
      <w:r w:rsidR="00EF48E3">
        <w:t xml:space="preserve">2D </w:t>
      </w:r>
      <w:r w:rsidR="003A73DB">
        <w:t>plane</w:t>
      </w:r>
      <w:r w:rsidR="00263A6C">
        <w:t xml:space="preserve"> </w:t>
      </w:r>
      <w:r>
        <w:t>in</w:t>
      </w:r>
      <w:r w:rsidR="00263A6C">
        <w:t xml:space="preserve"> a </w:t>
      </w:r>
      <w:r w:rsidR="00AC41EB">
        <w:t xml:space="preserve">3D </w:t>
      </w:r>
      <w:r w:rsidR="00263A6C">
        <w:t xml:space="preserve">dataset in </w:t>
      </w:r>
      <w:ins w:id="109" w:author="Evans, Mark" w:date="2014-12-10T16:00:00Z">
        <w:r w:rsidR="00642A9A">
          <w:t xml:space="preserve">an </w:t>
        </w:r>
      </w:ins>
      <w:r w:rsidR="00263A6C">
        <w:t xml:space="preserve">HDF5 file. </w:t>
      </w:r>
      <w:r w:rsidR="00EF48E3">
        <w:t xml:space="preserve">The </w:t>
      </w:r>
      <w:r w:rsidR="0082100E">
        <w:t>images</w:t>
      </w:r>
      <w:r w:rsidR="00EF48E3">
        <w:t xml:space="preserve"> are added</w:t>
      </w:r>
      <w:r w:rsidR="00AC41EB">
        <w:t xml:space="preserve"> to the dataset</w:t>
      </w:r>
      <w:r w:rsidR="00EF48E3">
        <w:t xml:space="preserve"> along the slowest changing dimension</w:t>
      </w:r>
      <w:r w:rsidR="00EB65A7">
        <w:t>,</w:t>
      </w:r>
      <w:r w:rsidR="00EF48E3">
        <w:t xml:space="preserve"> </w:t>
      </w:r>
      <w:r w:rsidR="00EB65A7">
        <w:t xml:space="preserve">which </w:t>
      </w:r>
      <w:r w:rsidR="00EF48E3">
        <w:t xml:space="preserve">represents time. </w:t>
      </w:r>
      <w:r w:rsidR="0082100E">
        <w:t>Indices of the images added to the same file</w:t>
      </w:r>
      <w:r w:rsidR="00EF48E3">
        <w:t xml:space="preserve"> are monotonically increasing and the value</w:t>
      </w:r>
      <w:r w:rsidR="003A73DB">
        <w:t xml:space="preserve"> </w:t>
      </w:r>
      <w:proofErr w:type="gramStart"/>
      <w:r w:rsidR="0082100E" w:rsidRPr="0082100E">
        <w:rPr>
          <w:rFonts w:ascii="Consolas" w:hAnsi="Consolas"/>
          <w:sz w:val="22"/>
        </w:rPr>
        <w:t>mod</w:t>
      </w:r>
      <w:r w:rsidR="00EF48E3" w:rsidRPr="0082100E">
        <w:rPr>
          <w:rFonts w:ascii="Consolas" w:hAnsi="Consolas"/>
          <w:sz w:val="22"/>
        </w:rPr>
        <w:t>(</w:t>
      </w:r>
      <w:proofErr w:type="gramEnd"/>
      <w:r w:rsidR="00EB65A7">
        <w:rPr>
          <w:rFonts w:ascii="Consolas" w:hAnsi="Consolas"/>
          <w:sz w:val="22"/>
        </w:rPr>
        <w:t>&lt;</w:t>
      </w:r>
      <w:r w:rsidR="003A73DB" w:rsidRPr="0082100E">
        <w:rPr>
          <w:rFonts w:ascii="Consolas" w:hAnsi="Consolas"/>
          <w:sz w:val="22"/>
        </w:rPr>
        <w:t>image index</w:t>
      </w:r>
      <w:r w:rsidR="00EB65A7">
        <w:rPr>
          <w:rFonts w:ascii="Consolas" w:hAnsi="Consolas"/>
          <w:sz w:val="22"/>
        </w:rPr>
        <w:t>&gt;</w:t>
      </w:r>
      <w:r w:rsidR="00EF48E3" w:rsidRPr="0082100E">
        <w:rPr>
          <w:rFonts w:ascii="Consolas" w:hAnsi="Consolas"/>
          <w:sz w:val="22"/>
        </w:rPr>
        <w:t xml:space="preserve">, </w:t>
      </w:r>
      <w:r w:rsidR="00EB65A7">
        <w:rPr>
          <w:rFonts w:ascii="Consolas" w:hAnsi="Consolas"/>
          <w:sz w:val="22"/>
        </w:rPr>
        <w:t>&lt;</w:t>
      </w:r>
      <w:r w:rsidR="00EF48E3" w:rsidRPr="0082100E">
        <w:rPr>
          <w:rFonts w:ascii="Consolas" w:hAnsi="Consolas"/>
          <w:sz w:val="22"/>
        </w:rPr>
        <w:t xml:space="preserve">number of </w:t>
      </w:r>
      <w:r w:rsidR="0082100E">
        <w:rPr>
          <w:rFonts w:ascii="Consolas" w:hAnsi="Consolas"/>
          <w:sz w:val="22"/>
        </w:rPr>
        <w:t xml:space="preserve">the </w:t>
      </w:r>
      <w:r w:rsidR="00EF48E3" w:rsidRPr="0082100E">
        <w:rPr>
          <w:rFonts w:ascii="Consolas" w:hAnsi="Consolas"/>
          <w:sz w:val="22"/>
        </w:rPr>
        <w:t>HDF5 file</w:t>
      </w:r>
      <w:r w:rsidR="0082100E" w:rsidRPr="0082100E">
        <w:rPr>
          <w:rFonts w:ascii="Consolas" w:hAnsi="Consolas"/>
          <w:sz w:val="22"/>
        </w:rPr>
        <w:t>s</w:t>
      </w:r>
      <w:r w:rsidR="00EB65A7">
        <w:rPr>
          <w:rFonts w:ascii="Consolas" w:hAnsi="Consolas"/>
          <w:sz w:val="22"/>
        </w:rPr>
        <w:t>&gt;</w:t>
      </w:r>
      <w:r w:rsidR="00EF48E3" w:rsidRPr="0082100E">
        <w:rPr>
          <w:rFonts w:ascii="Consolas" w:hAnsi="Consolas"/>
          <w:sz w:val="22"/>
        </w:rPr>
        <w:t>)</w:t>
      </w:r>
      <w:r w:rsidR="00EF48E3">
        <w:t xml:space="preserve"> is </w:t>
      </w:r>
      <w:r w:rsidR="0082100E">
        <w:t>constant. For example, as show</w:t>
      </w:r>
      <w:ins w:id="110" w:author="Evans, Mark" w:date="2014-12-10T16:01:00Z">
        <w:r w:rsidR="00642A9A">
          <w:t>n</w:t>
        </w:r>
      </w:ins>
      <w:del w:id="111" w:author="Evans, Mark" w:date="2014-12-10T16:01:00Z">
        <w:r w:rsidDel="00642A9A">
          <w:delText>ed</w:delText>
        </w:r>
      </w:del>
      <w:r w:rsidR="0082100E">
        <w:t xml:space="preserve"> </w:t>
      </w:r>
      <w:r w:rsidR="000C49B7">
        <w:t>i</w:t>
      </w:r>
      <w:r w:rsidR="0082100E">
        <w:t xml:space="preserve">n </w:t>
      </w:r>
      <w:r w:rsidR="0082100E">
        <w:fldChar w:fldCharType="begin"/>
      </w:r>
      <w:r w:rsidR="0082100E">
        <w:instrText xml:space="preserve"> REF _Ref239685116 \h </w:instrText>
      </w:r>
      <w:r w:rsidR="0082100E">
        <w:fldChar w:fldCharType="separate"/>
      </w:r>
      <w:r w:rsidR="0064185E" w:rsidRPr="00097E6A">
        <w:rPr>
          <w:sz w:val="22"/>
        </w:rPr>
        <w:t xml:space="preserve">Figure </w:t>
      </w:r>
      <w:r w:rsidR="0064185E">
        <w:rPr>
          <w:noProof/>
          <w:sz w:val="22"/>
        </w:rPr>
        <w:t>5</w:t>
      </w:r>
      <w:r w:rsidR="0082100E">
        <w:fldChar w:fldCharType="end"/>
      </w:r>
      <w:r w:rsidR="0082100E">
        <w:t xml:space="preserve"> every </w:t>
      </w:r>
      <w:ins w:id="112" w:author="Evans, Mark" w:date="2014-12-10T16:01:00Z">
        <w:r w:rsidR="00642A9A">
          <w:t>fourth</w:t>
        </w:r>
      </w:ins>
      <w:del w:id="113" w:author="Evans, Mark" w:date="2014-12-10T16:01:00Z">
        <w:r w:rsidR="00995C50" w:rsidDel="00642A9A">
          <w:delText>4</w:delText>
        </w:r>
        <w:r w:rsidR="0082100E" w:rsidRPr="0082100E" w:rsidDel="00642A9A">
          <w:rPr>
            <w:vertAlign w:val="superscript"/>
          </w:rPr>
          <w:delText>th</w:delText>
        </w:r>
      </w:del>
      <w:r w:rsidR="0082100E">
        <w:t xml:space="preserve"> image is stored in </w:t>
      </w:r>
      <w:del w:id="114" w:author="Evans, Mark" w:date="2014-12-10T16:01:00Z">
        <w:r w:rsidR="0082100E" w:rsidDel="00642A9A">
          <w:delText xml:space="preserve">the </w:delText>
        </w:r>
      </w:del>
      <w:r w:rsidR="0082100E">
        <w:t>dataset A</w:t>
      </w:r>
      <w:r>
        <w:t xml:space="preserve"> starting with the first image</w:t>
      </w:r>
      <w:r w:rsidR="0082100E">
        <w:t xml:space="preserve">, every </w:t>
      </w:r>
      <w:ins w:id="115" w:author="Evans, Mark" w:date="2014-12-10T16:02:00Z">
        <w:r w:rsidR="00642A9A">
          <w:t>fourth</w:t>
        </w:r>
      </w:ins>
      <w:del w:id="116" w:author="Evans, Mark" w:date="2014-12-10T16:02:00Z">
        <w:r w:rsidR="00995C50" w:rsidDel="00642A9A">
          <w:delText>4</w:delText>
        </w:r>
        <w:r w:rsidR="00995C50" w:rsidRPr="0082100E" w:rsidDel="00642A9A">
          <w:rPr>
            <w:vertAlign w:val="superscript"/>
          </w:rPr>
          <w:delText>th</w:delText>
        </w:r>
      </w:del>
      <w:r w:rsidR="00995C50">
        <w:t xml:space="preserve"> </w:t>
      </w:r>
      <w:r w:rsidR="0082100E">
        <w:t>image</w:t>
      </w:r>
      <w:del w:id="117" w:author="Evans, Mark" w:date="2014-12-10T16:02:00Z">
        <w:r w:rsidR="0082100E" w:rsidDel="00642A9A">
          <w:delText>s</w:delText>
        </w:r>
      </w:del>
      <w:r w:rsidR="0082100E">
        <w:t xml:space="preserve"> is store</w:t>
      </w:r>
      <w:r w:rsidR="00995C50">
        <w:t>d</w:t>
      </w:r>
      <w:r w:rsidR="0082100E">
        <w:t xml:space="preserve"> in </w:t>
      </w:r>
      <w:del w:id="118" w:author="Evans, Mark" w:date="2014-12-10T16:02:00Z">
        <w:r w:rsidR="0082100E" w:rsidDel="00642A9A">
          <w:delText xml:space="preserve">the </w:delText>
        </w:r>
      </w:del>
      <w:r w:rsidR="0082100E">
        <w:t>dataset B</w:t>
      </w:r>
      <w:r>
        <w:t xml:space="preserve"> starting with the second image</w:t>
      </w:r>
      <w:r w:rsidR="0082100E">
        <w:t xml:space="preserve">, </w:t>
      </w:r>
      <w:ins w:id="119" w:author="Evans, Mark" w:date="2014-12-10T16:02:00Z">
        <w:r w:rsidR="00642A9A">
          <w:t>and so on</w:t>
        </w:r>
      </w:ins>
      <w:del w:id="120" w:author="Evans, Mark" w:date="2014-12-10T16:02:00Z">
        <w:r w:rsidR="0082100E" w:rsidDel="00642A9A">
          <w:delText>etc</w:delText>
        </w:r>
      </w:del>
      <w:r w:rsidR="0082100E">
        <w:t>.</w:t>
      </w:r>
    </w:p>
    <w:p w14:paraId="70EDDEB5" w14:textId="24166CC4" w:rsidR="00097E6A" w:rsidRDefault="00097E6A" w:rsidP="00642A9A">
      <w:pPr>
        <w:spacing w:after="0"/>
        <w:jc w:val="left"/>
        <w:rPr>
          <w:noProof/>
        </w:rPr>
      </w:pPr>
    </w:p>
    <w:p w14:paraId="0B576C81" w14:textId="2D6D2ED0" w:rsidR="00A2337B" w:rsidRDefault="00A2337B" w:rsidP="00642A9A">
      <w:pPr>
        <w:spacing w:after="0"/>
        <w:jc w:val="left"/>
      </w:pPr>
      <w:r w:rsidRPr="00A2337B">
        <w:rPr>
          <w:noProof/>
        </w:rPr>
        <w:lastRenderedPageBreak/>
        <mc:AlternateContent>
          <mc:Choice Requires="wpg">
            <w:drawing>
              <wp:inline distT="0" distB="0" distL="0" distR="0" wp14:anchorId="50A9AED0" wp14:editId="18A445D2">
                <wp:extent cx="6219548" cy="6945784"/>
                <wp:effectExtent l="50800" t="25400" r="80010" b="90170"/>
                <wp:docPr id="928" name="Group 1"/>
                <wp:cNvGraphicFramePr/>
                <a:graphic xmlns:a="http://schemas.openxmlformats.org/drawingml/2006/main">
                  <a:graphicData uri="http://schemas.microsoft.com/office/word/2010/wordprocessingGroup">
                    <wpg:wgp>
                      <wpg:cNvGrpSpPr/>
                      <wpg:grpSpPr>
                        <a:xfrm>
                          <a:off x="0" y="0"/>
                          <a:ext cx="6219548" cy="6945784"/>
                          <a:chOff x="0" y="0"/>
                          <a:chExt cx="6219548" cy="6945784"/>
                        </a:xfrm>
                      </wpg:grpSpPr>
                      <wpg:grpSp>
                        <wpg:cNvPr id="929" name="Group 929"/>
                        <wpg:cNvGrpSpPr/>
                        <wpg:grpSpPr>
                          <a:xfrm>
                            <a:off x="251823" y="267770"/>
                            <a:ext cx="5967725" cy="6460203"/>
                            <a:chOff x="251823" y="267770"/>
                            <a:chExt cx="5967725" cy="6460203"/>
                          </a:xfrm>
                        </wpg:grpSpPr>
                        <wps:wsp>
                          <wps:cNvPr id="930" name="Rectangle 930"/>
                          <wps:cNvSpPr/>
                          <wps:spPr>
                            <a:xfrm>
                              <a:off x="3192739" y="1504469"/>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2813AAF0" w14:textId="77777777" w:rsidR="00233AC5" w:rsidRDefault="00233AC5" w:rsidP="00A2337B">
                                <w:pPr>
                                  <w:rPr>
                                    <w:rFonts w:eastAsia="Times New Roman" w:cs="Times New Roman"/>
                                  </w:rPr>
                                </w:pPr>
                              </w:p>
                            </w:txbxContent>
                          </wps:txbx>
                          <wps:bodyPr rtlCol="0" anchor="ctr"/>
                        </wps:wsp>
                        <wps:wsp>
                          <wps:cNvPr id="931" name="Rectangle 931"/>
                          <wps:cNvSpPr/>
                          <wps:spPr>
                            <a:xfrm>
                              <a:off x="3088680" y="1632734"/>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0894F554" w14:textId="77777777" w:rsidR="00233AC5" w:rsidRDefault="00233AC5" w:rsidP="00A2337B">
                                <w:pPr>
                                  <w:rPr>
                                    <w:rFonts w:eastAsia="Times New Roman" w:cs="Times New Roman"/>
                                  </w:rPr>
                                </w:pPr>
                              </w:p>
                            </w:txbxContent>
                          </wps:txbx>
                          <wps:bodyPr rtlCol="0" anchor="ctr"/>
                        </wps:wsp>
                        <wps:wsp>
                          <wps:cNvPr id="932" name="Rectangle 932"/>
                          <wps:cNvSpPr/>
                          <wps:spPr>
                            <a:xfrm>
                              <a:off x="2974380" y="1721634"/>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4C3074F" w14:textId="77777777" w:rsidR="00233AC5" w:rsidRDefault="00233AC5" w:rsidP="00A2337B">
                                <w:pPr>
                                  <w:rPr>
                                    <w:rFonts w:eastAsia="Times New Roman" w:cs="Times New Roman"/>
                                  </w:rPr>
                                </w:pPr>
                              </w:p>
                            </w:txbxContent>
                          </wps:txbx>
                          <wps:bodyPr rtlCol="0" anchor="ctr"/>
                        </wps:wsp>
                        <wps:wsp>
                          <wps:cNvPr id="933" name="Rectangle 933"/>
                          <wps:cNvSpPr/>
                          <wps:spPr>
                            <a:xfrm>
                              <a:off x="2868688" y="1824507"/>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E42FD4A" w14:textId="77777777" w:rsidR="00233AC5" w:rsidRDefault="00233AC5" w:rsidP="00A2337B">
                                <w:pPr>
                                  <w:rPr>
                                    <w:rFonts w:eastAsia="Times New Roman" w:cs="Times New Roman"/>
                                  </w:rPr>
                                </w:pPr>
                              </w:p>
                            </w:txbxContent>
                          </wps:txbx>
                          <wps:bodyPr rtlCol="0" anchor="ctr"/>
                        </wps:wsp>
                        <wps:wsp>
                          <wps:cNvPr id="934" name="Rectangle 934"/>
                          <wps:cNvSpPr/>
                          <wps:spPr>
                            <a:xfrm>
                              <a:off x="2777580" y="1917001"/>
                              <a:ext cx="448742" cy="390733"/>
                            </a:xfrm>
                            <a:prstGeom prst="rect">
                              <a:avLst/>
                            </a:prstGeom>
                            <a:solidFill>
                              <a:schemeClr val="accent6">
                                <a:lumMod val="75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1AF91E97" w14:textId="77777777" w:rsidR="00233AC5" w:rsidRDefault="00233AC5" w:rsidP="00A2337B">
                                <w:pPr>
                                  <w:rPr>
                                    <w:rFonts w:eastAsia="Times New Roman" w:cs="Times New Roman"/>
                                  </w:rPr>
                                </w:pPr>
                              </w:p>
                            </w:txbxContent>
                          </wps:txbx>
                          <wps:bodyPr rtlCol="0" anchor="ctr"/>
                        </wps:wsp>
                        <wps:wsp>
                          <wps:cNvPr id="935" name="Rectangle 935"/>
                          <wps:cNvSpPr/>
                          <wps:spPr>
                            <a:xfrm>
                              <a:off x="2684330" y="2011402"/>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2FA7263E" w14:textId="77777777" w:rsidR="00233AC5" w:rsidRDefault="00233AC5" w:rsidP="00A2337B">
                                <w:pPr>
                                  <w:rPr>
                                    <w:rFonts w:eastAsia="Times New Roman" w:cs="Times New Roman"/>
                                  </w:rPr>
                                </w:pPr>
                              </w:p>
                            </w:txbxContent>
                          </wps:txbx>
                          <wps:bodyPr rtlCol="0" anchor="ctr"/>
                        </wps:wsp>
                        <wps:wsp>
                          <wps:cNvPr id="936" name="Rectangle 936"/>
                          <wps:cNvSpPr/>
                          <wps:spPr>
                            <a:xfrm>
                              <a:off x="3986164" y="723003"/>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24FE56" w14:textId="77777777" w:rsidR="00233AC5" w:rsidRDefault="00233AC5" w:rsidP="00A2337B">
                                <w:pPr>
                                  <w:rPr>
                                    <w:rFonts w:eastAsia="Times New Roman" w:cs="Times New Roman"/>
                                  </w:rPr>
                                </w:pPr>
                              </w:p>
                            </w:txbxContent>
                          </wps:txbx>
                          <wps:bodyPr rtlCol="0" anchor="ctr"/>
                        </wps:wsp>
                        <wps:wsp>
                          <wps:cNvPr id="937" name="Rectangle 937"/>
                          <wps:cNvSpPr/>
                          <wps:spPr>
                            <a:xfrm>
                              <a:off x="3850692" y="833074"/>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4E5E1D1" w14:textId="77777777" w:rsidR="00233AC5" w:rsidRDefault="00233AC5" w:rsidP="00A2337B">
                                <w:pPr>
                                  <w:rPr>
                                    <w:rFonts w:eastAsia="Times New Roman" w:cs="Times New Roman"/>
                                  </w:rPr>
                                </w:pPr>
                              </w:p>
                            </w:txbxContent>
                          </wps:txbx>
                          <wps:bodyPr rtlCol="0" anchor="ctr"/>
                        </wps:wsp>
                        <wps:wsp>
                          <wps:cNvPr id="938" name="Rectangle 938"/>
                          <wps:cNvSpPr/>
                          <wps:spPr>
                            <a:xfrm>
                              <a:off x="3690713" y="968536"/>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71A678C2" w14:textId="77777777" w:rsidR="00233AC5" w:rsidRDefault="00233AC5" w:rsidP="00A2337B">
                                <w:pPr>
                                  <w:rPr>
                                    <w:rFonts w:eastAsia="Times New Roman" w:cs="Times New Roman"/>
                                  </w:rPr>
                                </w:pPr>
                              </w:p>
                            </w:txbxContent>
                          </wps:txbx>
                          <wps:bodyPr rtlCol="0" anchor="ctr"/>
                        </wps:wsp>
                        <wps:wsp>
                          <wps:cNvPr id="939" name="Rectangle 939"/>
                          <wps:cNvSpPr/>
                          <wps:spPr>
                            <a:xfrm>
                              <a:off x="2614327" y="2112368"/>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62B83A43" w14:textId="77777777" w:rsidR="00233AC5" w:rsidRDefault="00233AC5" w:rsidP="00A2337B">
                                <w:pPr>
                                  <w:rPr>
                                    <w:rFonts w:eastAsia="Times New Roman" w:cs="Times New Roman"/>
                                  </w:rPr>
                                </w:pPr>
                              </w:p>
                            </w:txbxContent>
                          </wps:txbx>
                          <wps:bodyPr rtlCol="0" anchor="ctr"/>
                        </wps:wsp>
                        <wps:wsp>
                          <wps:cNvPr id="940" name="Rectangle 940"/>
                          <wps:cNvSpPr/>
                          <wps:spPr>
                            <a:xfrm>
                              <a:off x="2495783" y="2213966"/>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7FB431D" w14:textId="77777777" w:rsidR="00233AC5" w:rsidRDefault="00233AC5" w:rsidP="00A2337B">
                                <w:pPr>
                                  <w:rPr>
                                    <w:rFonts w:eastAsia="Times New Roman" w:cs="Times New Roman"/>
                                  </w:rPr>
                                </w:pPr>
                              </w:p>
                            </w:txbxContent>
                          </wps:txbx>
                          <wps:bodyPr rtlCol="0" anchor="ctr"/>
                        </wps:wsp>
                        <wps:wsp>
                          <wps:cNvPr id="941" name="Rectangle 941"/>
                          <wps:cNvSpPr/>
                          <wps:spPr>
                            <a:xfrm>
                              <a:off x="2360311" y="2324037"/>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A1E57C0" w14:textId="77777777" w:rsidR="00233AC5" w:rsidRDefault="00233AC5" w:rsidP="00A2337B">
                                <w:pPr>
                                  <w:rPr>
                                    <w:rFonts w:eastAsia="Times New Roman" w:cs="Times New Roman"/>
                                  </w:rPr>
                                </w:pPr>
                              </w:p>
                            </w:txbxContent>
                          </wps:txbx>
                          <wps:bodyPr rtlCol="0" anchor="ctr"/>
                        </wps:wsp>
                        <wps:wsp>
                          <wps:cNvPr id="942" name="Rectangle 942"/>
                          <wps:cNvSpPr/>
                          <wps:spPr>
                            <a:xfrm>
                              <a:off x="2200332" y="245949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B518D1" w14:textId="77777777" w:rsidR="00233AC5" w:rsidRDefault="00233AC5" w:rsidP="00A2337B">
                                <w:pPr>
                                  <w:rPr>
                                    <w:rFonts w:eastAsia="Times New Roman" w:cs="Times New Roman"/>
                                  </w:rPr>
                                </w:pPr>
                              </w:p>
                            </w:txbxContent>
                          </wps:txbx>
                          <wps:bodyPr rtlCol="0" anchor="ctr"/>
                        </wps:wsp>
                        <wps:wsp>
                          <wps:cNvPr id="943" name="Rectangle 943"/>
                          <wps:cNvSpPr/>
                          <wps:spPr>
                            <a:xfrm>
                              <a:off x="2047041" y="2604699"/>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2A83D17" w14:textId="77777777" w:rsidR="00233AC5" w:rsidRDefault="00233AC5" w:rsidP="00A2337B">
                                <w:pPr>
                                  <w:rPr>
                                    <w:rFonts w:eastAsia="Times New Roman" w:cs="Times New Roman"/>
                                  </w:rPr>
                                </w:pPr>
                              </w:p>
                            </w:txbxContent>
                          </wps:txbx>
                          <wps:bodyPr rtlCol="0" anchor="ctr"/>
                        </wps:wsp>
                        <wpg:grpSp>
                          <wpg:cNvPr id="944" name="Group 944"/>
                          <wpg:cNvGrpSpPr/>
                          <wpg:grpSpPr>
                            <a:xfrm>
                              <a:off x="1360367" y="2714770"/>
                              <a:ext cx="1016028" cy="883064"/>
                              <a:chOff x="1360367" y="2714770"/>
                              <a:chExt cx="1016028" cy="883064"/>
                            </a:xfrm>
                          </wpg:grpSpPr>
                          <wps:wsp>
                            <wps:cNvPr id="945" name="Rectangle 945"/>
                            <wps:cNvSpPr/>
                            <wps:spPr>
                              <a:xfrm>
                                <a:off x="1927653" y="271477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1646D2E" w14:textId="77777777" w:rsidR="00233AC5" w:rsidRDefault="00233AC5" w:rsidP="00A2337B">
                                  <w:pPr>
                                    <w:rPr>
                                      <w:rFonts w:eastAsia="Times New Roman" w:cs="Times New Roman"/>
                                    </w:rPr>
                                  </w:pPr>
                                </w:p>
                              </w:txbxContent>
                            </wps:txbx>
                            <wps:bodyPr rtlCol="0" anchor="ctr"/>
                          </wps:wsp>
                          <wps:wsp>
                            <wps:cNvPr id="946" name="Rectangle 946"/>
                            <wps:cNvSpPr/>
                            <wps:spPr>
                              <a:xfrm>
                                <a:off x="1809109" y="2816368"/>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ABB0121" w14:textId="77777777" w:rsidR="00233AC5" w:rsidRDefault="00233AC5" w:rsidP="00A2337B">
                                  <w:pPr>
                                    <w:rPr>
                                      <w:rFonts w:eastAsia="Times New Roman" w:cs="Times New Roman"/>
                                    </w:rPr>
                                  </w:pPr>
                                </w:p>
                              </w:txbxContent>
                            </wps:txbx>
                            <wps:bodyPr rtlCol="0" anchor="ctr"/>
                          </wps:wsp>
                          <wps:wsp>
                            <wps:cNvPr id="947" name="Rectangle 947"/>
                            <wps:cNvSpPr/>
                            <wps:spPr>
                              <a:xfrm>
                                <a:off x="1673637" y="292643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0E028E" w14:textId="77777777" w:rsidR="00233AC5" w:rsidRDefault="00233AC5" w:rsidP="00A2337B">
                                  <w:pPr>
                                    <w:rPr>
                                      <w:rFonts w:eastAsia="Times New Roman" w:cs="Times New Roman"/>
                                    </w:rPr>
                                  </w:pPr>
                                </w:p>
                              </w:txbxContent>
                            </wps:txbx>
                            <wps:bodyPr rtlCol="0" anchor="ctr"/>
                          </wps:wsp>
                          <wps:wsp>
                            <wps:cNvPr id="948" name="Rectangle 948"/>
                            <wps:cNvSpPr/>
                            <wps:spPr>
                              <a:xfrm>
                                <a:off x="1513658" y="3061901"/>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9C00C50" w14:textId="77777777" w:rsidR="00233AC5" w:rsidRDefault="00233AC5" w:rsidP="00A2337B">
                                  <w:pPr>
                                    <w:rPr>
                                      <w:rFonts w:eastAsia="Times New Roman" w:cs="Times New Roman"/>
                                    </w:rPr>
                                  </w:pPr>
                                </w:p>
                              </w:txbxContent>
                            </wps:txbx>
                            <wps:bodyPr rtlCol="0" anchor="ctr"/>
                          </wps:wsp>
                          <wps:wsp>
                            <wps:cNvPr id="949" name="Rectangle 949"/>
                            <wps:cNvSpPr/>
                            <wps:spPr>
                              <a:xfrm>
                                <a:off x="1360367" y="320710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5FDCC58" w14:textId="77777777" w:rsidR="00233AC5" w:rsidRDefault="00233AC5" w:rsidP="00A2337B">
                                  <w:pPr>
                                    <w:rPr>
                                      <w:rFonts w:eastAsia="Times New Roman" w:cs="Times New Roman"/>
                                    </w:rPr>
                                  </w:pPr>
                                </w:p>
                              </w:txbxContent>
                            </wps:txbx>
                            <wps:bodyPr rtlCol="0" anchor="ctr"/>
                          </wps:wsp>
                        </wpg:grpSp>
                        <wps:wsp>
                          <wps:cNvPr id="950" name="Rectangle 950"/>
                          <wps:cNvSpPr/>
                          <wps:spPr>
                            <a:xfrm>
                              <a:off x="3593563" y="1079461"/>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465744B6" w14:textId="77777777" w:rsidR="00233AC5" w:rsidRDefault="00233AC5" w:rsidP="00A2337B">
                                <w:pPr>
                                  <w:rPr>
                                    <w:rFonts w:eastAsia="Times New Roman" w:cs="Times New Roman"/>
                                  </w:rPr>
                                </w:pPr>
                              </w:p>
                            </w:txbxContent>
                          </wps:txbx>
                          <wps:bodyPr rtlCol="0" anchor="ctr"/>
                        </wps:wsp>
                        <wps:wsp>
                          <wps:cNvPr id="951" name="Straight Arrow Connector 951"/>
                          <wps:cNvCnPr/>
                          <wps:spPr>
                            <a:xfrm flipV="1">
                              <a:off x="902688" y="54477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52" name="Text Box 952"/>
                          <wps:cNvSpPr txBox="1"/>
                          <wps:spPr>
                            <a:xfrm rot="19044461">
                              <a:off x="1879640" y="1583134"/>
                              <a:ext cx="469900" cy="276999"/>
                            </a:xfrm>
                            <a:prstGeom prst="rect">
                              <a:avLst/>
                            </a:prstGeom>
                            <a:noFill/>
                          </wps:spPr>
                          <wps:txbx>
                            <w:txbxContent>
                              <w:p w14:paraId="50C3D36D" w14:textId="77777777" w:rsidR="00233AC5" w:rsidRDefault="00233AC5" w:rsidP="00A2337B">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wps:txbx>
                          <wps:bodyPr wrap="none" rtlCol="0">
                            <a:spAutoFit/>
                          </wps:bodyPr>
                        </wps:wsp>
                        <wps:wsp>
                          <wps:cNvPr id="953" name="Text Box 953"/>
                          <wps:cNvSpPr txBox="1"/>
                          <wps:spPr>
                            <a:xfrm>
                              <a:off x="2296080" y="267770"/>
                              <a:ext cx="1184275" cy="277495"/>
                            </a:xfrm>
                            <a:prstGeom prst="rect">
                              <a:avLst/>
                            </a:prstGeom>
                            <a:noFill/>
                          </wps:spPr>
                          <wps:txbx>
                            <w:txbxContent>
                              <w:p w14:paraId="33D1B182"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54" name="Text Box 954"/>
                          <wps:cNvSpPr txBox="1"/>
                          <wps:spPr>
                            <a:xfrm>
                              <a:off x="434277" y="6434834"/>
                              <a:ext cx="456074" cy="276999"/>
                            </a:xfrm>
                            <a:prstGeom prst="rect">
                              <a:avLst/>
                            </a:prstGeom>
                            <a:noFill/>
                          </wps:spPr>
                          <wps:txbx>
                            <w:txbxContent>
                              <w:p w14:paraId="4CAF868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955" name="Text Box 955"/>
                          <wps:cNvSpPr txBox="1"/>
                          <wps:spPr>
                            <a:xfrm>
                              <a:off x="1941349" y="6434834"/>
                              <a:ext cx="463213" cy="276999"/>
                            </a:xfrm>
                            <a:prstGeom prst="rect">
                              <a:avLst/>
                            </a:prstGeom>
                            <a:noFill/>
                          </wps:spPr>
                          <wps:txbx>
                            <w:txbxContent>
                              <w:p w14:paraId="2F1294BC"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956" name="Text Box 956"/>
                          <wps:cNvSpPr txBox="1"/>
                          <wps:spPr>
                            <a:xfrm>
                              <a:off x="3480052" y="6450974"/>
                              <a:ext cx="447433" cy="276999"/>
                            </a:xfrm>
                            <a:prstGeom prst="rect">
                              <a:avLst/>
                            </a:prstGeom>
                            <a:noFill/>
                          </wps:spPr>
                          <wps:txbx>
                            <w:txbxContent>
                              <w:p w14:paraId="2767218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957" name="Group 957"/>
                          <wpg:cNvGrpSpPr/>
                          <wpg:grpSpPr>
                            <a:xfrm>
                              <a:off x="251823" y="5908269"/>
                              <a:ext cx="1440269" cy="368324"/>
                              <a:chOff x="251823" y="5908269"/>
                              <a:chExt cx="1440269" cy="368324"/>
                            </a:xfrm>
                          </wpg:grpSpPr>
                          <wps:wsp>
                            <wps:cNvPr id="958" name="Cube 958"/>
                            <wps:cNvSpPr/>
                            <wps:spPr>
                              <a:xfrm>
                                <a:off x="251823" y="5908281"/>
                                <a:ext cx="954569"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7BE6F" w14:textId="77777777" w:rsidR="00233AC5" w:rsidRDefault="00233AC5" w:rsidP="00A2337B">
                                  <w:pPr>
                                    <w:rPr>
                                      <w:rFonts w:eastAsia="Times New Roman" w:cs="Times New Roman"/>
                                    </w:rPr>
                                  </w:pPr>
                                </w:p>
                              </w:txbxContent>
                            </wps:txbx>
                            <wps:bodyPr rtlCol="0" anchor="ctr"/>
                          </wps:wsp>
                          <wps:wsp>
                            <wps:cNvPr id="959" name="Straight Connector 959"/>
                            <wps:cNvCnPr/>
                            <wps:spPr>
                              <a:xfrm>
                                <a:off x="1203695" y="590826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0" name="Straight Connector 960"/>
                            <wps:cNvCnPr/>
                            <wps:spPr>
                              <a:xfrm>
                                <a:off x="1203695" y="616019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1" name="Straight Connector 961"/>
                            <wps:cNvCnPr/>
                            <wps:spPr>
                              <a:xfrm>
                                <a:off x="1150194" y="62765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2" name="Straight Connector 962"/>
                            <wps:cNvCnPr/>
                            <wps:spPr>
                              <a:xfrm>
                                <a:off x="1115595" y="600565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3" name="Group 963"/>
                          <wpg:cNvGrpSpPr/>
                          <wpg:grpSpPr>
                            <a:xfrm>
                              <a:off x="1780747" y="5908281"/>
                              <a:ext cx="1440269" cy="368324"/>
                              <a:chOff x="1780747" y="5908281"/>
                              <a:chExt cx="1440269" cy="368324"/>
                            </a:xfrm>
                          </wpg:grpSpPr>
                          <wps:wsp>
                            <wps:cNvPr id="964" name="Cube 964"/>
                            <wps:cNvSpPr/>
                            <wps:spPr>
                              <a:xfrm>
                                <a:off x="1780747" y="5908293"/>
                                <a:ext cx="954569"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342878F" w14:textId="77777777" w:rsidR="00233AC5" w:rsidRDefault="00233AC5" w:rsidP="00A2337B">
                                  <w:pPr>
                                    <w:rPr>
                                      <w:rFonts w:eastAsia="Times New Roman" w:cs="Times New Roman"/>
                                    </w:rPr>
                                  </w:pPr>
                                </w:p>
                              </w:txbxContent>
                            </wps:txbx>
                            <wps:bodyPr rtlCol="0" anchor="ctr"/>
                          </wps:wsp>
                          <wps:wsp>
                            <wps:cNvPr id="965" name="Straight Connector 965"/>
                            <wps:cNvCnPr/>
                            <wps:spPr>
                              <a:xfrm>
                                <a:off x="2732619" y="59082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6" name="Straight Connector 966"/>
                            <wps:cNvCnPr/>
                            <wps:spPr>
                              <a:xfrm>
                                <a:off x="2732619" y="616021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7" name="Straight Connector 967"/>
                            <wps:cNvCnPr/>
                            <wps:spPr>
                              <a:xfrm>
                                <a:off x="2679118" y="62765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8" name="Straight Connector 968"/>
                            <wps:cNvCnPr/>
                            <wps:spPr>
                              <a:xfrm>
                                <a:off x="2644519" y="600567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9" name="Group 969"/>
                          <wpg:cNvGrpSpPr/>
                          <wpg:grpSpPr>
                            <a:xfrm>
                              <a:off x="3347992" y="5908293"/>
                              <a:ext cx="1440269" cy="368324"/>
                              <a:chOff x="3347992" y="5908293"/>
                              <a:chExt cx="1440269" cy="368324"/>
                            </a:xfrm>
                          </wpg:grpSpPr>
                          <wps:wsp>
                            <wps:cNvPr id="970" name="Cube 970"/>
                            <wps:cNvSpPr/>
                            <wps:spPr>
                              <a:xfrm>
                                <a:off x="3347992" y="5908305"/>
                                <a:ext cx="954569"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F7DCA2F" w14:textId="77777777" w:rsidR="00233AC5" w:rsidRDefault="00233AC5" w:rsidP="00A2337B">
                                  <w:pPr>
                                    <w:rPr>
                                      <w:rFonts w:eastAsia="Times New Roman" w:cs="Times New Roman"/>
                                    </w:rPr>
                                  </w:pPr>
                                </w:p>
                              </w:txbxContent>
                            </wps:txbx>
                            <wps:bodyPr rtlCol="0" anchor="ctr"/>
                          </wps:wsp>
                          <wps:wsp>
                            <wps:cNvPr id="971" name="Straight Connector 971"/>
                            <wps:cNvCnPr/>
                            <wps:spPr>
                              <a:xfrm>
                                <a:off x="4299864"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2" name="Straight Connector 972"/>
                            <wps:cNvCnPr/>
                            <wps:spPr>
                              <a:xfrm>
                                <a:off x="4299864"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3" name="Straight Connector 973"/>
                            <wps:cNvCnPr/>
                            <wps:spPr>
                              <a:xfrm>
                                <a:off x="4246363"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4" name="Straight Connector 974"/>
                            <wps:cNvCnPr/>
                            <wps:spPr>
                              <a:xfrm>
                                <a:off x="4211764"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75" name="Group 975"/>
                          <wpg:cNvGrpSpPr/>
                          <wpg:grpSpPr>
                            <a:xfrm>
                              <a:off x="4779279" y="5908293"/>
                              <a:ext cx="1440269" cy="368324"/>
                              <a:chOff x="4779279" y="5908293"/>
                              <a:chExt cx="1440269" cy="368324"/>
                            </a:xfrm>
                          </wpg:grpSpPr>
                          <wps:wsp>
                            <wps:cNvPr id="976" name="Cube 976"/>
                            <wps:cNvSpPr/>
                            <wps:spPr>
                              <a:xfrm>
                                <a:off x="4779279" y="5908305"/>
                                <a:ext cx="954569"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E420911" w14:textId="77777777" w:rsidR="00233AC5" w:rsidRDefault="00233AC5" w:rsidP="00A2337B">
                                  <w:pPr>
                                    <w:rPr>
                                      <w:rFonts w:eastAsia="Times New Roman" w:cs="Times New Roman"/>
                                    </w:rPr>
                                  </w:pPr>
                                </w:p>
                              </w:txbxContent>
                            </wps:txbx>
                            <wps:bodyPr rtlCol="0" anchor="ctr"/>
                          </wps:wsp>
                          <wps:wsp>
                            <wps:cNvPr id="977" name="Straight Connector 977"/>
                            <wps:cNvCnPr/>
                            <wps:spPr>
                              <a:xfrm>
                                <a:off x="5731151"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8" name="Straight Connector 978"/>
                            <wps:cNvCnPr/>
                            <wps:spPr>
                              <a:xfrm>
                                <a:off x="5731151"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9" name="Straight Connector 979"/>
                            <wps:cNvCnPr/>
                            <wps:spPr>
                              <a:xfrm>
                                <a:off x="5677650"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80" name="Straight Connector 980"/>
                            <wps:cNvCnPr/>
                            <wps:spPr>
                              <a:xfrm>
                                <a:off x="5643051"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s:wsp>
                          <wps:cNvPr id="981" name="Text Box 981"/>
                          <wps:cNvSpPr txBox="1"/>
                          <wps:spPr>
                            <a:xfrm>
                              <a:off x="359722" y="5631181"/>
                              <a:ext cx="779145" cy="277495"/>
                            </a:xfrm>
                            <a:prstGeom prst="rect">
                              <a:avLst/>
                            </a:prstGeom>
                            <a:noFill/>
                          </wps:spPr>
                          <wps:txbx>
                            <w:txbxContent>
                              <w:p w14:paraId="0144D5C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wps:txbx>
                          <wps:bodyPr wrap="none" rtlCol="0">
                            <a:spAutoFit/>
                          </wps:bodyPr>
                        </wps:wsp>
                        <wps:wsp>
                          <wps:cNvPr id="982" name="Text Box 982"/>
                          <wps:cNvSpPr txBox="1"/>
                          <wps:spPr>
                            <a:xfrm>
                              <a:off x="1984689" y="5995286"/>
                              <a:ext cx="266065" cy="277495"/>
                            </a:xfrm>
                            <a:prstGeom prst="rect">
                              <a:avLst/>
                            </a:prstGeom>
                            <a:noFill/>
                          </wps:spPr>
                          <wps:txbx>
                            <w:txbxContent>
                              <w:p w14:paraId="772D806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983" name="Text Box 983"/>
                          <wps:cNvSpPr txBox="1"/>
                          <wps:spPr>
                            <a:xfrm>
                              <a:off x="3575305" y="5995286"/>
                              <a:ext cx="262890" cy="277495"/>
                            </a:xfrm>
                            <a:prstGeom prst="rect">
                              <a:avLst/>
                            </a:prstGeom>
                            <a:noFill/>
                          </wps:spPr>
                          <wps:txbx>
                            <w:txbxContent>
                              <w:p w14:paraId="7AC77E7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984" name="Text Box 984"/>
                          <wps:cNvSpPr txBox="1"/>
                          <wps:spPr>
                            <a:xfrm>
                              <a:off x="4972225" y="5999485"/>
                              <a:ext cx="276860" cy="277495"/>
                            </a:xfrm>
                            <a:prstGeom prst="rect">
                              <a:avLst/>
                            </a:prstGeom>
                            <a:noFill/>
                          </wps:spPr>
                          <wps:txbx>
                            <w:txbxContent>
                              <w:p w14:paraId="5A74689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985" name="Text Box 985"/>
                          <wps:cNvSpPr txBox="1"/>
                          <wps:spPr>
                            <a:xfrm>
                              <a:off x="4972511" y="6434834"/>
                              <a:ext cx="463213" cy="276999"/>
                            </a:xfrm>
                            <a:prstGeom prst="rect">
                              <a:avLst/>
                            </a:prstGeom>
                            <a:noFill/>
                          </wps:spPr>
                          <wps:txbx>
                            <w:txbxContent>
                              <w:p w14:paraId="65A8D20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g:grpSp>
                          <wpg:cNvPr id="986" name="Group 986"/>
                          <wpg:cNvGrpSpPr/>
                          <wpg:grpSpPr>
                            <a:xfrm>
                              <a:off x="1355055" y="4677727"/>
                              <a:ext cx="2797408" cy="368300"/>
                              <a:chOff x="1355055" y="4677727"/>
                              <a:chExt cx="2797408" cy="368300"/>
                            </a:xfrm>
                          </wpg:grpSpPr>
                          <wpg:grpSp>
                            <wpg:cNvPr id="987" name="Group 987"/>
                            <wpg:cNvGrpSpPr/>
                            <wpg:grpSpPr>
                              <a:xfrm>
                                <a:off x="1355055" y="4677727"/>
                                <a:ext cx="318459" cy="368300"/>
                                <a:chOff x="1355055" y="4677727"/>
                                <a:chExt cx="318459" cy="368300"/>
                              </a:xfrm>
                            </wpg:grpSpPr>
                            <wps:wsp>
                              <wps:cNvPr id="988" name="Cube 988"/>
                              <wps:cNvSpPr/>
                              <wps:spPr>
                                <a:xfrm>
                                  <a:off x="13550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E6B08A8" w14:textId="77777777" w:rsidR="00233AC5" w:rsidRDefault="00233AC5" w:rsidP="00A2337B">
                                    <w:pPr>
                                      <w:rPr>
                                        <w:rFonts w:eastAsia="Times New Roman" w:cs="Times New Roman"/>
                                      </w:rPr>
                                    </w:pPr>
                                  </w:p>
                                </w:txbxContent>
                              </wps:txbx>
                              <wps:bodyPr rtlCol="0" anchor="ctr"/>
                            </wps:wsp>
                            <wps:wsp>
                              <wps:cNvPr id="989" name="Cube 989"/>
                              <wps:cNvSpPr/>
                              <wps:spPr>
                                <a:xfrm>
                                  <a:off x="14277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FED0BF" w14:textId="77777777" w:rsidR="00233AC5" w:rsidRDefault="00233AC5" w:rsidP="00A2337B">
                                    <w:pPr>
                                      <w:rPr>
                                        <w:rFonts w:eastAsia="Times New Roman" w:cs="Times New Roman"/>
                                      </w:rPr>
                                    </w:pPr>
                                  </w:p>
                                </w:txbxContent>
                              </wps:txbx>
                              <wps:bodyPr rtlCol="0" anchor="ctr"/>
                            </wps:wsp>
                            <wps:wsp>
                              <wps:cNvPr id="990" name="Cube 990"/>
                              <wps:cNvSpPr/>
                              <wps:spPr>
                                <a:xfrm>
                                  <a:off x="15009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28D0FF" w14:textId="77777777" w:rsidR="00233AC5" w:rsidRDefault="00233AC5" w:rsidP="00A2337B">
                                    <w:pPr>
                                      <w:rPr>
                                        <w:rFonts w:eastAsia="Times New Roman" w:cs="Times New Roman"/>
                                      </w:rPr>
                                    </w:pPr>
                                  </w:p>
                                </w:txbxContent>
                              </wps:txbx>
                              <wps:bodyPr rtlCol="0" anchor="ctr"/>
                            </wps:wsp>
                            <wps:wsp>
                              <wps:cNvPr id="991" name="Cube 991"/>
                              <wps:cNvSpPr/>
                              <wps:spPr>
                                <a:xfrm>
                                  <a:off x="15761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C1FC90D" w14:textId="77777777" w:rsidR="00233AC5" w:rsidRDefault="00233AC5" w:rsidP="00A2337B">
                                    <w:pPr>
                                      <w:rPr>
                                        <w:rFonts w:eastAsia="Times New Roman" w:cs="Times New Roman"/>
                                      </w:rPr>
                                    </w:pPr>
                                  </w:p>
                                </w:txbxContent>
                              </wps:txbx>
                              <wps:bodyPr rtlCol="0" anchor="ctr"/>
                            </wps:wsp>
                          </wpg:grpSp>
                          <wpg:grpSp>
                            <wpg:cNvPr id="992" name="Group 992"/>
                            <wpg:cNvGrpSpPr/>
                            <wpg:grpSpPr>
                              <a:xfrm>
                                <a:off x="1646034" y="4677727"/>
                                <a:ext cx="318459" cy="368300"/>
                                <a:chOff x="1646034" y="4677727"/>
                                <a:chExt cx="318459" cy="368300"/>
                              </a:xfrm>
                            </wpg:grpSpPr>
                            <wps:wsp>
                              <wps:cNvPr id="993" name="Cube 993"/>
                              <wps:cNvSpPr/>
                              <wps:spPr>
                                <a:xfrm>
                                  <a:off x="1646034"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A8C40C" w14:textId="77777777" w:rsidR="00233AC5" w:rsidRDefault="00233AC5" w:rsidP="00A2337B">
                                    <w:pPr>
                                      <w:rPr>
                                        <w:rFonts w:eastAsia="Times New Roman" w:cs="Times New Roman"/>
                                      </w:rPr>
                                    </w:pPr>
                                  </w:p>
                                </w:txbxContent>
                              </wps:txbx>
                              <wps:bodyPr rtlCol="0" anchor="ctr"/>
                            </wps:wsp>
                            <wps:wsp>
                              <wps:cNvPr id="994" name="Cube 994"/>
                              <wps:cNvSpPr/>
                              <wps:spPr>
                                <a:xfrm>
                                  <a:off x="1718755"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93248D8" w14:textId="77777777" w:rsidR="00233AC5" w:rsidRDefault="00233AC5" w:rsidP="00A2337B">
                                    <w:pPr>
                                      <w:rPr>
                                        <w:rFonts w:eastAsia="Times New Roman" w:cs="Times New Roman"/>
                                      </w:rPr>
                                    </w:pPr>
                                  </w:p>
                                </w:txbxContent>
                              </wps:txbx>
                              <wps:bodyPr rtlCol="0" anchor="ctr"/>
                            </wps:wsp>
                            <wps:wsp>
                              <wps:cNvPr id="995" name="Cube 995"/>
                              <wps:cNvSpPr/>
                              <wps:spPr>
                                <a:xfrm>
                                  <a:off x="1791898"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DC596" w14:textId="77777777" w:rsidR="00233AC5" w:rsidRDefault="00233AC5" w:rsidP="00A2337B">
                                    <w:pPr>
                                      <w:rPr>
                                        <w:rFonts w:eastAsia="Times New Roman" w:cs="Times New Roman"/>
                                      </w:rPr>
                                    </w:pPr>
                                  </w:p>
                                </w:txbxContent>
                              </wps:txbx>
                              <wps:bodyPr rtlCol="0" anchor="ctr"/>
                            </wps:wsp>
                            <wps:wsp>
                              <wps:cNvPr id="996" name="Cube 996"/>
                              <wps:cNvSpPr/>
                              <wps:spPr>
                                <a:xfrm>
                                  <a:off x="1867083"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35F1BB0" w14:textId="77777777" w:rsidR="00233AC5" w:rsidRDefault="00233AC5" w:rsidP="00A2337B">
                                    <w:pPr>
                                      <w:rPr>
                                        <w:rFonts w:eastAsia="Times New Roman" w:cs="Times New Roman"/>
                                      </w:rPr>
                                    </w:pPr>
                                  </w:p>
                                </w:txbxContent>
                              </wps:txbx>
                              <wps:bodyPr rtlCol="0" anchor="ctr"/>
                            </wps:wsp>
                          </wpg:grpSp>
                          <wpg:grpSp>
                            <wpg:cNvPr id="997" name="Group 997"/>
                            <wpg:cNvGrpSpPr/>
                            <wpg:grpSpPr>
                              <a:xfrm>
                                <a:off x="1939138" y="4677727"/>
                                <a:ext cx="318459" cy="368300"/>
                                <a:chOff x="1939138" y="4677727"/>
                                <a:chExt cx="318459" cy="368300"/>
                              </a:xfrm>
                            </wpg:grpSpPr>
                            <wps:wsp>
                              <wps:cNvPr id="998" name="Cube 998"/>
                              <wps:cNvSpPr/>
                              <wps:spPr>
                                <a:xfrm>
                                  <a:off x="193913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C226FFA" w14:textId="77777777" w:rsidR="00233AC5" w:rsidRDefault="00233AC5" w:rsidP="00A2337B">
                                    <w:pPr>
                                      <w:rPr>
                                        <w:rFonts w:eastAsia="Times New Roman" w:cs="Times New Roman"/>
                                      </w:rPr>
                                    </w:pPr>
                                  </w:p>
                                </w:txbxContent>
                              </wps:txbx>
                              <wps:bodyPr rtlCol="0" anchor="ctr"/>
                            </wps:wsp>
                            <wps:wsp>
                              <wps:cNvPr id="999" name="Cube 999"/>
                              <wps:cNvSpPr/>
                              <wps:spPr>
                                <a:xfrm>
                                  <a:off x="201185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5E2934" w14:textId="77777777" w:rsidR="00233AC5" w:rsidRDefault="00233AC5" w:rsidP="00A2337B">
                                    <w:pPr>
                                      <w:rPr>
                                        <w:rFonts w:eastAsia="Times New Roman" w:cs="Times New Roman"/>
                                      </w:rPr>
                                    </w:pPr>
                                  </w:p>
                                </w:txbxContent>
                              </wps:txbx>
                              <wps:bodyPr rtlCol="0" anchor="ctr"/>
                            </wps:wsp>
                            <wps:wsp>
                              <wps:cNvPr id="1000" name="Cube 1000"/>
                              <wps:cNvSpPr/>
                              <wps:spPr>
                                <a:xfrm>
                                  <a:off x="208500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8341F23" w14:textId="77777777" w:rsidR="00233AC5" w:rsidRDefault="00233AC5" w:rsidP="00A2337B">
                                    <w:pPr>
                                      <w:rPr>
                                        <w:rFonts w:eastAsia="Times New Roman" w:cs="Times New Roman"/>
                                      </w:rPr>
                                    </w:pPr>
                                  </w:p>
                                </w:txbxContent>
                              </wps:txbx>
                              <wps:bodyPr rtlCol="0" anchor="ctr"/>
                            </wps:wsp>
                            <wps:wsp>
                              <wps:cNvPr id="1001" name="Cube 1001"/>
                              <wps:cNvSpPr/>
                              <wps:spPr>
                                <a:xfrm>
                                  <a:off x="216018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B2E5E1D" w14:textId="77777777" w:rsidR="00233AC5" w:rsidRDefault="00233AC5" w:rsidP="00A2337B">
                                    <w:pPr>
                                      <w:rPr>
                                        <w:rFonts w:eastAsia="Times New Roman" w:cs="Times New Roman"/>
                                      </w:rPr>
                                    </w:pPr>
                                  </w:p>
                                </w:txbxContent>
                              </wps:txbx>
                              <wps:bodyPr rtlCol="0" anchor="ctr"/>
                            </wps:wsp>
                          </wpg:grpSp>
                          <wpg:grpSp>
                            <wpg:cNvPr id="1002" name="Group 1002"/>
                            <wpg:cNvGrpSpPr/>
                            <wpg:grpSpPr>
                              <a:xfrm>
                                <a:off x="2222998" y="4677727"/>
                                <a:ext cx="318459" cy="368300"/>
                                <a:chOff x="2222998" y="4677727"/>
                                <a:chExt cx="318459" cy="368300"/>
                              </a:xfrm>
                            </wpg:grpSpPr>
                            <wps:wsp>
                              <wps:cNvPr id="1003" name="Cube 1003"/>
                              <wps:cNvSpPr/>
                              <wps:spPr>
                                <a:xfrm>
                                  <a:off x="222299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7366031A" w14:textId="77777777" w:rsidR="00233AC5" w:rsidRDefault="00233AC5" w:rsidP="00A2337B">
                                    <w:pPr>
                                      <w:rPr>
                                        <w:rFonts w:eastAsia="Times New Roman" w:cs="Times New Roman"/>
                                      </w:rPr>
                                    </w:pPr>
                                  </w:p>
                                </w:txbxContent>
                              </wps:txbx>
                              <wps:bodyPr rtlCol="0" anchor="ctr"/>
                            </wps:wsp>
                            <wps:wsp>
                              <wps:cNvPr id="1004" name="Cube 1004"/>
                              <wps:cNvSpPr/>
                              <wps:spPr>
                                <a:xfrm>
                                  <a:off x="229571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6DD46E" w14:textId="77777777" w:rsidR="00233AC5" w:rsidRDefault="00233AC5" w:rsidP="00A2337B">
                                    <w:pPr>
                                      <w:rPr>
                                        <w:rFonts w:eastAsia="Times New Roman" w:cs="Times New Roman"/>
                                      </w:rPr>
                                    </w:pPr>
                                  </w:p>
                                </w:txbxContent>
                              </wps:txbx>
                              <wps:bodyPr rtlCol="0" anchor="ctr"/>
                            </wps:wsp>
                            <wps:wsp>
                              <wps:cNvPr id="1005" name="Cube 1005"/>
                              <wps:cNvSpPr/>
                              <wps:spPr>
                                <a:xfrm>
                                  <a:off x="236886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6232DD6" w14:textId="77777777" w:rsidR="00233AC5" w:rsidRDefault="00233AC5" w:rsidP="00A2337B">
                                    <w:pPr>
                                      <w:rPr>
                                        <w:rFonts w:eastAsia="Times New Roman" w:cs="Times New Roman"/>
                                      </w:rPr>
                                    </w:pPr>
                                  </w:p>
                                </w:txbxContent>
                              </wps:txbx>
                              <wps:bodyPr rtlCol="0" anchor="ctr"/>
                            </wps:wsp>
                            <wps:wsp>
                              <wps:cNvPr id="1006" name="Cube 1006"/>
                              <wps:cNvSpPr/>
                              <wps:spPr>
                                <a:xfrm>
                                  <a:off x="244404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B180B69" w14:textId="77777777" w:rsidR="00233AC5" w:rsidRDefault="00233AC5" w:rsidP="00A2337B">
                                    <w:pPr>
                                      <w:rPr>
                                        <w:rFonts w:eastAsia="Times New Roman" w:cs="Times New Roman"/>
                                      </w:rPr>
                                    </w:pPr>
                                  </w:p>
                                </w:txbxContent>
                              </wps:txbx>
                              <wps:bodyPr rtlCol="0" anchor="ctr"/>
                            </wps:wsp>
                          </wpg:grpSp>
                          <wpg:grpSp>
                            <wpg:cNvPr id="1007" name="Group 1007"/>
                            <wpg:cNvGrpSpPr/>
                            <wpg:grpSpPr>
                              <a:xfrm>
                                <a:off x="3331355" y="4677727"/>
                                <a:ext cx="318459" cy="368300"/>
                                <a:chOff x="3331355" y="4677727"/>
                                <a:chExt cx="318459" cy="368300"/>
                              </a:xfrm>
                            </wpg:grpSpPr>
                            <wps:wsp>
                              <wps:cNvPr id="1008" name="Cube 1008"/>
                              <wps:cNvSpPr/>
                              <wps:spPr>
                                <a:xfrm>
                                  <a:off x="33313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6A24A90" w14:textId="77777777" w:rsidR="00233AC5" w:rsidRDefault="00233AC5" w:rsidP="00A2337B">
                                    <w:pPr>
                                      <w:rPr>
                                        <w:rFonts w:eastAsia="Times New Roman" w:cs="Times New Roman"/>
                                      </w:rPr>
                                    </w:pPr>
                                  </w:p>
                                </w:txbxContent>
                              </wps:txbx>
                              <wps:bodyPr rtlCol="0" anchor="ctr"/>
                            </wps:wsp>
                            <wps:wsp>
                              <wps:cNvPr id="1009" name="Cube 1009"/>
                              <wps:cNvSpPr/>
                              <wps:spPr>
                                <a:xfrm>
                                  <a:off x="34040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229F4FC" w14:textId="77777777" w:rsidR="00233AC5" w:rsidRDefault="00233AC5" w:rsidP="00A2337B">
                                    <w:pPr>
                                      <w:rPr>
                                        <w:rFonts w:eastAsia="Times New Roman" w:cs="Times New Roman"/>
                                      </w:rPr>
                                    </w:pPr>
                                  </w:p>
                                </w:txbxContent>
                              </wps:txbx>
                              <wps:bodyPr rtlCol="0" anchor="ctr"/>
                            </wps:wsp>
                            <wps:wsp>
                              <wps:cNvPr id="1010" name="Cube 1010"/>
                              <wps:cNvSpPr/>
                              <wps:spPr>
                                <a:xfrm>
                                  <a:off x="34772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4468E26" w14:textId="77777777" w:rsidR="00233AC5" w:rsidRDefault="00233AC5" w:rsidP="00A2337B">
                                    <w:pPr>
                                      <w:rPr>
                                        <w:rFonts w:eastAsia="Times New Roman" w:cs="Times New Roman"/>
                                      </w:rPr>
                                    </w:pPr>
                                  </w:p>
                                </w:txbxContent>
                              </wps:txbx>
                              <wps:bodyPr rtlCol="0" anchor="ctr"/>
                            </wps:wsp>
                            <wps:wsp>
                              <wps:cNvPr id="1011" name="Cube 1011"/>
                              <wps:cNvSpPr/>
                              <wps:spPr>
                                <a:xfrm>
                                  <a:off x="35524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744972" w14:textId="77777777" w:rsidR="00233AC5" w:rsidRDefault="00233AC5" w:rsidP="00A2337B">
                                    <w:pPr>
                                      <w:rPr>
                                        <w:rFonts w:eastAsia="Times New Roman" w:cs="Times New Roman"/>
                                      </w:rPr>
                                    </w:pPr>
                                  </w:p>
                                </w:txbxContent>
                              </wps:txbx>
                              <wps:bodyPr rtlCol="0" anchor="ctr"/>
                            </wps:wsp>
                          </wpg:grpSp>
                          <wps:wsp>
                            <wps:cNvPr id="1012" name="Straight Connector 1012"/>
                            <wps:cNvCnPr/>
                            <wps:spPr>
                              <a:xfrm>
                                <a:off x="3664066" y="4684354"/>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3" name="Straight Connector 1013"/>
                            <wps:cNvCnPr/>
                            <wps:spPr>
                              <a:xfrm>
                                <a:off x="3649814" y="5015370"/>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4" name="Straight Connector 1014"/>
                            <wps:cNvCnPr/>
                            <wps:spPr>
                              <a:xfrm>
                                <a:off x="3632324" y="504601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5" name="Straight Connector 1015"/>
                            <wps:cNvCnPr/>
                            <wps:spPr>
                              <a:xfrm>
                                <a:off x="3632324" y="471794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6" name="Straight Connector 1016"/>
                            <wps:cNvCnPr/>
                            <wps:spPr>
                              <a:xfrm>
                                <a:off x="2530346" y="5046003"/>
                                <a:ext cx="837538" cy="24"/>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s:wsp>
                            <wps:cNvPr id="1017" name="Straight Connector 1017"/>
                            <wps:cNvCnPr/>
                            <wps:spPr>
                              <a:xfrm flipV="1">
                                <a:off x="2522075" y="4702080"/>
                                <a:ext cx="845809" cy="3139"/>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g:grpSp>
                        <wps:wsp>
                          <wps:cNvPr id="1018" name="Text Box 1018"/>
                          <wps:cNvSpPr txBox="1"/>
                          <wps:spPr>
                            <a:xfrm>
                              <a:off x="1005894" y="4277875"/>
                              <a:ext cx="3663315" cy="277495"/>
                            </a:xfrm>
                            <a:prstGeom prst="rect">
                              <a:avLst/>
                            </a:prstGeom>
                            <a:noFill/>
                          </wps:spPr>
                          <wps:txbx>
                            <w:txbxContent>
                              <w:p w14:paraId="3B354CB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wps:txbx>
                          <wps:bodyPr wrap="none" rtlCol="0">
                            <a:spAutoFit/>
                          </wps:bodyPr>
                        </wps:wsp>
                        <wps:wsp>
                          <wps:cNvPr id="1019" name="Text Box 1019"/>
                          <wps:cNvSpPr txBox="1"/>
                          <wps:spPr>
                            <a:xfrm>
                              <a:off x="2523807" y="5083647"/>
                              <a:ext cx="629285" cy="277495"/>
                            </a:xfrm>
                            <a:prstGeom prst="rect">
                              <a:avLst/>
                            </a:prstGeom>
                            <a:noFill/>
                          </wps:spPr>
                          <wps:txbx>
                            <w:txbxContent>
                              <w:p w14:paraId="57C3433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1020" name="Text Box 1020"/>
                        <wps:cNvSpPr txBox="1"/>
                        <wps:spPr>
                          <a:xfrm>
                            <a:off x="1785236" y="5631181"/>
                            <a:ext cx="774065" cy="277495"/>
                          </a:xfrm>
                          <a:prstGeom prst="rect">
                            <a:avLst/>
                          </a:prstGeom>
                          <a:noFill/>
                        </wps:spPr>
                        <wps:txbx>
                          <w:txbxContent>
                            <w:p w14:paraId="1AFEA56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wps:txbx>
                        <wps:bodyPr wrap="none" rtlCol="0">
                          <a:spAutoFit/>
                        </wps:bodyPr>
                      </wps:wsp>
                      <wps:wsp>
                        <wps:cNvPr id="1021" name="Text Box 1021"/>
                        <wps:cNvSpPr txBox="1"/>
                        <wps:spPr>
                          <a:xfrm>
                            <a:off x="3346828" y="5631181"/>
                            <a:ext cx="772160" cy="277495"/>
                          </a:xfrm>
                          <a:prstGeom prst="rect">
                            <a:avLst/>
                          </a:prstGeom>
                          <a:noFill/>
                        </wps:spPr>
                        <wps:txbx>
                          <w:txbxContent>
                            <w:p w14:paraId="7D9618AF"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wps:txbx>
                        <wps:bodyPr wrap="none" rtlCol="0">
                          <a:spAutoFit/>
                        </wps:bodyPr>
                      </wps:wsp>
                      <wps:wsp>
                        <wps:cNvPr id="1022" name="Text Box 1022"/>
                        <wps:cNvSpPr txBox="1"/>
                        <wps:spPr>
                          <a:xfrm>
                            <a:off x="4804152" y="5631144"/>
                            <a:ext cx="784860" cy="277495"/>
                          </a:xfrm>
                          <a:prstGeom prst="rect">
                            <a:avLst/>
                          </a:prstGeom>
                          <a:noFill/>
                        </wps:spPr>
                        <wps:txbx>
                          <w:txbxContent>
                            <w:p w14:paraId="1C68BCF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wps:txbx>
                        <wps:bodyPr wrap="none" rtlCol="0">
                          <a:spAutoFit/>
                        </wps:bodyPr>
                      </wps:wsp>
                      <wps:wsp>
                        <wps:cNvPr id="1023" name="Text Box 1023"/>
                        <wps:cNvSpPr txBox="1"/>
                        <wps:spPr>
                          <a:xfrm>
                            <a:off x="357742" y="5995286"/>
                            <a:ext cx="271145" cy="277495"/>
                          </a:xfrm>
                          <a:prstGeom prst="rect">
                            <a:avLst/>
                          </a:prstGeom>
                          <a:noFill/>
                        </wps:spPr>
                        <wps:txbx>
                          <w:txbxContent>
                            <w:p w14:paraId="20251AB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4" name="Text Box 1024"/>
                        <wps:cNvSpPr txBox="1"/>
                        <wps:spPr>
                          <a:xfrm>
                            <a:off x="1553315" y="3320761"/>
                            <a:ext cx="271145" cy="277495"/>
                          </a:xfrm>
                          <a:prstGeom prst="rect">
                            <a:avLst/>
                          </a:prstGeom>
                          <a:noFill/>
                        </wps:spPr>
                        <wps:txbx>
                          <w:txbxContent>
                            <w:p w14:paraId="0AD6B6A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5" name="Text Box 1025"/>
                        <wps:cNvSpPr txBox="1"/>
                        <wps:spPr>
                          <a:xfrm>
                            <a:off x="1735134" y="3175565"/>
                            <a:ext cx="266065" cy="277495"/>
                          </a:xfrm>
                          <a:prstGeom prst="rect">
                            <a:avLst/>
                          </a:prstGeom>
                          <a:noFill/>
                        </wps:spPr>
                        <wps:txbx>
                          <w:txbxContent>
                            <w:p w14:paraId="5D764D3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26" name="Text Box 1026"/>
                        <wps:cNvSpPr txBox="1"/>
                        <wps:spPr>
                          <a:xfrm>
                            <a:off x="1898582" y="3037068"/>
                            <a:ext cx="262890" cy="277495"/>
                          </a:xfrm>
                          <a:prstGeom prst="rect">
                            <a:avLst/>
                          </a:prstGeom>
                          <a:noFill/>
                        </wps:spPr>
                        <wps:txbx>
                          <w:txbxContent>
                            <w:p w14:paraId="64FA645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27" name="Text Box 1027"/>
                        <wps:cNvSpPr txBox="1"/>
                        <wps:spPr>
                          <a:xfrm>
                            <a:off x="2053228" y="2923336"/>
                            <a:ext cx="276860" cy="277495"/>
                          </a:xfrm>
                          <a:prstGeom prst="rect">
                            <a:avLst/>
                          </a:prstGeom>
                          <a:noFill/>
                        </wps:spPr>
                        <wps:txbx>
                          <w:txbxContent>
                            <w:p w14:paraId="719CCD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28" name="Text Box 1028"/>
                        <wps:cNvSpPr txBox="1"/>
                        <wps:spPr>
                          <a:xfrm>
                            <a:off x="2188725" y="2828504"/>
                            <a:ext cx="375339" cy="276999"/>
                          </a:xfrm>
                          <a:prstGeom prst="rect">
                            <a:avLst/>
                          </a:prstGeom>
                          <a:noFill/>
                        </wps:spPr>
                        <wps:txbx>
                          <w:txbxContent>
                            <w:p w14:paraId="37FF2A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square" rtlCol="0">
                          <a:spAutoFit/>
                        </wps:bodyPr>
                      </wps:wsp>
                      <wps:wsp>
                        <wps:cNvPr id="1029" name="Text Box 1029"/>
                        <wps:cNvSpPr txBox="1"/>
                        <wps:spPr>
                          <a:xfrm>
                            <a:off x="2743375" y="2320948"/>
                            <a:ext cx="271145" cy="277495"/>
                          </a:xfrm>
                          <a:prstGeom prst="rect">
                            <a:avLst/>
                          </a:prstGeom>
                          <a:noFill/>
                        </wps:spPr>
                        <wps:txbx>
                          <w:txbxContent>
                            <w:p w14:paraId="22DF9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0" name="Text Box 1030"/>
                        <wps:cNvSpPr txBox="1"/>
                        <wps:spPr>
                          <a:xfrm>
                            <a:off x="3137949" y="1945091"/>
                            <a:ext cx="271145" cy="277495"/>
                          </a:xfrm>
                          <a:prstGeom prst="rect">
                            <a:avLst/>
                          </a:prstGeom>
                          <a:noFill/>
                        </wps:spPr>
                        <wps:txbx>
                          <w:txbxContent>
                            <w:p w14:paraId="73C9FB5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1" name="Text Box 1031"/>
                        <wps:cNvSpPr txBox="1"/>
                        <wps:spPr>
                          <a:xfrm>
                            <a:off x="4062363" y="968515"/>
                            <a:ext cx="262890" cy="277495"/>
                          </a:xfrm>
                          <a:prstGeom prst="rect">
                            <a:avLst/>
                          </a:prstGeom>
                          <a:noFill/>
                        </wps:spPr>
                        <wps:txbx>
                          <w:txbxContent>
                            <w:p w14:paraId="48B54170"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2" name="Text Box 1032"/>
                        <wps:cNvSpPr txBox="1"/>
                        <wps:spPr>
                          <a:xfrm>
                            <a:off x="4214754" y="857682"/>
                            <a:ext cx="276860" cy="277495"/>
                          </a:xfrm>
                          <a:prstGeom prst="rect">
                            <a:avLst/>
                          </a:prstGeom>
                          <a:noFill/>
                        </wps:spPr>
                        <wps:txbx>
                          <w:txbxContent>
                            <w:p w14:paraId="42AAFF4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33" name="Text Box 1033"/>
                        <wps:cNvSpPr txBox="1"/>
                        <wps:spPr>
                          <a:xfrm>
                            <a:off x="3810852" y="1220742"/>
                            <a:ext cx="271145" cy="277495"/>
                          </a:xfrm>
                          <a:prstGeom prst="rect">
                            <a:avLst/>
                          </a:prstGeom>
                          <a:noFill/>
                        </wps:spPr>
                        <wps:txbx>
                          <w:txbxContent>
                            <w:p w14:paraId="59FF9A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4" name="Text Box 1034"/>
                        <wps:cNvSpPr txBox="1"/>
                        <wps:spPr>
                          <a:xfrm>
                            <a:off x="3952697" y="1113711"/>
                            <a:ext cx="266065" cy="277495"/>
                          </a:xfrm>
                          <a:prstGeom prst="rect">
                            <a:avLst/>
                          </a:prstGeom>
                          <a:noFill/>
                        </wps:spPr>
                        <wps:txbx>
                          <w:txbxContent>
                            <w:p w14:paraId="0B736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35" name="Text Box 1035"/>
                        <wps:cNvSpPr txBox="1"/>
                        <wps:spPr>
                          <a:xfrm>
                            <a:off x="2293501" y="2760136"/>
                            <a:ext cx="301091" cy="276999"/>
                          </a:xfrm>
                          <a:prstGeom prst="rect">
                            <a:avLst/>
                          </a:prstGeom>
                          <a:noFill/>
                        </wps:spPr>
                        <wps:txbx>
                          <w:txbxContent>
                            <w:p w14:paraId="6209189E"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6" name="Text Box 1036"/>
                        <wps:cNvSpPr txBox="1"/>
                        <wps:spPr>
                          <a:xfrm>
                            <a:off x="2862440" y="2226102"/>
                            <a:ext cx="301091" cy="276999"/>
                          </a:xfrm>
                          <a:prstGeom prst="rect">
                            <a:avLst/>
                          </a:prstGeom>
                          <a:noFill/>
                        </wps:spPr>
                        <wps:txbx>
                          <w:txbxContent>
                            <w:p w14:paraId="00489EE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7" name="Text Box 1037"/>
                        <wps:cNvSpPr txBox="1"/>
                        <wps:spPr>
                          <a:xfrm>
                            <a:off x="3234263" y="1869237"/>
                            <a:ext cx="301091" cy="276999"/>
                          </a:xfrm>
                          <a:prstGeom prst="rect">
                            <a:avLst/>
                          </a:prstGeom>
                          <a:noFill/>
                        </wps:spPr>
                        <wps:txbx>
                          <w:txbxContent>
                            <w:p w14:paraId="32737AA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8" name="Text Box 1038"/>
                        <wps:cNvSpPr txBox="1"/>
                        <wps:spPr>
                          <a:xfrm>
                            <a:off x="2429823" y="2614441"/>
                            <a:ext cx="262890" cy="277495"/>
                          </a:xfrm>
                          <a:prstGeom prst="rect">
                            <a:avLst/>
                          </a:prstGeom>
                          <a:noFill/>
                        </wps:spPr>
                        <wps:txbx>
                          <w:txbxContent>
                            <w:p w14:paraId="5D7449BB"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9" name="Text Box 1039"/>
                        <wps:cNvSpPr txBox="1"/>
                        <wps:spPr>
                          <a:xfrm>
                            <a:off x="3340280" y="1756663"/>
                            <a:ext cx="262890" cy="277495"/>
                          </a:xfrm>
                          <a:prstGeom prst="rect">
                            <a:avLst/>
                          </a:prstGeom>
                          <a:noFill/>
                        </wps:spPr>
                        <wps:txbx>
                          <w:txbxContent>
                            <w:p w14:paraId="3DCDF4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0" name="Text Box 1040"/>
                        <wps:cNvSpPr txBox="1"/>
                        <wps:spPr>
                          <a:xfrm>
                            <a:off x="2563916" y="2459443"/>
                            <a:ext cx="276860" cy="277495"/>
                          </a:xfrm>
                          <a:prstGeom prst="rect">
                            <a:avLst/>
                          </a:prstGeom>
                          <a:noFill/>
                        </wps:spPr>
                        <wps:txbx>
                          <w:txbxContent>
                            <w:p w14:paraId="167A707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1" name="Text Box 1041"/>
                        <wps:cNvSpPr txBox="1"/>
                        <wps:spPr>
                          <a:xfrm>
                            <a:off x="3041969" y="2062721"/>
                            <a:ext cx="276860" cy="277495"/>
                          </a:xfrm>
                          <a:prstGeom prst="rect">
                            <a:avLst/>
                          </a:prstGeom>
                          <a:noFill/>
                        </wps:spPr>
                        <wps:txbx>
                          <w:txbxContent>
                            <w:p w14:paraId="3675AD8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2" name="Text Box 1042"/>
                        <wps:cNvSpPr txBox="1"/>
                        <wps:spPr>
                          <a:xfrm>
                            <a:off x="2958485" y="2157050"/>
                            <a:ext cx="262890" cy="277495"/>
                          </a:xfrm>
                          <a:prstGeom prst="rect">
                            <a:avLst/>
                          </a:prstGeom>
                          <a:noFill/>
                        </wps:spPr>
                        <wps:txbx>
                          <w:txbxContent>
                            <w:p w14:paraId="26AA809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3" name="Text Box 1043"/>
                        <wps:cNvSpPr txBox="1"/>
                        <wps:spPr>
                          <a:xfrm>
                            <a:off x="1051506" y="2948684"/>
                            <a:ext cx="285750" cy="315595"/>
                          </a:xfrm>
                          <a:prstGeom prst="rect">
                            <a:avLst/>
                          </a:prstGeom>
                          <a:noFill/>
                        </wps:spPr>
                        <wps:txbx>
                          <w:txbxContent>
                            <w:p w14:paraId="648B6AE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1044" name="Text Box 1044"/>
                        <wps:cNvSpPr txBox="1"/>
                        <wps:spPr>
                          <a:xfrm>
                            <a:off x="1203898" y="2805502"/>
                            <a:ext cx="285750" cy="315595"/>
                          </a:xfrm>
                          <a:prstGeom prst="rect">
                            <a:avLst/>
                          </a:prstGeom>
                          <a:noFill/>
                        </wps:spPr>
                        <wps:txbx>
                          <w:txbxContent>
                            <w:p w14:paraId="7358BA6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1045" name="Text Box 1045"/>
                        <wps:cNvSpPr txBox="1"/>
                        <wps:spPr>
                          <a:xfrm>
                            <a:off x="1369474" y="2660892"/>
                            <a:ext cx="285750" cy="315595"/>
                          </a:xfrm>
                          <a:prstGeom prst="rect">
                            <a:avLst/>
                          </a:prstGeom>
                          <a:noFill/>
                        </wps:spPr>
                        <wps:txbx>
                          <w:txbxContent>
                            <w:p w14:paraId="7DDC13F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s:wsp>
                        <wps:cNvPr id="1046" name="Text Box 1046"/>
                        <wps:cNvSpPr txBox="1"/>
                        <wps:spPr>
                          <a:xfrm>
                            <a:off x="1547604" y="2531544"/>
                            <a:ext cx="285750" cy="315595"/>
                          </a:xfrm>
                          <a:prstGeom prst="rect">
                            <a:avLst/>
                          </a:prstGeom>
                          <a:noFill/>
                        </wps:spPr>
                        <wps:txbx>
                          <w:txbxContent>
                            <w:p w14:paraId="77BB85DA"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wps:txbx>
                        <wps:bodyPr wrap="none" rtlCol="0">
                          <a:spAutoFit/>
                        </wps:bodyPr>
                      </wps:wsp>
                      <wps:wsp>
                        <wps:cNvPr id="1047" name="Text Box 1047"/>
                        <wps:cNvSpPr txBox="1"/>
                        <wps:spPr>
                          <a:xfrm>
                            <a:off x="2242023" y="1810566"/>
                            <a:ext cx="434340" cy="315595"/>
                          </a:xfrm>
                          <a:prstGeom prst="rect">
                            <a:avLst/>
                          </a:prstGeom>
                          <a:noFill/>
                        </wps:spPr>
                        <wps:txbx>
                          <w:txbxContent>
                            <w:p w14:paraId="6D7F497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wps:txbx>
                        <wps:bodyPr wrap="none" rtlCol="0">
                          <a:spAutoFit/>
                        </wps:bodyPr>
                      </wps:wsp>
                      <wps:wsp>
                        <wps:cNvPr id="1048" name="Text Box 1048"/>
                        <wps:cNvSpPr txBox="1"/>
                        <wps:spPr>
                          <a:xfrm>
                            <a:off x="2878226" y="2487439"/>
                            <a:ext cx="434340" cy="315595"/>
                          </a:xfrm>
                          <a:prstGeom prst="rect">
                            <a:avLst/>
                          </a:prstGeom>
                          <a:noFill/>
                        </wps:spPr>
                        <wps:txbx>
                          <w:txbxContent>
                            <w:p w14:paraId="660B2D1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wps:txbx>
                        <wps:bodyPr wrap="none" rtlCol="0">
                          <a:spAutoFit/>
                        </wps:bodyPr>
                      </wps:wsp>
                      <wps:wsp>
                        <wps:cNvPr id="1049" name="Rectangle 1049"/>
                        <wps:cNvSpPr/>
                        <wps:spPr>
                          <a:xfrm>
                            <a:off x="0" y="0"/>
                            <a:ext cx="6219547" cy="6945784"/>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95C0DF8" w14:textId="77777777" w:rsidR="00233AC5" w:rsidRDefault="00233AC5" w:rsidP="00A2337B">
                              <w:pPr>
                                <w:rPr>
                                  <w:rFonts w:eastAsia="Times New Roman" w:cs="Times New Roman"/>
                                </w:rPr>
                              </w:pPr>
                            </w:p>
                          </w:txbxContent>
                        </wps:txbx>
                        <wps:bodyPr rtlCol="0" anchor="ctr"/>
                      </wps:wsp>
                    </wpg:wgp>
                  </a:graphicData>
                </a:graphic>
              </wp:inline>
            </w:drawing>
          </mc:Choice>
          <mc:Fallback>
            <w:pict>
              <v:group id="_x0000_s1542" style="width:489.75pt;height:546.9pt;mso-position-horizontal-relative:char;mso-position-vertical-relative:line" coordsize="62195,6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">
                <v:group id="Group 929" o:spid="_x0000_s1543" style="position:absolute;left:2518;top:2677;width:59677;height:64602" coordorigin="2518,2677" coordsize="59677,64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930" o:spid="_x0000_s1544" style="position:absolute;left:31927;top:15044;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wVsEA&#10;AADcAAAADwAAAGRycy9kb3ducmV2LnhtbERPz2vCMBS+D/wfwhO8zVQHotUopaAMtoOzgtdH82yK&#10;zUtpYlv/++Uw2PHj+707jLYRPXW+dqxgMU9AEJdO11wpuBbH9zUIH5A1No5JwYs8HPaTtx2m2g38&#10;Q/0lVCKGsE9RgQmhTaX0pSGLfu5a4sjdXWcxRNhVUnc4xHDbyGWSrKTFmmODwZZyQ+Xj8rQKMr6d&#10;8nNRnI1dy+fx6+SvZvWt1Gw6ZlsQgcbwL/5zf2oFm484P56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D8FbBAAAA3AAAAA8AAAAAAAAAAAAAAAAAmAIAAGRycy9kb3du&#10;cmV2LnhtbFBLBQYAAAAABAAEAPUAAACGAwAAAAA=&#10;" fillcolor="white [3212]" strokecolor="#4579b8 [3044]">
                    <v:stroke dashstyle="dash"/>
                    <v:shadow on="t" color="black" opacity="22937f" origin=",.5" offset="0,.63889mm"/>
                    <v:textbox>
                      <w:txbxContent>
                        <w:p w14:paraId="2813AAF0" w14:textId="77777777" w:rsidR="00233AC5" w:rsidRDefault="00233AC5" w:rsidP="00A2337B">
                          <w:pPr>
                            <w:rPr>
                              <w:rFonts w:eastAsia="Times New Roman" w:cs="Times New Roman"/>
                            </w:rPr>
                          </w:pPr>
                        </w:p>
                      </w:txbxContent>
                    </v:textbox>
                  </v:rect>
                  <v:rect id="Rectangle 931" o:spid="_x0000_s1545" style="position:absolute;left:30886;top:16327;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fYcUA&#10;AADcAAAADwAAAGRycy9kb3ducmV2LnhtbESPX2vCMBTF34V9h3AHvtm0G4jtGosIhcHYw1SQvd01&#10;17asuSlJ1OqnXwaDPR7Onx+nrCYziAs531tWkCUpCOLG6p5bBYd9vViB8AFZ42CZFNzIQ7V+mJVY&#10;aHvlD7rsQiviCPsCFXQhjIWUvunIoE/sSBy9k3UGQ5SuldrhNY6bQT6l6VIa7DkSOhxp21HzvTub&#10;yF26PN3Y+xt+nWq3vR/fP+tzUGr+OG1eQASawn/4r/2qFeTP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p9hxQAAANwAAAAPAAAAAAAAAAAAAAAAAJgCAABkcnMv&#10;ZG93bnJldi54bWxQSwUGAAAAAAQABAD1AAAAigMAAAAA&#10;" fillcolor="#fabf8f [1945]" strokecolor="#4579b8 [3044]">
                    <v:shadow on="t" color="black" opacity="22937f" origin=",.5" offset="0,.63889mm"/>
                    <v:textbox>
                      <w:txbxContent>
                        <w:p w14:paraId="0894F554" w14:textId="77777777" w:rsidR="00233AC5" w:rsidRDefault="00233AC5" w:rsidP="00A2337B">
                          <w:pPr>
                            <w:rPr>
                              <w:rFonts w:eastAsia="Times New Roman" w:cs="Times New Roman"/>
                            </w:rPr>
                          </w:pPr>
                        </w:p>
                      </w:txbxContent>
                    </v:textbox>
                  </v:rect>
                  <v:rect id="Rectangle 932" o:spid="_x0000_s1546" style="position:absolute;left:29743;top:17216;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uxMYA&#10;AADcAAAADwAAAGRycy9kb3ducmV2LnhtbESPQWvCQBSE74L/YXkFb2ZTBWtTN0EConiymlJ6e82+&#10;JqHZtyG7mvTfdwsFj8PMfMNsstG04ka9aywreIxiEMSl1Q1XCorLbr4G4TyyxtYyKfghB1k6nWww&#10;0XbgV7qdfSUChF2CCmrvu0RKV9Zk0EW2Iw7el+0N+iD7SuoehwA3rVzE8UoabDgs1NhRXlP5fb4a&#10;BavrKR+fhsHK48d+mZ8+i/37W6HU7GHcvoDwNPp7+L990Aqe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luxMYAAADcAAAADwAAAAAAAAAAAAAAAACYAgAAZHJz&#10;L2Rvd25yZXYueG1sUEsFBgAAAAAEAAQA9QAAAIsDAAAAAA==&#10;" fillcolor="#fbd4b4 [1305]" strokecolor="#4579b8 [3044]">
                    <v:shadow on="t" color="black" opacity="22937f" origin=",.5" offset="0,.63889mm"/>
                    <v:textbox>
                      <w:txbxContent>
                        <w:p w14:paraId="34C3074F" w14:textId="77777777" w:rsidR="00233AC5" w:rsidRDefault="00233AC5" w:rsidP="00A2337B">
                          <w:pPr>
                            <w:rPr>
                              <w:rFonts w:eastAsia="Times New Roman" w:cs="Times New Roman"/>
                            </w:rPr>
                          </w:pPr>
                        </w:p>
                      </w:txbxContent>
                    </v:textbox>
                  </v:rect>
                  <v:rect id="Rectangle 933" o:spid="_x0000_s1547" style="position:absolute;left:28686;top:18245;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K8psMA&#10;AADcAAAADwAAAGRycy9kb3ducmV2LnhtbESPT4vCMBTE7wv7HcITvK2pFqTbNYosFDwJ/oMeH82z&#10;rTYvpYm1fnsjCB6HmfkNs1gNphE9da62rGA6iUAQF1bXXCo4HrKfBITzyBoby6TgQQ5Wy++vBaba&#10;3nlH/d6XIkDYpaig8r5NpXRFRQbdxLbEwTvbzqAPsiul7vAe4KaRsyiaS4M1h4UKW/qvqLjub0bB&#10;Jd+sZXKN2wwvSR73u+y8zU9KjUfD+g+Ep8F/wu/2Riv4jWN4nQ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K8psMAAADcAAAADwAAAAAAAAAAAAAAAACYAgAAZHJzL2Rv&#10;d25yZXYueG1sUEsFBgAAAAAEAAQA9QAAAIgDAAAAAA==&#10;" fillcolor="#fde9d9 [665]" strokecolor="#4579b8 [3044]">
                    <v:shadow on="t" color="black" opacity="22937f" origin=",.5" offset="0,.63889mm"/>
                    <v:textbox>
                      <w:txbxContent>
                        <w:p w14:paraId="3E42FD4A" w14:textId="77777777" w:rsidR="00233AC5" w:rsidRDefault="00233AC5" w:rsidP="00A2337B">
                          <w:pPr>
                            <w:rPr>
                              <w:rFonts w:eastAsia="Times New Roman" w:cs="Times New Roman"/>
                            </w:rPr>
                          </w:pPr>
                        </w:p>
                      </w:txbxContent>
                    </v:textbox>
                  </v:rect>
                  <v:rect id="Rectangle 934" o:spid="_x0000_s1548" style="position:absolute;left:27775;top:19170;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A3cUA&#10;AADcAAAADwAAAGRycy9kb3ducmV2LnhtbESPQWvCQBSE7wX/w/IKvZS6m7ZIGl1FCi2CvRjb+yP7&#10;TGKzb0N2Y+K/dwXB4zAz3zCL1WgbcaLO1441JFMFgrhwpuZSw+/+6yUF4QOywcYxaTiTh9Vy8rDA&#10;zLiBd3TKQykihH2GGqoQ2kxKX1Rk0U9dSxy9g+sshii7UpoOhwi3jXxVaiYt1hwXKmzps6LiP++t&#10;hvSP0mR7ntFB/SQbeSyf2/S71/rpcVzPQQQawz18a2+Mho+3d7ieiUd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0DdxQAAANwAAAAPAAAAAAAAAAAAAAAAAJgCAABkcnMv&#10;ZG93bnJldi54bWxQSwUGAAAAAAQABAD1AAAAigMAAAAA&#10;" fillcolor="#e36c0a [2409]" strokecolor="#4579b8 [3044]">
                    <v:shadow on="t" color="black" opacity="22937f" origin=",.5" offset="0,.63889mm"/>
                    <v:textbox>
                      <w:txbxContent>
                        <w:p w14:paraId="1AF91E97" w14:textId="77777777" w:rsidR="00233AC5" w:rsidRDefault="00233AC5" w:rsidP="00A2337B">
                          <w:pPr>
                            <w:rPr>
                              <w:rFonts w:eastAsia="Times New Roman" w:cs="Times New Roman"/>
                            </w:rPr>
                          </w:pPr>
                        </w:p>
                      </w:txbxContent>
                    </v:textbox>
                  </v:rect>
                  <v:rect id="Rectangle 935" o:spid="_x0000_s1549" style="position:absolute;left:26843;top:20114;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ZYsQA&#10;AADcAAAADwAAAGRycy9kb3ducmV2LnhtbESPS4vCMBSF94L/IVxhdmOqoozVKCIUhGEWPmBwd22u&#10;bbG5KUnUjr/eCAMuD+fxcebL1tTiRs5XlhUM+gkI4tzqigsFh332+QXCB2SNtWVS8EcelotuZ46p&#10;tnfe0m0XChFH2KeooAyhSaX0eUkGfd82xNE7W2cwROkKqR3e47ip5TBJJtJgxZFQYkPrkvLL7moi&#10;d+Kmyco+vvF0ztz68ftzzK5BqY9eu5qBCNSGd/i/vdEKpqMx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mWLEAAAA3AAAAA8AAAAAAAAAAAAAAAAAmAIAAGRycy9k&#10;b3ducmV2LnhtbFBLBQYAAAAABAAEAPUAAACJAwAAAAA=&#10;" fillcolor="#fabf8f [1945]" strokecolor="#4579b8 [3044]">
                    <v:shadow on="t" color="black" opacity="22937f" origin=",.5" offset="0,.63889mm"/>
                    <v:textbox>
                      <w:txbxContent>
                        <w:p w14:paraId="2FA7263E" w14:textId="77777777" w:rsidR="00233AC5" w:rsidRDefault="00233AC5" w:rsidP="00A2337B">
                          <w:pPr>
                            <w:rPr>
                              <w:rFonts w:eastAsia="Times New Roman" w:cs="Times New Roman"/>
                            </w:rPr>
                          </w:pPr>
                        </w:p>
                      </w:txbxContent>
                    </v:textbox>
                  </v:rect>
                  <v:rect id="Rectangle 936" o:spid="_x0000_s1550" style="position:absolute;left:39861;top:7230;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7McMA&#10;AADcAAAADwAAAGRycy9kb3ducmV2LnhtbESPT4vCMBTE74LfITzBi2haF0qtRhFBEdzL+uf+aJ5t&#10;tXkpTdT67c3Cwh6HmfkNs1h1phZPal1lWUE8iUAQ51ZXXCg4n7bjFITzyBpry6TgTQ5Wy35vgZm2&#10;L/6h59EXIkDYZaig9L7JpHR5SQbdxDbEwbva1qAPsi2kbvEV4KaW0yhKpMGKw0KJDW1Kyu/Hh1GQ&#10;XiiND++ErtF3vJe3YtSku4dSw0G3noPw1Pn/8F97rxXMvhL4PROOgF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7McMAAADcAAAADwAAAAAAAAAAAAAAAACYAgAAZHJzL2Rv&#10;d25yZXYueG1sUEsFBgAAAAAEAAQA9QAAAIgDAAAAAA==&#10;" fillcolor="#e36c0a [2409]" strokecolor="#4579b8 [3044]">
                    <v:shadow on="t" color="black" opacity="22937f" origin=",.5" offset="0,.63889mm"/>
                    <v:textbox>
                      <w:txbxContent>
                        <w:p w14:paraId="6524FE56" w14:textId="77777777" w:rsidR="00233AC5" w:rsidRDefault="00233AC5" w:rsidP="00A2337B">
                          <w:pPr>
                            <w:rPr>
                              <w:rFonts w:eastAsia="Times New Roman" w:cs="Times New Roman"/>
                            </w:rPr>
                          </w:pPr>
                        </w:p>
                      </w:txbxContent>
                    </v:textbox>
                  </v:rect>
                  <v:rect id="Rectangle 937" o:spid="_x0000_s1551" style="position:absolute;left:38506;top:8330;width:4488;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ijsMA&#10;AADcAAAADwAAAGRycy9kb3ducmV2LnhtbESPzYrCMBSF94LvEK4wO01V0LEaRYSCMMxiVBjcXZtr&#10;W2xuShK149NPBMHl4fx8nMWqNbW4kfOVZQXDQQKCOLe64kLBYZ/1P0H4gKyxtkwK/sjDatntLDDV&#10;9s4/dNuFQsQR9ikqKENoUil9XpJBP7ANcfTO1hkMUbpCaof3OG5qOUqSiTRYcSSU2NCmpPyyu5rI&#10;nbhZsraPLzydM7d5/H4fs2tQ6qPXrucgArXhHX61t1rBbDyF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eijsMAAADcAAAADwAAAAAAAAAAAAAAAACYAgAAZHJzL2Rv&#10;d25yZXYueG1sUEsFBgAAAAAEAAQA9QAAAIgDAAAAAA==&#10;" fillcolor="#fabf8f [1945]" strokecolor="#4579b8 [3044]">
                    <v:shadow on="t" color="black" opacity="22937f" origin=",.5" offset="0,.63889mm"/>
                    <v:textbox>
                      <w:txbxContent>
                        <w:p w14:paraId="04E5E1D1" w14:textId="77777777" w:rsidR="00233AC5" w:rsidRDefault="00233AC5" w:rsidP="00A2337B">
                          <w:pPr>
                            <w:rPr>
                              <w:rFonts w:eastAsia="Times New Roman" w:cs="Times New Roman"/>
                            </w:rPr>
                          </w:pPr>
                        </w:p>
                      </w:txbxContent>
                    </v:textbox>
                  </v:rect>
                  <v:rect id="Rectangle 938" o:spid="_x0000_s1552" style="position:absolute;left:36907;top:9685;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LsMA&#10;AADcAAAADwAAAGRycy9kb3ducmV2LnhtbERPTWvCQBC9F/wPyxR6q5sqRJu6igQkpaeoKeJtmp0m&#10;odnZkF2T9N93DwWPj/e92U2mFQP1rrGs4GUegSAurW64UlCcD89rEM4ja2wtk4JfcrDbzh42mGg7&#10;8pGGk69ECGGXoILa+y6R0pU1GXRz2xEH7tv2Bn2AfSV1j2MIN61cRFEsDTYcGmrsKK2p/DndjIL4&#10;lqfTahyt/LhmyzT/KrLLZ6HU0+O0fwPhafJ38b/7XSt4XYa14Uw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LsMAAADcAAAADwAAAAAAAAAAAAAAAACYAgAAZHJzL2Rv&#10;d25yZXYueG1sUEsFBgAAAAAEAAQA9QAAAIgDAAAAAA==&#10;" fillcolor="#fbd4b4 [1305]" strokecolor="#4579b8 [3044]">
                    <v:shadow on="t" color="black" opacity="22937f" origin=",.5" offset="0,.63889mm"/>
                    <v:textbox>
                      <w:txbxContent>
                        <w:p w14:paraId="71A678C2" w14:textId="77777777" w:rsidR="00233AC5" w:rsidRDefault="00233AC5" w:rsidP="00A2337B">
                          <w:pPr>
                            <w:rPr>
                              <w:rFonts w:eastAsia="Times New Roman" w:cs="Times New Roman"/>
                            </w:rPr>
                          </w:pPr>
                        </w:p>
                      </w:txbxContent>
                    </v:textbox>
                  </v:rect>
                  <v:rect id="Rectangle 939" o:spid="_x0000_s1553" style="position:absolute;left:26143;top:21123;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8tcYA&#10;AADcAAAADwAAAGRycy9kb3ducmV2LnhtbESPQWvCQBSE70L/w/IKvemmClbTbEQCRfFkNSLentnX&#10;JDT7NmRXk/77bqHgcZiZb5hkNZhG3KlztWUFr5MIBHFhdc2lgvz4MV6AcB5ZY2OZFPyQg1X6NEow&#10;1rbnT7offCkChF2MCirv21hKV1Rk0E1sSxy8L9sZ9EF2pdQd9gFuGjmNork0WHNYqLClrKLi+3Az&#10;Cua3fTa89b2Vu8tmlu2v+eZ8ypV6eR7W7yA8Df4R/m9vtYLlbAl/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38tcYAAADcAAAADwAAAAAAAAAAAAAAAACYAgAAZHJz&#10;L2Rvd25yZXYueG1sUEsFBgAAAAAEAAQA9QAAAIsDAAAAAA==&#10;" fillcolor="#fbd4b4 [1305]" strokecolor="#4579b8 [3044]">
                    <v:shadow on="t" color="black" opacity="22937f" origin=",.5" offset="0,.63889mm"/>
                    <v:textbox>
                      <w:txbxContent>
                        <w:p w14:paraId="62B83A43" w14:textId="77777777" w:rsidR="00233AC5" w:rsidRDefault="00233AC5" w:rsidP="00A2337B">
                          <w:pPr>
                            <w:rPr>
                              <w:rFonts w:eastAsia="Times New Roman" w:cs="Times New Roman"/>
                            </w:rPr>
                          </w:pPr>
                        </w:p>
                      </w:txbxContent>
                    </v:textbox>
                  </v:rect>
                  <v:rect id="Rectangle 940" o:spid="_x0000_s1554" style="position:absolute;left:24957;top:22139;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ZRrMIA&#10;AADcAAAADwAAAGRycy9kb3ducmV2LnhtbERPy2rCQBTdF/oPwy24aybVUmLqREQIuBK0ClleMjcP&#10;k7kTMmOMf99ZFLo8nPdmO5teTDS61rKCjygGQVxa3XKt4PKTvycgnEfW2FsmBU9ysM1eXzaYavvg&#10;E01nX4sQwi5FBY33QyqlKxsy6CI7EAeusqNBH+BYSz3iI4SbXi7j+EsabDk0NDjQvqGyO9+Ngltx&#10;2MmkWw053pJiNZ3y6lhclVq8zbtvEJ5m/y/+cx+0gvVnmB/OhCM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lGswgAAANwAAAAPAAAAAAAAAAAAAAAAAJgCAABkcnMvZG93&#10;bnJldi54bWxQSwUGAAAAAAQABAD1AAAAhwMAAAAA&#10;" fillcolor="#fde9d9 [665]" strokecolor="#4579b8 [3044]">
                    <v:shadow on="t" color="black" opacity="22937f" origin=",.5" offset="0,.63889mm"/>
                    <v:textbox>
                      <w:txbxContent>
                        <w:p w14:paraId="27FB431D" w14:textId="77777777" w:rsidR="00233AC5" w:rsidRDefault="00233AC5" w:rsidP="00A2337B">
                          <w:pPr>
                            <w:rPr>
                              <w:rFonts w:eastAsia="Times New Roman" w:cs="Times New Roman"/>
                            </w:rPr>
                          </w:pPr>
                        </w:p>
                      </w:txbxContent>
                    </v:textbox>
                  </v:rect>
                  <v:rect id="Rectangle 941" o:spid="_x0000_s1555" style="position:absolute;left:23603;top:23240;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6QOMMA&#10;AADcAAAADwAAAGRycy9kb3ducmV2LnhtbESPT4vCMBTE7wt+h/AEL4umFZFaG0WEXQT3orveH83r&#10;H21eShO1fnsjLHgcZuY3TLbuTSNu1LnasoJ4EoEgzq2uuVTw9/s1TkA4j6yxsUwKHuRgvRp8ZJhq&#10;e+cD3Y6+FAHCLkUFlfdtKqXLKzLoJrYlDl5hO4M+yK6UusN7gJtGTqNoLg3WHBYqbGlbUX45Xo2C&#10;5ERJvH/MqYh+4p08l59t8n1VajTsN0sQnnr/Dv+3d1rBYhbD60w4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6QOMMAAADcAAAADwAAAAAAAAAAAAAAAACYAgAAZHJzL2Rv&#10;d25yZXYueG1sUEsFBgAAAAAEAAQA9QAAAIgDAAAAAA==&#10;" fillcolor="#e36c0a [2409]" strokecolor="#4579b8 [3044]">
                    <v:shadow on="t" color="black" opacity="22937f" origin=",.5" offset="0,.63889mm"/>
                    <v:textbox>
                      <w:txbxContent>
                        <w:p w14:paraId="5A1E57C0" w14:textId="77777777" w:rsidR="00233AC5" w:rsidRDefault="00233AC5" w:rsidP="00A2337B">
                          <w:pPr>
                            <w:rPr>
                              <w:rFonts w:eastAsia="Times New Roman" w:cs="Times New Roman"/>
                            </w:rPr>
                          </w:pPr>
                        </w:p>
                      </w:txbxContent>
                    </v:textbox>
                  </v:rect>
                  <v:rect id="Rectangle 942" o:spid="_x0000_s1556" style="position:absolute;left:22003;top:24594;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ya8UA&#10;AADcAAAADwAAAGRycy9kb3ducmV2LnhtbESPX2vCMBTF3wd+h3AF39ZUGTK7RhGhIAwf5gbDt2tz&#10;bcuam5JEW/vpzWCwx8P58+Pkm8G04kbON5YVzJMUBHFpdcOVgq/P4vkVhA/IGlvLpOBOHjbryVOO&#10;mbY9f9DtGCoRR9hnqKAOocuk9GVNBn1iO+LoXawzGKJ0ldQO+zhuWrlI06U02HAk1NjRrqby53g1&#10;kbt0q3Rrx3c8Xwq3G78Pp+IalJpNh+0biEBD+A//tfdaweplAb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nJrxQAAANwAAAAPAAAAAAAAAAAAAAAAAJgCAABkcnMv&#10;ZG93bnJldi54bWxQSwUGAAAAAAQABAD1AAAAigMAAAAA&#10;" fillcolor="#fabf8f [1945]" strokecolor="#4579b8 [3044]">
                    <v:shadow on="t" color="black" opacity="22937f" origin=",.5" offset="0,.63889mm"/>
                    <v:textbox>
                      <w:txbxContent>
                        <w:p w14:paraId="3BB518D1" w14:textId="77777777" w:rsidR="00233AC5" w:rsidRDefault="00233AC5" w:rsidP="00A2337B">
                          <w:pPr>
                            <w:rPr>
                              <w:rFonts w:eastAsia="Times New Roman" w:cs="Times New Roman"/>
                            </w:rPr>
                          </w:pPr>
                        </w:p>
                      </w:txbxContent>
                    </v:textbox>
                  </v:rect>
                  <v:rect id="Rectangle 943" o:spid="_x0000_s1557" style="position:absolute;left:20470;top:26046;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4IsYA&#10;AADcAAAADwAAAGRycy9kb3ducmV2LnhtbESPT2vCQBTE70K/w/IKvemmKmqjq0hALJ78k1J6e2Zf&#10;k2D2bciuJn77rlDwOMzMb5jFqjOVuFHjSssK3gcRCOLM6pJzBelp05+BcB5ZY2WZFNzJwWr50ltg&#10;rG3LB7odfS4ChF2MCgrv61hKlxVk0A1sTRy8X9sY9EE2udQNtgFuKjmMook0WHJYKLCmpKDscrwa&#10;BZPrPummbWvl7mc7SvbndPv9lSr19tqt5yA8df4Z/m9/agUf4xE8zo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O4IsYAAADcAAAADwAAAAAAAAAAAAAAAACYAgAAZHJz&#10;L2Rvd25yZXYueG1sUEsFBgAAAAAEAAQA9QAAAIsDAAAAAA==&#10;" fillcolor="#fbd4b4 [1305]" strokecolor="#4579b8 [3044]">
                    <v:shadow on="t" color="black" opacity="22937f" origin=",.5" offset="0,.63889mm"/>
                    <v:textbox>
                      <w:txbxContent>
                        <w:p w14:paraId="02A83D17" w14:textId="77777777" w:rsidR="00233AC5" w:rsidRDefault="00233AC5" w:rsidP="00A2337B">
                          <w:pPr>
                            <w:rPr>
                              <w:rFonts w:eastAsia="Times New Roman" w:cs="Times New Roman"/>
                            </w:rPr>
                          </w:pPr>
                        </w:p>
                      </w:txbxContent>
                    </v:textbox>
                  </v:rect>
                  <v:group id="Group 944" o:spid="_x0000_s1558" style="position:absolute;left:13603;top:27147;width:10160;height:8831" coordorigin="13603,27147" coordsize="10160,8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t8rMYAAADcAAAADwAAAGRycy9kb3ducmV2LnhtbESPT2vCQBTE74LfYXmC&#10;t7qJtWKjq4i0pYcgqIXS2yP7TILZtyG75s+37xYKHoeZ+Q2z2fWmEi01rrSsIJ5FIIgzq0vOFXxd&#10;3p9WIJxH1lhZJgUDOdhtx6MNJtp2fKL27HMRIOwSVFB4XydSuqwgg25ma+LgXW1j0AfZ5FI32AW4&#10;qeQ8ipbSYMlhocCaDgVlt/PdKPjosNs/x29tersehp/Ly/E7jUmp6aTfr0F46v0j/N/+1ApeF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i3ysxgAAANwA&#10;AAAPAAAAAAAAAAAAAAAAAKoCAABkcnMvZG93bnJldi54bWxQSwUGAAAAAAQABAD6AAAAnQMAAAAA&#10;">
                    <v:rect id="Rectangle 945" o:spid="_x0000_s1559" style="position:absolute;left:19276;top:27147;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NMQA&#10;AADcAAAADwAAAGRycy9kb3ducmV2LnhtbESPT4vCMBTE78J+h/AWvGmqrtKtRhGh4GnBPws9Pppn&#10;W21eShNr/fZmYcHjMDO/YVab3tSio9ZVlhVMxhEI4tzqigsF51M6ikE4j6yxtkwKnuRgs/4YrDDR&#10;9sEH6o6+EAHCLkEFpfdNIqXLSzLoxrYhDt7FtgZ9kG0hdYuPADe1nEbRQhqsOCyU2NCupPx2vBsF&#10;12y/lfFt1qR4jbNZd0gvP9mvUsPPfrsE4an37/B/e68VfH/N4e9MO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8jTEAAAA3AAAAA8AAAAAAAAAAAAAAAAAmAIAAGRycy9k&#10;b3ducmV2LnhtbFBLBQYAAAAABAAEAPUAAACJAwAAAAA=&#10;" fillcolor="#fde9d9 [665]" strokecolor="#4579b8 [3044]">
                      <v:shadow on="t" color="black" opacity="22937f" origin=",.5" offset="0,.63889mm"/>
                      <v:textbox>
                        <w:txbxContent>
                          <w:p w14:paraId="21646D2E" w14:textId="77777777" w:rsidR="00233AC5" w:rsidRDefault="00233AC5" w:rsidP="00A2337B">
                            <w:pPr>
                              <w:rPr>
                                <w:rFonts w:eastAsia="Times New Roman" w:cs="Times New Roman"/>
                              </w:rPr>
                            </w:pPr>
                          </w:p>
                        </w:txbxContent>
                      </v:textbox>
                    </v:rect>
                    <v:rect id="Rectangle 946" o:spid="_x0000_s1560" style="position:absolute;left:18091;top:28163;width:4487;height:3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ITMMA&#10;AADcAAAADwAAAGRycy9kb3ducmV2LnhtbESPT4vCMBTE74LfITzBi2haWUqtRhFBEdzL+uf+aJ5t&#10;tXkpTdT67c3Cwh6HmfkNs1h1phZPal1lWUE8iUAQ51ZXXCg4n7bjFITzyBpry6TgTQ5Wy35vgZm2&#10;L/6h59EXIkDYZaig9L7JpHR5SQbdxDbEwbva1qAPsi2kbvEV4KaW0yhKpMGKw0KJDW1Kyu/Hh1GQ&#10;XiiND++ErtF3vJe3YtSku4dSw0G3noPw1Pn/8F97rxXMvhL4PROOgF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cITMMAAADcAAAADwAAAAAAAAAAAAAAAACYAgAAZHJzL2Rv&#10;d25yZXYueG1sUEsFBgAAAAAEAAQA9QAAAIgDAAAAAA==&#10;" fillcolor="#e36c0a [2409]" strokecolor="#4579b8 [3044]">
                      <v:shadow on="t" color="black" opacity="22937f" origin=",.5" offset="0,.63889mm"/>
                      <v:textbox>
                        <w:txbxContent>
                          <w:p w14:paraId="0ABB0121" w14:textId="77777777" w:rsidR="00233AC5" w:rsidRDefault="00233AC5" w:rsidP="00A2337B">
                            <w:pPr>
                              <w:rPr>
                                <w:rFonts w:eastAsia="Times New Roman" w:cs="Times New Roman"/>
                              </w:rPr>
                            </w:pPr>
                          </w:p>
                        </w:txbxContent>
                      </v:textbox>
                    </v:rect>
                    <v:rect id="Rectangle 947" o:spid="_x0000_s1561" style="position:absolute;left:16736;top:29264;width:4487;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R88MA&#10;AADcAAAADwAAAGRycy9kb3ducmV2LnhtbESPzYrCMBSF94LvEK4wO00V0bEaRYSCMMxiVBjcXZtr&#10;W2xuShK149NPBMHl4fx8nMWqNbW4kfOVZQXDQQKCOLe64kLBYZ/1P0H4gKyxtkwK/sjDatntLDDV&#10;9s4/dNuFQsQR9ikqKENoUil9XpJBP7ANcfTO1hkMUbpCaof3OG5qOUqSiTRYcSSU2NCmpPyyu5rI&#10;nbhZsraPLzydM7d5/H4fs2tQ6qPXrucgArXhHX61t1rBbDyF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HR88MAAADcAAAADwAAAAAAAAAAAAAAAACYAgAAZHJzL2Rv&#10;d25yZXYueG1sUEsFBgAAAAAEAAQA9QAAAIgDAAAAAA==&#10;" fillcolor="#fabf8f [1945]" strokecolor="#4579b8 [3044]">
                      <v:shadow on="t" color="black" opacity="22937f" origin=",.5" offset="0,.63889mm"/>
                      <v:textbox>
                        <w:txbxContent>
                          <w:p w14:paraId="490E028E" w14:textId="77777777" w:rsidR="00233AC5" w:rsidRDefault="00233AC5" w:rsidP="00A2337B">
                            <w:pPr>
                              <w:rPr>
                                <w:rFonts w:eastAsia="Times New Roman" w:cs="Times New Roman"/>
                              </w:rPr>
                            </w:pPr>
                          </w:p>
                        </w:txbxContent>
                      </v:textbox>
                    </v:rect>
                    <v:rect id="Rectangle 948" o:spid="_x0000_s1562" style="position:absolute;left:15136;top:30619;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qU8MA&#10;AADcAAAADwAAAGRycy9kb3ducmV2LnhtbERPTWvCQBC9F/wPywi9NRtt0Zq6igSKpSeNKeJtzE6T&#10;YHY2ZDcm/ffdQ6HHx/teb0fTiDt1rrasYBbFIIgLq2suFeSn96dXEM4ja2wsk4IfcrDdTB7WmGg7&#10;8JHumS9FCGGXoILK+zaR0hUVGXSRbYkD9207gz7ArpS6wyGEm0bO43ghDdYcGipsKa2ouGW9UbDo&#10;D+m4HAYrPy/75/Rwzffnr1ypx+m4ewPhafT/4j/3h1aweglrw5lw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cqU8MAAADcAAAADwAAAAAAAAAAAAAAAACYAgAAZHJzL2Rv&#10;d25yZXYueG1sUEsFBgAAAAAEAAQA9QAAAIgDAAAAAA==&#10;" fillcolor="#fbd4b4 [1305]" strokecolor="#4579b8 [3044]">
                      <v:shadow on="t" color="black" opacity="22937f" origin=",.5" offset="0,.63889mm"/>
                      <v:textbox>
                        <w:txbxContent>
                          <w:p w14:paraId="39C00C50" w14:textId="77777777" w:rsidR="00233AC5" w:rsidRDefault="00233AC5" w:rsidP="00A2337B">
                            <w:pPr>
                              <w:rPr>
                                <w:rFonts w:eastAsia="Times New Roman" w:cs="Times New Roman"/>
                              </w:rPr>
                            </w:pPr>
                          </w:p>
                        </w:txbxContent>
                      </v:textbox>
                    </v:rect>
                    <v:rect id="Rectangle 949" o:spid="_x0000_s1563" style="position:absolute;left:13603;top:32071;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4McMA&#10;AADcAAAADwAAAGRycy9kb3ducmV2LnhtbESPQYvCMBSE7wv+h/AEb2vqKkutRhGh4EnQVejx0Tzb&#10;avNSmmyt/94IgsdhZr5hluve1KKj1lWWFUzGEQji3OqKCwWnv/Q7BuE8ssbaMil4kIP1avC1xETb&#10;Ox+oO/pCBAi7BBWU3jeJlC4vyaAb24Y4eBfbGvRBtoXULd4D3NTyJ4p+pcGKw0KJDW1Lym/Hf6Pg&#10;mu02Mr5NmxSvcTbtDulln52VGg37zQKEp95/wu/2TiuYz+bwOh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z4McMAAADcAAAADwAAAAAAAAAAAAAAAACYAgAAZHJzL2Rv&#10;d25yZXYueG1sUEsFBgAAAAAEAAQA9QAAAIgDAAAAAA==&#10;" fillcolor="#fde9d9 [665]" strokecolor="#4579b8 [3044]">
                      <v:shadow on="t" color="black" opacity="22937f" origin=",.5" offset="0,.63889mm"/>
                      <v:textbox>
                        <w:txbxContent>
                          <w:p w14:paraId="35FDCC58" w14:textId="77777777" w:rsidR="00233AC5" w:rsidRDefault="00233AC5" w:rsidP="00A2337B">
                            <w:pPr>
                              <w:rPr>
                                <w:rFonts w:eastAsia="Times New Roman" w:cs="Times New Roman"/>
                              </w:rPr>
                            </w:pPr>
                          </w:p>
                        </w:txbxContent>
                      </v:textbox>
                    </v:rect>
                  </v:group>
                  <v:rect id="Rectangle 950" o:spid="_x0000_s1564" style="position:absolute;left:35935;top:10794;width:4488;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ccIA&#10;AADcAAAADwAAAGRycy9kb3ducmV2LnhtbERPy2rCQBTdF/oPwy24ayZVWmLqREQIuBK0ClleMjcP&#10;k7kTMmOMf99ZFLo8nPdmO5teTDS61rKCjygGQVxa3XKt4PKTvycgnEfW2FsmBU9ysM1eXzaYavvg&#10;E01nX4sQwi5FBY33QyqlKxsy6CI7EAeusqNBH+BYSz3iI4SbXi7j+EsabDk0NDjQvqGyO9+Ngltx&#10;2MmkWw053pJiNZ3y6lhclVq8zbtvEJ5m/y/+cx+0gvVnmB/OhCM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8dxwgAAANwAAAAPAAAAAAAAAAAAAAAAAJgCAABkcnMvZG93&#10;bnJldi54bWxQSwUGAAAAAAQABAD1AAAAhwMAAAAA&#10;" fillcolor="#fde9d9 [665]" strokecolor="#4579b8 [3044]">
                    <v:shadow on="t" color="black" opacity="22937f" origin=",.5" offset="0,.63889mm"/>
                    <v:textbox>
                      <w:txbxContent>
                        <w:p w14:paraId="465744B6" w14:textId="77777777" w:rsidR="00233AC5" w:rsidRDefault="00233AC5" w:rsidP="00A2337B">
                          <w:pPr>
                            <w:rPr>
                              <w:rFonts w:eastAsia="Times New Roman" w:cs="Times New Roman"/>
                            </w:rPr>
                          </w:pPr>
                        </w:p>
                      </w:txbxContent>
                    </v:textbox>
                  </v:rect>
                  <v:shape id="Straight Arrow Connector 951" o:spid="_x0000_s1565" type="#_x0000_t32" style="position:absolute;left:9026;top:5447;width:29153;height:25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8EE8UAAADcAAAADwAAAGRycy9kb3ducmV2LnhtbESPwW7CMBBE75X6D9ZW4lYcQKlKwKAW&#10;hKAHDk37Aat4sSPidRSbEP4eI1XqcTQzbzTL9eAa0VMXas8KJuMMBHHldc1Gwe/P7vUdRIjIGhvP&#10;pOBGAdar56clFtpf+Zv6MhqRIBwKVGBjbAspQ2XJYRj7ljh5J985jEl2RuoOrwnuGjnNsjfpsOa0&#10;YLGljaXqXF6cgq9tme/M9PxprOvz/dweN7eZVmr0MnwsQEQa4n/4r33QCub5BB5n0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8EE8UAAADcAAAADwAAAAAAAAAA&#10;AAAAAAChAgAAZHJzL2Rvd25yZXYueG1sUEsFBgAAAAAEAAQA+QAAAJMDAAAAAA==&#10;" strokecolor="#4f81bd [3204]" strokeweight="1pt">
                    <v:stroke endarrow="open"/>
                    <v:shadow on="t" color="black" opacity="24903f" origin=",.5" offset="0,.55556mm"/>
                  </v:shape>
                  <v:shape id="Text Box 952" o:spid="_x0000_s1566" type="#_x0000_t202" style="position:absolute;left:18796;top:15831;width:4699;height:2770;rotation:-279133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p8YA&#10;AADcAAAADwAAAGRycy9kb3ducmV2LnhtbESPwU7DMBBE70j8g7VI3KhDaGlJ61YIUcQNJfTQ49Ze&#10;kqj2OordJvD1GKkSx9HMvNGsNqOz4kx9aD0ruJ9kIIi1Ny3XCnaf27sFiBCRDVrPpOCbAmzW11cr&#10;LIwfuKRzFWuRIBwKVNDE2BVSBt2QwzDxHXHyvnzvMCbZ19L0OCS4szLPskfpsOW00GBHLw3pY3Vy&#10;CsqP6uFHH8r963w66sNg8+pk35S6vRmflyAijfE/fGm/GwVPsxz+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p8YAAADcAAAADwAAAAAAAAAAAAAAAACYAgAAZHJz&#10;L2Rvd25yZXYueG1sUEsFBgAAAAAEAAQA9QAAAIsDAAAAAA==&#10;" filled="f" stroked="f">
                    <v:textbox style="mso-fit-shape-to-text:t">
                      <w:txbxContent>
                        <w:p w14:paraId="50C3D36D" w14:textId="77777777" w:rsidR="00233AC5" w:rsidRDefault="00233AC5" w:rsidP="00A2337B">
                          <w:pPr>
                            <w:pStyle w:val="NormalWeb"/>
                            <w:spacing w:before="0" w:beforeAutospacing="0" w:after="0" w:afterAutospacing="0"/>
                          </w:pPr>
                          <w:proofErr w:type="gramStart"/>
                          <w:r>
                            <w:rPr>
                              <w:rFonts w:asciiTheme="minorHAnsi" w:hAnsi="Cambria" w:cstheme="minorBidi"/>
                              <w:color w:val="000000" w:themeColor="text1"/>
                              <w:kern w:val="24"/>
                              <w:sz w:val="24"/>
                              <w:szCs w:val="24"/>
                            </w:rPr>
                            <w:t>time</w:t>
                          </w:r>
                          <w:proofErr w:type="gramEnd"/>
                        </w:p>
                      </w:txbxContent>
                    </v:textbox>
                  </v:shape>
                  <v:shape id="Text Box 953" o:spid="_x0000_s1567" type="#_x0000_t202" style="position:absolute;left:22960;top:2677;width:1184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PrMQA&#10;AADcAAAADwAAAGRycy9kb3ducmV2LnhtbESPwW7CMBBE75X4B2uRegMHWhAEDEK0lbgVAh+wipc4&#10;JF5HsYG0X48rIfU4mpk3muW6s7W4UetLxwpGwwQEce50yYWC0/FrMAPhA7LG2jEp+CEP61XvZYmp&#10;dnc+0C0LhYgQ9ikqMCE0qZQ+N2TRD11DHL2zay2GKNtC6hbvEW5rOU6SqbRYclww2NDWUF5lV6tg&#10;ltjvqpqP996+/44mZvvhPpuLUq/9brMAEagL/+Fne6cVzCdv8Hc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D6zEAAAA3AAAAA8AAAAAAAAAAAAAAAAAmAIAAGRycy9k&#10;b3ducmV2LnhtbFBLBQYAAAAABAAEAPUAAACJAwAAAAA=&#10;" filled="f" stroked="f">
                    <v:textbox style="mso-fit-shape-to-text:t">
                      <w:txbxContent>
                        <w:p w14:paraId="33D1B182"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54" o:spid="_x0000_s1568" type="#_x0000_t202" style="position:absolute;left:4342;top:64348;width:4561;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X2MMA&#10;AADcAAAADwAAAGRycy9kb3ducmV2LnhtbESP3YrCMBSE7xd8h3AE79ZU0UWrUcQf2Dt31Qc4NMem&#10;tjkpTdS6T28EYS+HmfmGmS9bW4kbNb5wrGDQT0AQZ04XnCs4HXefExA+IGusHJOCB3lYLjofc0y1&#10;u/Mv3Q4hFxHCPkUFJoQ6ldJnhiz6vquJo3d2jcUQZZNL3eA9wm0lh0nyJS0WHBcM1rQ2lJWHq1Uw&#10;Sey+LKfDH29Hf4OxWW/ctr4o1eu2qxmIQG34D7/b31rBdDyC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X2MMAAADcAAAADwAAAAAAAAAAAAAAAACYAgAAZHJzL2Rv&#10;d25yZXYueG1sUEsFBgAAAAAEAAQA9QAAAIgDAAAAAA==&#10;" filled="f" stroked="f">
                    <v:textbox style="mso-fit-shape-to-text:t">
                      <w:txbxContent>
                        <w:p w14:paraId="4CAF868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955" o:spid="_x0000_s1569" type="#_x0000_t202" style="position:absolute;left:19413;top:64348;width:4632;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yQ8QA&#10;AADcAAAADwAAAGRycy9kb3ducmV2LnhtbESP3WrCQBSE7wu+w3IE7+pGMUVTVxF/oHdW7QMcsqfZ&#10;NNmzIbtq7NO7guDlMDPfMPNlZ2txodaXjhWMhgkI4tzpkgsFP6fd+xSED8gaa8ek4EYelove2xwz&#10;7a58oMsxFCJC2GeowITQZFL63JBFP3QNcfR+XWsxRNkWUrd4jXBby3GSfEiLJccFgw2tDeXV8WwV&#10;TBO7r6rZ+Nvbyf8oNeuN2zZ/Sg363eoTRKAuvMLP9pdWMEt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IMkPEAAAA3AAAAA8AAAAAAAAAAAAAAAAAmAIAAGRycy9k&#10;b3ducmV2LnhtbFBLBQYAAAAABAAEAPUAAACJAwAAAAA=&#10;" filled="f" stroked="f">
                    <v:textbox style="mso-fit-shape-to-text:t">
                      <w:txbxContent>
                        <w:p w14:paraId="2F1294BC"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956" o:spid="_x0000_s1570" type="#_x0000_t202" style="position:absolute;left:34800;top:64509;width:4474;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sNMMA&#10;AADcAAAADwAAAGRycy9kb3ducmV2LnhtbESP3YrCMBSE74V9h3AWvNNUWUWrURZdwTt/dh/g0Byb&#10;bpuT0kStPr0RBC+HmfmGmS9bW4kLNb5wrGDQT0AQZ04XnCv4+930JiB8QNZYOSYFN/KwXHx05phq&#10;d+UDXY4hFxHCPkUFJoQ6ldJnhiz6vquJo3dyjcUQZZNL3eA1wm0lh0kylhYLjgsGa1oZysrj2SqY&#10;JHZXltPh3tuv+2BkVmv3U/8r1f1sv2cgArXhHX61t1rBdDS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qsNMMAAADcAAAADwAAAAAAAAAAAAAAAACYAgAAZHJzL2Rv&#10;d25yZXYueG1sUEsFBgAAAAAEAAQA9QAAAIgDAAAAAA==&#10;" filled="f" stroked="f">
                    <v:textbox style="mso-fit-shape-to-text:t">
                      <w:txbxContent>
                        <w:p w14:paraId="2767218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957" o:spid="_x0000_s1571" style="position:absolute;left:2518;top:59082;width:14402;height:3683" coordorigin="2518,59082" coordsize="14402,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shape id="Cube 958" o:spid="_x0000_s1572" type="#_x0000_t16" style="position:absolute;left:2518;top:59082;width:9545;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TJsIA&#10;AADcAAAADwAAAGRycy9kb3ducmV2LnhtbERPy2oCMRTdF/yHcIXuakbBUkejiCBIC4KPjbvr5M5D&#10;JzdDks6Mfn2zELo8nPdi1ZtatOR8ZVnBeJSAIM6srrhQcD5tP75A+ICssbZMCh7kYbUcvC0w1bbj&#10;A7XHUIgYwj5FBWUITSqlz0oy6Ee2IY5cbp3BEKErpHbYxXBTy0mSfEqDFceGEhvalJTdj79GAf7k&#10;00669ff+eds+8s2kPV8vrVLvw349BxGoD//il3unFcymcW0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5MmwgAAANwAAAAPAAAAAAAAAAAAAAAAAJgCAABkcnMvZG93&#10;bnJldi54bWxQSwUGAAAAAAQABAD1AAAAhwMAAAAA&#10;" fillcolor="#fde9d9 [665]" strokecolor="#548dd4 [1951]">
                      <v:shadow on="t" color="black" opacity="22937f" origin=",.5" offset="0,.63889mm"/>
                      <v:textbox>
                        <w:txbxContent>
                          <w:p w14:paraId="0377BE6F" w14:textId="77777777" w:rsidR="00233AC5" w:rsidRDefault="00233AC5" w:rsidP="00A2337B">
                            <w:pPr>
                              <w:rPr>
                                <w:rFonts w:eastAsia="Times New Roman" w:cs="Times New Roman"/>
                              </w:rPr>
                            </w:pPr>
                          </w:p>
                        </w:txbxContent>
                      </v:textbox>
                    </v:shape>
                    <v:line id="Straight Connector 959" o:spid="_x0000_s1573" style="position:absolute;visibility:visible;mso-wrap-style:square" from="12036,59082" to="16920,59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QKsMAAADcAAAADwAAAGRycy9kb3ducmV2LnhtbESPQWvCQBSE74X+h+UVeil1o9BSYzYi&#10;gtaTqK33R/aZRPPehuwa03/vFgo9DjPzDZPNB25UT52vnRgYjxJQJIWztZQGvr9Wrx+gfECx2Dgh&#10;Az/kYZ4/PmSYWneTPfWHUKoIEZ+igSqENtXaFxUx+pFrSaJ3ch1jiLIrte3wFuHc6EmSvGvGWuJC&#10;hS0tKyouhysb4F3d05l3m89+KI/Ma96eXtbGPD8NixmoQEP4D/+1N9bA9G0Kv2fiEdD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BECrDAAAA3AAAAA8AAAAAAAAAAAAA&#10;AAAAoQIAAGRycy9kb3ducmV2LnhtbFBLBQYAAAAABAAEAPkAAACRAwAAAAA=&#10;" strokecolor="#4f81bd [3204]">
                      <v:stroke dashstyle="1 1"/>
                      <v:shadow on="t" color="black" opacity="24903f" origin=",.5" offset="0,.55556mm"/>
                    </v:line>
                    <v:line id="Straight Connector 960" o:spid="_x0000_s1574" style="position:absolute;visibility:visible;mso-wrap-style:square" from="12036,61601" to="16920,6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dzCsEAAADcAAAADwAAAGRycy9kb3ducmV2LnhtbERPTWvCQBC9F/wPywi9lLppD6FGVymC&#10;aU5i1d6H7JjEZmZDdpuk/949FHp8vO/1duJWDdT7xomBl0UCiqR0tpHKwOW8f34D5QOKxdYJGfgl&#10;D9vN7GGNmXWjfNJwCpWKIeIzNFCH0GVa+7ImRr9wHUnkrq5nDBH2lbY9jjGcW/2aJKlmbCQ21NjR&#10;rqby+/TDBvjYDHTjY/ExTNUXc86H61NuzON8el+BCjSFf/Gfu7AGlmmcH8/EI6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F3MKwQAAANwAAAAPAAAAAAAAAAAAAAAA&#10;AKECAABkcnMvZG93bnJldi54bWxQSwUGAAAAAAQABAD5AAAAjwMAAAAA&#10;" strokecolor="#4f81bd [3204]">
                      <v:stroke dashstyle="1 1"/>
                      <v:shadow on="t" color="black" opacity="24903f" origin=",.5" offset="0,.55556mm"/>
                    </v:line>
                    <v:line id="Straight Connector 961" o:spid="_x0000_s1575" style="position:absolute;visibility:visible;mso-wrap-style:square" from="11501,62765" to="16385,6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vWkcMAAADcAAAADwAAAGRycy9kb3ducmV2LnhtbESPQWvCQBSE70L/w/IKXqRu9CCauooU&#10;aj2JRnt/ZJ9Jat7bkN3G+O9dodDjMDPfMMt1z7XqqPWVEwOTcQKKJHe2ksLA+fT5NgflA4rF2gkZ&#10;uJOH9eplsMTUupscqctCoSJEfIoGyhCaVGufl8Tox64hid7FtYwhyrbQtsVbhHOtp0ky04yVxIUS&#10;G/ooKb9mv2yAD1VHP3zYfXV98c285f1ltDVm+Npv3kEF6sN/+K+9swYWswk8z8Qj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b1pHDAAAA3AAAAA8AAAAAAAAAAAAA&#10;AAAAoQIAAGRycy9kb3ducmV2LnhtbFBLBQYAAAAABAAEAPkAAACRAwAAAAA=&#10;" strokecolor="#4f81bd [3204]">
                      <v:stroke dashstyle="1 1"/>
                      <v:shadow on="t" color="black" opacity="24903f" origin=",.5" offset="0,.55556mm"/>
                    </v:line>
                    <v:line id="Straight Connector 962" o:spid="_x0000_s1576" style="position:absolute;visibility:visible;mso-wrap-style:square" from="11155,60056" to="16039,6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I5sMAAADcAAAADwAAAGRycy9kb3ducmV2LnhtbESPQWvCQBSE7wX/w/KEXopu6kHa6BqK&#10;YOqpWK33R/aZxOa9DdltjP/eLQgeh5n5hllmAzeqp87XTgy8ThNQJIWztZQGfg6byRsoH1AsNk7I&#10;wJU8ZKvR0xJT6y7yTf0+lCpCxKdooAqhTbX2RUWMfupakuidXMcYouxKbTu8RDg3epYkc81YS1yo&#10;sKV1RcXv/o8N8K7u6cy77Wc/lEfmnL9OL7kxz+PhYwEq0BAe4Xt7aw28z2fwfyYeAb2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JSObDAAAA3AAAAA8AAAAAAAAAAAAA&#10;AAAAoQIAAGRycy9kb3ducmV2LnhtbFBLBQYAAAAABAAEAPkAAACRAwAAAAA=&#10;" strokecolor="#4f81bd [3204]">
                      <v:stroke dashstyle="1 1"/>
                      <v:shadow on="t" color="black" opacity="24903f" origin=",.5" offset="0,.55556mm"/>
                    </v:line>
                  </v:group>
                  <v:group id="Group 963" o:spid="_x0000_s1577" style="position:absolute;left:17807;top:59082;width:14403;height:3684" coordorigin="17807,59082" coordsize="14402,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shape id="Cube 964" o:spid="_x0000_s1578" type="#_x0000_t16" style="position:absolute;left:17807;top:59082;width:954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0zcMA&#10;AADcAAAADwAAAGRycy9kb3ducmV2LnhtbESPQWvCQBSE7wX/w/IEb3VjkVCjq4hQ9Fob0eMz+0yi&#10;2bdrdo3pv+8WCj0OM/MNs1j1phEdtb62rGAyTkAQF1bXXCrIvz5e30H4gKyxsUwKvsnDajl4WWCm&#10;7ZM/qduHUkQI+wwVVCG4TEpfVGTQj60jjt7FtgZDlG0pdYvPCDeNfEuSVBqsOS5U6GhTUXHbP4wC&#10;f8jdudis02THp9zdr9tJNzsqNRr26zmIQH34D/+1d1rBLJ3C75l4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M0zcMAAADcAAAADwAAAAAAAAAAAAAAAACYAgAAZHJzL2Rv&#10;d25yZXYueG1sUEsFBgAAAAAEAAQA9QAAAIgDAAAAAA==&#10;" fillcolor="#fbd4b4 [1305]" strokecolor="#548dd4 [1951]">
                      <v:shadow on="t" color="black" opacity="22937f" origin=",.5" offset="0,.63889mm"/>
                      <v:textbox>
                        <w:txbxContent>
                          <w:p w14:paraId="3342878F" w14:textId="77777777" w:rsidR="00233AC5" w:rsidRDefault="00233AC5" w:rsidP="00A2337B">
                            <w:pPr>
                              <w:rPr>
                                <w:rFonts w:eastAsia="Times New Roman" w:cs="Times New Roman"/>
                              </w:rPr>
                            </w:pPr>
                          </w:p>
                        </w:txbxContent>
                      </v:textbox>
                    </v:shape>
                    <v:line id="Straight Connector 965" o:spid="_x0000_s1579" style="position:absolute;visibility:visible;mso-wrap-style:square" from="27326,59082" to="32210,59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QksMAAADcAAAADwAAAGRycy9kb3ducmV2LnhtbESPX2vCQBDE34V+h2MLvoheKlRq6iml&#10;4J8nUavvS25N0mb3Qu6M8dv3BMHHYWZ+w8wWHVeqpcaXTgy8jRJQJJmzpeQGjj/L4QcoH1AsVk7I&#10;wI08LOYvvRmm1l1lT+0h5CpCxKdooAihTrX2WUGMfuRqkuidXcMYomxybRu8RjhXepwkE81YSlwo&#10;sKbvgrK/w4UN8K5s6Zd3m3Xb5SfmFW/Pg5Ux/dfu6xNUoC48w4/2xhqYTt7hfiYeAT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0JLDAAAA3AAAAA8AAAAAAAAAAAAA&#10;AAAAoQIAAGRycy9kb3ducmV2LnhtbFBLBQYAAAAABAAEAPkAAACRAwAAAAA=&#10;" strokecolor="#4f81bd [3204]">
                      <v:stroke dashstyle="1 1"/>
                      <v:shadow on="t" color="black" opacity="24903f" origin=",.5" offset="0,.55556mm"/>
                    </v:line>
                    <v:line id="Straight Connector 966" o:spid="_x0000_s1580" style="position:absolute;visibility:visible;mso-wrap-style:square" from="27326,61602" to="32210,6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O5cMAAADcAAAADwAAAGRycy9kb3ducmV2LnhtbESPT2vCQBTE70K/w/IKvYhu7CG00VVK&#10;wT8nsba9P7LPJJr3NmTXGL+9Kwgeh5n5DTNb9FyrjlpfOTEwGSegSHJnKykM/P0uRx+gfECxWDsh&#10;A1fysJi/DGaYWXeRH+r2oVARIj5DA2UITaa1z0ti9GPXkETv4FrGEGVbaNviJcK51u9JkmrGSuJC&#10;iQ19l5Sf9mc2wLuqoyPvNuuuL/6ZV7w9DFfGvL32X1NQgfrwDD/aG2vgM03hfiYeA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yTuXDAAAA3AAAAA8AAAAAAAAAAAAA&#10;AAAAoQIAAGRycy9kb3ducmV2LnhtbFBLBQYAAAAABAAEAPkAAACRAwAAAAA=&#10;" strokecolor="#4f81bd [3204]">
                      <v:stroke dashstyle="1 1"/>
                      <v:shadow on="t" color="black" opacity="24903f" origin=",.5" offset="0,.55556mm"/>
                    </v:line>
                    <v:line id="Straight Connector 967" o:spid="_x0000_s1581" style="position:absolute;visibility:visible;mso-wrap-style:square" from="26791,62765" to="31675,6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7rfsMAAADcAAAADwAAAGRycy9kb3ducmV2LnhtbESPT2vCQBTE70K/w/IKXopu9GBr6ipF&#10;8M+pqNX7I/tM0ua9Ddk1xm/fFQSPw8z8hpktOq5US40vnRgYDRNQJJmzpeQGjj+rwQcoH1AsVk7I&#10;wI08LOYvvRmm1l1lT+0h5CpCxKdooAihTrX2WUGMfuhqkuidXcMYomxybRu8RjhXepwkE81YSlwo&#10;sKZlQdnf4cIGeFe29Mu77abt8hPzmr/Pb2tj+q/d1yeoQF14hh/trTUwnbzD/Uw8Anr+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637DAAAA3AAAAA8AAAAAAAAAAAAA&#10;AAAAoQIAAGRycy9kb3ducmV2LnhtbFBLBQYAAAAABAAEAPkAAACRAwAAAAA=&#10;" strokecolor="#4f81bd [3204]">
                      <v:stroke dashstyle="1 1"/>
                      <v:shadow on="t" color="black" opacity="24903f" origin=",.5" offset="0,.55556mm"/>
                    </v:line>
                    <v:line id="Straight Connector 968" o:spid="_x0000_s1582" style="position:absolute;visibility:visible;mso-wrap-style:square" from="26445,60056" to="31329,6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F/DMEAAADcAAAADwAAAGRycy9kb3ducmV2LnhtbERPTWvCQBC9F/wPywi9lLppD6FGVymC&#10;aU5i1d6H7JjEZmZDdpuk/949FHp8vO/1duJWDdT7xomBl0UCiqR0tpHKwOW8f34D5QOKxdYJGfgl&#10;D9vN7GGNmXWjfNJwCpWKIeIzNFCH0GVa+7ImRr9wHUnkrq5nDBH2lbY9jjGcW/2aJKlmbCQ21NjR&#10;rqby+/TDBvjYDHTjY/ExTNUXc86H61NuzON8el+BCjSFf/Gfu7AGlmlcG8/EI6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YX8MwQAAANwAAAAPAAAAAAAAAAAAAAAA&#10;AKECAABkcnMvZG93bnJldi54bWxQSwUGAAAAAAQABAD5AAAAjwMAAAAA&#10;" strokecolor="#4f81bd [3204]">
                      <v:stroke dashstyle="1 1"/>
                      <v:shadow on="t" color="black" opacity="24903f" origin=",.5" offset="0,.55556mm"/>
                    </v:line>
                  </v:group>
                  <v:group id="Group 969" o:spid="_x0000_s1583" style="position:absolute;left:33479;top:59082;width:14403;height:3684" coordorigin="33479,59082" coordsize="14402,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PUsYAAADcAAAADwAAAGRycy9kb3ducmV2LnhtbESPQWvCQBSE7wX/w/KE&#10;3uomlkpN3YQgWnqQQlWQ3h7ZZxKSfRuyaxL/fbdQ6HGYmW+YTTaZVgzUu9qygngRgSAurK65VHA+&#10;7Z9eQTiPrLG1TAru5CBLZw8bTLQd+YuGoy9FgLBLUEHlfZdI6YqKDLqF7YiDd7W9QR9kX0rd4xjg&#10;ppXLKFpJgzWHhQo72lZUNMebUfA+4pg/x7vh0Fy39+/Ty+flEJNSj/MpfwPhafL/4b/2h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49SxgAAANwA&#10;AAAPAAAAAAAAAAAAAAAAAKoCAABkcnMvZG93bnJldi54bWxQSwUGAAAAAAQABAD6AAAAnQMAAAAA&#10;">
                    <v:shape id="Cube 970" o:spid="_x0000_s1584" type="#_x0000_t16" style="position:absolute;left:33479;top:59083;width:954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t8sMA&#10;AADcAAAADwAAAGRycy9kb3ducmV2LnhtbERPTWvCQBC9F/wPywjemo0ebEyzigpioYdirO11yI5J&#10;NDsbstsk/ffdQ8Hj431nm9E0oqfO1ZYVzKMYBHFhdc2lgs/z4TkB4TyyxsYyKfglB5v15CnDVNuB&#10;T9TnvhQhhF2KCirv21RKV1Rk0EW2JQ7c1XYGfYBdKXWHQwg3jVzE8VIarDk0VNjSvqLinv8YBe+3&#10;/bddDN4lF5fsjvHX7uNyPSk1m47bVxCeRv8Q/7vftILVS5gfzo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St8sMAAADcAAAADwAAAAAAAAAAAAAAAACYAgAAZHJzL2Rv&#10;d25yZXYueG1sUEsFBgAAAAAEAAQA9QAAAIgDAAAAAA==&#10;" fillcolor="#fabf8f [1945]" strokecolor="#548dd4 [1951]">
                      <v:shadow on="t" color="black" opacity="22937f" origin=",.5" offset="0,.63889mm"/>
                      <v:textbox>
                        <w:txbxContent>
                          <w:p w14:paraId="1F7DCA2F" w14:textId="77777777" w:rsidR="00233AC5" w:rsidRDefault="00233AC5" w:rsidP="00A2337B">
                            <w:pPr>
                              <w:rPr>
                                <w:rFonts w:eastAsia="Times New Roman" w:cs="Times New Roman"/>
                              </w:rPr>
                            </w:pPr>
                          </w:p>
                        </w:txbxContent>
                      </v:textbox>
                    </v:shape>
                    <v:line id="Straight Connector 971" o:spid="_x0000_s1585" style="position:absolute;visibility:visible;mso-wrap-style:square" from="42998,59082" to="47882,59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ATMQAAADcAAAADwAAAGRycy9kb3ducmV2LnhtbESPT2vCQBTE74LfYXlCL1I39lBtdBOk&#10;UOup+Ke9P7LPJJr3NmS3Mf323ULB4zAzv2HW+cCN6qnztRMD81kCiqRwtpbSwOfp7XEJygcUi40T&#10;MvBDHvJsPFpjat1NDtQfQ6kiRHyKBqoQ2lRrX1TE6GeuJYne2XWMIcqu1LbDW4Rzo5+S5Fkz1hIX&#10;KmzptaLievxmA7yve7rwfvfeD+UX85Y/ztOtMQ+TYbMCFWgI9/B/e2cNvCzm8HcmHgGd/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kBMxAAAANwAAAAPAAAAAAAAAAAA&#10;AAAAAKECAABkcnMvZG93bnJldi54bWxQSwUGAAAAAAQABAD5AAAAkgMAAAAA&#10;" strokecolor="#4f81bd [3204]">
                      <v:stroke dashstyle="1 1"/>
                      <v:shadow on="t" color="black" opacity="24903f" origin=",.5" offset="0,.55556mm"/>
                    </v:line>
                    <v:line id="Straight Connector 972" o:spid="_x0000_s1586" style="position:absolute;visibility:visible;mso-wrap-style:square" from="42998,61602" to="47882,6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eO8QAAADcAAAADwAAAGRycy9kb3ducmV2LnhtbESPT2vCQBTE70K/w/IKXkQ39VBr6iaU&#10;gn9ORa3eH9lnkjbvbciuMf323ULB4zAzv2FW+cCN6qnztRMDT7MEFEnhbC2lgdPnevoCygcUi40T&#10;MvBDHvLsYbTC1LqbHKg/hlJFiPgUDVQhtKnWvqiI0c9cSxK9i+sYQ5RdqW2HtwjnRs+T5Fkz1hIX&#10;KmzpvaLi+3hlA7yve/ri/W7bD+WZecMfl8nGmPHj8PYKKtAQ7uH/9s4aWC7m8HcmHgGd/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UN47xAAAANwAAAAPAAAAAAAAAAAA&#10;AAAAAKECAABkcnMvZG93bnJldi54bWxQSwUGAAAAAAQABAD5AAAAkgMAAAAA&#10;" strokecolor="#4f81bd [3204]">
                      <v:stroke dashstyle="1 1"/>
                      <v:shadow on="t" color="black" opacity="24903f" origin=",.5" offset="0,.55556mm"/>
                    </v:line>
                    <v:line id="Straight Connector 973" o:spid="_x0000_s1587" style="position:absolute;visibility:visible;mso-wrap-style:square" from="42463,62766" to="47347,6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x7oMQAAADcAAAADwAAAGRycy9kb3ducmV2LnhtbESPX2vCQBDE3wW/w7GFvki9tAW10VOk&#10;UOuT+Kd9X3JrEpvdC7lrjN/eEwQfh5n5DTNbdFyplhpfOjHwOkxAkWTOlpIb+Dl8vUxA+YBisXJC&#10;Bi7kYTHv92aYWneWHbX7kKsIEZ+igSKEOtXaZwUx+qGrSaJ3dA1jiLLJtW3wHOFc6bckGWnGUuJC&#10;gTV9FpT97f/ZAG/Llk68XX+3Xf7LvOLNcbAy5vmpW05BBerCI3xvr62Bj/E73M7EI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HugxAAAANwAAAAPAAAAAAAAAAAA&#10;AAAAAKECAABkcnMvZG93bnJldi54bWxQSwUGAAAAAAQABAD5AAAAkgMAAAAA&#10;" strokecolor="#4f81bd [3204]">
                      <v:stroke dashstyle="1 1"/>
                      <v:shadow on="t" color="black" opacity="24903f" origin=",.5" offset="0,.55556mm"/>
                    </v:line>
                    <v:line id="Straight Connector 974" o:spid="_x0000_s1588" style="position:absolute;visibility:visible;mso-wrap-style:square" from="42117,60056" to="47001,6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1MQAAADcAAAADwAAAGRycy9kb3ducmV2LnhtbESPX2vCQBDE3wW/w7GFvki9tBS10VOk&#10;UOuT+Kd9X3JrEpvdC7lrjN/eEwQfh5n5DTNbdFyplhpfOjHwOkxAkWTOlpIb+Dl8vUxA+YBisXJC&#10;Bi7kYTHv92aYWneWHbX7kKsIEZ+igSKEOtXaZwUx+qGrSaJ3dA1jiLLJtW3wHOFc6bckGWnGUuJC&#10;gTV9FpT97f/ZAG/Llk68XX+3Xf7LvOLNcbAy5vmpW05BBerCI3xvr62Bj/E73M7EI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ePUxAAAANwAAAAPAAAAAAAAAAAA&#10;AAAAAKECAABkcnMvZG93bnJldi54bWxQSwUGAAAAAAQABAD5AAAAkgMAAAAA&#10;" strokecolor="#4f81bd [3204]">
                      <v:stroke dashstyle="1 1"/>
                      <v:shadow on="t" color="black" opacity="24903f" origin=",.5" offset="0,.55556mm"/>
                    </v:line>
                  </v:group>
                  <v:group id="Group 975" o:spid="_x0000_s1589" style="position:absolute;left:47792;top:59082;width:14403;height:3684" coordorigin="47792,59082" coordsize="14402,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sTisYAAADcAAAADwAAAGRycy9kb3ducmV2LnhtbESPT2vCQBTE74LfYXmC&#10;t7qJxWqjq4i0pYcgqIXS2yP7TILZtyG75s+37xYKHoeZ+Q2z2fWmEi01rrSsIJ5FIIgzq0vOFXxd&#10;3p9WIJxH1lhZJgUDOdhtx6MNJtp2fKL27HMRIOwSVFB4XydSuqwgg25ma+LgXW1j0AfZ5FI32AW4&#10;qeQ8il6kwZLDQoE1HQrKbue7UfDRYbd/jt/a9HY9DD+XxfE7jUmp6aTfr0F46v0j/N/+1Apel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xOKxgAAANwA&#10;AAAPAAAAAAAAAAAAAAAAAKoCAABkcnMvZG93bnJldi54bWxQSwUGAAAAAAQABAD6AAAAnQMAAAAA&#10;">
                    <v:shape id="Cube 976" o:spid="_x0000_s1590" type="#_x0000_t16" style="position:absolute;left:47792;top:59083;width:954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e8UA&#10;AADcAAAADwAAAGRycy9kb3ducmV2LnhtbESPzW7CMBCE75V4B2uRuDVOOQQIGNQfVUJCPQA99LjE&#10;2zhqvE5tN4S3x5WQOI5m5hvNajPYVvTkQ+NYwVOWgyCunG64VvB5fH+cgwgRWWPrmBRcKMBmPXpY&#10;YandmffUH2ItEoRDiQpMjF0pZagMWQyZ64iT9+28xZikr6X2eE5w28ppnhfSYsNpwWBHr4aqn8Of&#10;VbBrP3bz4dS/eJcXlt7M9pemX0pNxsPzEkSkId7Dt/ZWK1jMCvg/k4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0t7xQAAANwAAAAPAAAAAAAAAAAAAAAAAJgCAABkcnMv&#10;ZG93bnJldi54bWxQSwUGAAAAAAQABAD1AAAAigMAAAAA&#10;" fillcolor="#e36c0a [2409]" strokecolor="#548dd4 [1951]">
                      <v:shadow on="t" color="black" opacity="22937f" origin=",.5" offset="0,.63889mm"/>
                      <v:textbox>
                        <w:txbxContent>
                          <w:p w14:paraId="2E420911" w14:textId="77777777" w:rsidR="00233AC5" w:rsidRDefault="00233AC5" w:rsidP="00A2337B">
                            <w:pPr>
                              <w:rPr>
                                <w:rFonts w:eastAsia="Times New Roman" w:cs="Times New Roman"/>
                              </w:rPr>
                            </w:pPr>
                          </w:p>
                        </w:txbxContent>
                      </v:textbox>
                    </v:shape>
                    <v:line id="Straight Connector 977" o:spid="_x0000_s1591" style="position:absolute;visibility:visible;mso-wrap-style:square" from="57311,59082" to="62195,59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9o8MAAADcAAAADwAAAGRycy9kb3ducmV2LnhtbESPT2vCQBTE70K/w/IKXkQ39VBr6iql&#10;4J+TqNX7I/tM0ua9Ddk1xm/fFQSPw8z8hpktOq5US40vnRh4GyWgSDJnS8kNHH+Www9QPqBYrJyQ&#10;gRt5WMxfejNMrbvKntpDyFWEiE/RQBFCnWrts4IY/cjVJNE7u4YxRNnk2jZ4jXCu9DhJ3jVjKXGh&#10;wJq+C8r+Dhc2wLuypV/ebdZtl5+YV7w9D1bG9F+7r09QgbrwDD/aG2tgOpnA/Uw8Anr+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nfaPDAAAA3AAAAA8AAAAAAAAAAAAA&#10;AAAAoQIAAGRycy9kb3ducmV2LnhtbFBLBQYAAAAABAAEAPkAAACRAwAAAAA=&#10;" strokecolor="#4f81bd [3204]">
                      <v:stroke dashstyle="1 1"/>
                      <v:shadow on="t" color="black" opacity="24903f" origin=",.5" offset="0,.55556mm"/>
                    </v:line>
                    <v:line id="Straight Connector 978" o:spid="_x0000_s1592" style="position:absolute;visibility:visible;mso-wrap-style:square" from="57311,61602" to="62195,6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jp0b8AAADcAAAADwAAAGRycy9kb3ducmV2LnhtbERPS2vCQBC+F/wPywi9FN3YQ6vRVUSo&#10;ehKf9yE7JtHMbMhuY/z33YPQ48f3ni06rlRLjS+dGBgNE1AkmbOl5AbOp5/BGJQPKBYrJ2TgSR4W&#10;897bDFPrHnKg9hhyFUPEp2igCKFOtfZZQYx+6GqSyF1dwxgibHJtG3zEcK70Z5J8acZSYkOBNa0K&#10;yu7HXzbA+7KlG++3m7bLL8xr3l0/1sa897vlFFSgLvyLX+6tNTD5jmvjmXgE9Pw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rjp0b8AAADcAAAADwAAAAAAAAAAAAAAAACh&#10;AgAAZHJzL2Rvd25yZXYueG1sUEsFBgAAAAAEAAQA+QAAAI0DAAAAAA==&#10;" strokecolor="#4f81bd [3204]">
                      <v:stroke dashstyle="1 1"/>
                      <v:shadow on="t" color="black" opacity="24903f" origin=",.5" offset="0,.55556mm"/>
                    </v:line>
                    <v:line id="Straight Connector 979" o:spid="_x0000_s1593" style="position:absolute;visibility:visible;mso-wrap-style:square" from="56776,62766" to="61660,6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RMSsQAAADcAAAADwAAAGRycy9kb3ducmV2LnhtbESPQWvCQBSE74X+h+UVeil1o4e2xmxE&#10;BK0nUVvvj+wziea9Ddk1pv/eLRR6HGbmGyabD9yonjpfOzEwHiWgSApnaykNfH+tXj9A+YBisXFC&#10;Bn7Iwzx/fMgwte4me+oPoVQRIj5FA1UIbaq1Lypi9CPXkkTv5DrGEGVXatvhLcK50ZMkedOMtcSF&#10;CltaVlRcDlc2wLu6pzPvNp/9UB6Z17w9vayNeX4aFjNQgYbwH/5rb6yB6fsUfs/EI6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9ExKxAAAANwAAAAPAAAAAAAAAAAA&#10;AAAAAKECAABkcnMvZG93bnJldi54bWxQSwUGAAAAAAQABAD5AAAAkgMAAAAA&#10;" strokecolor="#4f81bd [3204]">
                      <v:stroke dashstyle="1 1"/>
                      <v:shadow on="t" color="black" opacity="24903f" origin=",.5" offset="0,.55556mm"/>
                    </v:line>
                    <v:line id="Straight Connector 980" o:spid="_x0000_s1594" style="position:absolute;visibility:visible;mso-wrap-style:square" from="56430,60056" to="61314,6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V8MEAAADcAAAADwAAAGRycy9kb3ducmV2LnhtbERPTWvCQBC9F/wPywi9lLqph6LRVYpg&#10;zKmkau9DdkxiM7Mhu03Sf989FHp8vO/tfuJWDdT7xomBl0UCiqR0tpHKwPVyfF6B8gHFYuuEDPyQ&#10;h/1u9rDF1LpRPmg4h0rFEPEpGqhD6FKtfVkTo1+4jiRyN9czhgj7StsexxjOrV4myatmbCQ21NjR&#10;oaby6/zNBrhoBrpzkZ+Gqfpkzvj99pQZ8zif3jagAk3hX/znzq2B9SrOj2fiEd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G5XwwQAAANwAAAAPAAAAAAAAAAAAAAAA&#10;AKECAABkcnMvZG93bnJldi54bWxQSwUGAAAAAAQABAD5AAAAjwMAAAAA&#10;" strokecolor="#4f81bd [3204]">
                      <v:stroke dashstyle="1 1"/>
                      <v:shadow on="t" color="black" opacity="24903f" origin=",.5" offset="0,.55556mm"/>
                    </v:line>
                  </v:group>
                  <v:shape id="Text Box 981" o:spid="_x0000_s1595" type="#_x0000_t202" style="position:absolute;left:3597;top:56311;width:779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YB8QA&#10;AADcAAAADwAAAGRycy9kb3ducmV2LnhtbESP0WrCQBRE34X+w3IF33QTqSVGVylawTdb2w+4ZK/Z&#10;mOzdkF01+vVuodDHYWbOMMt1bxtxpc5XjhWkkwQEceF0xaWCn+/dOAPhA7LGxjEpuJOH9eplsMRc&#10;uxt/0fUYShEh7HNUYEJocyl9Yciin7iWOHon11kMUXal1B3eItw2cpokb9JixXHBYEsbQ0V9vFgF&#10;WWIPdT2ffnr7+khnZrN1H+1ZqdGwf1+ACNSH//Bfe68VzLMU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GAfEAAAA3AAAAA8AAAAAAAAAAAAAAAAAmAIAAGRycy9k&#10;b3ducmV2LnhtbFBLBQYAAAAABAAEAPUAAACJAwAAAAA=&#10;" filled="f" stroked="f">
                    <v:textbox style="mso-fit-shape-to-text:t">
                      <w:txbxContent>
                        <w:p w14:paraId="0144D5C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v:textbox>
                  </v:shape>
                  <v:shape id="Text Box 982" o:spid="_x0000_s1596" type="#_x0000_t202" style="position:absolute;left:19846;top:59952;width:266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GcMQA&#10;AADcAAAADwAAAGRycy9kb3ducmV2LnhtbESP0WrCQBRE34X+w3IF33RjqCVGVylawTdb2w+4ZK/Z&#10;mOzdkF01+vVuodDHYWbOMMt1bxtxpc5XjhVMJwkI4sLpiksFP9+7cQbCB2SNjWNScCcP69XLYIm5&#10;djf+ousxlCJC2OeowITQ5lL6wpBFP3EtcfROrrMYouxKqTu8RbhtZJokb9JixXHBYEsbQ0V9vFgF&#10;WWIPdT1PP719fUxnZrN1H+1ZqdGwf1+ACNSH//Bfe68VzLMU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hnDEAAAA3AAAAA8AAAAAAAAAAAAAAAAAmAIAAGRycy9k&#10;b3ducmV2LnhtbFBLBQYAAAAABAAEAPUAAACJAwAAAAA=&#10;" filled="f" stroked="f">
                    <v:textbox style="mso-fit-shape-to-text:t">
                      <w:txbxContent>
                        <w:p w14:paraId="772D806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983" o:spid="_x0000_s1597" type="#_x0000_t202" style="position:absolute;left:35753;top:59952;width:262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j68QA&#10;AADcAAAADwAAAGRycy9kb3ducmV2LnhtbESPzW7CMBCE75X6DtYicSsOP0UhYFBFQeqt/D3AKl7i&#10;kHgdxS4Enh5XqtTjaGa+0SxWna3FlVpfOlYwHCQgiHOnSy4UnI7btxSED8gaa8ek4E4eVsvXlwVm&#10;2t14T9dDKESEsM9QgQmhyaT0uSGLfuAa4uidXWsxRNkWUrd4i3Bby1GSTKXFkuOCwYbWhvLq8GMV&#10;pIn9rqrZaOft5DF8N+tPt2kuSvV73cccRKAu/If/2l9awSwdw++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NI+vEAAAA3AAAAA8AAAAAAAAAAAAAAAAAmAIAAGRycy9k&#10;b3ducmV2LnhtbFBLBQYAAAAABAAEAPUAAACJAwAAAAA=&#10;" filled="f" stroked="f">
                    <v:textbox style="mso-fit-shape-to-text:t">
                      <w:txbxContent>
                        <w:p w14:paraId="7AC77E7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984" o:spid="_x0000_s1598" type="#_x0000_t202" style="position:absolute;left:49722;top:59994;width:276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7n8QA&#10;AADcAAAADwAAAGRycy9kb3ducmV2LnhtbESP0WrCQBRE3wX/YbmCb7pRtMTUVYqt4Js19gMu2dts&#10;muzdkN1q9OvdQsHHYWbOMOttbxtxoc5XjhXMpgkI4sLpiksFX+f9JAXhA7LGxjEpuJGH7WY4WGOm&#10;3ZVPdMlDKSKEfYYKTAhtJqUvDFn0U9cSR+/bdRZDlF0pdYfXCLeNnCfJi7RYcVww2NLOUFHnv1ZB&#10;mthjXa/mn94u7rOl2b27j/ZHqfGof3sFEagPz/B/+6AVrNIF/J2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ku5/EAAAA3AAAAA8AAAAAAAAAAAAAAAAAmAIAAGRycy9k&#10;b3ducmV2LnhtbFBLBQYAAAAABAAEAPUAAACJAwAAAAA=&#10;" filled="f" stroked="f">
                    <v:textbox style="mso-fit-shape-to-text:t">
                      <w:txbxContent>
                        <w:p w14:paraId="5A74689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985" o:spid="_x0000_s1599" type="#_x0000_t202" style="position:absolute;left:49725;top:64348;width:4632;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BMQA&#10;AADcAAAADwAAAGRycy9kb3ducmV2LnhtbESP0WrCQBRE34X+w3ILvulG0RKjqxRrwbe2qR9wyV6z&#10;Mdm7Ibtq6td3BcHHYWbOMKtNbxtxoc5XjhVMxgkI4sLpiksFh9/PUQrCB2SNjWNS8EceNuuXwQoz&#10;7a78Q5c8lCJC2GeowITQZlL6wpBFP3YtcfSOrrMYouxKqTu8Rrht5DRJ3qTFiuOCwZa2hoo6P1sF&#10;aWK/6nox/fZ2dpvMzfbD7dqTUsPX/n0JIlAfnuFHe68VLNI53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HgTEAAAA3AAAAA8AAAAAAAAAAAAAAAAAmAIAAGRycy9k&#10;b3ducmV2LnhtbFBLBQYAAAAABAAEAPUAAACJAwAAAAA=&#10;" filled="f" stroked="f">
                    <v:textbox style="mso-fit-shape-to-text:t">
                      <w:txbxContent>
                        <w:p w14:paraId="65A8D20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group id="Group 986" o:spid="_x0000_s1600" style="position:absolute;left:13550;top:46777;width:27974;height:3683" coordorigin="13550,46777" coordsize="2797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z92sYAAADcAAAADwAAAGRycy9kb3ducmV2LnhtbESPT2vCQBTE7wW/w/KE&#10;3uomSkWjq4jU0kMoNBFKb4/sMwlm34bsNn++fbdQ6HGYmd8w++NoGtFT52rLCuJFBIK4sLrmUsE1&#10;vzxtQDiPrLGxTAomcnA8zB72mGg78Af1mS9FgLBLUEHlfZtI6YqKDLqFbYmDd7OdQR9kV0rd4RDg&#10;ppHLKFpLgzWHhQpbOldU3LNvo+B1wOG0il/69H47T1/58/tnGpNSj/PxtAPhafT/4b/2m1aw3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P3axgAAANwA&#10;AAAPAAAAAAAAAAAAAAAAAKoCAABkcnMvZG93bnJldi54bWxQSwUGAAAAAAQABAD6AAAAnQMAAAAA&#10;">
                    <v:group id="Group 987" o:spid="_x0000_s1601" style="position:absolute;left:13550;top:46777;width:3185;height:3683" coordorigin="13550,46777" coordsize="318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shape id="Cube 988" o:spid="_x0000_s1602" type="#_x0000_t16" style="position:absolute;left:1355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YcMA&#10;AADcAAAADwAAAGRycy9kb3ducmV2LnhtbERPy2rCQBTdC/2H4Qrd6UShoqmTIIJQWhCqbtzdZm4e&#10;mrkTZqZJ7Nd3FoUuD+e9zUfTip6cbywrWMwTEMSF1Q1XCi7nw2wNwgdkja1lUvAgD3n2NNliqu3A&#10;n9SfQiViCPsUFdQhdKmUvqjJoJ/bjjhypXUGQ4SuktrhEMNNK5dJspIGG44NNXa0r6m4n76NAvwo&#10;Xwbpdu/Hn9vhUe6X/eXr2iv1PB13ryACjeFf/Od+0wo267g2nolH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e/YcMAAADcAAAADwAAAAAAAAAAAAAAAACYAgAAZHJzL2Rv&#10;d25yZXYueG1sUEsFBgAAAAAEAAQA9QAAAIgDAAAAAA==&#10;" fillcolor="#fde9d9 [665]" strokecolor="#548dd4 [1951]">
                        <v:shadow on="t" color="black" opacity="22937f" origin=",.5" offset="0,.63889mm"/>
                        <v:textbox>
                          <w:txbxContent>
                            <w:p w14:paraId="3E6B08A8" w14:textId="77777777" w:rsidR="00233AC5" w:rsidRDefault="00233AC5" w:rsidP="00A2337B">
                              <w:pPr>
                                <w:rPr>
                                  <w:rFonts w:eastAsia="Times New Roman" w:cs="Times New Roman"/>
                                </w:rPr>
                              </w:pPr>
                            </w:p>
                          </w:txbxContent>
                        </v:textbox>
                      </v:shape>
                      <v:shape id="Cube 989" o:spid="_x0000_s1603" type="#_x0000_t16" style="position:absolute;left:14277;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9qcMA&#10;AADcAAAADwAAAGRycy9kb3ducmV2LnhtbESPQWvCQBSE7wX/w/IEb3VjD2Kiq4gg9apN0eMz+0yi&#10;2bdrdo3x33cLhR6HmfmGWax604iOWl9bVjAZJyCIC6trLhXkX9v3GQgfkDU2lknBizysloO3BWba&#10;PnlP3SGUIkLYZ6igCsFlUvqiIoN+bB1x9C62NRiibEupW3xGuGnkR5JMpcGa40KFjjYVFbfDwyjw&#10;37k7F5v1NNnxKXf36+ekS49KjYb9eg4iUB/+w3/tnVaQzlL4PR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59qcMAAADcAAAADwAAAAAAAAAAAAAAAACYAgAAZHJzL2Rv&#10;d25yZXYueG1sUEsFBgAAAAAEAAQA9QAAAIgDAAAAAA==&#10;" fillcolor="#fbd4b4 [1305]" strokecolor="#548dd4 [1951]">
                        <v:shadow on="t" color="black" opacity="22937f" origin=",.5" offset="0,.63889mm"/>
                        <v:textbox>
                          <w:txbxContent>
                            <w:p w14:paraId="1BFED0BF" w14:textId="77777777" w:rsidR="00233AC5" w:rsidRDefault="00233AC5" w:rsidP="00A2337B">
                              <w:pPr>
                                <w:rPr>
                                  <w:rFonts w:eastAsia="Times New Roman" w:cs="Times New Roman"/>
                                </w:rPr>
                              </w:pPr>
                            </w:p>
                          </w:txbxContent>
                        </v:textbox>
                      </v:shape>
                      <v:shape id="Cube 990" o:spid="_x0000_s1604" type="#_x0000_t16" style="position:absolute;left:15009;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LCMIA&#10;AADcAAAADwAAAGRycy9kb3ducmV2LnhtbERPy2rCQBTdC/7DcAV3OmkWkqSOUoXSQhcSX91eMtck&#10;beZOyEyT9O+dheDycN7r7Wga0VPnassKXpYRCOLC6ppLBefT+yIB4TyyxsYyKfgnB9vNdLLGTNuB&#10;c+qPvhQhhF2GCirv20xKV1Rk0C1tSxy4m+0M+gC7UuoOhxBuGhlH0UoarDk0VNjSvqLi9/hnFHz9&#10;7L9tPHiXXFyy+4iuu8Pllis1n41vryA8jf4pfrg/tYI0DfPDmXA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6EsIwgAAANwAAAAPAAAAAAAAAAAAAAAAAJgCAABkcnMvZG93&#10;bnJldi54bWxQSwUGAAAAAAQABAD1AAAAhwMAAAAA&#10;" fillcolor="#fabf8f [1945]" strokecolor="#548dd4 [1951]">
                        <v:shadow on="t" color="black" opacity="22937f" origin=",.5" offset="0,.63889mm"/>
                        <v:textbox>
                          <w:txbxContent>
                            <w:p w14:paraId="6828D0FF" w14:textId="77777777" w:rsidR="00233AC5" w:rsidRDefault="00233AC5" w:rsidP="00A2337B">
                              <w:pPr>
                                <w:rPr>
                                  <w:rFonts w:eastAsia="Times New Roman" w:cs="Times New Roman"/>
                                </w:rPr>
                              </w:pPr>
                            </w:p>
                          </w:txbxContent>
                        </v:textbox>
                      </v:shape>
                      <v:shape id="Cube 991" o:spid="_x0000_s1605" type="#_x0000_t16" style="position:absolute;left:15761;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419cQA&#10;AADcAAAADwAAAGRycy9kb3ducmV2LnhtbESPQWsCMRSE7wX/Q3hCb92sHkRXo1RFEMRDbQ8eXzev&#10;m6WblzWJ6/bfm4LgcZiZb5jFqreN6MiH2rGCUZaDIC6drrlS8PW5e5uCCBFZY+OYFPxRgNVy8LLA&#10;Qrsbf1B3ipVIEA4FKjAxtoWUoTRkMWSuJU7ej/MWY5K+ktrjLcFtI8d5PpEWa04LBlvaGCp/T1er&#10;4NAcD9P+u1t7l08sbc3+QuOzUq/D/n0OIlIfn+FHe68VzGYj+D+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NfXEAAAA3AAAAA8AAAAAAAAAAAAAAAAAmAIAAGRycy9k&#10;b3ducmV2LnhtbFBLBQYAAAAABAAEAPUAAACJAwAAAAA=&#10;" fillcolor="#e36c0a [2409]" strokecolor="#548dd4 [1951]">
                        <v:shadow on="t" color="black" opacity="22937f" origin=",.5" offset="0,.63889mm"/>
                        <v:textbox>
                          <w:txbxContent>
                            <w:p w14:paraId="2C1FC90D" w14:textId="77777777" w:rsidR="00233AC5" w:rsidRDefault="00233AC5" w:rsidP="00A2337B">
                              <w:pPr>
                                <w:rPr>
                                  <w:rFonts w:eastAsia="Times New Roman" w:cs="Times New Roman"/>
                                </w:rPr>
                              </w:pPr>
                            </w:p>
                          </w:txbxContent>
                        </v:textbox>
                      </v:shape>
                    </v:group>
                    <v:group id="Group 992" o:spid="_x0000_s1606" style="position:absolute;left:16460;top:46777;width:3184;height:3683" coordorigin="16460,46777" coordsize="318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shape id="Cube 993" o:spid="_x0000_s1607" type="#_x0000_t16" style="position:absolute;left:1646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7zcYA&#10;AADcAAAADwAAAGRycy9kb3ducmV2LnhtbESPT2sCMRTE74LfITyhN83WYqlbo4ggSAsF7V56e928&#10;/dNuXpYk7q5++kYoeBxm5jfMajOYRnTkfG1ZweMsAUGcW11zqSD73E9fQPiArLGxTAou5GGzHo9W&#10;mGrb85G6UyhFhLBPUUEVQptK6fOKDPqZbYmjV1hnMETpSqkd9hFuGjlPkmdpsOa4UGFLu4ry39PZ&#10;KMD3YtFLt337uP7sL8Vu3mXfX51SD5Nh+woi0BDu4f/2QStYLp/gd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q7zcYAAADcAAAADwAAAAAAAAAAAAAAAACYAgAAZHJz&#10;L2Rvd25yZXYueG1sUEsFBgAAAAAEAAQA9QAAAIsDAAAAAA==&#10;" fillcolor="#fde9d9 [665]" strokecolor="#548dd4 [1951]">
                        <v:shadow on="t" color="black" opacity="22937f" origin=",.5" offset="0,.63889mm"/>
                        <v:textbox>
                          <w:txbxContent>
                            <w:p w14:paraId="34A8C40C" w14:textId="77777777" w:rsidR="00233AC5" w:rsidRDefault="00233AC5" w:rsidP="00A2337B">
                              <w:pPr>
                                <w:rPr>
                                  <w:rFonts w:eastAsia="Times New Roman" w:cs="Times New Roman"/>
                                </w:rPr>
                              </w:pPr>
                            </w:p>
                          </w:txbxContent>
                        </v:textbox>
                      </v:shape>
                      <v:shape id="Cube 994" o:spid="_x0000_s1608" type="#_x0000_t16" style="position:absolute;left:17187;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E6sMA&#10;AADcAAAADwAAAGRycy9kb3ducmV2LnhtbESPQWvCQBSE7wX/w/IEb3VjEWmiq4hQ9Fob0eMz+0yi&#10;2bdrdo3pv+8WCj0OM/MNs1j1phEdtb62rGAyTkAQF1bXXCrIvz5e30H4gKyxsUwKvsnDajl4WWCm&#10;7ZM/qduHUkQI+wwVVCG4TEpfVGTQj60jjt7FtgZDlG0pdYvPCDeNfEuSmTRYc1yo0NGmouK2fxgF&#10;/pC7c7FZz5Idn3J3v24nXXpUajTs13MQgfrwH/5r77SCNJ3C75l4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ZE6sMAAADcAAAADwAAAAAAAAAAAAAAAACYAgAAZHJzL2Rv&#10;d25yZXYueG1sUEsFBgAAAAAEAAQA9QAAAIgDAAAAAA==&#10;" fillcolor="#fbd4b4 [1305]" strokecolor="#548dd4 [1951]">
                        <v:shadow on="t" color="black" opacity="22937f" origin=",.5" offset="0,.63889mm"/>
                        <v:textbox>
                          <w:txbxContent>
                            <w:p w14:paraId="493248D8" w14:textId="77777777" w:rsidR="00233AC5" w:rsidRDefault="00233AC5" w:rsidP="00A2337B">
                              <w:pPr>
                                <w:rPr>
                                  <w:rFonts w:eastAsia="Times New Roman" w:cs="Times New Roman"/>
                                </w:rPr>
                              </w:pPr>
                            </w:p>
                          </w:txbxContent>
                        </v:textbox>
                      </v:shape>
                      <v:shape id="Cube 995" o:spid="_x0000_s1609" type="#_x0000_t16" style="position:absolute;left:17918;top:46777;width:975;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kMYA&#10;AADcAAAADwAAAGRycy9kb3ducmV2LnhtbESPQWvCQBSE7wX/w/KE3pqNQkuMWaUK0kIPYtT2+sg+&#10;k9js25DdJum/dwsFj8PMfMNk69E0oqfO1ZYVzKIYBHFhdc2lgtNx95SAcB5ZY2OZFPySg/Vq8pBh&#10;qu3AB+pzX4oAYZeigsr7NpXSFRUZdJFtiYN3sZ1BH2RXSt3hEOCmkfM4fpEGaw4LFba0raj4zn+M&#10;go/r9svOB++Ss0s2b/HnZn++HJR6nI6vSxCeRn8P/7fftYLF4hn+zo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okMYAAADcAAAADwAAAAAAAAAAAAAAAACYAgAAZHJz&#10;L2Rvd25yZXYueG1sUEsFBgAAAAAEAAQA9QAAAIsDAAAAAA==&#10;" fillcolor="#fabf8f [1945]" strokecolor="#548dd4 [1951]">
                        <v:shadow on="t" color="black" opacity="22937f" origin=",.5" offset="0,.63889mm"/>
                        <v:textbox>
                          <w:txbxContent>
                            <w:p w14:paraId="037DC596" w14:textId="77777777" w:rsidR="00233AC5" w:rsidRDefault="00233AC5" w:rsidP="00A2337B">
                              <w:pPr>
                                <w:rPr>
                                  <w:rFonts w:eastAsia="Times New Roman" w:cs="Times New Roman"/>
                                </w:rPr>
                              </w:pPr>
                            </w:p>
                          </w:txbxContent>
                        </v:textbox>
                      </v:shape>
                      <v:shape id="Cube 996" o:spid="_x0000_s1610" type="#_x0000_t16" style="position:absolute;left:1867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tgcUA&#10;AADcAAAADwAAAGRycy9kb3ducmV2LnhtbESPQWvCQBSE74L/YXlCb7rRQ9DUTWiVgiA9VHvo8TX7&#10;zAazb+PuNqb/vlso9DjMzDfMthptJwbyoXWsYLnIQBDXTrfcKHg/v8zXIEJE1tg5JgXfFKAqp5Mt&#10;Ftrd+Y2GU2xEgnAoUIGJsS+kDLUhi2HheuLkXZy3GJP0jdQe7wluO7nKslxabDktGOxpZ6i+nr6s&#10;gmP3elyPn8Ozd1luaW8ON1p9KPUwG58eQUQa43/4r33QCjabH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62BxQAAANwAAAAPAAAAAAAAAAAAAAAAAJgCAABkcnMv&#10;ZG93bnJldi54bWxQSwUGAAAAAAQABAD1AAAAigMAAAAA&#10;" fillcolor="#e36c0a [2409]" strokecolor="#548dd4 [1951]">
                        <v:shadow on="t" color="black" opacity="22937f" origin=",.5" offset="0,.63889mm"/>
                        <v:textbox>
                          <w:txbxContent>
                            <w:p w14:paraId="435F1BB0" w14:textId="77777777" w:rsidR="00233AC5" w:rsidRDefault="00233AC5" w:rsidP="00A2337B">
                              <w:pPr>
                                <w:rPr>
                                  <w:rFonts w:eastAsia="Times New Roman" w:cs="Times New Roman"/>
                                </w:rPr>
                              </w:pPr>
                            </w:p>
                          </w:txbxContent>
                        </v:textbox>
                      </v:shape>
                    </v:group>
                    <v:group id="Group 997" o:spid="_x0000_s1611" style="position:absolute;left:19391;top:46777;width:3184;height:3683" coordorigin="19391,46777" coordsize="318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shape id="Cube 998" o:spid="_x0000_s1612" type="#_x0000_t16" style="position:absolute;left:19391;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4pvMIA&#10;AADcAAAADwAAAGRycy9kb3ducmV2LnhtbERPy2oCMRTdF/yHcAV3NaNgqaNRRBBEoVB14+46ufPQ&#10;yc2QxJmxX98sCl0eznu57k0tWnK+sqxgMk5AEGdWV1wouJx3758gfEDWWFsmBS/ysF4N3paYatvx&#10;N7WnUIgYwj5FBWUITSqlz0oy6Me2IY5cbp3BEKErpHbYxXBTy2mSfEiDFceGEhvalpQ9Tk+jAI/5&#10;rJNuc/j6ue9e+XbaXm7XVqnRsN8sQATqw7/4z73XCubzuDa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im8wgAAANwAAAAPAAAAAAAAAAAAAAAAAJgCAABkcnMvZG93&#10;bnJldi54bWxQSwUGAAAAAAQABAD1AAAAhwMAAAAA&#10;" fillcolor="#fde9d9 [665]" strokecolor="#548dd4 [1951]">
                        <v:shadow on="t" color="black" opacity="22937f" origin=",.5" offset="0,.63889mm"/>
                        <v:textbox>
                          <w:txbxContent>
                            <w:p w14:paraId="0C226FFA" w14:textId="77777777" w:rsidR="00233AC5" w:rsidRDefault="00233AC5" w:rsidP="00A2337B">
                              <w:pPr>
                                <w:rPr>
                                  <w:rFonts w:eastAsia="Times New Roman" w:cs="Times New Roman"/>
                                </w:rPr>
                              </w:pPr>
                            </w:p>
                          </w:txbxContent>
                        </v:textbox>
                      </v:shape>
                      <v:shape id="Cube 999" o:spid="_x0000_s1613" type="#_x0000_t16" style="position:absolute;left:20118;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dMQA&#10;AADcAAAADwAAAGRycy9kb3ducmV2LnhtbESPQWvCQBSE70L/w/IKvZmNHqRJXUMQil5rU/T4mn1N&#10;0mbfrtk1xn/vFgo9DjPzDbMuJtOLkQbfWVawSFIQxLXVHTcKqvfX+TMIH5A19pZJwY08FJuH2Rpz&#10;ba/8RuMhNCJC2OeooA3B5VL6uiWDPrGOOHpfdjAYohwaqQe8Rrjp5TJNV9Jgx3GhRUfbluqfw8Uo&#10;8B+V+6y35Srd86ly5+/dYsyOSj09TuULiEBT+A//tfdaQZZl8HsmHg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63TEAAAA3AAAAA8AAAAAAAAAAAAAAAAAmAIAAGRycy9k&#10;b3ducmV2LnhtbFBLBQYAAAAABAAEAPUAAACJAwAAAAA=&#10;" fillcolor="#fbd4b4 [1305]" strokecolor="#548dd4 [1951]">
                        <v:shadow on="t" color="black" opacity="22937f" origin=",.5" offset="0,.63889mm"/>
                        <v:textbox>
                          <w:txbxContent>
                            <w:p w14:paraId="345E2934" w14:textId="77777777" w:rsidR="00233AC5" w:rsidRDefault="00233AC5" w:rsidP="00A2337B">
                              <w:pPr>
                                <w:rPr>
                                  <w:rFonts w:eastAsia="Times New Roman" w:cs="Times New Roman"/>
                                </w:rPr>
                              </w:pPr>
                            </w:p>
                          </w:txbxContent>
                        </v:textbox>
                      </v:shape>
                      <v:shape id="Cube 1000" o:spid="_x0000_s1614" type="#_x0000_t16" style="position:absolute;left:2085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OFMUA&#10;AADdAAAADwAAAGRycy9kb3ducmV2LnhtbESPQWvCQBCF7wX/wzKF3upuPZQQXaUK0oIH0aq9Dtkx&#10;iWZnQ3Y18d93DoXeZnhv3vtmthh8o+7UxTqwhbexAUVcBFdzaeHwvX7NQMWE7LAJTBYeFGExHz3N&#10;MHeh5x3d96lUEsIxRwtVSm2udSwq8hjHoSUW7Rw6j0nWrtSuw17CfaMnxrxrjzVLQ4UtrSoqrvub&#10;t7C5rH7CpE8xO8Zs+WlOy+3xvLP25Xn4mIJKNKR/89/1lxN8Y4Rf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44UxQAAAN0AAAAPAAAAAAAAAAAAAAAAAJgCAABkcnMv&#10;ZG93bnJldi54bWxQSwUGAAAAAAQABAD1AAAAigMAAAAA&#10;" fillcolor="#fabf8f [1945]" strokecolor="#548dd4 [1951]">
                        <v:shadow on="t" color="black" opacity="22937f" origin=",.5" offset="0,.63889mm"/>
                        <v:textbox>
                          <w:txbxContent>
                            <w:p w14:paraId="38341F23" w14:textId="77777777" w:rsidR="00233AC5" w:rsidRDefault="00233AC5" w:rsidP="00A2337B">
                              <w:pPr>
                                <w:rPr>
                                  <w:rFonts w:eastAsia="Times New Roman" w:cs="Times New Roman"/>
                                </w:rPr>
                              </w:pPr>
                            </w:p>
                          </w:txbxContent>
                        </v:textbox>
                      </v:shape>
                      <v:shape id="Cube 1001" o:spid="_x0000_s1615" type="#_x0000_t16" style="position:absolute;left:21601;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0rOcIA&#10;AADdAAAADwAAAGRycy9kb3ducmV2LnhtbERPS2sCMRC+F/wPYYTeaqIHka1R1FIQpAcfB4/TzXSz&#10;dDNZk3Td/nsjCN7m43vOfNm7RnQUYu1Zw3ikQBCX3tRcaTgdP99mIGJCNth4Jg3/FGG5GLzMsTD+&#10;ynvqDqkSOYRjgRpsSm0hZSwtOYwj3xJn7scHhynDUEkT8JrDXSMnSk2lw5pzg8WWNpbK38Of07Br&#10;vnaz/rtbB6+mjj7s9kKTs9avw371DiJRn57ih3tr8nylxnD/Jp8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DSs5wgAAAN0AAAAPAAAAAAAAAAAAAAAAAJgCAABkcnMvZG93&#10;bnJldi54bWxQSwUGAAAAAAQABAD1AAAAhwMAAAAA&#10;" fillcolor="#e36c0a [2409]" strokecolor="#548dd4 [1951]">
                        <v:shadow on="t" color="black" opacity="22937f" origin=",.5" offset="0,.63889mm"/>
                        <v:textbox>
                          <w:txbxContent>
                            <w:p w14:paraId="5B2E5E1D" w14:textId="77777777" w:rsidR="00233AC5" w:rsidRDefault="00233AC5" w:rsidP="00A2337B">
                              <w:pPr>
                                <w:rPr>
                                  <w:rFonts w:eastAsia="Times New Roman" w:cs="Times New Roman"/>
                                </w:rPr>
                              </w:pPr>
                            </w:p>
                          </w:txbxContent>
                        </v:textbox>
                      </v:shape>
                    </v:group>
                    <v:group id="Group 1002" o:spid="_x0000_s1616" style="position:absolute;left:22229;top:46777;width:3185;height:3683" coordorigin="22229,46777" coordsize="318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shape id="Cube 1003" o:spid="_x0000_s1617" type="#_x0000_t16" style="position:absolute;left:22229;top:46777;width:975;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y2cQA&#10;AADdAAAADwAAAGRycy9kb3ducmV2LnhtbERPS2sCMRC+F/ofwhS81aRKS1mNIoJQWij4uPQ2bmYf&#10;upksSbq79tcbQehtPr7nzJeDbURHPtSONbyMFQji3JmaSw2H/eb5HUSIyAYbx6ThQgGWi8eHOWbG&#10;9bylbhdLkUI4ZKihirHNpAx5RRbD2LXEiSuctxgT9KU0HvsUbhs5UepNWqw5NVTY0rqi/Lz7tRrw&#10;q3jtpV99fv+dNpdiPekOx59O69HTsJqBiDTEf/Hd/WHSfKWmcPs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9ctnEAAAA3QAAAA8AAAAAAAAAAAAAAAAAmAIAAGRycy9k&#10;b3ducmV2LnhtbFBLBQYAAAAABAAEAPUAAACJAwAAAAA=&#10;" fillcolor="#fde9d9 [665]" strokecolor="#548dd4 [1951]">
                        <v:shadow on="t" color="black" opacity="22937f" origin=",.5" offset="0,.63889mm"/>
                        <v:textbox>
                          <w:txbxContent>
                            <w:p w14:paraId="7366031A" w14:textId="77777777" w:rsidR="00233AC5" w:rsidRDefault="00233AC5" w:rsidP="00A2337B">
                              <w:pPr>
                                <w:rPr>
                                  <w:rFonts w:eastAsia="Times New Roman" w:cs="Times New Roman"/>
                                </w:rPr>
                              </w:pPr>
                            </w:p>
                          </w:txbxContent>
                        </v:textbox>
                      </v:shape>
                      <v:shape id="Cube 1004" o:spid="_x0000_s1618" type="#_x0000_t16" style="position:absolute;left:22957;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l1MIA&#10;AADdAAAADwAAAGRycy9kb3ducmV2LnhtbERPTWsCMRC9F/wPYQRvNbGI1NUoIhS91m6px3Ez7q5u&#10;JnET1+2/bwqF3ubxPme57m0jOmpD7VjDZKxAEBfO1FxqyD/enl9BhIhssHFMGr4pwHo1eFpiZtyD&#10;36k7xFKkEA4Zaqhi9JmUoajIYhg7T5y4s2stxgTbUpoWHyncNvJFqZm0WHNqqNDTtqLierhbDeEz&#10;96diu5mpPR9zf7vsJt38S+vRsN8sQETq47/4z703ab5SU/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C2XUwgAAAN0AAAAPAAAAAAAAAAAAAAAAAJgCAABkcnMvZG93&#10;bnJldi54bWxQSwUGAAAAAAQABAD1AAAAhwMAAAAA&#10;" fillcolor="#fbd4b4 [1305]" strokecolor="#548dd4 [1951]">
                        <v:shadow on="t" color="black" opacity="22937f" origin=",.5" offset="0,.63889mm"/>
                        <v:textbox>
                          <w:txbxContent>
                            <w:p w14:paraId="1B6DD46E" w14:textId="77777777" w:rsidR="00233AC5" w:rsidRDefault="00233AC5" w:rsidP="00A2337B">
                              <w:pPr>
                                <w:rPr>
                                  <w:rFonts w:eastAsia="Times New Roman" w:cs="Times New Roman"/>
                                </w:rPr>
                              </w:pPr>
                            </w:p>
                          </w:txbxContent>
                        </v:textbox>
                      </v:shape>
                      <v:shape id="Cube 1005" o:spid="_x0000_s1619" type="#_x0000_t16" style="position:absolute;left:23688;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tjMMA&#10;AADdAAAADwAAAGRycy9kb3ducmV2LnhtbERPTWvCQBC9F/oflin0prsKlRBdRYVSoQdRm3odsmMS&#10;zc6G7GrSf+8KQm/zeJ8zW/S2FjdqfeVYw2ioQBDnzlRcaPg5fA4SED4gG6wdk4Y/8rCYv77MMDWu&#10;4x3d9qEQMYR9ihrKEJpUSp+XZNEPXUMcuZNrLYYI20KaFrsYbms5VmoiLVYcG0psaF1SftlfrYbv&#10;8/roxl3wSeaT1Zf6XW2z007r97d+OQURqA//4qd7Y+J8pT7g8U0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AtjMMAAADdAAAADwAAAAAAAAAAAAAAAACYAgAAZHJzL2Rv&#10;d25yZXYueG1sUEsFBgAAAAAEAAQA9QAAAIgDAAAAAA==&#10;" fillcolor="#fabf8f [1945]" strokecolor="#548dd4 [1951]">
                        <v:shadow on="t" color="black" opacity="22937f" origin=",.5" offset="0,.63889mm"/>
                        <v:textbox>
                          <w:txbxContent>
                            <w:p w14:paraId="16232DD6" w14:textId="77777777" w:rsidR="00233AC5" w:rsidRDefault="00233AC5" w:rsidP="00A2337B">
                              <w:pPr>
                                <w:rPr>
                                  <w:rFonts w:eastAsia="Times New Roman" w:cs="Times New Roman"/>
                                </w:rPr>
                              </w:pPr>
                            </w:p>
                          </w:txbxContent>
                        </v:textbox>
                      </v:shape>
                      <v:shape id="Cube 1006" o:spid="_x0000_s1620" type="#_x0000_t16" style="position:absolute;left:2444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zTcQA&#10;AADdAAAADwAAAGRycy9kb3ducmV2LnhtbESPS4sCMRCE78L+h9AL3jSzHkRmjeIDQZA9+DjssZ20&#10;k8FJZzaJ4+y/N4LgrZuq+rp6Ou9sLVryoXKs4GuYgSAunK64VHA6bgYTECEia6wdk4J/CjCfffSm&#10;mGt35z21h1iKBOGQowITY5NLGQpDFsPQNcRJuzhvMabVl1J7vCe4reUoy8bSYsXpgsGGVoaK6+Fm&#10;Fezqn92kO7dL77KxpbXZ/tHoV6n+Z7f4BhGpi2/zK73VqX4iwvObNIK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s03EAAAA3QAAAA8AAAAAAAAAAAAAAAAAmAIAAGRycy9k&#10;b3ducmV2LnhtbFBLBQYAAAAABAAEAPUAAACJAwAAAAA=&#10;" fillcolor="#e36c0a [2409]" strokecolor="#548dd4 [1951]">
                        <v:shadow on="t" color="black" opacity="22937f" origin=",.5" offset="0,.63889mm"/>
                        <v:textbox>
                          <w:txbxContent>
                            <w:p w14:paraId="0B180B69" w14:textId="77777777" w:rsidR="00233AC5" w:rsidRDefault="00233AC5" w:rsidP="00A2337B">
                              <w:pPr>
                                <w:rPr>
                                  <w:rFonts w:eastAsia="Times New Roman" w:cs="Times New Roman"/>
                                </w:rPr>
                              </w:pPr>
                            </w:p>
                          </w:txbxContent>
                        </v:textbox>
                      </v:shape>
                    </v:group>
                    <v:group id="Group 1007" o:spid="_x0000_s1621" style="position:absolute;left:33313;top:46777;width:3185;height:3683" coordorigin="33313,46777" coordsize="3184,3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shape id="Cube 1008" o:spid="_x0000_s1622" type="#_x0000_t16" style="position:absolute;left:33313;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gqMYA&#10;AADdAAAADwAAAGRycy9kb3ducmV2LnhtbESPT0sDMRDF70K/Q5iCN5u0oMjatJRCoSgI1l56Gzez&#10;f3QzWZK4u/XTOwfB2wzvzXu/WW8n36mBYmoDW1guDCjiMriWawvn98PdI6iUkR12gcnClRJsN7Ob&#10;NRYujPxGwynXSkI4FWihybkvtE5lQx7TIvTEolUhesyyxlq7iKOE+06vjHnQHluWhgZ72jdUfp2+&#10;vQV8qe5HHXfPrz+fh2u1Xw3nj8tg7e182j2ByjTlf/Pf9dEJvjG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ngqMYAAADdAAAADwAAAAAAAAAAAAAAAACYAgAAZHJz&#10;L2Rvd25yZXYueG1sUEsFBgAAAAAEAAQA9QAAAIsDAAAAAA==&#10;" fillcolor="#fde9d9 [665]" strokecolor="#548dd4 [1951]">
                        <v:shadow on="t" color="black" opacity="22937f" origin=",.5" offset="0,.63889mm"/>
                        <v:textbox>
                          <w:txbxContent>
                            <w:p w14:paraId="56A24A90" w14:textId="77777777" w:rsidR="00233AC5" w:rsidRDefault="00233AC5" w:rsidP="00A2337B">
                              <w:pPr>
                                <w:rPr>
                                  <w:rFonts w:eastAsia="Times New Roman" w:cs="Times New Roman"/>
                                </w:rPr>
                              </w:pPr>
                            </w:p>
                          </w:txbxContent>
                        </v:textbox>
                      </v:shape>
                      <v:shape id="Cube 1009" o:spid="_x0000_s1623" type="#_x0000_t16" style="position:absolute;left:34040;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SsEA&#10;AADdAAAADwAAAGRycy9kb3ducmV2LnhtbERPTWsCMRC9F/wPYQq91cQepG6NIoLotXZFj9PNuLt2&#10;M4mbdF3/vREEb/N4nzOd97YRHbWhdqxhNFQgiAtnai415D+r908QISIbbByThisFmM8GL1PMjLvw&#10;N3XbWIoUwiFDDVWMPpMyFBVZDEPniRN3dK3FmGBbStPiJYXbRn4oNZYWa04NFXpaVlT8bf+thrDL&#10;/W+xXIzVhg+5P5/Wo26y1/rttV98gYjUx6f44d6YNF+pCdy/SS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KykrBAAAA3QAAAA8AAAAAAAAAAAAAAAAAmAIAAGRycy9kb3du&#10;cmV2LnhtbFBLBQYAAAAABAAEAPUAAACGAwAAAAA=&#10;" fillcolor="#fbd4b4 [1305]" strokecolor="#548dd4 [1951]">
                        <v:shadow on="t" color="black" opacity="22937f" origin=",.5" offset="0,.63889mm"/>
                        <v:textbox>
                          <w:txbxContent>
                            <w:p w14:paraId="2229F4FC" w14:textId="77777777" w:rsidR="00233AC5" w:rsidRDefault="00233AC5" w:rsidP="00A2337B">
                              <w:pPr>
                                <w:rPr>
                                  <w:rFonts w:eastAsia="Times New Roman" w:cs="Times New Roman"/>
                                </w:rPr>
                              </w:pPr>
                            </w:p>
                          </w:txbxContent>
                        </v:textbox>
                      </v:shape>
                      <v:shape id="Cube 1010" o:spid="_x0000_s1624" type="#_x0000_t16" style="position:absolute;left:34772;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YycYA&#10;AADdAAAADwAAAGRycy9kb3ducmV2LnhtbESPQWvCQBCF7wX/wzJCb3VXDyWkrqKCtOChaKteh+yY&#10;RLOzIbua9N93DoXeZnhv3vtmvhx8ox7UxTqwhenEgCIugqu5tPD9tX3JQMWE7LAJTBZ+KMJyMXqa&#10;Y+5Cz3t6HFKpJIRjjhaqlNpc61hU5DFOQkss2iV0HpOsXaldh72E+0bPjHnVHmuWhgpb2lRU3A53&#10;b2F33ZzDrE8xO8Zs/W5O68/jZW/t83hYvYFKNKR/89/1hxN8MxV++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4YycYAAADdAAAADwAAAAAAAAAAAAAAAACYAgAAZHJz&#10;L2Rvd25yZXYueG1sUEsFBgAAAAAEAAQA9QAAAIsDAAAAAA==&#10;" fillcolor="#fabf8f [1945]" strokecolor="#548dd4 [1951]">
                        <v:shadow on="t" color="black" opacity="22937f" origin=",.5" offset="0,.63889mm"/>
                        <v:textbox>
                          <w:txbxContent>
                            <w:p w14:paraId="54468E26" w14:textId="77777777" w:rsidR="00233AC5" w:rsidRDefault="00233AC5" w:rsidP="00A2337B">
                              <w:pPr>
                                <w:rPr>
                                  <w:rFonts w:eastAsia="Times New Roman" w:cs="Times New Roman"/>
                                </w:rPr>
                              </w:pPr>
                            </w:p>
                          </w:txbxContent>
                        </v:textbox>
                      </v:shape>
                      <v:shape id="Cube 1011" o:spid="_x0000_s1625" type="#_x0000_t16" style="position:absolute;left:35524;top:46777;width:974;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95MIA&#10;AADdAAAADwAAAGRycy9kb3ducmV2LnhtbERPS2sCMRC+C/6HMAVvmqwHka1R+qAgiAdtDz1ON9PN&#10;0s1kTeK6/nsjCL3Nx/ec1WZwregpxMazhmKmQBBX3jRca/j6/JguQcSEbLD1TBquFGGzHo9WWBp/&#10;4QP1x1SLHMKxRA02pa6UMlaWHMaZ74gz9+uDw5RhqKUJeMnhrpVzpRbSYcO5wWJHb5aqv+PZadi1&#10;+91y+Olfg1cLR+92e6L5t9aTp+HlGUSiIf2LH+6tyfNVUcD9m3yC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L3kwgAAAN0AAAAPAAAAAAAAAAAAAAAAAJgCAABkcnMvZG93&#10;bnJldi54bWxQSwUGAAAAAAQABAD1AAAAhwMAAAAA&#10;" fillcolor="#e36c0a [2409]" strokecolor="#548dd4 [1951]">
                        <v:shadow on="t" color="black" opacity="22937f" origin=",.5" offset="0,.63889mm"/>
                        <v:textbox>
                          <w:txbxContent>
                            <w:p w14:paraId="68744972" w14:textId="77777777" w:rsidR="00233AC5" w:rsidRDefault="00233AC5" w:rsidP="00A2337B">
                              <w:pPr>
                                <w:rPr>
                                  <w:rFonts w:eastAsia="Times New Roman" w:cs="Times New Roman"/>
                                </w:rPr>
                              </w:pPr>
                            </w:p>
                          </w:txbxContent>
                        </v:textbox>
                      </v:shape>
                    </v:group>
                    <v:line id="Straight Connector 1012" o:spid="_x0000_s1626" style="position:absolute;visibility:visible;mso-wrap-style:square" from="36640,46843" to="41524,46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pCsIAAADdAAAADwAAAGRycy9kb3ducmV2LnhtbERPTWvCQBC9F/oflhF6KbrRQynRVUSo&#10;zUnStN6H7JhEM7Mhu03Sf+8WCr3N433OZjdxqwbqfePEwHKRgCIpnW2kMvD1+TZ/BeUDisXWCRn4&#10;IQ+77ePDBlPrRvmgoQiViiHiUzRQh9ClWvuyJka/cB1J5C6uZwwR9pW2PY4xnFu9SpIXzdhIbKix&#10;o0NN5a34ZgOcNwNdOc/eh6k6Mx/5dHk+GvM0m/ZrUIGm8C/+c2c2zk+WK/j9Jp6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RpCsIAAADdAAAADwAAAAAAAAAAAAAA&#10;AAChAgAAZHJzL2Rvd25yZXYueG1sUEsFBgAAAAAEAAQA+QAAAJADAAAAAA==&#10;" strokecolor="#4f81bd [3204]">
                      <v:stroke dashstyle="1 1"/>
                      <v:shadow on="t" color="black" opacity="24903f" origin=",.5" offset="0,.55556mm"/>
                    </v:line>
                    <v:line id="Straight Connector 1013" o:spid="_x0000_s1627" style="position:absolute;visibility:visible;mso-wrap-style:square" from="36498,50153" to="41382,5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jMkcEAAADdAAAADwAAAGRycy9kb3ducmV2LnhtbERPS2vCQBC+F/wPywheim60UEp0FRF8&#10;nIq1eh+yYxLNzIbsGuO/7xYEb/PxPWe26LhSLTW+dGJgPEpAkWTOlpIbOP6uh1+gfECxWDkhAw/y&#10;sJj33maYWneXH2oPIVcxRHyKBooQ6lRrnxXE6EeuJonc2TWMIcIm17bBewznSk+S5FMzlhIbCqxp&#10;VVB2PdzYAO/Lli68323bLj8xb/j7/L4xZtDvllNQgbrwEj/dOxvnJ+MP+P8mnq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iMyRwQAAAN0AAAAPAAAAAAAAAAAAAAAA&#10;AKECAABkcnMvZG93bnJldi54bWxQSwUGAAAAAAQABAD5AAAAjwMAAAAA&#10;" strokecolor="#4f81bd [3204]">
                      <v:stroke dashstyle="1 1"/>
                      <v:shadow on="t" color="black" opacity="24903f" origin=",.5" offset="0,.55556mm"/>
                    </v:line>
                    <v:line id="Straight Connector 1014" o:spid="_x0000_s1628" style="position:absolute;visibility:visible;mso-wrap-style:square" from="36323,50460" to="41207,5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U5cEAAADdAAAADwAAAGRycy9kb3ducmV2LnhtbERPS2vCQBC+F/wPywheim6UUkp0FRF8&#10;nIq1eh+yYxLNzIbsGuO/7xYEb/PxPWe26LhSLTW+dGJgPEpAkWTOlpIbOP6uh1+gfECxWDkhAw/y&#10;sJj33maYWneXH2oPIVcxRHyKBooQ6lRrnxXE6EeuJonc2TWMIcIm17bBewznSk+S5FMzlhIbCqxp&#10;VVB2PdzYAO/Lli68323bLj8xb/j7/L4xZtDvllNQgbrwEj/dOxvnJ+MP+P8mnq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YVTlwQAAAN0AAAAPAAAAAAAAAAAAAAAA&#10;AKECAABkcnMvZG93bnJldi54bWxQSwUGAAAAAAQABAD5AAAAjwMAAAAA&#10;" strokecolor="#4f81bd [3204]">
                      <v:stroke dashstyle="1 1"/>
                      <v:shadow on="t" color="black" opacity="24903f" origin=",.5" offset="0,.55556mm"/>
                    </v:line>
                    <v:line id="Straight Connector 1015" o:spid="_x0000_s1629" style="position:absolute;visibility:visible;mso-wrap-style:square" from="36323,47179" to="41207,47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xfsEAAADdAAAADwAAAGRycy9kb3ducmV2LnhtbERPS2vCQBC+F/wPywheim4UWkp0FRF8&#10;nIq1eh+yYxLNzIbsGuO/7xYEb/PxPWe26LhSLTW+dGJgPEpAkWTOlpIbOP6uh1+gfECxWDkhAw/y&#10;sJj33maYWneXH2oPIVcxRHyKBooQ6lRrnxXE6EeuJonc2TWMIcIm17bBewznSk+S5FMzlhIbCqxp&#10;VVB2PdzYAO/Lli68323bLj8xb/j7/L4xZtDvllNQgbrwEj/dOxvnJ+MP+P8mnq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LfF+wQAAAN0AAAAPAAAAAAAAAAAAAAAA&#10;AKECAABkcnMvZG93bnJldi54bWxQSwUGAAAAAAQABAD5AAAAjwMAAAAA&#10;" strokecolor="#4f81bd [3204]">
                      <v:stroke dashstyle="1 1"/>
                      <v:shadow on="t" color="black" opacity="24903f" origin=",.5" offset="0,.55556mm"/>
                    </v:line>
                    <v:line id="Straight Connector 1016" o:spid="_x0000_s1630" style="position:absolute;visibility:visible;mso-wrap-style:square" from="25303,50460" to="33678,5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tT8MAAADdAAAADwAAAGRycy9kb3ducmV2LnhtbERPTWsCMRC9F/wPYQq91URBW1ajqCAW&#10;PNWVirdhM91d3EyWJLrrvzdCobd5vM+ZL3vbiBv5UDvWMBoqEMSFMzWXGo759v0TRIjIBhvHpOFO&#10;AZaLwcscM+M6/qbbIZYihXDIUEMVY5tJGYqKLIaha4kT9+u8xZigL6Xx2KVw28ixUlNpsebUUGFL&#10;m4qKy+FqNWw+4io/ndd51+7218vkR3k6HbV+e+1XMxCR+vgv/nN/mTRfjabw/Cad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grU/DAAAA3QAAAA8AAAAAAAAAAAAA&#10;AAAAoQIAAGRycy9kb3ducmV2LnhtbFBLBQYAAAAABAAEAPkAAACRAwAAAAA=&#10;" strokecolor="#4f81bd [3204]">
                      <v:stroke dashstyle="dash"/>
                      <v:shadow on="t" color="black" opacity="24903f" origin=",.5" offset="0,.55556mm"/>
                    </v:line>
                    <v:line id="Straight Connector 1017" o:spid="_x0000_s1631" style="position:absolute;flip:y;visibility:visible;mso-wrap-style:square" from="25220,47020" to="33678,47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3DIMIAAADdAAAADwAAAGRycy9kb3ducmV2LnhtbERPzWoCMRC+F/oOYYReSk3sQWU1igqF&#10;FhXZrQ8wbMbN4maybFLdvr0RBG/z8f3OfNm7RlyoC7VnDaOhAkFcelNzpeH4+/UxBREissHGM2n4&#10;pwDLxevLHDPjr5zTpYiVSCEcMtRgY2wzKUNpyWEY+pY4cSffOYwJdpU0HV5TuGvkp1Jj6bDm1GCx&#10;pY2l8lz8OQ35YX/eqIDFj6361V6uab3bvmv9NuhXMxCR+vgUP9zfJs1Xowncv0kn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3DIMIAAADdAAAADwAAAAAAAAAAAAAA&#10;AAChAgAAZHJzL2Rvd25yZXYueG1sUEsFBgAAAAAEAAQA+QAAAJADAAAAAA==&#10;" strokecolor="#4f81bd [3204]">
                      <v:stroke dashstyle="dash"/>
                      <v:shadow on="t" color="black" opacity="24903f" origin=",.5" offset="0,.55556mm"/>
                    </v:line>
                  </v:group>
                  <v:shape id="Text Box 1018" o:spid="_x0000_s1632" type="#_x0000_t202" style="position:absolute;left:10058;top:42778;width:36634;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MZMUA&#10;AADdAAAADwAAAGRycy9kb3ducmV2LnhtbESPQU/DMAyF70j8h8hI3FjSiU2jLJvQAGm3jcEPsBrT&#10;lDZO1YSt8Ovnw6TdbL3n9z4v12Po1JGG1ES2UEwMKOIquoZrC1+f7w8LUCkjO+wik4U/SrBe3d4s&#10;sXTxxB90PORaSQinEi34nPtS61R5CpgmsScW7TsOAbOsQ63dgCcJD52eGjPXARuWBo89bTxV7eE3&#10;WFiYsGvbp+k+hcf/YuY3r/Gt/7H2/m58eQaVacxX8+V66wTfFIIr38gIenU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YxkxQAAAN0AAAAPAAAAAAAAAAAAAAAAAJgCAABkcnMv&#10;ZG93bnJldi54bWxQSwUGAAAAAAQABAD1AAAAigMAAAAA&#10;" filled="f" stroked="f">
                    <v:textbox style="mso-fit-shape-to-text:t">
                      <w:txbxContent>
                        <w:p w14:paraId="3B354CB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v:textbox>
                  </v:shape>
                  <v:shape id="Text Box 1019" o:spid="_x0000_s1633" type="#_x0000_t202" style="position:absolute;left:25238;top:50836;width:629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p/8IA&#10;AADdAAAADwAAAGRycy9kb3ducmV2LnhtbERPzWoCMRC+F3yHMEJvNVnRoqtRxFrwZqs+wLAZN+tu&#10;Jssm1W2f3hQKvc3H9zvLde8acaMuVJ41ZCMFgrjwpuJSw/n0/jIDESKywcYzafimAOvV4GmJufF3&#10;/qTbMZYihXDIUYONsc2lDIUlh2HkW+LEXXznMCbYldJ0eE/hrpFjpV6lw4pTg8WWtpaK+vjlNMyU&#10;O9T1fPwR3OQnm9rtm9+1V62fh/1mASJSH//Ff+69SfNVNoffb9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Sn/wgAAAN0AAAAPAAAAAAAAAAAAAAAAAJgCAABkcnMvZG93&#10;bnJldi54bWxQSwUGAAAAAAQABAD1AAAAhwMAAAAA&#10;" filled="f" stroked="f">
                    <v:textbox style="mso-fit-shape-to-text:t">
                      <w:txbxContent>
                        <w:p w14:paraId="57C3433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1020" o:spid="_x0000_s1634" type="#_x0000_t202" style="position:absolute;left:17852;top:56311;width:774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9K38UA&#10;AADdAAAADwAAAGRycy9kb3ducmV2LnhtbESPQU/DMAyF70j8h8hIu7FkFUOjLJvQYNJuwOAHWI1p&#10;ShunasLW7dfjw6TdbL3n9z4v12Po1IGG1ES2MJsaUMRVdA3XFr6/tvcLUCkjO+wik4UTJVivbm+W&#10;WLp45E867HOtJIRTiRZ8zn2pdao8BUzT2BOL9hOHgFnWodZuwKOEh04XxjzqgA1Lg8eeNp6qdv8X&#10;LCxMeG/bp+IjhYfzbO43r/Gt/7V2cje+PIPKNOar+XK9c4JvCuGX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X0rfxQAAAN0AAAAPAAAAAAAAAAAAAAAAAJgCAABkcnMv&#10;ZG93bnJldi54bWxQSwUGAAAAAAQABAD1AAAAigMAAAAA&#10;" filled="f" stroked="f">
                  <v:textbox style="mso-fit-shape-to-text:t">
                    <w:txbxContent>
                      <w:p w14:paraId="1AFEA56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v:textbox>
                </v:shape>
                <v:shape id="Text Box 1021" o:spid="_x0000_s1635" type="#_x0000_t202" style="position:absolute;left:33468;top:56311;width:772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vRMIA&#10;AADdAAAADwAAAGRycy9kb3ducmV2LnhtbERP3WrCMBS+F/YO4Qi706TFDVeNMpyD3W3qHuDQHJva&#10;5qQ0mXZ7+kUQvDsf3+9ZrgfXijP1ofasIZsqEMSlNzVXGr4P75M5iBCRDbaeScMvBVivHkZLLIy/&#10;8I7O+1iJFMKhQA02xq6QMpSWHIap74gTd/S9w5hgX0nT4yWFu1bmSj1LhzWnBosdbSyVzf7HaZgr&#10;99k0L/lXcLO/7Mlu3vy2O2n9OB5eFyAiDfEuvrk/TJqv8gy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9EwgAAAN0AAAAPAAAAAAAAAAAAAAAAAJgCAABkcnMvZG93&#10;bnJldi54bWxQSwUGAAAAAAQABAD1AAAAhwMAAAAA&#10;" filled="f" stroked="f">
                  <v:textbox style="mso-fit-shape-to-text:t">
                    <w:txbxContent>
                      <w:p w14:paraId="7D9618AF"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v:textbox>
                </v:shape>
                <v:shape id="Text Box 1022" o:spid="_x0000_s1636" type="#_x0000_t202" style="position:absolute;left:48041;top:56311;width:784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xM8IA&#10;AADdAAAADwAAAGRycy9kb3ducmV2LnhtbERP22oCMRB9L/gPYQTfauJii65GEavQt9bLBwybcbPu&#10;ZrJsUt3265tCwbc5nOss171rxI26UHnWMBkrEMSFNxWXGs6n/fMMRIjIBhvPpOGbAqxXg6cl5sbf&#10;+UC3YyxFCuGQowYbY5tLGQpLDsPYt8SJu/jOYUywK6Xp8J7CXSMzpV6lw4pTg8WWtpaK+vjlNMyU&#10;+6jrefYZ3PRn8mK3b37XXrUeDfvNAkSkPj7E/+53k+arLIO/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XEzwgAAAN0AAAAPAAAAAAAAAAAAAAAAAJgCAABkcnMvZG93&#10;bnJldi54bWxQSwUGAAAAAAQABAD1AAAAhwMAAAAA&#10;" filled="f" stroked="f">
                  <v:textbox style="mso-fit-shape-to-text:t">
                    <w:txbxContent>
                      <w:p w14:paraId="1C68BCF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v:textbox>
                </v:shape>
                <v:shape id="Text Box 1023" o:spid="_x0000_s1637" type="#_x0000_t202" style="position:absolute;left:3577;top:59952;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3UqMMA&#10;AADdAAAADwAAAGRycy9kb3ducmV2LnhtbERPzWoCMRC+F3yHMIK3mri2oqtRxLbgra36AMNm3Ky7&#10;mSybVLd9+kYo9DYf3++sNr1rxJW6UHnWMBkrEMSFNxWXGk7Ht8c5iBCRDTaeScM3BdisBw8rzI2/&#10;8SddD7EUKYRDjhpsjG0uZSgsOQxj3xIn7uw7hzHBrpSmw1sKd43MlJpJhxWnBost7SwV9eHLaZgr&#10;917Xi+wjuKefybPdvfjX9qL1aNhvlyAi9fFf/OfemzRfZVO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3UqMMAAADdAAAADwAAAAAAAAAAAAAAAACYAgAAZHJzL2Rv&#10;d25yZXYueG1sUEsFBgAAAAAEAAQA9QAAAIgDAAAAAA==&#10;" filled="f" stroked="f">
                  <v:textbox style="mso-fit-shape-to-text:t">
                    <w:txbxContent>
                      <w:p w14:paraId="20251AB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4" o:spid="_x0000_s1638" type="#_x0000_t202" style="position:absolute;left:15533;top:33207;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M3MIA&#10;AADdAAAADwAAAGRycy9kb3ducmV2LnhtbERPzWoCMRC+F3yHMIK3mrhY0dUoohV606oPMGymm+1u&#10;Jssm1W2f3hQKvc3H9zurTe8acaMuVJ41TMYKBHHhTcWlhuvl8DwHESKywcYzafimAJv14GmFufF3&#10;fqfbOZYihXDIUYONsc2lDIUlh2HsW+LEffjOYUywK6Xp8J7CXSMzpWbSYcWpwWJLO0tFff5yGubK&#10;Het6kZ2Cm/5MXuxu71/bT61Hw367BBGpj//iP/ebSfNVNoXfb9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EzcwgAAAN0AAAAPAAAAAAAAAAAAAAAAAJgCAABkcnMvZG93&#10;bnJldi54bWxQSwUGAAAAAAQABAD1AAAAhwMAAAAA&#10;" filled="f" stroked="f">
                  <v:textbox style="mso-fit-shape-to-text:t">
                    <w:txbxContent>
                      <w:p w14:paraId="0AD6B6A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5" o:spid="_x0000_s1639" type="#_x0000_t202" style="position:absolute;left:17351;top:31755;width:2660;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pR8IA&#10;AADdAAAADwAAAGRycy9kb3ducmV2LnhtbERPzWoCMRC+F3yHMIK3mrho0dUoohV6a6s+wLAZN+tu&#10;Jssm1bVP3xQKvc3H9zurTe8acaMuVJ41TMYKBHHhTcWlhvPp8DwHESKywcYzaXhQgM168LTC3Pg7&#10;f9LtGEuRQjjkqMHG2OZShsKSwzD2LXHiLr5zGBPsSmk6vKdw18hMqRfpsOLUYLGlnaWiPn45DXPl&#10;3ut6kX0EN/2ezOxu71/bq9ajYb9dgojUx3/xn/vNpPkqm8H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OlHwgAAAN0AAAAPAAAAAAAAAAAAAAAAAJgCAABkcnMvZG93&#10;bnJldi54bWxQSwUGAAAAAAQABAD1AAAAhwMAAAAA&#10;" filled="f" stroked="f">
                  <v:textbox style="mso-fit-shape-to-text:t">
                    <w:txbxContent>
                      <w:p w14:paraId="5D764D3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26" o:spid="_x0000_s1640" type="#_x0000_t202" style="position:absolute;left:18985;top:30370;width:262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3MMIA&#10;AADdAAAADwAAAGRycy9kb3ducmV2LnhtbERPzWoCMRC+F3yHMIK3mrhY0dUoohV6a6s+wLAZN+tu&#10;Jssm1bVP3xQKvc3H9zurTe8acaMuVJ41TMYKBHHhTcWlhvPp8DwHESKywcYzaXhQgM168LTC3Pg7&#10;f9LtGEuRQjjkqMHG2OZShsKSwzD2LXHiLr5zGBPsSmk6vKdw18hMqZl0WHFqsNjSzlJRH7+chrly&#10;73W9yD6Cm35PXuxu71/bq9ajYb9dgojUx3/xn/vNpPkqm8H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cwwgAAAN0AAAAPAAAAAAAAAAAAAAAAAJgCAABkcnMvZG93&#10;bnJldi54bWxQSwUGAAAAAAQABAD1AAAAhwMAAAAA&#10;" filled="f" stroked="f">
                  <v:textbox style="mso-fit-shape-to-text:t">
                    <w:txbxContent>
                      <w:p w14:paraId="64FA645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27" o:spid="_x0000_s1641" type="#_x0000_t202" style="position:absolute;left:20532;top:29233;width:276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bSq8MA&#10;AADdAAAADwAAAGRycy9kb3ducmV2LnhtbERPzWoCMRC+F3yHMIK3mrjYqqtRxLbgra36AMNm3Ky7&#10;mSybVLd9+kYo9DYf3++sNr1rxJW6UHnWMBkrEMSFNxWXGk7Ht8c5iBCRDTaeScM3BdisBw8rzI2/&#10;8SddD7EUKYRDjhpsjG0uZSgsOQxj3xIn7uw7hzHBrpSmw1sKd43MlHqWDitODRZb2lkq6sOX0zBX&#10;7r2uF9lHcNOfyZPdvfjX9qL1aNhvlyAi9fFf/OfemzRfZTO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bSq8MAAADdAAAADwAAAAAAAAAAAAAAAACYAgAAZHJzL2Rv&#10;d25yZXYueG1sUEsFBgAAAAAEAAQA9QAAAIgDAAAAAA==&#10;" filled="f" stroked="f">
                  <v:textbox style="mso-fit-shape-to-text:t">
                    <w:txbxContent>
                      <w:p w14:paraId="719CCD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28" o:spid="_x0000_s1642" type="#_x0000_t202" style="position:absolute;left:21887;top:28285;width:375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l88MA&#10;AADdAAAADwAAAGRycy9kb3ducmV2LnhtbESPQU/DMAyF70j8h8hI3FiySSBUlk3TAGkHLozubjWm&#10;qdY4VWPW7t/jAxI3W+/5vc/r7Zx6c6GxdJk9LBcODHGTQ8eth/rr/eEZTBHkgH1m8nClAtvN7c0a&#10;q5An/qTLUVqjIVwq9BBFhsra0kRKWBZ5IFbtO48JRdextWHEScNTb1fOPdmEHWtDxIH2kZrz8Sd5&#10;EAm75bV+S+Vwmj9ep+iaR6y9v7+bdy9ghGb5N/9dH4Liu5Xi6jc6gt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cl88MAAADdAAAADwAAAAAAAAAAAAAAAACYAgAAZHJzL2Rv&#10;d25yZXYueG1sUEsFBgAAAAAEAAQA9QAAAIgDAAAAAA==&#10;" filled="f" stroked="f">
                  <v:textbox style="mso-fit-shape-to-text:t">
                    <w:txbxContent>
                      <w:p w14:paraId="37FF2A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9" o:spid="_x0000_s1643" type="#_x0000_t202" style="position:absolute;left:27433;top:23209;width:2712;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jQsIA&#10;AADdAAAADwAAAGRycy9kb3ducmV2LnhtbERPzWoCMRC+F3yHMEJvNXHRoqtRxFrwZqs+wLAZN+tu&#10;Jssm1W2f3hQKvc3H9zvLde8acaMuVJ41jEcKBHHhTcWlhvPp/WUGIkRkg41n0vBNAdarwdMSc+Pv&#10;/Em3YyxFCuGQowYbY5tLGQpLDsPIt8SJu/jOYUywK6Xp8J7CXSMzpV6lw4pTg8WWtpaK+vjlNMyU&#10;O9T1PPsIbvIzntrtm9+1V62fh/1mASJSH//Ff+69SfNVNoffb9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eNCwgAAAN0AAAAPAAAAAAAAAAAAAAAAAJgCAABkcnMvZG93&#10;bnJldi54bWxQSwUGAAAAAAQABAD1AAAAhwMAAAAA&#10;" filled="f" stroked="f">
                  <v:textbox style="mso-fit-shape-to-text:t">
                    <w:txbxContent>
                      <w:p w14:paraId="22DF9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0" o:spid="_x0000_s1644" type="#_x0000_t202" style="position:absolute;left:31379;top:19450;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AsYA&#10;AADdAAAADwAAAGRycy9kb3ducmV2LnhtbESPzW4CMQyE75V4h8hI3EoC/RFdCKiiIPVWSvsA1sbd&#10;LLtxVpsUlj59fajUm60Zz3xebYbQqjP1qY5sYTY1oIjL6GquLHx+7G8XoFJGdthGJgtXSrBZj25W&#10;WLh44Xc6H3OlJIRTgRZ8zl2hdSo9BUzT2BGL9hX7gFnWvtKux4uEh1bPjXnUAWuWBo8dbT2VzfE7&#10;WFiY8NY0T/NDCvc/swe/fYm77mTtZDw8L0FlGvK/+e/61Qm+uR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cAsYAAADdAAAADwAAAAAAAAAAAAAAAACYAgAAZHJz&#10;L2Rvd25yZXYueG1sUEsFBgAAAAAEAAQA9QAAAIsDAAAAAA==&#10;" filled="f" stroked="f">
                  <v:textbox style="mso-fit-shape-to-text:t">
                    <w:txbxContent>
                      <w:p w14:paraId="73C9FB5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1" o:spid="_x0000_s1645" type="#_x0000_t202" style="position:absolute;left:40623;top:9685;width:262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5mcMA&#10;AADdAAAADwAAAGRycy9kb3ducmV2LnhtbERPzWoCMRC+F3yHMIK3mqy2oqtRxLbgra36AMNm3Ky7&#10;mSybVLd9+kYo9DYf3++sNr1rxJW6UHnWkI0VCOLCm4pLDafj2+McRIjIBhvPpOGbAmzWg4cV5sbf&#10;+JOuh1iKFMIhRw02xjaXMhSWHIaxb4kTd/adw5hgV0rT4S2Fu0ZOlJpJhxWnBost7SwV9eHLaZgr&#10;917Xi8lHcE8/2bPdvfjX9qL1aNhvlyAi9fFf/OfemzRfTTO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p5mcMAAADdAAAADwAAAAAAAAAAAAAAAACYAgAAZHJzL2Rv&#10;d25yZXYueG1sUEsFBgAAAAAEAAQA9QAAAIgDAAAAAA==&#10;" filled="f" stroked="f">
                  <v:textbox style="mso-fit-shape-to-text:t">
                    <w:txbxContent>
                      <w:p w14:paraId="48B54170"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2" o:spid="_x0000_s1646" type="#_x0000_t202" style="position:absolute;left:42147;top:8576;width:276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n7sMA&#10;AADdAAAADwAAAGRycy9kb3ducmV2LnhtbERPzWoCMRC+F3yHMIK3mri2oqtRxLbgra36AMNm3Ky7&#10;mSybVLd9+kYo9DYf3++sNr1rxJW6UHnWMBkrEMSFNxWXGk7Ht8c5iBCRDTaeScM3BdisBw8rzI2/&#10;8SddD7EUKYRDjhpsjG0uZSgsOQxj3xIn7uw7hzHBrpSmw1sKd43MlJpJhxWnBost7SwV9eHLaZgr&#10;917Xi+wjuKefybPdvfjX9qL1aNhvlyAi9fFf/OfemzRfTTO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jn7sMAAADdAAAADwAAAAAAAAAAAAAAAACYAgAAZHJzL2Rv&#10;d25yZXYueG1sUEsFBgAAAAAEAAQA9QAAAIgDAAAAAA==&#10;" filled="f" stroked="f">
                  <v:textbox style="mso-fit-shape-to-text:t">
                    <w:txbxContent>
                      <w:p w14:paraId="42AAFF4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33" o:spid="_x0000_s1647" type="#_x0000_t202" style="position:absolute;left:38108;top:12207;width:271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CdcMA&#10;AADdAAAADwAAAGRycy9kb3ducmV2LnhtbERP22oCMRB9L/gPYYS+aeKlRVejFFvBt1r1A4bNuFl3&#10;M1k2qW779Y0g9G0O5zrLdedqcaU2lJ41jIYKBHHuTcmFhtNxO5iBCBHZYO2ZNPxQgPWq97TEzPgb&#10;f9H1EAuRQjhkqMHG2GRShtySwzD0DXHizr51GBNsC2lavKVwV8uxUq/SYcmpwWJDG0t5dfh2GmbK&#10;fVbVfLwPbvo7erGbd//RXLR+7ndvCxCRuvgvfrh3Js1Xkwnc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RCdcMAAADdAAAADwAAAAAAAAAAAAAAAACYAgAAZHJzL2Rv&#10;d25yZXYueG1sUEsFBgAAAAAEAAQA9QAAAIgDAAAAAA==&#10;" filled="f" stroked="f">
                  <v:textbox style="mso-fit-shape-to-text:t">
                    <w:txbxContent>
                      <w:p w14:paraId="59FF9A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4" o:spid="_x0000_s1648" type="#_x0000_t202" style="position:absolute;left:39526;top:11137;width:2661;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aAcMA&#10;AADdAAAADwAAAGRycy9kb3ducmV2LnhtbERP22oCMRB9L/gPYYS+aeKlRVejFK3Qt1r1A4bNuFl3&#10;M1k2qa79+qYg9G0O5zrLdedqcaU2lJ41jIYKBHHuTcmFhtNxN5iBCBHZYO2ZNNwpwHrVe1piZvyN&#10;v+h6iIVIIRwy1GBjbDIpQ27JYRj6hjhxZ986jAm2hTQt3lK4q+VYqVfpsOTUYLGhjaW8Onw7DTPl&#10;PqtqPt4HN/0ZvdjN1r83F62f+93bAkSkLv6LH+4Pk+aryRT+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3aAcMAAADdAAAADwAAAAAAAAAAAAAAAACYAgAAZHJzL2Rv&#10;d25yZXYueG1sUEsFBgAAAAAEAAQA9QAAAIgDAAAAAA==&#10;" filled="f" stroked="f">
                  <v:textbox style="mso-fit-shape-to-text:t">
                    <w:txbxContent>
                      <w:p w14:paraId="0B736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5" o:spid="_x0000_s1649" type="#_x0000_t202" style="position:absolute;left:22935;top:27601;width:3010;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csMEA&#10;AADdAAAADwAAAGRycy9kb3ducmV2LnhtbERPS2sCMRC+C/0PYYTeNLHFUlajSB/goZfq9j5sxs3i&#10;ZrJspu7675uC4G0+vuest2No1YX61ES2sJgbUMRVdA3XFsrj5+wVVBJkh21ksnClBNvNw2SNhYsD&#10;f9PlILXKIZwKtOBFukLrVHkKmOaxI87cKfYBJcO+1q7HIYeHVj8Z86IDNpwbPHb05qk6H36DBRG3&#10;W1zLj5D2P+PX++BNtcTS2sfpuFuBEhrlLr659y7PN89L+P8mn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PHLDBAAAA3QAAAA8AAAAAAAAAAAAAAAAAmAIAAGRycy9kb3du&#10;cmV2LnhtbFBLBQYAAAAABAAEAPUAAACGAwAAAAA=&#10;" filled="f" stroked="f">
                  <v:textbox style="mso-fit-shape-to-text:t">
                    <w:txbxContent>
                      <w:p w14:paraId="6209189E"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6" o:spid="_x0000_s1650" type="#_x0000_t202" style="position:absolute;left:28624;top:22261;width:3011;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2Cx8EA&#10;AADdAAAADwAAAGRycy9kb3ducmV2LnhtbERPTWsCMRC9F/wPYQreamKlIlujiK3goZfqeh82083S&#10;zWTZTN3135tCobd5vM9Zb8fQqiv1qYlsYT4zoIir6BquLZTnw9MKVBJkh21ksnCjBNvN5GGNhYsD&#10;f9L1JLXKIZwKtOBFukLrVHkKmGaxI87cV+wDSoZ9rV2PQw4PrX42ZqkDNpwbPHa091R9n36CBRG3&#10;m9/K95COl/HjbfCmesHS2unjuHsFJTTKv/jPfXR5vlks4febfIL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dgsfBAAAA3QAAAA8AAAAAAAAAAAAAAAAAmAIAAGRycy9kb3du&#10;cmV2LnhtbFBLBQYAAAAABAAEAPUAAACGAwAAAAA=&#10;" filled="f" stroked="f">
                  <v:textbox style="mso-fit-shape-to-text:t">
                    <w:txbxContent>
                      <w:p w14:paraId="00489EE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7" o:spid="_x0000_s1651" type="#_x0000_t202" style="position:absolute;left:32342;top:18692;width:3011;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nXMEA&#10;AADdAAAADwAAAGRycy9kb3ducmV2LnhtbERPTWsCMRC9F/ofwhR6q4ktbWU1itQWPHipbu/DZtws&#10;bibLZnTXf98UCt7m8T5nsRpDqy7UpyayhenEgCKuomu4tlAevp5moJIgO2wjk4UrJVgt7+8WWLg4&#10;8Ddd9lKrHMKpQAtepCu0TpWngGkSO+LMHWMfUDLsa+16HHJ4aPWzMW86YMO5wWNHH56q0/4cLIi4&#10;9fRafoa0/Rl3m8Gb6hVLax8fxvUclNAoN/G/e+vyfPPyDn/f5B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RJ1zBAAAA3QAAAA8AAAAAAAAAAAAAAAAAmAIAAGRycy9kb3du&#10;cmV2LnhtbFBLBQYAAAAABAAEAPUAAACGAwAAAAA=&#10;" filled="f" stroked="f">
                  <v:textbox style="mso-fit-shape-to-text:t">
                    <w:txbxContent>
                      <w:p w14:paraId="32737AA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8" o:spid="_x0000_s1652" type="#_x0000_t202" style="position:absolute;left:24298;top:26144;width:262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QBMYA&#10;AADdAAAADwAAAGRycy9kb3ducmV2LnhtbESPzW4CMQyE75V4h8hI3EoC/RFdCKiiIPVWSvsA1sbd&#10;LLtxVpsUlj59fajUm60Zz3xebYbQqjP1qY5sYTY1oIjL6GquLHx+7G8XoFJGdthGJgtXSrBZj25W&#10;WLh44Xc6H3OlJIRTgRZ8zl2hdSo9BUzT2BGL9hX7gFnWvtKux4uEh1bPjXnUAWuWBo8dbT2VzfE7&#10;WFiY8NY0T/NDCvc/swe/fYm77mTtZDw8L0FlGvK/+e/61Qm+uRNc+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DQBMYAAADdAAAADwAAAAAAAAAAAAAAAACYAgAAZHJz&#10;L2Rvd25yZXYueG1sUEsFBgAAAAAEAAQA9QAAAIsDAAAAAA==&#10;" filled="f" stroked="f">
                  <v:textbox style="mso-fit-shape-to-text:t">
                    <w:txbxContent>
                      <w:p w14:paraId="5D7449BB"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9" o:spid="_x0000_s1653" type="#_x0000_t202" style="position:absolute;left:33402;top:17566;width:262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1n8MA&#10;AADdAAAADwAAAGRycy9kb3ducmV2LnhtbERPzWoCMRC+C32HMEJvNdHWoqtRirbgTbvtAwybcbPu&#10;ZrJsom779I1Q8DYf3+8s171rxIW6UHnWMB4pEMSFNxWXGr6/Pp5mIEJENth4Jg0/FGC9ehgsMTP+&#10;yp90yWMpUgiHDDXYGNtMylBYchhGviVO3NF3DmOCXSlNh9cU7ho5UepVOqw4NVhsaWOpqPOz0zBT&#10;bl/X88khuJff8dRutv69PWn9OOzfFiAi9fEu/nfvTJqvnud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x1n8MAAADdAAAADwAAAAAAAAAAAAAAAACYAgAAZHJzL2Rv&#10;d25yZXYueG1sUEsFBgAAAAAEAAQA9QAAAIgDAAAAAA==&#10;" filled="f" stroked="f">
                  <v:textbox style="mso-fit-shape-to-text:t">
                    <w:txbxContent>
                      <w:p w14:paraId="3DCDF4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0" o:spid="_x0000_s1654" type="#_x0000_t202" style="position:absolute;left:25639;top:24594;width:2768;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vf8UA&#10;AADdAAAADwAAAGRycy9kb3ducmV2LnhtbESPQW/CMAyF75P2HyJP2m0kIDZBIaCJMWm3DbYfYDWm&#10;KW2cqgnQ7dfPByRutt7ze5+X6yG06kx9qiNbGI8MKOIyuporCz/f708zUCkjO2wjk4VfSrBe3d8t&#10;sXDxwjs673OlJIRTgRZ8zl2hdSo9BUyj2BGLdoh9wCxrX2nX40XCQ6snxrzogDVLg8eONp7KZn8K&#10;FmYmfDbNfPKVwvRv/Ow3b3HbHa19fBheF6AyDflmvl5/OME3U+GX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K9/xQAAAN0AAAAPAAAAAAAAAAAAAAAAAJgCAABkcnMv&#10;ZG93bnJldi54bWxQSwUGAAAAAAQABAD1AAAAigMAAAAA&#10;" filled="f" stroked="f">
                  <v:textbox style="mso-fit-shape-to-text:t">
                    <w:txbxContent>
                      <w:p w14:paraId="167A707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1" o:spid="_x0000_s1655" type="#_x0000_t202" style="position:absolute;left:30419;top:20627;width:276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wK5MIA&#10;AADdAAAADwAAAGRycy9kb3ducmV2LnhtbERPzWoCMRC+F3yHMIK3mqxY0dUoohV606oPMGymm+1u&#10;Jssm1W2f3hQKvc3H9zurTe8acaMuVJ41ZGMFgrjwpuJSw/VyeJ6DCBHZYOOZNHxTgM168LTC3Pg7&#10;v9PtHEuRQjjkqMHG2OZShsKSwzD2LXHiPnznMCbYldJ0eE/hrpETpWbSYcWpwWJLO0tFff5yGubK&#10;Het6MTkFN/3JXuxu71/bT61Hw367BBGpj//iP/ebSfPVNIPfb9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zArkwgAAAN0AAAAPAAAAAAAAAAAAAAAAAJgCAABkcnMvZG93&#10;bnJldi54bWxQSwUGAAAAAAQABAD1AAAAhwMAAAAA&#10;" filled="f" stroked="f">
                  <v:textbox style="mso-fit-shape-to-text:t">
                    <w:txbxContent>
                      <w:p w14:paraId="3675AD8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2" o:spid="_x0000_s1656" type="#_x0000_t202" style="position:absolute;left:29584;top:21570;width:2629;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Uk8IA&#10;AADdAAAADwAAAGRycy9kb3ducmV2LnhtbERPzWoCMRC+F3yHMIK3mrhY0dUoohV606oPMGymm+1u&#10;Jssm1W2f3hQKvc3H9zurTe8acaMuVJ41TMYKBHHhTcWlhuvl8DwHESKywcYzafimAJv14GmFufF3&#10;fqfbOZYihXDIUYONsc2lDIUlh2HsW+LEffjOYUywK6Xp8J7CXSMzpWbSYcWpwWJLO0tFff5yGubK&#10;Het6kZ2Cm/5MXuxu71/bT61Hw367BBGpj//iP/ebSfPVNIPfb9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STwgAAAN0AAAAPAAAAAAAAAAAAAAAAAJgCAABkcnMvZG93&#10;bnJldi54bWxQSwUGAAAAAAQABAD1AAAAhwMAAAAA&#10;" filled="f" stroked="f">
                  <v:textbox style="mso-fit-shape-to-text:t">
                    <w:txbxContent>
                      <w:p w14:paraId="26AA809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3" o:spid="_x0000_s1657" type="#_x0000_t202" style="position:absolute;left:10515;top:29486;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xCMMA&#10;AADdAAAADwAAAGRycy9kb3ducmV2LnhtbERP22oCMRB9L/gPYYS+aeKlRVejFK3Qt1r1A4bNuFl3&#10;M1k2qa79+qYg9G0O5zrLdedqcaU2lJ41jIYKBHHuTcmFhtNxN5iBCBHZYO2ZNNwpwHrVe1piZvyN&#10;v+h6iIVIIRwy1GBjbDIpQ27JYRj6hjhxZ986jAm2hTQt3lK4q+VYqVfpsOTUYLGhjaW8Onw7DTPl&#10;PqtqPt4HN/0ZvdjN1r83F62f+93bAkSkLv6LH+4Pk+ar6QT+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IxCMMAAADdAAAADwAAAAAAAAAAAAAAAACYAgAAZHJzL2Rv&#10;d25yZXYueG1sUEsFBgAAAAAEAAQA9QAAAIgDAAAAAA==&#10;" filled="f" stroked="f">
                  <v:textbox style="mso-fit-shape-to-text:t">
                    <w:txbxContent>
                      <w:p w14:paraId="648B6AE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1044" o:spid="_x0000_s1658" type="#_x0000_t202" style="position:absolute;left:12038;top:28055;width:2858;height:31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pfMIA&#10;AADdAAAADwAAAGRycy9kb3ducmV2LnhtbERPzWoCMRC+F3yHMIK3mijboqtRRCv01lZ9gGEzbtbd&#10;TJZNqqtP3xQKvc3H9zvLde8acaUuVJ41TMYKBHHhTcWlhtNx/zwDESKywcYzabhTgPVq8LTE3Pgb&#10;f9H1EEuRQjjkqMHG2OZShsKSwzD2LXHizr5zGBPsSmk6vKVw18ipUq/SYcWpwWJLW0tFffh2GmbK&#10;fdT1fPoZXPaYvNjtzr+1F61Hw36zABGpj//iP/e7SfNVls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6l8wgAAAN0AAAAPAAAAAAAAAAAAAAAAAJgCAABkcnMvZG93&#10;bnJldi54bWxQSwUGAAAAAAQABAD1AAAAhwMAAAAA&#10;" filled="f" stroked="f">
                  <v:textbox style="mso-fit-shape-to-text:t">
                    <w:txbxContent>
                      <w:p w14:paraId="7358BA6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1045" o:spid="_x0000_s1659" type="#_x0000_t202" style="position:absolute;left:13694;top:26608;width:2858;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M58IA&#10;AADdAAAADwAAAGRycy9kb3ducmV2LnhtbERP22oCMRB9L/gPYQp9q4miYlejiFboW730A4bNuNnu&#10;ZrJsoq79+kYQfJvDuc582blaXKgNpWcNg74CQZx7U3Kh4ee4fZ+CCBHZYO2ZNNwowHLRe5ljZvyV&#10;93Q5xEKkEA4ZarAxNpmUIbfkMPR9Q5y4k28dxgTbQpoWrync1XKo1EQ6LDk1WGxobSmvDmenYarc&#10;d1V9DHfBjf4GY7ve+M/mV+u31241AxGpi0/xw/1l0nw1GsP9m3SC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wznwgAAAN0AAAAPAAAAAAAAAAAAAAAAAJgCAABkcnMvZG93&#10;bnJldi54bWxQSwUGAAAAAAQABAD1AAAAhwMAAAAA&#10;" filled="f" stroked="f">
                  <v:textbox style="mso-fit-shape-to-text:t">
                    <w:txbxContent>
                      <w:p w14:paraId="7DDC13F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shape id="Text Box 1046" o:spid="_x0000_s1660" type="#_x0000_t202" style="position:absolute;left:15476;top:25315;width:2857;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WSkMIA&#10;AADdAAAADwAAAGRycy9kb3ducmV2LnhtbERP22oCMRB9L/gPYQTfaqKo6GoUsRb61nr5gGEzbtbd&#10;TJZNqtt+vSkUfJvDuc5q07la3KgNpWcNo6ECQZx7U3Kh4Xx6f52DCBHZYO2ZNPxQgM2697LCzPg7&#10;H+h2jIVIIRwy1GBjbDIpQ27JYRj6hjhxF986jAm2hTQt3lO4q+VYqZl0WHJqsNjQzlJeHb+dhrly&#10;n1W1GH8FN/kdTe3uze+bq9aDfrddgojUxaf43/1h0nw1mcHfN+kE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ZKQwgAAAN0AAAAPAAAAAAAAAAAAAAAAAJgCAABkcnMvZG93&#10;bnJldi54bWxQSwUGAAAAAAQABAD1AAAAhwMAAAAA&#10;" filled="f" stroked="f">
                  <v:textbox style="mso-fit-shape-to-text:t">
                    <w:txbxContent>
                      <w:p w14:paraId="77BB85DA"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v:textbox>
                </v:shape>
                <v:shape id="Text Box 1047" o:spid="_x0000_s1661" type="#_x0000_t202" style="position:absolute;left:22420;top:18105;width:4343;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k3C8IA&#10;AADdAAAADwAAAGRycy9kb3ducmV2LnhtbERPzWoCMRC+F3yHMEJvmija6mqUYit4q1UfYNiMm3U3&#10;k2WT6rZP3whCb/Px/c5y3blaXKkNpWcNo6ECQZx7U3Kh4XTcDmYgQkQ2WHsmDT8UYL3qPS0xM/7G&#10;X3Q9xEKkEA4ZarAxNpmUIbfkMAx9Q5y4s28dxgTbQpoWbync1XKs1It0WHJqsNjQxlJeHb6dhply&#10;n1U1H++Dm/yOpnbz7j+ai9bP/e5tASJSF//FD/fOpPlq8gr3b9IJ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TcLwgAAAN0AAAAPAAAAAAAAAAAAAAAAAJgCAABkcnMvZG93&#10;bnJldi54bWxQSwUGAAAAAAQABAD1AAAAhwMAAAAA&#10;" filled="f" stroked="f">
                  <v:textbox style="mso-fit-shape-to-text:t">
                    <w:txbxContent>
                      <w:p w14:paraId="6D7F497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v:textbox>
                </v:shape>
                <v:shape id="Text Box 1048" o:spid="_x0000_s1662" type="#_x0000_t202" style="position:absolute;left:28782;top:24874;width:4343;height:3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jecUA&#10;AADdAAAADwAAAGRycy9kb3ducmV2LnhtbESPQW/CMAyF75P2HyJP2m0kIDZBIaCJMWm3DbYfYDWm&#10;KW2cqgnQ7dfPByRutt7ze5+X6yG06kx9qiNbGI8MKOIyuporCz/f708zUCkjO2wjk4VfSrBe3d8t&#10;sXDxwjs673OlJIRTgRZ8zl2hdSo9BUyj2BGLdoh9wCxrX2nX40XCQ6snxrzogDVLg8eONp7KZn8K&#10;FmYmfDbNfPKVwvRv/Ow3b3HbHa19fBheF6AyDflmvl5/OME3U8GV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9qN5xQAAAN0AAAAPAAAAAAAAAAAAAAAAAJgCAABkcnMv&#10;ZG93bnJldi54bWxQSwUGAAAAAAQABAD1AAAAigMAAAAA&#10;" filled="f" stroked="f">
                  <v:textbox style="mso-fit-shape-to-text:t">
                    <w:txbxContent>
                      <w:p w14:paraId="660B2D1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v:textbox>
                </v:shape>
                <v:rect id="Rectangle 1049" o:spid="_x0000_s1663" style="position:absolute;width:62195;height:69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uiPsAA&#10;AADdAAAADwAAAGRycy9kb3ducmV2LnhtbERPyWrDMBC9B/oPYgq9JVJMKbEbJZSGQK9ZLr4N1tQ2&#10;tUaqpNju30eFQm/zeOts97MdxEgh9o41rFcKBHHjTM+thuvluNyAiAnZ4OCYNPxQhP3uYbHFyriJ&#10;TzSeUytyCMcKNXQp+UrK2HRkMa6cJ87cpwsWU4ahlSbglMPtIAulXqTFnnNDh57eO2q+zjerYaJR&#10;lus6FKouUPrvdBnC7aD10+P89goi0Zz+xX/uD5Pnq+cSfr/JJ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uiPsAAAADdAAAADwAAAAAAAAAAAAAAAACYAgAAZHJzL2Rvd25y&#10;ZXYueG1sUEsFBgAAAAAEAAQA9QAAAIUDAAAAAA==&#10;" filled="f" strokecolor="#4579b8 [3044]">
                  <v:shadow on="t" color="black" opacity="22937f" origin=",.5" offset="0,.63889mm"/>
                  <v:textbox>
                    <w:txbxContent>
                      <w:p w14:paraId="495C0DF8" w14:textId="77777777" w:rsidR="00233AC5" w:rsidRDefault="00233AC5" w:rsidP="00A2337B">
                        <w:pPr>
                          <w:rPr>
                            <w:rFonts w:eastAsia="Times New Roman" w:cs="Times New Roman"/>
                          </w:rPr>
                        </w:pPr>
                      </w:p>
                    </w:txbxContent>
                  </v:textbox>
                </v:rect>
                <w10:anchorlock/>
              </v:group>
            </w:pict>
          </mc:Fallback>
        </mc:AlternateContent>
      </w:r>
    </w:p>
    <w:p w14:paraId="43A1D50D" w14:textId="77777777" w:rsidR="007830A8" w:rsidRDefault="00097E6A" w:rsidP="007830A8">
      <w:pPr>
        <w:pStyle w:val="Caption"/>
        <w:rPr>
          <w:ins w:id="121" w:author="Evans, Mark" w:date="2014-12-10T15:01:00Z"/>
        </w:rPr>
      </w:pPr>
      <w:bookmarkStart w:id="122" w:name="_Ref239685116"/>
      <w:r w:rsidRPr="00097E6A">
        <w:t xml:space="preserve">Figure </w:t>
      </w:r>
      <w:fldSimple w:instr=" SEQ Figure \* ARABIC ">
        <w:r w:rsidR="0064185E">
          <w:rPr>
            <w:noProof/>
          </w:rPr>
          <w:t>5</w:t>
        </w:r>
      </w:fldSimple>
      <w:bookmarkEnd w:id="122"/>
      <w:r w:rsidRPr="00097E6A">
        <w:t xml:space="preserve">: </w:t>
      </w:r>
      <w:r w:rsidRPr="007830A8">
        <w:t>Images</w:t>
      </w:r>
      <w:r w:rsidRPr="00097E6A">
        <w:t xml:space="preserve"> are interleaved in the virtual dat</w:t>
      </w:r>
      <w:r>
        <w:t>a</w:t>
      </w:r>
      <w:r w:rsidRPr="00097E6A">
        <w:t>s</w:t>
      </w:r>
      <w:r>
        <w:t>e</w:t>
      </w:r>
      <w:r w:rsidRPr="00097E6A">
        <w:t>t</w:t>
      </w:r>
    </w:p>
    <w:p w14:paraId="699AE29E" w14:textId="33F7C1A6" w:rsidR="00E64528" w:rsidRPr="00E64528" w:rsidRDefault="00097E6A" w:rsidP="007830A8">
      <w:pPr>
        <w:rPr>
          <w:rFonts w:asciiTheme="majorHAnsi" w:eastAsiaTheme="majorEastAsia" w:hAnsiTheme="majorHAnsi" w:cstheme="majorBidi"/>
        </w:rPr>
      </w:pPr>
      <w:del w:id="123" w:author="Evans, Mark" w:date="2014-12-10T15:01:00Z">
        <w:r w:rsidRPr="00097E6A" w:rsidDel="007830A8">
          <w:delText xml:space="preserve">. </w:delText>
        </w:r>
      </w:del>
      <w:r w:rsidRPr="00097E6A">
        <w:t xml:space="preserve">Each of </w:t>
      </w:r>
      <w:ins w:id="124" w:author="Evans, Mark" w:date="2014-12-10T16:03:00Z">
        <w:r w:rsidR="00642A9A">
          <w:t xml:space="preserve">the </w:t>
        </w:r>
      </w:ins>
      <w:r w:rsidRPr="00097E6A">
        <w:t>3D datasets contains imag</w:t>
      </w:r>
      <w:r>
        <w:t>es taken at the time steps indexed with the fixed stride and a different offset.</w:t>
      </w:r>
      <w:bookmarkStart w:id="125" w:name="_Ref239695691"/>
      <w:r w:rsidR="00E64528">
        <w:br w:type="page"/>
      </w:r>
    </w:p>
    <w:p w14:paraId="4ED8DD1D" w14:textId="306DA6D5" w:rsidR="00BD7880" w:rsidRDefault="00BD7880" w:rsidP="009E2A1F">
      <w:pPr>
        <w:pStyle w:val="Heading1"/>
      </w:pPr>
      <w:bookmarkStart w:id="126" w:name="_Toc406423488"/>
      <w:r>
        <w:lastRenderedPageBreak/>
        <w:t>HDF5 Virtual Dataset Requirements</w:t>
      </w:r>
      <w:r w:rsidRPr="006F05BA">
        <w:t xml:space="preserve"> </w:t>
      </w:r>
      <w:r>
        <w:t>and Constraints</w:t>
      </w:r>
      <w:bookmarkEnd w:id="126"/>
      <w:ins w:id="127" w:author="Evans, Mark" w:date="2014-12-10T16:50:00Z">
        <w:r w:rsidR="00B8296C">
          <w:t xml:space="preserve"> </w:t>
        </w:r>
      </w:ins>
    </w:p>
    <w:p w14:paraId="70A7936C" w14:textId="682EB782" w:rsidR="00BD7880" w:rsidRDefault="00BD7880" w:rsidP="00BD7880">
      <w:r>
        <w:t>Based on the use cases above and some reasonable extrapolations from them, this section describes requirements and constraints for virtual datasets.</w:t>
      </w:r>
    </w:p>
    <w:p w14:paraId="67CF9A08" w14:textId="77777777" w:rsidR="00BD7880" w:rsidRDefault="00BD7880" w:rsidP="00BD7880">
      <w:pPr>
        <w:pStyle w:val="Heading2"/>
      </w:pPr>
      <w:bookmarkStart w:id="128" w:name="_Toc406423489"/>
      <w:r>
        <w:t>Requirements</w:t>
      </w:r>
      <w:bookmarkEnd w:id="128"/>
      <w:r>
        <w:t xml:space="preserve"> </w:t>
      </w:r>
    </w:p>
    <w:p w14:paraId="2255123B" w14:textId="77777777" w:rsidR="00BD7880" w:rsidRDefault="00BD7880" w:rsidP="00107D2D">
      <w:pPr>
        <w:pStyle w:val="ListParagraph"/>
        <w:numPr>
          <w:ilvl w:val="0"/>
          <w:numId w:val="8"/>
        </w:numPr>
      </w:pPr>
      <w:r>
        <w:t xml:space="preserve">There will be no changes to the HDF5 programming model when accessing a VDS. </w:t>
      </w:r>
    </w:p>
    <w:p w14:paraId="34A9156F" w14:textId="736CFAD0" w:rsidR="00BD7880" w:rsidRDefault="00BD7880" w:rsidP="00107D2D">
      <w:pPr>
        <w:pStyle w:val="ListParagraph"/>
        <w:numPr>
          <w:ilvl w:val="1"/>
          <w:numId w:val="12"/>
        </w:numPr>
      </w:pPr>
      <w:r>
        <w:t>Dataset create, write, read, sub-set, query</w:t>
      </w:r>
      <w:ins w:id="129" w:author="Evans, Mark" w:date="2014-12-11T08:58:00Z">
        <w:r w:rsidR="00885D59">
          <w:t>,</w:t>
        </w:r>
      </w:ins>
      <w:r>
        <w:t xml:space="preserve"> and close operations </w:t>
      </w:r>
      <w:ins w:id="130" w:author="Evans, Mark" w:date="2014-12-11T08:58:00Z">
        <w:r w:rsidR="00885D59">
          <w:t xml:space="preserve">will </w:t>
        </w:r>
      </w:ins>
      <w:r>
        <w:t xml:space="preserve">work for VDS. </w:t>
      </w:r>
    </w:p>
    <w:p w14:paraId="55A81F69" w14:textId="3D27BCA9" w:rsidR="00BD7880" w:rsidRDefault="00BD7880" w:rsidP="00107D2D">
      <w:pPr>
        <w:pStyle w:val="ListParagraph"/>
        <w:numPr>
          <w:ilvl w:val="1"/>
          <w:numId w:val="12"/>
        </w:numPr>
      </w:pPr>
      <w:r>
        <w:t>Virtual datasets will have a new storage type: ‘virtual’ (</w:t>
      </w:r>
      <w:del w:id="131" w:author="Evans, Mark" w:date="2014-12-11T08:59:00Z">
        <w:r w:rsidDel="00885D59">
          <w:delText xml:space="preserve">cmp. with the current </w:delText>
        </w:r>
      </w:del>
      <w:r>
        <w:t>storage types</w:t>
      </w:r>
      <w:ins w:id="132" w:author="Evans, Mark" w:date="2014-12-11T08:59:00Z">
        <w:r w:rsidR="00885D59">
          <w:t xml:space="preserve"> for non-virtual datasets currently </w:t>
        </w:r>
      </w:ins>
      <w:ins w:id="133" w:author="Evans, Mark" w:date="2014-12-11T09:00:00Z">
        <w:r w:rsidR="00885D59">
          <w:t>include</w:t>
        </w:r>
      </w:ins>
      <w:del w:id="134" w:author="Evans, Mark" w:date="2014-12-11T09:00:00Z">
        <w:r w:rsidDel="00885D59">
          <w:delText xml:space="preserve">: </w:delText>
        </w:r>
      </w:del>
      <w:r>
        <w:t xml:space="preserve"> chunked, external, contiguous</w:t>
      </w:r>
      <w:ins w:id="135" w:author="Evans, Mark" w:date="2014-12-11T09:00:00Z">
        <w:r w:rsidR="00885D59">
          <w:t>,</w:t>
        </w:r>
      </w:ins>
      <w:r>
        <w:t xml:space="preserve"> and compact). </w:t>
      </w:r>
    </w:p>
    <w:p w14:paraId="2DC9E20D" w14:textId="05095C8B" w:rsidR="00BD7880" w:rsidRDefault="00885D59" w:rsidP="00107D2D">
      <w:pPr>
        <w:pStyle w:val="ListParagraph"/>
        <w:numPr>
          <w:ilvl w:val="0"/>
          <w:numId w:val="8"/>
        </w:numPr>
      </w:pPr>
      <w:ins w:id="136" w:author="Evans, Mark" w:date="2014-12-11T09:00:00Z">
        <w:r>
          <w:t xml:space="preserve">The </w:t>
        </w:r>
      </w:ins>
      <w:r>
        <w:t xml:space="preserve">mapping </w:t>
      </w:r>
      <w:r w:rsidR="00BD7880">
        <w:t xml:space="preserve">between source dataset elements and VDS elements </w:t>
      </w:r>
      <w:ins w:id="137" w:author="Evans, Mark" w:date="2014-12-11T09:00:00Z">
        <w:r>
          <w:t xml:space="preserve">will be </w:t>
        </w:r>
      </w:ins>
      <w:del w:id="138" w:author="Evans, Mark" w:date="2014-12-11T09:00:00Z">
        <w:r w:rsidR="00BD7880" w:rsidDel="00885D59">
          <w:delText xml:space="preserve">is </w:delText>
        </w:r>
      </w:del>
      <w:r w:rsidR="00BD7880">
        <w:t>described at VDS creation time</w:t>
      </w:r>
      <w:del w:id="139" w:author="Evans, Mark" w:date="2014-12-11T09:01:00Z">
        <w:r w:rsidR="00BD7880" w:rsidDel="00885D59">
          <w:delText>,</w:delText>
        </w:r>
      </w:del>
      <w:r w:rsidR="00BD7880">
        <w:t xml:space="preserve"> using the HDF5 dataspace selection mechanism</w:t>
      </w:r>
      <w:del w:id="140" w:author="Evans, Mark" w:date="2014-12-11T09:01:00Z">
        <w:r w:rsidR="00BD7880" w:rsidDel="00885D59">
          <w:delText>,</w:delText>
        </w:r>
      </w:del>
      <w:r w:rsidR="00BD7880">
        <w:t xml:space="preserve"> by specifying elements in a source dataset and corresponding elements in the VDS. </w:t>
      </w:r>
    </w:p>
    <w:p w14:paraId="34F1DD92" w14:textId="6FA440AA" w:rsidR="00BD7880" w:rsidRDefault="00BD7880" w:rsidP="00107D2D">
      <w:pPr>
        <w:pStyle w:val="ListParagraph"/>
        <w:numPr>
          <w:ilvl w:val="1"/>
          <w:numId w:val="11"/>
        </w:numPr>
      </w:pPr>
      <w:r>
        <w:t>Current selection mechanism should be extended to allow unlimited hyperslab “count” values to accommodate unbounded selections in source datasets that can be extended</w:t>
      </w:r>
      <w:ins w:id="141" w:author="Evans, Mark" w:date="2014-12-11T09:01:00Z">
        <w:r w:rsidR="00885D59">
          <w:t xml:space="preserve"> or </w:t>
        </w:r>
      </w:ins>
      <w:del w:id="142" w:author="Evans, Mark" w:date="2014-12-11T09:01:00Z">
        <w:r w:rsidDel="00885D59">
          <w:delText>/</w:delText>
        </w:r>
      </w:del>
      <w:r>
        <w:t xml:space="preserve">have unlimited dimensions. </w:t>
      </w:r>
    </w:p>
    <w:p w14:paraId="3DCE0381" w14:textId="72ED6EB2" w:rsidR="00BD7880" w:rsidRDefault="00BD7880" w:rsidP="00107D2D">
      <w:pPr>
        <w:pStyle w:val="ListParagraph"/>
        <w:numPr>
          <w:ilvl w:val="1"/>
          <w:numId w:val="11"/>
        </w:numPr>
      </w:pPr>
      <w:r>
        <w:t xml:space="preserve">There </w:t>
      </w:r>
      <w:ins w:id="143" w:author="Evans, Mark" w:date="2014-12-11T09:02:00Z">
        <w:r w:rsidR="00885D59">
          <w:t>will be</w:t>
        </w:r>
      </w:ins>
      <w:del w:id="144" w:author="Evans, Mark" w:date="2014-12-11T09:02:00Z">
        <w:r w:rsidDel="00885D59">
          <w:delText>is</w:delText>
        </w:r>
      </w:del>
      <w:r>
        <w:t xml:space="preserve"> a query mechanism to discover the mapping for a VDS.</w:t>
      </w:r>
    </w:p>
    <w:p w14:paraId="2369410F" w14:textId="19BC8772" w:rsidR="00BD7880" w:rsidRDefault="00BD7880" w:rsidP="00107D2D">
      <w:pPr>
        <w:pStyle w:val="ListParagraph"/>
        <w:numPr>
          <w:ilvl w:val="0"/>
          <w:numId w:val="8"/>
        </w:numPr>
      </w:pPr>
      <w:r>
        <w:t>A source dataset and VDS’s datatypes must be “convertible”</w:t>
      </w:r>
      <w:del w:id="145" w:author="Evans, Mark" w:date="2014-12-11T09:02:00Z">
        <w:r w:rsidDel="00885D59">
          <w:delText>,</w:delText>
        </w:r>
      </w:del>
      <w:r>
        <w:t xml:space="preserve"> by the current algorithms available within the HDF5 library (which could include user-registered conversion routines).</w:t>
      </w:r>
    </w:p>
    <w:p w14:paraId="17F1A415" w14:textId="123F999E" w:rsidR="00BD7880" w:rsidRDefault="00BD7880" w:rsidP="00107D2D">
      <w:pPr>
        <w:pStyle w:val="ListParagraph"/>
        <w:numPr>
          <w:ilvl w:val="0"/>
          <w:numId w:val="8"/>
        </w:numPr>
      </w:pPr>
      <w:r>
        <w:t xml:space="preserve">A source dataset may have </w:t>
      </w:r>
      <w:del w:id="146" w:author="Evans, Mark" w:date="2014-12-11T09:03:00Z">
        <w:r w:rsidDel="00885D59">
          <w:delText xml:space="preserve">a </w:delText>
        </w:r>
      </w:del>
      <w:r>
        <w:t>different rank and dimension sizes than the VDS.  However, if a source dataset has an unlimited dimension, it must be the slowest-changing dimension</w:t>
      </w:r>
      <w:ins w:id="147" w:author="Evans, Mark" w:date="2014-12-11T09:03:00Z">
        <w:r w:rsidR="00885D59">
          <w:t>,</w:t>
        </w:r>
      </w:ins>
      <w:r>
        <w:t xml:space="preserve"> and the virtual dataset must be the same rank and have the same dimension as unlimited.</w:t>
      </w:r>
    </w:p>
    <w:p w14:paraId="2C3085FB" w14:textId="77777777" w:rsidR="00BD7880" w:rsidRDefault="00BD7880" w:rsidP="00107D2D">
      <w:pPr>
        <w:pStyle w:val="ListParagraph"/>
        <w:numPr>
          <w:ilvl w:val="0"/>
          <w:numId w:val="8"/>
        </w:numPr>
      </w:pPr>
      <w:r>
        <w:t>A source dataset may be a VDS itself.</w:t>
      </w:r>
    </w:p>
    <w:p w14:paraId="5C90CB8B" w14:textId="739B768E" w:rsidR="00BD7880" w:rsidRDefault="00BD7880" w:rsidP="00107D2D">
      <w:pPr>
        <w:pStyle w:val="ListParagraph"/>
        <w:numPr>
          <w:ilvl w:val="0"/>
          <w:numId w:val="8"/>
        </w:numPr>
      </w:pPr>
      <w:r>
        <w:t>A VDS may have its own “private” data</w:t>
      </w:r>
      <w:ins w:id="148" w:author="Evans, Mark" w:date="2014-12-11T09:05:00Z">
        <w:r w:rsidR="00885D59">
          <w:t>. In other words</w:t>
        </w:r>
      </w:ins>
      <w:r>
        <w:t xml:space="preserve">, </w:t>
      </w:r>
      <w:del w:id="149" w:author="Evans, Mark" w:date="2014-12-11T09:05:00Z">
        <w:r w:rsidDel="00885D59">
          <w:delText xml:space="preserve">i.e., </w:delText>
        </w:r>
      </w:del>
      <w:r>
        <w:t xml:space="preserve">some elements of </w:t>
      </w:r>
      <w:ins w:id="150" w:author="Evans, Mark" w:date="2014-12-11T09:05:00Z">
        <w:r w:rsidR="00885D59">
          <w:t xml:space="preserve">a </w:t>
        </w:r>
      </w:ins>
      <w:r>
        <w:t>VDS may not be mapped to source dataset elements and may instead be stored locally to the VDS.</w:t>
      </w:r>
    </w:p>
    <w:p w14:paraId="39DD79C6" w14:textId="34F28E47" w:rsidR="00BD7880" w:rsidRDefault="00BD7880" w:rsidP="00107D2D">
      <w:pPr>
        <w:pStyle w:val="ListParagraph"/>
        <w:numPr>
          <w:ilvl w:val="0"/>
          <w:numId w:val="8"/>
        </w:numPr>
      </w:pPr>
      <w:r>
        <w:t>A filter can be applied to VDS “private” data (</w:t>
      </w:r>
      <w:ins w:id="151" w:author="Evans, Mark" w:date="2014-12-11T09:07:00Z">
        <w:r w:rsidR="00885D59">
          <w:t>for example,</w:t>
        </w:r>
      </w:ins>
      <w:del w:id="152" w:author="Evans, Mark" w:date="2014-12-11T09:07:00Z">
        <w:r w:rsidDel="00885D59">
          <w:delText>e.g.</w:delText>
        </w:r>
      </w:del>
      <w:r>
        <w:t xml:space="preserve"> to compress it), although this will require that the VDS private data be stored in chunked layout.</w:t>
      </w:r>
    </w:p>
    <w:p w14:paraId="00957873" w14:textId="5EA1E361" w:rsidR="00BD7880" w:rsidRDefault="00BD7880" w:rsidP="00107D2D">
      <w:pPr>
        <w:pStyle w:val="ListParagraph"/>
        <w:numPr>
          <w:ilvl w:val="0"/>
          <w:numId w:val="8"/>
        </w:numPr>
      </w:pPr>
      <w:r>
        <w:t xml:space="preserve">There </w:t>
      </w:r>
      <w:ins w:id="153" w:author="Evans, Mark" w:date="2014-12-11T09:08:00Z">
        <w:r w:rsidR="00516DEF">
          <w:t>will be</w:t>
        </w:r>
      </w:ins>
      <w:del w:id="154" w:author="Evans, Mark" w:date="2014-12-11T09:08:00Z">
        <w:r w:rsidDel="00516DEF">
          <w:delText>is</w:delText>
        </w:r>
      </w:del>
      <w:r>
        <w:t xml:space="preserve"> a mechanism in the HDF5 </w:t>
      </w:r>
      <w:r w:rsidR="00516DEF">
        <w:t xml:space="preserve">Library </w:t>
      </w:r>
      <w:r>
        <w:t>to search for source files at run time (similar to external links).</w:t>
      </w:r>
    </w:p>
    <w:p w14:paraId="013A8D40" w14:textId="4A5FC745" w:rsidR="00BD7880" w:rsidRDefault="00BD7880" w:rsidP="00107D2D">
      <w:pPr>
        <w:pStyle w:val="ListParagraph"/>
        <w:numPr>
          <w:ilvl w:val="0"/>
          <w:numId w:val="8"/>
        </w:numPr>
      </w:pPr>
      <w:r>
        <w:t xml:space="preserve">There </w:t>
      </w:r>
      <w:ins w:id="155" w:author="Evans, Mark" w:date="2014-12-11T09:08:00Z">
        <w:r w:rsidR="00516DEF">
          <w:t xml:space="preserve">will be </w:t>
        </w:r>
      </w:ins>
      <w:del w:id="156" w:author="Evans, Mark" w:date="2014-12-11T09:08:00Z">
        <w:r w:rsidDel="00516DEF">
          <w:delText xml:space="preserve">is </w:delText>
        </w:r>
      </w:del>
      <w:r>
        <w:t>a “printf-like” capability to generate source dataset and file names based on some</w:t>
      </w:r>
      <w:ins w:id="157" w:author="Evans, Mark" w:date="2014-12-11T09:08:00Z">
        <w:r w:rsidR="00516DEF">
          <w:t xml:space="preserve"> or </w:t>
        </w:r>
      </w:ins>
      <w:del w:id="158" w:author="Evans, Mark" w:date="2014-12-11T09:08:00Z">
        <w:r w:rsidDel="00516DEF">
          <w:delText>/</w:delText>
        </w:r>
      </w:del>
      <w:r>
        <w:t>all of an element’s coordinates in the VDS, enabling a dynamic mapping of source datasets into a VDS at runtime.  If a virtual dataset has an unlimited dimension that is</w:t>
      </w:r>
      <w:ins w:id="159" w:author="Evans, Mark" w:date="2014-12-11T09:10:00Z">
        <w:r w:rsidR="005A1B21">
          <w:t xml:space="preserve"> </w:t>
        </w:r>
      </w:ins>
      <w:r>
        <w:t>n</w:t>
      </w:r>
      <w:ins w:id="160" w:author="Evans, Mark" w:date="2014-12-11T09:10:00Z">
        <w:r w:rsidR="005A1B21">
          <w:t>o</w:t>
        </w:r>
      </w:ins>
      <w:del w:id="161" w:author="Evans, Mark" w:date="2014-12-11T09:10:00Z">
        <w:r w:rsidDel="005A1B21">
          <w:delText>’</w:delText>
        </w:r>
      </w:del>
      <w:r>
        <w:t>t the slowest changing dimension, it must use printf</w:t>
      </w:r>
      <w:ins w:id="162" w:author="Evans, Mark" w:date="2014-12-11T09:09:00Z">
        <w:r w:rsidR="00516DEF">
          <w:t xml:space="preserve"> </w:t>
        </w:r>
      </w:ins>
      <w:del w:id="163" w:author="Evans, Mark" w:date="2014-12-11T09:09:00Z">
        <w:r w:rsidDel="00516DEF">
          <w:delText>-</w:delText>
        </w:r>
      </w:del>
      <w:r>
        <w:t>formatting for mapping to source datasets.</w:t>
      </w:r>
    </w:p>
    <w:p w14:paraId="3E498FF1" w14:textId="258F6E25" w:rsidR="00BD7880" w:rsidRDefault="00BD7880" w:rsidP="00107D2D">
      <w:pPr>
        <w:pStyle w:val="ListParagraph"/>
        <w:numPr>
          <w:ilvl w:val="0"/>
          <w:numId w:val="8"/>
        </w:numPr>
      </w:pPr>
      <w:r>
        <w:t xml:space="preserve">There </w:t>
      </w:r>
      <w:ins w:id="164" w:author="Evans, Mark" w:date="2014-12-11T09:10:00Z">
        <w:r w:rsidR="005A1B21">
          <w:t>will be</w:t>
        </w:r>
      </w:ins>
      <w:del w:id="165" w:author="Evans, Mark" w:date="2014-12-11T09:10:00Z">
        <w:r w:rsidDel="005A1B21">
          <w:delText>is</w:delText>
        </w:r>
      </w:del>
      <w:r>
        <w:t xml:space="preserve"> a mechanism within the HDF5 </w:t>
      </w:r>
      <w:r w:rsidR="005A1B21">
        <w:t xml:space="preserve">Library </w:t>
      </w:r>
      <w:r>
        <w:t>to validate a mapping when a VDS is created</w:t>
      </w:r>
      <w:ins w:id="166" w:author="Evans, Mark" w:date="2014-12-11T09:11:00Z">
        <w:r w:rsidR="005A1B21">
          <w:t>. For example,</w:t>
        </w:r>
      </w:ins>
      <w:del w:id="167" w:author="Evans, Mark" w:date="2014-12-11T09:11:00Z">
        <w:r w:rsidDel="005A1B21">
          <w:delText xml:space="preserve"> (e.g.,</w:delText>
        </w:r>
      </w:del>
      <w:r>
        <w:t xml:space="preserve"> selections in VDS mapping cannot overlap one another</w:t>
      </w:r>
      <w:del w:id="168" w:author="Evans, Mark" w:date="2014-12-11T09:11:00Z">
        <w:r w:rsidDel="005A1B21">
          <w:delText>,</w:delText>
        </w:r>
      </w:del>
      <w:r>
        <w:t xml:space="preserve"> including unbounded selections</w:t>
      </w:r>
      <w:del w:id="169" w:author="Evans, Mark" w:date="2014-12-11T09:11:00Z">
        <w:r w:rsidDel="005A1B21">
          <w:delText>)</w:delText>
        </w:r>
      </w:del>
      <w:r>
        <w:t>.</w:t>
      </w:r>
    </w:p>
    <w:p w14:paraId="2723DEAA" w14:textId="7A9BA4B4" w:rsidR="00BD7880" w:rsidRDefault="00BD7880" w:rsidP="00107D2D">
      <w:pPr>
        <w:pStyle w:val="ListParagraph"/>
        <w:numPr>
          <w:ilvl w:val="0"/>
          <w:numId w:val="8"/>
        </w:numPr>
      </w:pPr>
      <w:r>
        <w:lastRenderedPageBreak/>
        <w:t xml:space="preserve">If there is an element of </w:t>
      </w:r>
      <w:ins w:id="170" w:author="Evans, Mark" w:date="2014-12-11T09:12:00Z">
        <w:r w:rsidR="006444D1">
          <w:t xml:space="preserve">a </w:t>
        </w:r>
      </w:ins>
      <w:r>
        <w:t xml:space="preserve">VDS that does not have a corresponding element in a source dataset or private VDS data, the element </w:t>
      </w:r>
      <w:ins w:id="171" w:author="Evans, Mark" w:date="2014-12-11T09:12:00Z">
        <w:r w:rsidR="006444D1">
          <w:t>will be</w:t>
        </w:r>
      </w:ins>
      <w:del w:id="172" w:author="Evans, Mark" w:date="2014-12-11T09:12:00Z">
        <w:r w:rsidDel="006444D1">
          <w:delText>is</w:delText>
        </w:r>
      </w:del>
      <w:r>
        <w:t xml:space="preserve"> filled with the VDS fill value for I/O operations.</w:t>
      </w:r>
    </w:p>
    <w:p w14:paraId="2621DD47" w14:textId="32187907" w:rsidR="00BD7880" w:rsidRDefault="00BD7880" w:rsidP="00107D2D">
      <w:pPr>
        <w:pStyle w:val="ListParagraph"/>
        <w:numPr>
          <w:ilvl w:val="0"/>
          <w:numId w:val="8"/>
        </w:numPr>
      </w:pPr>
      <w:r>
        <w:t xml:space="preserve">There </w:t>
      </w:r>
      <w:ins w:id="173" w:author="Evans, Mark" w:date="2014-12-11T09:12:00Z">
        <w:r w:rsidR="006444D1">
          <w:t>will be</w:t>
        </w:r>
      </w:ins>
      <w:del w:id="174" w:author="Evans, Mark" w:date="2014-12-11T09:12:00Z">
        <w:r w:rsidDel="006444D1">
          <w:delText>is</w:delText>
        </w:r>
      </w:del>
      <w:r>
        <w:t xml:space="preserve"> a mechanism to override a “source” dataset’s fill value with the VDS fill value, when retrieving data from unallocated portions of a source dataset.</w:t>
      </w:r>
    </w:p>
    <w:p w14:paraId="7C32A523" w14:textId="2C362C37" w:rsidR="00BD7880" w:rsidRDefault="00BD7880" w:rsidP="00107D2D">
      <w:pPr>
        <w:pStyle w:val="ListParagraph"/>
        <w:numPr>
          <w:ilvl w:val="0"/>
          <w:numId w:val="8"/>
        </w:numPr>
      </w:pPr>
      <w:r>
        <w:t xml:space="preserve">Source datasets may be written to with the </w:t>
      </w:r>
      <w:del w:id="175" w:author="Evans, Mark" w:date="2014-12-11T09:28:00Z">
        <w:r w:rsidDel="006444D1">
          <w:delText>‘</w:delText>
        </w:r>
      </w:del>
      <w:proofErr w:type="gramStart"/>
      <w:r>
        <w:t>SWMR</w:t>
      </w:r>
      <w:del w:id="176" w:author="Evans, Mark" w:date="2014-12-11T09:28:00Z">
        <w:r w:rsidDel="006444D1">
          <w:delText>’</w:delText>
        </w:r>
      </w:del>
      <w:r>
        <w:t xml:space="preserve"> feature,</w:t>
      </w:r>
      <w:proofErr w:type="gramEnd"/>
      <w:r>
        <w:t xml:space="preserve"> and the virtual dataset may be refreshed to reflect the current size and data of those datasets.</w:t>
      </w:r>
    </w:p>
    <w:p w14:paraId="3DF62055" w14:textId="77777777" w:rsidR="00BD7880" w:rsidRDefault="00BD7880" w:rsidP="00BD7880">
      <w:pPr>
        <w:pStyle w:val="Heading2"/>
      </w:pPr>
      <w:bookmarkStart w:id="177" w:name="_Toc406423490"/>
      <w:r>
        <w:t>Constraints and Assumptions</w:t>
      </w:r>
      <w:bookmarkEnd w:id="177"/>
    </w:p>
    <w:p w14:paraId="26433705" w14:textId="6DA9F884" w:rsidR="00BD7880" w:rsidRDefault="00BD7880" w:rsidP="00BD7880">
      <w:r>
        <w:t xml:space="preserve">The following constraints and assumption </w:t>
      </w:r>
      <w:ins w:id="178" w:author="Evans, Mark" w:date="2014-12-11T09:48:00Z">
        <w:r w:rsidR="00033DC3">
          <w:t>have been</w:t>
        </w:r>
      </w:ins>
      <w:del w:id="179" w:author="Evans, Mark" w:date="2014-12-11T09:48:00Z">
        <w:r w:rsidDel="00033DC3">
          <w:delText>were</w:delText>
        </w:r>
      </w:del>
      <w:r>
        <w:t xml:space="preserve"> identified:</w:t>
      </w:r>
    </w:p>
    <w:p w14:paraId="7BA281FF" w14:textId="6EADB8F0" w:rsidR="00BD7880" w:rsidRDefault="00BD7880" w:rsidP="00107D2D">
      <w:pPr>
        <w:pStyle w:val="ListParagraph"/>
        <w:numPr>
          <w:ilvl w:val="0"/>
          <w:numId w:val="10"/>
        </w:numPr>
      </w:pPr>
      <w:r>
        <w:t>There will be no UUIDs to identify source datasets</w:t>
      </w:r>
      <w:ins w:id="180" w:author="Evans, Mark" w:date="2014-12-11T09:58:00Z">
        <w:r w:rsidR="00033DC3">
          <w:t xml:space="preserve"> and </w:t>
        </w:r>
      </w:ins>
      <w:del w:id="181" w:author="Evans, Mark" w:date="2014-12-11T09:58:00Z">
        <w:r w:rsidDel="00033DC3">
          <w:delText>/</w:delText>
        </w:r>
      </w:del>
      <w:r>
        <w:t>files (although they could be added, if desired).</w:t>
      </w:r>
    </w:p>
    <w:p w14:paraId="246202E8" w14:textId="6A4021E8" w:rsidR="00BD7880" w:rsidRDefault="00BD7880" w:rsidP="00107D2D">
      <w:pPr>
        <w:pStyle w:val="ListParagraph"/>
        <w:numPr>
          <w:ilvl w:val="0"/>
          <w:numId w:val="10"/>
        </w:numPr>
      </w:pPr>
      <w:r>
        <w:t xml:space="preserve">It </w:t>
      </w:r>
      <w:ins w:id="182" w:author="Evans, Mark" w:date="2014-12-11T09:59:00Z">
        <w:r w:rsidR="00033DC3">
          <w:t>will be</w:t>
        </w:r>
      </w:ins>
      <w:del w:id="183" w:author="Evans, Mark" w:date="2014-12-11T09:59:00Z">
        <w:r w:rsidDel="00033DC3">
          <w:delText>is</w:delText>
        </w:r>
      </w:del>
      <w:r>
        <w:t xml:space="preserve"> </w:t>
      </w:r>
      <w:ins w:id="184" w:author="Evans, Mark" w:date="2014-12-11T09:58:00Z">
        <w:r w:rsidR="00033DC3">
          <w:t>the</w:t>
        </w:r>
      </w:ins>
      <w:del w:id="185" w:author="Evans, Mark" w:date="2014-12-11T09:58:00Z">
        <w:r w:rsidDel="00033DC3">
          <w:delText>a</w:delText>
        </w:r>
      </w:del>
      <w:r>
        <w:t xml:space="preserve"> user’s responsibility to maintain </w:t>
      </w:r>
      <w:ins w:id="186" w:author="Evans, Mark" w:date="2014-12-11T09:58:00Z">
        <w:r w:rsidR="00033DC3">
          <w:t xml:space="preserve">the </w:t>
        </w:r>
      </w:ins>
      <w:r>
        <w:t>consistency of a VDS. If source files are unavailable, the library will report an error or use fill values when doing I/O on the VDS elements mapped to the elements in the missing source files.</w:t>
      </w:r>
    </w:p>
    <w:p w14:paraId="5F164E14" w14:textId="77777777" w:rsidR="00BD7880" w:rsidRDefault="00BD7880" w:rsidP="00107D2D">
      <w:pPr>
        <w:pStyle w:val="ListParagraph"/>
        <w:numPr>
          <w:ilvl w:val="0"/>
          <w:numId w:val="10"/>
        </w:numPr>
      </w:pPr>
      <w:r>
        <w:t>Since the source datasets may be out-of-sync with one another’s dimension sizes, the VDS needs to present a coherent view of the data in the source datasets (possibly a restating of assumption 2, above).</w:t>
      </w:r>
    </w:p>
    <w:p w14:paraId="75BE4043" w14:textId="06F8BB79" w:rsidR="00BD7880" w:rsidRDefault="00033DC3" w:rsidP="00107D2D">
      <w:pPr>
        <w:pStyle w:val="ListParagraph"/>
        <w:numPr>
          <w:ilvl w:val="0"/>
          <w:numId w:val="10"/>
        </w:numPr>
      </w:pPr>
      <w:ins w:id="187" w:author="Evans, Mark" w:date="2014-12-11T10:01:00Z">
        <w:r>
          <w:t xml:space="preserve">Users should assume that </w:t>
        </w:r>
      </w:ins>
      <w:r>
        <w:t xml:space="preserve">source </w:t>
      </w:r>
      <w:r w:rsidR="00BD7880">
        <w:t xml:space="preserve">datasets </w:t>
      </w:r>
      <w:ins w:id="188" w:author="Evans, Mark" w:date="2014-12-11T10:01:00Z">
        <w:r>
          <w:t>will</w:t>
        </w:r>
      </w:ins>
      <w:del w:id="189" w:author="Evans, Mark" w:date="2014-12-11T10:01:00Z">
        <w:r w:rsidR="00BD7880" w:rsidDel="00033DC3">
          <w:delText>can be assumed</w:delText>
        </w:r>
      </w:del>
      <w:r w:rsidR="00BD7880">
        <w:t xml:space="preserve"> not </w:t>
      </w:r>
      <w:del w:id="190" w:author="Evans, Mark" w:date="2014-12-11T10:01:00Z">
        <w:r w:rsidR="00BD7880" w:rsidDel="00033DC3">
          <w:delText xml:space="preserve">to </w:delText>
        </w:r>
      </w:del>
      <w:r w:rsidR="00BD7880">
        <w:t>shrink in size.</w:t>
      </w:r>
    </w:p>
    <w:p w14:paraId="1EB432DE" w14:textId="77777777" w:rsidR="00BD7880" w:rsidRDefault="00BD7880" w:rsidP="00BD7880">
      <w:pPr>
        <w:pStyle w:val="Heading2"/>
      </w:pPr>
      <w:bookmarkStart w:id="191" w:name="_Toc406423491"/>
      <w:r>
        <w:t>Derived Design Aspects</w:t>
      </w:r>
      <w:bookmarkEnd w:id="191"/>
    </w:p>
    <w:p w14:paraId="0210311D" w14:textId="77777777" w:rsidR="00BD7880" w:rsidRDefault="00BD7880" w:rsidP="00BD7880">
      <w:r>
        <w:t>The following additional complexities were identified during feature design:</w:t>
      </w:r>
    </w:p>
    <w:p w14:paraId="4238DD6F" w14:textId="505A363D" w:rsidR="00BD7880" w:rsidRDefault="00BD7880" w:rsidP="00107D2D">
      <w:pPr>
        <w:pStyle w:val="ListParagraph"/>
        <w:numPr>
          <w:ilvl w:val="0"/>
          <w:numId w:val="16"/>
        </w:numPr>
      </w:pPr>
      <w:r>
        <w:t xml:space="preserve">How should the HDF5 </w:t>
      </w:r>
      <w:r w:rsidR="00CB286A">
        <w:t xml:space="preserve">Library </w:t>
      </w:r>
      <w:r>
        <w:t>detect ‘gaps’ in the sequence of files</w:t>
      </w:r>
      <w:ins w:id="192" w:author="Evans, Mark" w:date="2014-12-11T10:06:00Z">
        <w:r w:rsidR="00CB286A">
          <w:t xml:space="preserve"> or </w:t>
        </w:r>
      </w:ins>
      <w:del w:id="193" w:author="Evans, Mark" w:date="2014-12-11T10:07:00Z">
        <w:r w:rsidDel="00CB286A">
          <w:delText>/</w:delText>
        </w:r>
      </w:del>
      <w:r>
        <w:t>datasets when printf formatting is used to identify source data for a virtual dataset</w:t>
      </w:r>
      <w:del w:id="194" w:author="Evans, Mark" w:date="2014-12-11T10:07:00Z">
        <w:r w:rsidDel="00CB286A">
          <w:delText>?</w:delText>
        </w:r>
      </w:del>
      <w:r>
        <w:t xml:space="preserve"> </w:t>
      </w:r>
      <w:del w:id="195" w:author="Evans, Mark" w:date="2014-12-11T10:07:00Z">
        <w:r w:rsidDel="00CB286A">
          <w:delText xml:space="preserve"> </w:delText>
        </w:r>
      </w:del>
      <w:r>
        <w:t>(</w:t>
      </w:r>
      <w:r w:rsidR="00CB286A">
        <w:t>otherwise</w:t>
      </w:r>
      <w:r>
        <w:t>, the library could keep looking for the ‘next’ defined file</w:t>
      </w:r>
      <w:ins w:id="196" w:author="Evans, Mark" w:date="2014-12-11T10:08:00Z">
        <w:r w:rsidR="00CB286A">
          <w:t xml:space="preserve"> or </w:t>
        </w:r>
      </w:ins>
      <w:del w:id="197" w:author="Evans, Mark" w:date="2014-12-11T10:08:00Z">
        <w:r w:rsidDel="00CB286A">
          <w:delText>/</w:delText>
        </w:r>
      </w:del>
      <w:r>
        <w:t>dataset indefinitely)</w:t>
      </w:r>
      <w:ins w:id="198" w:author="Evans, Mark" w:date="2014-12-11T10:07:00Z">
        <w:r w:rsidR="00CB286A">
          <w:t>?</w:t>
        </w:r>
      </w:ins>
    </w:p>
    <w:p w14:paraId="1A93B223" w14:textId="77777777" w:rsidR="00BD7880" w:rsidRDefault="00BD7880" w:rsidP="00107D2D">
      <w:pPr>
        <w:pStyle w:val="ListParagraph"/>
        <w:numPr>
          <w:ilvl w:val="0"/>
          <w:numId w:val="17"/>
        </w:numPr>
      </w:pPr>
      <w:r>
        <w:t xml:space="preserve">Solution: Add a dataset access property for virtual datasets that specifies the largest ‘gap’ in the sequence of printf formatting to allow, defaulting to something sensible like ‘10’.  This will allow applications to control the behavior, but put some upper limit in by default.  This new property is described in a section below (link: </w:t>
      </w:r>
      <w:hyperlink w:anchor="H5Pset_virtual_printf_gap" w:history="1">
        <w:r w:rsidRPr="00F433C8">
          <w:rPr>
            <w:rStyle w:val="Hyperlink"/>
          </w:rPr>
          <w:t>H5Pset_virtual_printf_gap</w:t>
        </w:r>
      </w:hyperlink>
      <w:r>
        <w:t>).</w:t>
      </w:r>
    </w:p>
    <w:p w14:paraId="2F25A5C8" w14:textId="0C3C955F" w:rsidR="00BD7880" w:rsidRDefault="00BD7880" w:rsidP="00107D2D">
      <w:pPr>
        <w:pStyle w:val="ListParagraph"/>
        <w:numPr>
          <w:ilvl w:val="0"/>
          <w:numId w:val="16"/>
        </w:numPr>
      </w:pPr>
      <w:r>
        <w:t xml:space="preserve">What should the HDF5 </w:t>
      </w:r>
      <w:r w:rsidR="00A97184">
        <w:t xml:space="preserve">Library </w:t>
      </w:r>
      <w:r>
        <w:t>report for the size of a virtual dataset when it has an unlimited dimension(s)</w:t>
      </w:r>
      <w:del w:id="199" w:author="Evans, Mark" w:date="2014-12-11T10:32:00Z">
        <w:r w:rsidDel="00A97184">
          <w:delText xml:space="preserve">? </w:delText>
        </w:r>
      </w:del>
      <w:r>
        <w:t xml:space="preserve"> (</w:t>
      </w:r>
      <w:r w:rsidR="00A97184">
        <w:t xml:space="preserve">since </w:t>
      </w:r>
      <w:r>
        <w:t>the underlying source datasets are could be different lengths along that dimension)</w:t>
      </w:r>
      <w:ins w:id="200" w:author="Evans, Mark" w:date="2014-12-11T10:32:00Z">
        <w:r w:rsidR="00A97184">
          <w:t>?</w:t>
        </w:r>
      </w:ins>
    </w:p>
    <w:p w14:paraId="5255C4EB" w14:textId="77777777" w:rsidR="00BD7880" w:rsidRDefault="00BD7880" w:rsidP="00107D2D">
      <w:pPr>
        <w:pStyle w:val="ListParagraph"/>
        <w:numPr>
          <w:ilvl w:val="0"/>
          <w:numId w:val="18"/>
        </w:numPr>
      </w:pPr>
      <w:r>
        <w:t xml:space="preserve">Solution: Add a dataset access property for virtual datasets that specifies whether to take the largest source dataset dimension or the smallest, defaulting to the largest.  This will allow applications to choose, but default to including all the possible data.  This new property is described in a section below (link: </w:t>
      </w:r>
      <w:hyperlink w:anchor="H5Pset_virtual_dataspace_bounds" w:history="1">
        <w:r w:rsidRPr="001F73FF">
          <w:rPr>
            <w:rStyle w:val="Hyperlink"/>
          </w:rPr>
          <w:t>H5Pset_virtual_dataspace_bounds</w:t>
        </w:r>
      </w:hyperlink>
      <w:r>
        <w:t>).</w:t>
      </w:r>
    </w:p>
    <w:p w14:paraId="3F704E5A" w14:textId="750D1FCF" w:rsidR="00BD7880" w:rsidRDefault="00BD7880" w:rsidP="00107D2D">
      <w:pPr>
        <w:pStyle w:val="ListParagraph"/>
        <w:numPr>
          <w:ilvl w:val="0"/>
          <w:numId w:val="16"/>
        </w:numPr>
      </w:pPr>
      <w:r>
        <w:t xml:space="preserve">How should the HDF5 </w:t>
      </w:r>
      <w:r w:rsidR="00A97184">
        <w:t xml:space="preserve">Library </w:t>
      </w:r>
      <w:r>
        <w:t>handle source and virtual datasets located in different directories?</w:t>
      </w:r>
    </w:p>
    <w:p w14:paraId="2D0A1341" w14:textId="74FFEAD1" w:rsidR="00E64528" w:rsidRPr="00E64528" w:rsidRDefault="00BD7880" w:rsidP="00107D2D">
      <w:pPr>
        <w:pStyle w:val="ListParagraph"/>
        <w:numPr>
          <w:ilvl w:val="0"/>
          <w:numId w:val="19"/>
        </w:numPr>
      </w:pPr>
      <w:r>
        <w:lastRenderedPageBreak/>
        <w:t xml:space="preserve">Solution: The HDF5 </w:t>
      </w:r>
      <w:r w:rsidR="00A97184">
        <w:t xml:space="preserve">Library </w:t>
      </w:r>
      <w:r>
        <w:t xml:space="preserve">should allow for alternate paths to </w:t>
      </w:r>
      <w:del w:id="201" w:author="Evans, Mark" w:date="2014-12-11T10:35:00Z">
        <w:r w:rsidDel="00A97184">
          <w:delText xml:space="preserve">locate </w:delText>
        </w:r>
      </w:del>
      <w:r>
        <w:t>source datasets</w:t>
      </w:r>
      <w:ins w:id="202" w:author="Evans, Mark" w:date="2014-12-11T10:33:00Z">
        <w:r w:rsidR="00A97184">
          <w:t xml:space="preserve"> or </w:t>
        </w:r>
      </w:ins>
      <w:del w:id="203" w:author="Evans, Mark" w:date="2014-12-11T10:33:00Z">
        <w:r w:rsidDel="00A97184">
          <w:delText>/</w:delText>
        </w:r>
      </w:del>
      <w:r>
        <w:t>files to be specified with both an environment variable and a data access property at dataset open time.</w:t>
      </w:r>
      <w:r w:rsidRPr="00300D47">
        <w:t xml:space="preserve"> </w:t>
      </w:r>
      <w:r>
        <w:t xml:space="preserve">This new property is described in a section below (link: </w:t>
      </w:r>
      <w:hyperlink w:anchor="H5Pset_virtual_source_path" w:history="1">
        <w:r w:rsidRPr="00300D47">
          <w:rPr>
            <w:rStyle w:val="Hyperlink"/>
          </w:rPr>
          <w:t>H5Pset_virtual_source_path</w:t>
        </w:r>
      </w:hyperlink>
      <w:r>
        <w:t>).</w:t>
      </w:r>
      <w:r w:rsidR="00E64528">
        <w:br w:type="page"/>
      </w:r>
    </w:p>
    <w:p w14:paraId="75AAEC8C" w14:textId="6EDBAA2C" w:rsidR="00C136C8" w:rsidRDefault="000B25B1" w:rsidP="009E2A1F">
      <w:pPr>
        <w:pStyle w:val="Heading1"/>
      </w:pPr>
      <w:bookmarkStart w:id="204" w:name="_Toc406423492"/>
      <w:ins w:id="205" w:author="Evans, Mark" w:date="2014-12-11T16:17:00Z">
        <w:r>
          <w:lastRenderedPageBreak/>
          <w:t xml:space="preserve">VDS </w:t>
        </w:r>
      </w:ins>
      <w:r w:rsidR="00C136C8">
        <w:t>P</w:t>
      </w:r>
      <w:bookmarkStart w:id="206" w:name="VdsProgrammingModel"/>
      <w:bookmarkEnd w:id="206"/>
      <w:r w:rsidR="00C136C8">
        <w:t xml:space="preserve">rogramming </w:t>
      </w:r>
      <w:r w:rsidR="009E2A1F">
        <w:t>Model</w:t>
      </w:r>
      <w:bookmarkEnd w:id="125"/>
      <w:bookmarkEnd w:id="204"/>
      <w:r w:rsidR="009E2A1F">
        <w:t xml:space="preserve"> </w:t>
      </w:r>
    </w:p>
    <w:p w14:paraId="3941BFE7" w14:textId="7ADF9B90" w:rsidR="00C136C8" w:rsidRDefault="00C136C8" w:rsidP="00C136C8">
      <w:pPr>
        <w:spacing w:after="0"/>
        <w:jc w:val="left"/>
      </w:pPr>
      <w:r>
        <w:t>This section describes the programming model for creating and accessing HDF5 virtual dataset</w:t>
      </w:r>
      <w:r w:rsidR="00D317A3">
        <w:t>s</w:t>
      </w:r>
      <w:r>
        <w:t xml:space="preserve">. </w:t>
      </w:r>
    </w:p>
    <w:p w14:paraId="2A6BE34D" w14:textId="77777777" w:rsidR="00C136C8" w:rsidRDefault="00C136C8" w:rsidP="00C136C8">
      <w:pPr>
        <w:spacing w:after="0"/>
        <w:jc w:val="left"/>
      </w:pPr>
    </w:p>
    <w:p w14:paraId="07FBC769" w14:textId="472D73AB" w:rsidR="00C136C8" w:rsidRDefault="00C136C8" w:rsidP="00C136C8">
      <w:pPr>
        <w:spacing w:after="0"/>
        <w:jc w:val="left"/>
      </w:pPr>
      <w:r>
        <w:t xml:space="preserve">The model is similar to the programming model for </w:t>
      </w:r>
      <w:r w:rsidR="002919BB">
        <w:t>a</w:t>
      </w:r>
      <w:r>
        <w:t xml:space="preserve"> regular HDF5 dataset and is summarized below.  Please notice an additional step 2.d that is required for creating </w:t>
      </w:r>
      <w:ins w:id="207" w:author="Evans, Mark" w:date="2014-12-11T10:42:00Z">
        <w:r w:rsidR="002D3574">
          <w:t xml:space="preserve">a </w:t>
        </w:r>
      </w:ins>
      <w:r>
        <w:t>VDS. The steps 2.a – 2.e are described in detail in the sub</w:t>
      </w:r>
      <w:ins w:id="208" w:author="Evans, Mark" w:date="2014-12-11T10:48:00Z">
        <w:r w:rsidR="00F21293">
          <w:t>-</w:t>
        </w:r>
      </w:ins>
      <w:r>
        <w:t>sections below.</w:t>
      </w:r>
    </w:p>
    <w:p w14:paraId="611DB0BA" w14:textId="77777777" w:rsidR="00C136C8" w:rsidRDefault="00C136C8" w:rsidP="00C136C8">
      <w:pPr>
        <w:spacing w:after="0"/>
        <w:jc w:val="left"/>
      </w:pPr>
    </w:p>
    <w:p w14:paraId="4B11C881" w14:textId="50E8D9ED" w:rsidR="00C136C8" w:rsidRDefault="00C136C8" w:rsidP="00C136C8">
      <w:pPr>
        <w:spacing w:after="0"/>
        <w:jc w:val="left"/>
      </w:pPr>
      <w:r>
        <w:t xml:space="preserve">Programming model for </w:t>
      </w:r>
      <w:r w:rsidR="00E2671B">
        <w:t xml:space="preserve">a </w:t>
      </w:r>
      <w:r>
        <w:t>VDS:</w:t>
      </w:r>
    </w:p>
    <w:p w14:paraId="0445DD26" w14:textId="0B6D8A62" w:rsidR="00C136C8" w:rsidRDefault="00C136C8" w:rsidP="00107D2D">
      <w:pPr>
        <w:pStyle w:val="ListParagraph"/>
        <w:numPr>
          <w:ilvl w:val="0"/>
          <w:numId w:val="14"/>
        </w:numPr>
        <w:spacing w:after="0"/>
      </w:pPr>
      <w:r>
        <w:t xml:space="preserve">Create datasets that comprise </w:t>
      </w:r>
      <w:r w:rsidR="00E2671B">
        <w:t xml:space="preserve">the </w:t>
      </w:r>
      <w:r>
        <w:t>VDS (</w:t>
      </w:r>
      <w:r w:rsidR="00D317A3">
        <w:t xml:space="preserve">the </w:t>
      </w:r>
      <w:r>
        <w:t>source datasets) (optional)</w:t>
      </w:r>
      <w:del w:id="209" w:author="Evans, Mark" w:date="2014-12-11T10:45:00Z">
        <w:r w:rsidDel="002D3574">
          <w:delText>.</w:delText>
        </w:r>
      </w:del>
    </w:p>
    <w:p w14:paraId="0741BDF2" w14:textId="1E105092" w:rsidR="00C136C8" w:rsidRDefault="00C136C8" w:rsidP="00107D2D">
      <w:pPr>
        <w:pStyle w:val="ListParagraph"/>
        <w:numPr>
          <w:ilvl w:val="0"/>
          <w:numId w:val="14"/>
        </w:numPr>
        <w:spacing w:after="0"/>
      </w:pPr>
      <w:r>
        <w:t xml:space="preserve">Create </w:t>
      </w:r>
      <w:ins w:id="210" w:author="Evans, Mark" w:date="2014-12-11T10:43:00Z">
        <w:r w:rsidR="002D3574">
          <w:t xml:space="preserve">the </w:t>
        </w:r>
      </w:ins>
      <w:r>
        <w:t>VDS</w:t>
      </w:r>
    </w:p>
    <w:p w14:paraId="7D45FE8D" w14:textId="72EFAA35" w:rsidR="00C136C8" w:rsidRDefault="00C136C8" w:rsidP="00107D2D">
      <w:pPr>
        <w:pStyle w:val="ListParagraph"/>
        <w:numPr>
          <w:ilvl w:val="1"/>
          <w:numId w:val="14"/>
        </w:numPr>
        <w:spacing w:after="0"/>
      </w:pPr>
      <w:r>
        <w:t xml:space="preserve">Define </w:t>
      </w:r>
      <w:ins w:id="211" w:author="Evans, Mark" w:date="2014-12-11T10:44:00Z">
        <w:r w:rsidR="002D3574">
          <w:t xml:space="preserve">a </w:t>
        </w:r>
      </w:ins>
      <w:r>
        <w:t xml:space="preserve">datatype </w:t>
      </w:r>
    </w:p>
    <w:p w14:paraId="01435D64" w14:textId="6F61A3CB" w:rsidR="00C136C8" w:rsidRDefault="00C136C8" w:rsidP="00107D2D">
      <w:pPr>
        <w:pStyle w:val="ListParagraph"/>
        <w:numPr>
          <w:ilvl w:val="1"/>
          <w:numId w:val="14"/>
        </w:numPr>
        <w:spacing w:after="0"/>
      </w:pPr>
      <w:r>
        <w:t xml:space="preserve">Define </w:t>
      </w:r>
      <w:ins w:id="212" w:author="Evans, Mark" w:date="2014-12-11T10:44:00Z">
        <w:r w:rsidR="002D3574">
          <w:t xml:space="preserve">a </w:t>
        </w:r>
      </w:ins>
      <w:r>
        <w:t xml:space="preserve">dataspace </w:t>
      </w:r>
    </w:p>
    <w:p w14:paraId="65E66E8E" w14:textId="0FD59C35" w:rsidR="002919BB" w:rsidRDefault="002919BB" w:rsidP="00107D2D">
      <w:pPr>
        <w:pStyle w:val="ListParagraph"/>
        <w:numPr>
          <w:ilvl w:val="1"/>
          <w:numId w:val="14"/>
        </w:numPr>
        <w:spacing w:after="0"/>
      </w:pPr>
      <w:r>
        <w:t xml:space="preserve">Define </w:t>
      </w:r>
      <w:ins w:id="213" w:author="Evans, Mark" w:date="2014-12-11T10:44:00Z">
        <w:r w:rsidR="002D3574">
          <w:t xml:space="preserve">the </w:t>
        </w:r>
      </w:ins>
      <w:r>
        <w:t>dataset creation property list</w:t>
      </w:r>
    </w:p>
    <w:p w14:paraId="10627210" w14:textId="10D661AB" w:rsidR="00C136C8" w:rsidRDefault="00C136C8" w:rsidP="00107D2D">
      <w:pPr>
        <w:pStyle w:val="ListParagraph"/>
        <w:numPr>
          <w:ilvl w:val="1"/>
          <w:numId w:val="14"/>
        </w:numPr>
        <w:spacing w:after="0"/>
      </w:pPr>
      <w:r>
        <w:t xml:space="preserve">Map elements from the source datasets to the elements of </w:t>
      </w:r>
      <w:ins w:id="214" w:author="Evans, Mark" w:date="2014-12-11T10:44:00Z">
        <w:r w:rsidR="002D3574">
          <w:t xml:space="preserve">the </w:t>
        </w:r>
      </w:ins>
      <w:r>
        <w:t xml:space="preserve">VDS </w:t>
      </w:r>
    </w:p>
    <w:p w14:paraId="2BBE9426" w14:textId="77777777" w:rsidR="00C136C8" w:rsidRDefault="00C136C8" w:rsidP="00107D2D">
      <w:pPr>
        <w:pStyle w:val="ListParagraph"/>
        <w:numPr>
          <w:ilvl w:val="2"/>
          <w:numId w:val="14"/>
        </w:numPr>
        <w:spacing w:after="0"/>
      </w:pPr>
      <w:r>
        <w:t xml:space="preserve"> Iterate over the source datasets:</w:t>
      </w:r>
    </w:p>
    <w:p w14:paraId="49464DF5" w14:textId="77777777" w:rsidR="00C136C8" w:rsidRDefault="00C136C8" w:rsidP="00107D2D">
      <w:pPr>
        <w:pStyle w:val="ListParagraph"/>
        <w:numPr>
          <w:ilvl w:val="3"/>
          <w:numId w:val="14"/>
        </w:numPr>
        <w:spacing w:after="0"/>
      </w:pPr>
      <w:r>
        <w:t xml:space="preserve">Select elements in the source dataset (source selection) </w:t>
      </w:r>
    </w:p>
    <w:p w14:paraId="29299186" w14:textId="77777777" w:rsidR="00C136C8" w:rsidRDefault="00C136C8" w:rsidP="00107D2D">
      <w:pPr>
        <w:pStyle w:val="ListParagraph"/>
        <w:numPr>
          <w:ilvl w:val="3"/>
          <w:numId w:val="14"/>
        </w:numPr>
        <w:spacing w:after="0"/>
      </w:pPr>
      <w:r>
        <w:t>Select elements in the virtual dataset (destination selection)</w:t>
      </w:r>
    </w:p>
    <w:p w14:paraId="3AC097D9" w14:textId="6A8B5BCB" w:rsidR="00C136C8" w:rsidRDefault="00C136C8" w:rsidP="00107D2D">
      <w:pPr>
        <w:pStyle w:val="ListParagraph"/>
        <w:numPr>
          <w:ilvl w:val="3"/>
          <w:numId w:val="14"/>
        </w:numPr>
        <w:spacing w:after="0"/>
      </w:pPr>
      <w:r>
        <w:t>Map destination selection</w:t>
      </w:r>
      <w:ins w:id="215" w:author="Evans, Mark" w:date="2014-12-11T10:47:00Z">
        <w:r w:rsidR="002D3574">
          <w:t>s</w:t>
        </w:r>
      </w:ins>
      <w:r>
        <w:t xml:space="preserve"> </w:t>
      </w:r>
      <w:ins w:id="216" w:author="Evans, Mark" w:date="2014-12-11T10:47:00Z">
        <w:r w:rsidR="002D3574">
          <w:t xml:space="preserve">to </w:t>
        </w:r>
      </w:ins>
      <w:del w:id="217" w:author="Evans, Mark" w:date="2014-12-11T10:47:00Z">
        <w:r w:rsidR="00C42A49" w:rsidDel="002D3574">
          <w:delText xml:space="preserve">and </w:delText>
        </w:r>
      </w:del>
      <w:r>
        <w:t>source selection</w:t>
      </w:r>
      <w:ins w:id="218" w:author="Evans, Mark" w:date="2014-12-11T10:47:00Z">
        <w:r w:rsidR="002D3574">
          <w:t>s</w:t>
        </w:r>
      </w:ins>
      <w:r>
        <w:t xml:space="preserve"> </w:t>
      </w:r>
      <w:r w:rsidR="002919BB">
        <w:t xml:space="preserve">with </w:t>
      </w:r>
      <w:ins w:id="219" w:author="Evans, Mark" w:date="2014-12-11T10:47:00Z">
        <w:r w:rsidR="002D3574">
          <w:t xml:space="preserve">a </w:t>
        </w:r>
      </w:ins>
      <w:r w:rsidR="002919BB">
        <w:t>dataset creation property list call</w:t>
      </w:r>
    </w:p>
    <w:p w14:paraId="2FA094A9" w14:textId="77777777" w:rsidR="00C136C8" w:rsidRDefault="00C136C8" w:rsidP="00107D2D">
      <w:pPr>
        <w:pStyle w:val="ListParagraph"/>
        <w:numPr>
          <w:ilvl w:val="2"/>
          <w:numId w:val="14"/>
        </w:numPr>
        <w:spacing w:after="0"/>
      </w:pPr>
      <w:r>
        <w:t>End iteration</w:t>
      </w:r>
    </w:p>
    <w:p w14:paraId="3E73D343" w14:textId="50EEB514" w:rsidR="00C136C8" w:rsidRDefault="00C136C8" w:rsidP="00107D2D">
      <w:pPr>
        <w:pStyle w:val="ListParagraph"/>
        <w:numPr>
          <w:ilvl w:val="1"/>
          <w:numId w:val="14"/>
        </w:numPr>
        <w:spacing w:after="0"/>
      </w:pPr>
      <w:r>
        <w:t xml:space="preserve">Call </w:t>
      </w:r>
      <w:r w:rsidRPr="00093B51">
        <w:rPr>
          <w:rFonts w:ascii="Consolas" w:hAnsi="Consolas"/>
          <w:sz w:val="22"/>
        </w:rPr>
        <w:t>H5Dcreate</w:t>
      </w:r>
      <w:r>
        <w:t xml:space="preserve"> using </w:t>
      </w:r>
      <w:ins w:id="220" w:author="Evans, Mark" w:date="2014-12-11T10:46:00Z">
        <w:r w:rsidR="002D3574">
          <w:t xml:space="preserve">the </w:t>
        </w:r>
      </w:ins>
      <w:r>
        <w:t>properties defined above</w:t>
      </w:r>
      <w:del w:id="221" w:author="Evans, Mark" w:date="2014-12-11T10:45:00Z">
        <w:r w:rsidDel="002D3574">
          <w:delText>.</w:delText>
        </w:r>
      </w:del>
    </w:p>
    <w:p w14:paraId="7C7C9032" w14:textId="70A595C2" w:rsidR="00C136C8" w:rsidRDefault="00C136C8" w:rsidP="00107D2D">
      <w:pPr>
        <w:pStyle w:val="ListParagraph"/>
        <w:numPr>
          <w:ilvl w:val="0"/>
          <w:numId w:val="14"/>
        </w:numPr>
        <w:spacing w:after="0"/>
      </w:pPr>
      <w:r>
        <w:t xml:space="preserve">Access </w:t>
      </w:r>
      <w:ins w:id="222" w:author="Evans, Mark" w:date="2014-12-11T10:46:00Z">
        <w:r w:rsidR="002D3574">
          <w:t xml:space="preserve">the </w:t>
        </w:r>
      </w:ins>
      <w:r>
        <w:t>VDS as a regular HDF5 dataset</w:t>
      </w:r>
      <w:del w:id="223" w:author="Evans, Mark" w:date="2014-12-11T10:46:00Z">
        <w:r w:rsidDel="002D3574">
          <w:delText>.</w:delText>
        </w:r>
      </w:del>
    </w:p>
    <w:p w14:paraId="51B4CCB8" w14:textId="1B6F16FC" w:rsidR="00C136C8" w:rsidRDefault="002919BB" w:rsidP="00107D2D">
      <w:pPr>
        <w:pStyle w:val="ListParagraph"/>
        <w:numPr>
          <w:ilvl w:val="0"/>
          <w:numId w:val="14"/>
        </w:numPr>
        <w:spacing w:after="0"/>
      </w:pPr>
      <w:r>
        <w:t xml:space="preserve">Close </w:t>
      </w:r>
      <w:ins w:id="224" w:author="Evans, Mark" w:date="2014-12-11T10:46:00Z">
        <w:r w:rsidR="002D3574">
          <w:t xml:space="preserve">the </w:t>
        </w:r>
      </w:ins>
      <w:r>
        <w:t>VDS when finished</w:t>
      </w:r>
      <w:del w:id="225" w:author="Evans, Mark" w:date="2014-12-11T10:46:00Z">
        <w:r w:rsidR="00C136C8" w:rsidDel="002D3574">
          <w:delText>.</w:delText>
        </w:r>
      </w:del>
    </w:p>
    <w:p w14:paraId="201E80BE" w14:textId="35BB4C93" w:rsidR="00C136C8" w:rsidRDefault="00C136C8" w:rsidP="002E7285">
      <w:pPr>
        <w:pStyle w:val="Heading2"/>
      </w:pPr>
      <w:bookmarkStart w:id="226" w:name="_Toc406423493"/>
      <w:r>
        <w:t xml:space="preserve">Create </w:t>
      </w:r>
      <w:r w:rsidR="009E2A1F">
        <w:t xml:space="preserve">Datasets </w:t>
      </w:r>
      <w:r>
        <w:t xml:space="preserve">that </w:t>
      </w:r>
      <w:r w:rsidR="009E2A1F">
        <w:t xml:space="preserve">Comprise </w:t>
      </w:r>
      <w:ins w:id="227" w:author="Evans, Mark" w:date="2014-12-11T10:49:00Z">
        <w:r w:rsidR="00F21293">
          <w:t xml:space="preserve">the </w:t>
        </w:r>
      </w:ins>
      <w:r>
        <w:t>VDS (</w:t>
      </w:r>
      <w:r w:rsidR="009E2A1F">
        <w:t>Optional</w:t>
      </w:r>
      <w:r>
        <w:t>)</w:t>
      </w:r>
      <w:bookmarkEnd w:id="226"/>
    </w:p>
    <w:p w14:paraId="4D3DC0F4" w14:textId="09EFECC1" w:rsidR="00C136C8" w:rsidRDefault="000923D1" w:rsidP="00C136C8">
      <w:ins w:id="228" w:author="Evans, Mark" w:date="2014-12-11T11:43:00Z">
        <w:r>
          <w:t>Users</w:t>
        </w:r>
      </w:ins>
      <w:del w:id="229" w:author="Evans, Mark" w:date="2014-12-11T11:43:00Z">
        <w:r w:rsidR="00C136C8" w:rsidDel="000923D1">
          <w:delText>One</w:delText>
        </w:r>
      </w:del>
      <w:r w:rsidR="00C136C8">
        <w:t xml:space="preserve"> should follow </w:t>
      </w:r>
      <w:r w:rsidR="00D317A3">
        <w:t xml:space="preserve">the </w:t>
      </w:r>
      <w:r w:rsidR="00C136C8">
        <w:t>current HDF5 data model to create a source dataset if the dataset uses one of the current storage layouts (contiguous, chunked, compact, external) or the programming mo</w:t>
      </w:r>
      <w:r w:rsidR="00A276E8">
        <w:t xml:space="preserve">del for </w:t>
      </w:r>
      <w:ins w:id="230" w:author="Evans, Mark" w:date="2014-12-11T11:44:00Z">
        <w:r>
          <w:t xml:space="preserve">a </w:t>
        </w:r>
      </w:ins>
      <w:r w:rsidR="00A276E8">
        <w:t>VDS if a source dataset</w:t>
      </w:r>
      <w:r w:rsidR="00C136C8">
        <w:t xml:space="preserve"> is a virtual dataset. </w:t>
      </w:r>
    </w:p>
    <w:p w14:paraId="552038DD" w14:textId="3326AA83" w:rsidR="00C136C8" w:rsidRDefault="00C136C8" w:rsidP="00C136C8">
      <w:r>
        <w:t xml:space="preserve">This step is optional. If a </w:t>
      </w:r>
      <w:ins w:id="231" w:author="Evans, Mark" w:date="2014-12-11T11:45:00Z">
        <w:r w:rsidR="000923D1">
          <w:t xml:space="preserve">source </w:t>
        </w:r>
      </w:ins>
      <w:r>
        <w:t>dataset</w:t>
      </w:r>
      <w:del w:id="232" w:author="Evans, Mark" w:date="2014-12-11T11:46:00Z">
        <w:r w:rsidDel="000923D1">
          <w:delText xml:space="preserve">, which elements comprise VDS, </w:delText>
        </w:r>
      </w:del>
      <w:ins w:id="233" w:author="Evans, Mark" w:date="2014-12-11T11:46:00Z">
        <w:r w:rsidR="000923D1">
          <w:t xml:space="preserve"> </w:t>
        </w:r>
      </w:ins>
      <w:r>
        <w:t>does</w:t>
      </w:r>
      <w:ins w:id="234" w:author="Evans, Mark" w:date="2014-12-11T11:46:00Z">
        <w:r w:rsidR="000923D1">
          <w:t xml:space="preserve"> </w:t>
        </w:r>
      </w:ins>
      <w:r>
        <w:t>n</w:t>
      </w:r>
      <w:del w:id="235" w:author="Evans, Mark" w:date="2014-12-11T11:46:00Z">
        <w:r w:rsidDel="000923D1">
          <w:delText>’</w:delText>
        </w:r>
      </w:del>
      <w:proofErr w:type="gramStart"/>
      <w:ins w:id="236" w:author="Evans, Mark" w:date="2014-12-11T11:46:00Z">
        <w:r w:rsidR="000923D1">
          <w:t>o</w:t>
        </w:r>
      </w:ins>
      <w:r>
        <w:t>t</w:t>
      </w:r>
      <w:proofErr w:type="gramEnd"/>
      <w:r>
        <w:t xml:space="preserve"> exist, </w:t>
      </w:r>
      <w:ins w:id="237" w:author="Evans, Mark" w:date="2014-12-11T11:46:00Z">
        <w:r w:rsidR="000923D1">
          <w:t>users</w:t>
        </w:r>
      </w:ins>
      <w:del w:id="238" w:author="Evans, Mark" w:date="2014-12-11T11:46:00Z">
        <w:r w:rsidR="0096328B" w:rsidDel="000923D1">
          <w:delText>one</w:delText>
        </w:r>
      </w:del>
      <w:r w:rsidR="0096328B">
        <w:t xml:space="preserve"> can specify the behavior by setting a special property: </w:t>
      </w:r>
      <w:del w:id="239" w:author="Evans, Mark" w:date="2014-12-11T11:47:00Z">
        <w:r w:rsidR="0096328B" w:rsidDel="000923D1">
          <w:delText xml:space="preserve">the </w:delText>
        </w:r>
      </w:del>
      <w:r>
        <w:t xml:space="preserve">fill values </w:t>
      </w:r>
      <w:r w:rsidR="008B4865">
        <w:t>may</w:t>
      </w:r>
      <w:r>
        <w:t xml:space="preserve"> be </w:t>
      </w:r>
      <w:r w:rsidR="008B4865">
        <w:t>use</w:t>
      </w:r>
      <w:r w:rsidR="0096328B">
        <w:t xml:space="preserve">d when performing I/O on </w:t>
      </w:r>
      <w:ins w:id="240" w:author="Evans, Mark" w:date="2014-12-11T11:47:00Z">
        <w:r w:rsidR="000923D1">
          <w:t xml:space="preserve">a </w:t>
        </w:r>
      </w:ins>
      <w:r w:rsidR="0096328B">
        <w:t>VDS</w:t>
      </w:r>
      <w:ins w:id="241" w:author="Evans, Mark" w:date="2014-12-11T11:47:00Z">
        <w:r w:rsidR="000923D1">
          <w:t>,</w:t>
        </w:r>
      </w:ins>
      <w:r w:rsidR="0096328B">
        <w:t xml:space="preserve"> or </w:t>
      </w:r>
      <w:r w:rsidR="008B4865">
        <w:t xml:space="preserve">I/O </w:t>
      </w:r>
      <w:ins w:id="242" w:author="Evans, Mark" w:date="2014-12-11T11:47:00Z">
        <w:r w:rsidR="000923D1">
          <w:t xml:space="preserve">operations </w:t>
        </w:r>
      </w:ins>
      <w:r w:rsidR="008B4865">
        <w:t>fail</w:t>
      </w:r>
      <w:del w:id="243" w:author="Evans, Mark" w:date="2014-12-11T11:47:00Z">
        <w:r w:rsidR="008B4865" w:rsidDel="000923D1">
          <w:delText>s</w:delText>
        </w:r>
      </w:del>
      <w:r w:rsidR="0096328B">
        <w:t xml:space="preserve"> with appropriate error message</w:t>
      </w:r>
      <w:ins w:id="244" w:author="Evans, Mark" w:date="2014-12-11T11:48:00Z">
        <w:r w:rsidR="000923D1">
          <w:t>s</w:t>
        </w:r>
      </w:ins>
      <w:r w:rsidR="008B4865">
        <w:t xml:space="preserve">. </w:t>
      </w:r>
    </w:p>
    <w:p w14:paraId="50326986" w14:textId="6F5FEA41" w:rsidR="00C136C8" w:rsidRDefault="00C136C8" w:rsidP="002E7285">
      <w:pPr>
        <w:pStyle w:val="Heading2"/>
      </w:pPr>
      <w:bookmarkStart w:id="245" w:name="_Toc406423494"/>
      <w:r>
        <w:t>Create</w:t>
      </w:r>
      <w:r w:rsidR="006B0BC4">
        <w:t xml:space="preserve"> the</w:t>
      </w:r>
      <w:r>
        <w:t xml:space="preserve"> </w:t>
      </w:r>
      <w:r w:rsidR="002E7285">
        <w:t>Virtual Dataset</w:t>
      </w:r>
      <w:bookmarkEnd w:id="245"/>
    </w:p>
    <w:p w14:paraId="7EF14FBA" w14:textId="33B5C01F" w:rsidR="00C136C8" w:rsidRDefault="00C136C8" w:rsidP="009E2A1F">
      <w:pPr>
        <w:pStyle w:val="Heading3"/>
      </w:pPr>
      <w:bookmarkStart w:id="246" w:name="_Toc406423495"/>
      <w:r>
        <w:t xml:space="preserve">Define </w:t>
      </w:r>
      <w:ins w:id="247" w:author="Evans, Mark" w:date="2014-12-11T11:54:00Z">
        <w:r w:rsidR="003F2178">
          <w:t xml:space="preserve">the </w:t>
        </w:r>
      </w:ins>
      <w:r w:rsidR="009E2A1F">
        <w:t>Datatype</w:t>
      </w:r>
      <w:bookmarkEnd w:id="246"/>
    </w:p>
    <w:p w14:paraId="0A8C9CF7" w14:textId="089F2EF2" w:rsidR="00C136C8" w:rsidRPr="001122C7" w:rsidRDefault="006B0BC4" w:rsidP="00C136C8">
      <w:r>
        <w:t xml:space="preserve">A virtual dataset </w:t>
      </w:r>
      <w:r w:rsidR="00C136C8">
        <w:t xml:space="preserve">may have any datatype, but it should be “compatible” with the datatypes of the source datasets.  Two HDF5 datatypes are called compatible if the HDF5 </w:t>
      </w:r>
      <w:r w:rsidR="00C0165C">
        <w:t xml:space="preserve">Library </w:t>
      </w:r>
      <w:r w:rsidR="00C136C8">
        <w:t xml:space="preserve">can convert an element of one datatype to </w:t>
      </w:r>
      <w:del w:id="248" w:author="Evans, Mark" w:date="2014-12-11T11:50:00Z">
        <w:r w:rsidR="00C136C8" w:rsidDel="00C0165C">
          <w:delText xml:space="preserve">the </w:delText>
        </w:r>
      </w:del>
      <w:ins w:id="249" w:author="Evans, Mark" w:date="2014-12-11T11:50:00Z">
        <w:r w:rsidR="00C0165C">
          <w:t xml:space="preserve">an </w:t>
        </w:r>
      </w:ins>
      <w:r w:rsidR="00C136C8">
        <w:t xml:space="preserve">element </w:t>
      </w:r>
      <w:ins w:id="250" w:author="Evans, Mark" w:date="2014-12-11T11:50:00Z">
        <w:r w:rsidR="00C0165C">
          <w:t>with</w:t>
        </w:r>
      </w:ins>
      <w:del w:id="251" w:author="Evans, Mark" w:date="2014-12-11T11:50:00Z">
        <w:r w:rsidR="00C136C8" w:rsidDel="00C0165C">
          <w:delText>of</w:delText>
        </w:r>
      </w:del>
      <w:r w:rsidR="00C136C8">
        <w:t xml:space="preserve"> another datatype</w:t>
      </w:r>
      <w:ins w:id="252" w:author="Evans, Mark" w:date="2014-12-11T11:50:00Z">
        <w:r w:rsidR="00C0165C">
          <w:t>. An</w:t>
        </w:r>
      </w:ins>
      <w:del w:id="253" w:author="Evans, Mark" w:date="2014-12-11T11:51:00Z">
        <w:r w:rsidR="00C136C8" w:rsidDel="00C0165C">
          <w:delText>; for</w:delText>
        </w:r>
      </w:del>
      <w:r w:rsidR="00C136C8">
        <w:t xml:space="preserve"> example</w:t>
      </w:r>
      <w:ins w:id="254" w:author="Evans, Mark" w:date="2014-12-11T11:51:00Z">
        <w:r w:rsidR="00C0165C">
          <w:t xml:space="preserve"> is</w:t>
        </w:r>
      </w:ins>
      <w:proofErr w:type="gramStart"/>
      <w:r w:rsidR="00C136C8">
        <w:t>,</w:t>
      </w:r>
      <w:proofErr w:type="gramEnd"/>
      <w:r w:rsidR="00C136C8">
        <w:t xml:space="preserve"> a</w:t>
      </w:r>
      <w:ins w:id="255" w:author="Evans, Mark" w:date="2014-12-11T11:52:00Z">
        <w:r w:rsidR="00C0165C">
          <w:t>n element with a</w:t>
        </w:r>
      </w:ins>
      <w:ins w:id="256" w:author="Evans, Mark" w:date="2014-12-11T11:53:00Z">
        <w:r w:rsidR="00C0165C">
          <w:t>n integer</w:t>
        </w:r>
      </w:ins>
      <w:ins w:id="257" w:author="Evans, Mark" w:date="2014-12-11T11:51:00Z">
        <w:r w:rsidR="00C0165C">
          <w:t xml:space="preserve"> datatype </w:t>
        </w:r>
      </w:ins>
      <w:del w:id="258" w:author="Evans, Mark" w:date="2014-12-11T11:53:00Z">
        <w:r w:rsidR="00C136C8" w:rsidDel="00C0165C">
          <w:delText xml:space="preserve">n integer value </w:delText>
        </w:r>
      </w:del>
      <w:ins w:id="259" w:author="Evans, Mark" w:date="2014-12-11T11:51:00Z">
        <w:r w:rsidR="00C0165C">
          <w:t xml:space="preserve">can be converted </w:t>
        </w:r>
      </w:ins>
      <w:r w:rsidR="00C136C8">
        <w:t>to a</w:t>
      </w:r>
      <w:ins w:id="260" w:author="Evans, Mark" w:date="2014-12-11T11:52:00Z">
        <w:r w:rsidR="00C0165C">
          <w:t>n element with a</w:t>
        </w:r>
      </w:ins>
      <w:r w:rsidR="00C136C8">
        <w:t xml:space="preserve"> </w:t>
      </w:r>
      <w:ins w:id="261" w:author="Evans, Mark" w:date="2014-12-11T11:53:00Z">
        <w:r w:rsidR="00C0165C">
          <w:t xml:space="preserve">floating point </w:t>
        </w:r>
      </w:ins>
      <w:ins w:id="262" w:author="Evans, Mark" w:date="2014-12-11T11:51:00Z">
        <w:r w:rsidR="00C0165C">
          <w:t>datatype</w:t>
        </w:r>
      </w:ins>
      <w:del w:id="263" w:author="Evans, Mark" w:date="2014-12-11T11:53:00Z">
        <w:r w:rsidR="00C136C8" w:rsidDel="00C0165C">
          <w:delText>floating point value</w:delText>
        </w:r>
      </w:del>
      <w:r w:rsidR="00C136C8">
        <w:t>.</w:t>
      </w:r>
    </w:p>
    <w:p w14:paraId="4F6E7616" w14:textId="5E98391B" w:rsidR="00C136C8" w:rsidRDefault="00C136C8" w:rsidP="009E2A1F">
      <w:pPr>
        <w:pStyle w:val="Heading3"/>
      </w:pPr>
      <w:bookmarkStart w:id="264" w:name="_Toc406423496"/>
      <w:r>
        <w:lastRenderedPageBreak/>
        <w:t xml:space="preserve">Define </w:t>
      </w:r>
      <w:ins w:id="265" w:author="Evans, Mark" w:date="2014-12-11T11:54:00Z">
        <w:r w:rsidR="003F2178">
          <w:t xml:space="preserve">the </w:t>
        </w:r>
      </w:ins>
      <w:r w:rsidR="009E2A1F">
        <w:t>Dataspace</w:t>
      </w:r>
      <w:bookmarkEnd w:id="264"/>
    </w:p>
    <w:p w14:paraId="5BB51956" w14:textId="1F26FA20" w:rsidR="00C136C8" w:rsidRDefault="006B0BC4" w:rsidP="00C136C8">
      <w:r>
        <w:t xml:space="preserve">The dataspace </w:t>
      </w:r>
      <w:r w:rsidR="00C136C8">
        <w:t xml:space="preserve">of </w:t>
      </w:r>
      <w:r>
        <w:t xml:space="preserve">a virtual dataset </w:t>
      </w:r>
      <w:r w:rsidR="00C136C8">
        <w:t xml:space="preserve">is defined </w:t>
      </w:r>
      <w:r>
        <w:t xml:space="preserve">in the same way </w:t>
      </w:r>
      <w:r w:rsidR="00C136C8">
        <w:t xml:space="preserve">as </w:t>
      </w:r>
      <w:ins w:id="266" w:author="Evans, Mark" w:date="2014-12-11T11:55:00Z">
        <w:r w:rsidR="00602AC2">
          <w:t>the</w:t>
        </w:r>
      </w:ins>
      <w:del w:id="267" w:author="Evans, Mark" w:date="2014-12-11T11:55:00Z">
        <w:r w:rsidR="00C136C8" w:rsidDel="00602AC2">
          <w:delText>a</w:delText>
        </w:r>
      </w:del>
      <w:r w:rsidR="00C136C8">
        <w:t xml:space="preserve"> dataspace for a regular dataset. </w:t>
      </w:r>
      <w:r>
        <w:t xml:space="preserve">The </w:t>
      </w:r>
      <w:r w:rsidR="00C136C8">
        <w:t xml:space="preserve">VDS’s rank and dimension sizes do not depend on the dimensionality of the source datasets. </w:t>
      </w:r>
      <w:del w:id="268" w:author="Evans, Mark" w:date="2014-12-11T11:56:00Z">
        <w:r w:rsidR="00C136C8" w:rsidDel="00602AC2">
          <w:delText>One use</w:delText>
        </w:r>
        <w:r w:rsidR="000C49B7" w:rsidDel="00602AC2">
          <w:delText>s</w:delText>
        </w:r>
        <w:r w:rsidR="00C136C8" w:rsidDel="00602AC2">
          <w:delText xml:space="preserve"> </w:delText>
        </w:r>
      </w:del>
      <w:ins w:id="269" w:author="Evans, Mark" w:date="2014-12-11T11:56:00Z">
        <w:r w:rsidR="00602AC2">
          <w:t xml:space="preserve">For example, </w:t>
        </w:r>
      </w:ins>
      <w:r w:rsidR="00602AC2">
        <w:t xml:space="preserve">the </w:t>
      </w:r>
      <w:r w:rsidR="00C136C8">
        <w:rPr>
          <w:rFonts w:ascii="Consolas" w:hAnsi="Consolas"/>
          <w:sz w:val="22"/>
        </w:rPr>
        <w:t>H5Screate_simple</w:t>
      </w:r>
      <w:r w:rsidR="00C136C8">
        <w:t xml:space="preserve"> function </w:t>
      </w:r>
      <w:ins w:id="270" w:author="Evans, Mark" w:date="2014-12-11T11:56:00Z">
        <w:r w:rsidR="00602AC2">
          <w:t xml:space="preserve">can be used </w:t>
        </w:r>
      </w:ins>
      <w:r w:rsidR="00C136C8">
        <w:t xml:space="preserve">to describe </w:t>
      </w:r>
      <w:r>
        <w:t xml:space="preserve">the </w:t>
      </w:r>
      <w:r w:rsidR="00C136C8">
        <w:t xml:space="preserve">VDS’s dataspace as shown below. </w:t>
      </w:r>
    </w:p>
    <w:p w14:paraId="4D99CEEF" w14:textId="77777777" w:rsidR="00C136C8" w:rsidRDefault="00C136C8" w:rsidP="00C136C8">
      <w:pPr>
        <w:ind w:firstLine="720"/>
        <w:rPr>
          <w:rFonts w:ascii="Consolas" w:hAnsi="Consolas"/>
          <w:sz w:val="22"/>
        </w:rPr>
      </w:pPr>
      <w:proofErr w:type="spellStart"/>
      <w:r w:rsidRPr="002C4D15">
        <w:rPr>
          <w:rFonts w:ascii="Consolas" w:hAnsi="Consolas"/>
          <w:sz w:val="22"/>
        </w:rPr>
        <w:t>v</w:t>
      </w:r>
      <w:r>
        <w:rPr>
          <w:rFonts w:ascii="Consolas" w:hAnsi="Consolas"/>
          <w:sz w:val="22"/>
        </w:rPr>
        <w:t>space_id</w:t>
      </w:r>
      <w:proofErr w:type="spellEnd"/>
      <w:r>
        <w:rPr>
          <w:rFonts w:ascii="Consolas" w:hAnsi="Consolas"/>
          <w:sz w:val="22"/>
        </w:rPr>
        <w:t xml:space="preserve"> = H5Screate_</w:t>
      </w:r>
      <w:proofErr w:type="gramStart"/>
      <w:r>
        <w:rPr>
          <w:rFonts w:ascii="Consolas" w:hAnsi="Consolas"/>
          <w:sz w:val="22"/>
        </w:rPr>
        <w:t>simple(</w:t>
      </w:r>
      <w:proofErr w:type="spellStart"/>
      <w:proofErr w:type="gramEnd"/>
      <w:r>
        <w:rPr>
          <w:rFonts w:ascii="Consolas" w:hAnsi="Consolas"/>
          <w:sz w:val="22"/>
        </w:rPr>
        <w:t>vRANK</w:t>
      </w:r>
      <w:proofErr w:type="spellEnd"/>
      <w:r>
        <w:rPr>
          <w:rFonts w:ascii="Consolas" w:hAnsi="Consolas"/>
          <w:sz w:val="22"/>
        </w:rPr>
        <w:t xml:space="preserve">, </w:t>
      </w:r>
      <w:proofErr w:type="spellStart"/>
      <w:r>
        <w:rPr>
          <w:rFonts w:ascii="Consolas" w:hAnsi="Consolas"/>
          <w:sz w:val="22"/>
        </w:rPr>
        <w:t>vdims</w:t>
      </w:r>
      <w:proofErr w:type="spellEnd"/>
      <w:r>
        <w:rPr>
          <w:rFonts w:ascii="Consolas" w:hAnsi="Consolas"/>
          <w:sz w:val="22"/>
        </w:rPr>
        <w:t xml:space="preserve">, </w:t>
      </w:r>
      <w:proofErr w:type="spellStart"/>
      <w:r>
        <w:rPr>
          <w:rFonts w:ascii="Consolas" w:hAnsi="Consolas"/>
          <w:sz w:val="22"/>
        </w:rPr>
        <w:t>v</w:t>
      </w:r>
      <w:r w:rsidRPr="002C4D15">
        <w:rPr>
          <w:rFonts w:ascii="Consolas" w:hAnsi="Consolas"/>
          <w:sz w:val="22"/>
        </w:rPr>
        <w:t>maxdims</w:t>
      </w:r>
      <w:proofErr w:type="spellEnd"/>
      <w:r w:rsidRPr="002C4D15">
        <w:rPr>
          <w:rFonts w:ascii="Consolas" w:hAnsi="Consolas"/>
          <w:sz w:val="22"/>
        </w:rPr>
        <w:t>);</w:t>
      </w:r>
    </w:p>
    <w:p w14:paraId="20A486BC" w14:textId="42901172" w:rsidR="00C136C8" w:rsidRPr="00A11E7F" w:rsidRDefault="006B0BC4" w:rsidP="00C136C8">
      <w:r>
        <w:t xml:space="preserve">A </w:t>
      </w:r>
      <w:r w:rsidR="00C136C8">
        <w:t>VDS may have fixed or unlimited dimensions.</w:t>
      </w:r>
    </w:p>
    <w:p w14:paraId="5EB28641" w14:textId="35566CC0" w:rsidR="00A276E8" w:rsidRDefault="00A276E8" w:rsidP="009E2A1F">
      <w:pPr>
        <w:pStyle w:val="Heading3"/>
      </w:pPr>
      <w:bookmarkStart w:id="271" w:name="_Toc406423497"/>
      <w:r>
        <w:t xml:space="preserve">Define </w:t>
      </w:r>
      <w:ins w:id="272" w:author="Evans, Mark" w:date="2014-12-11T11:57:00Z">
        <w:r w:rsidR="00602AC2">
          <w:t xml:space="preserve">the </w:t>
        </w:r>
      </w:ins>
      <w:r w:rsidR="009E2A1F">
        <w:t>Creation Property</w:t>
      </w:r>
      <w:bookmarkEnd w:id="271"/>
    </w:p>
    <w:p w14:paraId="01D54C93" w14:textId="56AFC9B9" w:rsidR="00A276E8" w:rsidRDefault="00A276E8" w:rsidP="00A276E8">
      <w:r>
        <w:t xml:space="preserve">To define </w:t>
      </w:r>
      <w:r w:rsidR="006459B2">
        <w:t xml:space="preserve">the </w:t>
      </w:r>
      <w:r>
        <w:t>creation property</w:t>
      </w:r>
      <w:r w:rsidR="006459B2">
        <w:t xml:space="preserve"> for a virtual dataset, an application must</w:t>
      </w:r>
      <w:r>
        <w:t xml:space="preserve"> use </w:t>
      </w:r>
      <w:r w:rsidR="006459B2">
        <w:t xml:space="preserve">a </w:t>
      </w:r>
      <w:r>
        <w:t>new API</w:t>
      </w:r>
      <w:r w:rsidR="006459B2">
        <w:t xml:space="preserve"> routine</w:t>
      </w:r>
      <w:r>
        <w:t xml:space="preserve"> to indicate that the dataset will be a virtual dataset as shown below:</w:t>
      </w:r>
    </w:p>
    <w:p w14:paraId="6EE75886" w14:textId="59EEA4B2" w:rsidR="00A276E8" w:rsidRPr="00217F22" w:rsidRDefault="00A276E8" w:rsidP="00A276E8">
      <w:pPr>
        <w:ind w:firstLine="720"/>
        <w:rPr>
          <w:rFonts w:ascii="Consolas" w:hAnsi="Consolas"/>
          <w:sz w:val="22"/>
        </w:rPr>
      </w:pPr>
      <w:proofErr w:type="spellStart"/>
      <w:r>
        <w:rPr>
          <w:rFonts w:ascii="Consolas" w:hAnsi="Consolas" w:cs="Menlo Regular"/>
          <w:color w:val="000000"/>
          <w:sz w:val="22"/>
        </w:rPr>
        <w:t>dcpl</w:t>
      </w:r>
      <w:r w:rsidRPr="00217F22">
        <w:rPr>
          <w:rFonts w:ascii="Consolas" w:hAnsi="Consolas" w:cs="Menlo Regular"/>
          <w:color w:val="000000"/>
          <w:sz w:val="22"/>
        </w:rPr>
        <w:t>_id</w:t>
      </w:r>
      <w:proofErr w:type="spellEnd"/>
      <w:r w:rsidRPr="00217F22">
        <w:rPr>
          <w:rFonts w:ascii="Consolas" w:hAnsi="Consolas" w:cs="Menlo Regular"/>
          <w:color w:val="000000"/>
          <w:sz w:val="22"/>
        </w:rPr>
        <w:t xml:space="preserve"> = H5Pcreate (H5P_DATASET_CREATE);</w:t>
      </w:r>
    </w:p>
    <w:p w14:paraId="3C3C0491" w14:textId="333138A0" w:rsidR="00A276E8" w:rsidRDefault="00A276E8" w:rsidP="00A276E8">
      <w:pPr>
        <w:rPr>
          <w:rFonts w:ascii="Consolas" w:hAnsi="Consolas"/>
          <w:sz w:val="22"/>
        </w:rPr>
      </w:pPr>
      <w:r>
        <w:rPr>
          <w:rFonts w:ascii="Consolas" w:hAnsi="Consolas"/>
          <w:sz w:val="22"/>
        </w:rPr>
        <w:t xml:space="preserve">      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65881134" w14:textId="6C3C17A7" w:rsidR="00A276E8" w:rsidRPr="00F1622C" w:rsidRDefault="00A276E8" w:rsidP="00A276E8">
      <w:pPr>
        <w:rPr>
          <w:szCs w:val="24"/>
        </w:rPr>
      </w:pPr>
      <w:r w:rsidRPr="00F1622C">
        <w:rPr>
          <w:szCs w:val="24"/>
        </w:rPr>
        <w:t>Other creation properties can be applied</w:t>
      </w:r>
      <w:r>
        <w:rPr>
          <w:szCs w:val="24"/>
        </w:rPr>
        <w:t xml:space="preserve"> if </w:t>
      </w:r>
      <w:ins w:id="273" w:author="Evans, Mark" w:date="2014-12-11T13:37:00Z">
        <w:r w:rsidR="00A97D5C">
          <w:rPr>
            <w:szCs w:val="24"/>
          </w:rPr>
          <w:t xml:space="preserve">the </w:t>
        </w:r>
      </w:ins>
      <w:r>
        <w:rPr>
          <w:szCs w:val="24"/>
        </w:rPr>
        <w:t xml:space="preserve">VDS will have </w:t>
      </w:r>
      <w:del w:id="274" w:author="Evans, Mark" w:date="2014-12-11T13:38:00Z">
        <w:r w:rsidDel="00A97D5C">
          <w:rPr>
            <w:szCs w:val="24"/>
          </w:rPr>
          <w:delText xml:space="preserve">its </w:delText>
        </w:r>
      </w:del>
      <w:r>
        <w:rPr>
          <w:szCs w:val="24"/>
        </w:rPr>
        <w:t>“</w:t>
      </w:r>
      <w:r w:rsidR="006459B2">
        <w:rPr>
          <w:szCs w:val="24"/>
        </w:rPr>
        <w:t>private</w:t>
      </w:r>
      <w:r>
        <w:rPr>
          <w:szCs w:val="24"/>
        </w:rPr>
        <w:t xml:space="preserve">” data. For example, </w:t>
      </w:r>
      <w:del w:id="275" w:author="Evans, Mark" w:date="2014-12-11T13:38:00Z">
        <w:r w:rsidDel="00A97D5C">
          <w:rPr>
            <w:szCs w:val="24"/>
          </w:rPr>
          <w:delText xml:space="preserve">one can use </w:delText>
        </w:r>
      </w:del>
      <w:r>
        <w:rPr>
          <w:szCs w:val="24"/>
        </w:rPr>
        <w:t>contiguous, chunked, external or compact storage layout</w:t>
      </w:r>
      <w:ins w:id="276" w:author="Evans, Mark" w:date="2014-12-11T13:39:00Z">
        <w:r w:rsidR="00A97D5C">
          <w:rPr>
            <w:szCs w:val="24"/>
          </w:rPr>
          <w:t>s</w:t>
        </w:r>
      </w:ins>
      <w:r>
        <w:rPr>
          <w:szCs w:val="24"/>
        </w:rPr>
        <w:t xml:space="preserve"> </w:t>
      </w:r>
      <w:ins w:id="277" w:author="Evans, Mark" w:date="2014-12-11T13:39:00Z">
        <w:r w:rsidR="00A97D5C">
          <w:rPr>
            <w:szCs w:val="24"/>
          </w:rPr>
          <w:t xml:space="preserve">can be used </w:t>
        </w:r>
      </w:ins>
      <w:r>
        <w:rPr>
          <w:szCs w:val="24"/>
        </w:rPr>
        <w:t xml:space="preserve">for storing VDS data that is not part of the source datasets. </w:t>
      </w:r>
      <w:ins w:id="278" w:author="Evans, Mark" w:date="2014-12-11T13:40:00Z">
        <w:r w:rsidR="00A97D5C">
          <w:rPr>
            <w:szCs w:val="24"/>
          </w:rPr>
          <w:t xml:space="preserve">A compression method </w:t>
        </w:r>
      </w:ins>
      <w:del w:id="279" w:author="Evans, Mark" w:date="2014-12-11T13:40:00Z">
        <w:r w:rsidDel="00A97D5C">
          <w:rPr>
            <w:szCs w:val="24"/>
          </w:rPr>
          <w:delText xml:space="preserve">One </w:delText>
        </w:r>
      </w:del>
      <w:r>
        <w:rPr>
          <w:szCs w:val="24"/>
        </w:rPr>
        <w:t xml:space="preserve">can </w:t>
      </w:r>
      <w:ins w:id="280" w:author="Evans, Mark" w:date="2014-12-11T13:40:00Z">
        <w:r w:rsidR="00A97D5C">
          <w:rPr>
            <w:szCs w:val="24"/>
          </w:rPr>
          <w:t>be</w:t>
        </w:r>
      </w:ins>
      <w:del w:id="281" w:author="Evans, Mark" w:date="2014-12-11T13:40:00Z">
        <w:r w:rsidDel="00A97D5C">
          <w:rPr>
            <w:szCs w:val="24"/>
          </w:rPr>
          <w:delText>also</w:delText>
        </w:r>
      </w:del>
      <w:r>
        <w:rPr>
          <w:szCs w:val="24"/>
        </w:rPr>
        <w:t xml:space="preserve"> appl</w:t>
      </w:r>
      <w:del w:id="282" w:author="Evans, Mark" w:date="2014-12-11T13:40:00Z">
        <w:r w:rsidDel="00A97D5C">
          <w:rPr>
            <w:szCs w:val="24"/>
          </w:rPr>
          <w:delText>y</w:delText>
        </w:r>
      </w:del>
      <w:ins w:id="283" w:author="Evans, Mark" w:date="2014-12-11T13:40:00Z">
        <w:r w:rsidR="00A97D5C">
          <w:rPr>
            <w:szCs w:val="24"/>
          </w:rPr>
          <w:t>ied</w:t>
        </w:r>
      </w:ins>
      <w:r>
        <w:rPr>
          <w:szCs w:val="24"/>
        </w:rPr>
        <w:t xml:space="preserve"> </w:t>
      </w:r>
      <w:del w:id="284" w:author="Evans, Mark" w:date="2014-12-11T13:40:00Z">
        <w:r w:rsidDel="00A97D5C">
          <w:rPr>
            <w:szCs w:val="24"/>
          </w:rPr>
          <w:delText xml:space="preserve">a desired compression </w:delText>
        </w:r>
      </w:del>
      <w:r>
        <w:rPr>
          <w:szCs w:val="24"/>
        </w:rPr>
        <w:t>to the VDS</w:t>
      </w:r>
      <w:r w:rsidR="006459B2">
        <w:rPr>
          <w:szCs w:val="24"/>
        </w:rPr>
        <w:t>’s</w:t>
      </w:r>
      <w:r>
        <w:rPr>
          <w:szCs w:val="24"/>
        </w:rPr>
        <w:t xml:space="preserve"> “</w:t>
      </w:r>
      <w:r w:rsidR="006459B2">
        <w:rPr>
          <w:szCs w:val="24"/>
        </w:rPr>
        <w:t>private</w:t>
      </w:r>
      <w:r>
        <w:rPr>
          <w:szCs w:val="24"/>
        </w:rPr>
        <w:t xml:space="preserve">” data that is different from </w:t>
      </w:r>
      <w:ins w:id="285" w:author="Evans, Mark" w:date="2014-12-11T13:41:00Z">
        <w:r w:rsidR="00A97D5C">
          <w:rPr>
            <w:szCs w:val="24"/>
          </w:rPr>
          <w:t xml:space="preserve">the </w:t>
        </w:r>
      </w:ins>
      <w:r>
        <w:rPr>
          <w:szCs w:val="24"/>
        </w:rPr>
        <w:t>compression methods used with the source datasets.</w:t>
      </w:r>
    </w:p>
    <w:p w14:paraId="62D1A0F4" w14:textId="5677BFDF" w:rsidR="00C136C8" w:rsidRDefault="00C136C8" w:rsidP="009E2A1F">
      <w:pPr>
        <w:pStyle w:val="Heading3"/>
      </w:pPr>
      <w:bookmarkStart w:id="286" w:name="_Toc406423498"/>
      <w:r>
        <w:t xml:space="preserve">Map </w:t>
      </w:r>
      <w:r w:rsidR="009E2A1F">
        <w:t xml:space="preserve">Elements </w:t>
      </w:r>
      <w:r>
        <w:t xml:space="preserve">from the </w:t>
      </w:r>
      <w:r w:rsidR="009E2A1F">
        <w:t xml:space="preserve">Source Datasets </w:t>
      </w:r>
      <w:r>
        <w:t xml:space="preserve">to </w:t>
      </w:r>
      <w:r w:rsidR="006459B2">
        <w:t xml:space="preserve">the </w:t>
      </w:r>
      <w:r w:rsidR="009E2A1F">
        <w:t>Virtual Dataset</w:t>
      </w:r>
      <w:bookmarkEnd w:id="286"/>
    </w:p>
    <w:p w14:paraId="1F18957F" w14:textId="62312FC6" w:rsidR="00C136C8" w:rsidRDefault="00C136C8" w:rsidP="00C136C8">
      <w:r>
        <w:t xml:space="preserve">If the source and </w:t>
      </w:r>
      <w:r w:rsidR="00EC70DC">
        <w:t xml:space="preserve">virtual </w:t>
      </w:r>
      <w:r>
        <w:t>datasets have fixed</w:t>
      </w:r>
      <w:ins w:id="287" w:author="Evans, Mark" w:date="2014-12-11T14:36:00Z">
        <w:r w:rsidR="00182B9F">
          <w:t>-</w:t>
        </w:r>
      </w:ins>
      <w:del w:id="288" w:author="Evans, Mark" w:date="2014-12-11T14:36:00Z">
        <w:r w:rsidDel="00182B9F">
          <w:delText xml:space="preserve"> </w:delText>
        </w:r>
      </w:del>
      <w:r>
        <w:t xml:space="preserve">size dimensions, one can use </w:t>
      </w:r>
      <w:r w:rsidR="006459B2">
        <w:t>the</w:t>
      </w:r>
      <w:r w:rsidR="006165B2">
        <w:t xml:space="preserve"> current</w:t>
      </w:r>
      <w:r w:rsidR="006459B2">
        <w:t xml:space="preserve"> </w:t>
      </w:r>
      <w:r>
        <w:t>HDF5 hyperslab selection mechanism</w:t>
      </w:r>
      <w:r w:rsidR="006165B2">
        <w:t>s</w:t>
      </w:r>
      <w:r>
        <w:t xml:space="preserve"> to select elements for </w:t>
      </w:r>
      <w:r w:rsidR="006165B2">
        <w:t xml:space="preserve">the </w:t>
      </w:r>
      <w:r>
        <w:t xml:space="preserve">mapping. As in the case of partial I/O, the number of elements selected in the source dataset for mapping </w:t>
      </w:r>
      <w:r w:rsidR="00B0143F">
        <w:t>must</w:t>
      </w:r>
      <w:r>
        <w:t xml:space="preserve"> be the same as the elements selected in </w:t>
      </w:r>
      <w:r w:rsidR="006165B2">
        <w:t>the virtual dataset</w:t>
      </w:r>
      <w:r>
        <w:t xml:space="preserve">. </w:t>
      </w:r>
    </w:p>
    <w:p w14:paraId="0D2BEF59" w14:textId="02C324C9" w:rsidR="00C136C8" w:rsidRDefault="00B0143F" w:rsidP="00C136C8">
      <w:r>
        <w:t>The current h</w:t>
      </w:r>
      <w:r w:rsidR="00C136C8">
        <w:t xml:space="preserve">yperslab selection mechanism cannot be used if </w:t>
      </w:r>
      <w:r>
        <w:t xml:space="preserve">the </w:t>
      </w:r>
      <w:r w:rsidR="00C136C8">
        <w:t xml:space="preserve">dimensions </w:t>
      </w:r>
      <w:r>
        <w:t>of</w:t>
      </w:r>
      <w:r w:rsidR="00C136C8">
        <w:t xml:space="preserve"> the source or </w:t>
      </w:r>
      <w:r w:rsidR="00EC70DC">
        <w:t xml:space="preserve">virtual datasets </w:t>
      </w:r>
      <w:r w:rsidR="00C136C8">
        <w:t xml:space="preserve">are unlimited (as in </w:t>
      </w:r>
      <w:r w:rsidR="00BC5842">
        <w:t xml:space="preserve">several of </w:t>
      </w:r>
      <w:r w:rsidR="00C136C8">
        <w:t>the use cases described</w:t>
      </w:r>
      <w:r w:rsidR="00BC5842">
        <w:t xml:space="preserve"> above</w:t>
      </w:r>
      <w:r w:rsidR="00C136C8">
        <w:t>) or repetition of a more sophisticated pattern is desired.</w:t>
      </w:r>
    </w:p>
    <w:p w14:paraId="6989E460" w14:textId="3FCBA773" w:rsidR="00C136C8" w:rsidRPr="009A01E9" w:rsidRDefault="00C136C8" w:rsidP="00C136C8">
      <w:pPr>
        <w:jc w:val="left"/>
        <w:rPr>
          <w:rFonts w:ascii="Consolas" w:hAnsi="Consolas"/>
          <w:sz w:val="22"/>
        </w:rPr>
      </w:pPr>
      <w:r>
        <w:t>This section introduces a</w:t>
      </w:r>
      <w:r w:rsidR="00F9596E">
        <w:t>n</w:t>
      </w:r>
      <w:r>
        <w:t xml:space="preserve"> “</w:t>
      </w:r>
      <w:r w:rsidR="00F9596E">
        <w:t>unlimited</w:t>
      </w:r>
      <w:r>
        <w:t xml:space="preserve">” selection that overcomes </w:t>
      </w:r>
      <w:r w:rsidR="0054347B">
        <w:t xml:space="preserve">a </w:t>
      </w:r>
      <w:r>
        <w:t xml:space="preserve">limitation of the current selection mechanism: a </w:t>
      </w:r>
      <w:r w:rsidR="001A1701">
        <w:t xml:space="preserve">hyperslab </w:t>
      </w:r>
      <w:r>
        <w:rPr>
          <w:szCs w:val="24"/>
        </w:rPr>
        <w:t xml:space="preserve">pattern can be repeated only </w:t>
      </w:r>
      <w:r w:rsidR="00EE3F2C">
        <w:rPr>
          <w:szCs w:val="24"/>
        </w:rPr>
        <w:t xml:space="preserve">a </w:t>
      </w:r>
      <w:r>
        <w:rPr>
          <w:szCs w:val="24"/>
        </w:rPr>
        <w:t>finite number of times along each dimension (</w:t>
      </w:r>
      <w:r w:rsidR="001A1701">
        <w:t xml:space="preserve">see the </w:t>
      </w:r>
      <w:r w:rsidR="001A1701">
        <w:rPr>
          <w:rFonts w:ascii="Consolas" w:hAnsi="Consolas"/>
          <w:sz w:val="22"/>
        </w:rPr>
        <w:t>count</w:t>
      </w:r>
      <w:r w:rsidR="001A1701">
        <w:t xml:space="preserve"> parameter in the </w:t>
      </w:r>
      <w:r w:rsidR="001A1701" w:rsidRPr="002C4D15">
        <w:rPr>
          <w:rFonts w:ascii="Consolas" w:hAnsi="Consolas"/>
          <w:sz w:val="22"/>
        </w:rPr>
        <w:t>H5Sselect_hyperslab</w:t>
      </w:r>
      <w:r w:rsidR="001A1701">
        <w:rPr>
          <w:rFonts w:ascii="Consolas" w:hAnsi="Consolas"/>
          <w:sz w:val="22"/>
        </w:rPr>
        <w:t xml:space="preserve"> </w:t>
      </w:r>
      <w:r w:rsidR="001A1701" w:rsidRPr="00881F8D">
        <w:rPr>
          <w:szCs w:val="24"/>
        </w:rPr>
        <w:t>function</w:t>
      </w:r>
      <w:r>
        <w:t>).</w:t>
      </w:r>
    </w:p>
    <w:p w14:paraId="6A0B15CF" w14:textId="5AD502BC" w:rsidR="00C136C8" w:rsidRDefault="00F9596E" w:rsidP="009E2A1F">
      <w:pPr>
        <w:pStyle w:val="Heading4"/>
      </w:pPr>
      <w:r>
        <w:t xml:space="preserve">Unlimited </w:t>
      </w:r>
      <w:r w:rsidR="009E2A1F">
        <w:t>Selections</w:t>
      </w:r>
    </w:p>
    <w:p w14:paraId="4650855C" w14:textId="75DA2525" w:rsidR="00C136C8" w:rsidRDefault="00C136C8" w:rsidP="00C136C8">
      <w:r>
        <w:t>To create a</w:t>
      </w:r>
      <w:r w:rsidR="00F9596E">
        <w:t>n</w:t>
      </w:r>
      <w:r>
        <w:t xml:space="preserve"> </w:t>
      </w:r>
      <w:r w:rsidR="00F9596E">
        <w:t xml:space="preserve">unlimited </w:t>
      </w:r>
      <w:r>
        <w:t>selection one should use the following model:</w:t>
      </w:r>
    </w:p>
    <w:p w14:paraId="1A18E820" w14:textId="7FEC9FB6" w:rsidR="00C136C8" w:rsidRPr="009A01E9" w:rsidRDefault="00385AE8" w:rsidP="00107D2D">
      <w:pPr>
        <w:pStyle w:val="ListParagraph"/>
        <w:numPr>
          <w:ilvl w:val="0"/>
          <w:numId w:val="15"/>
        </w:numPr>
      </w:pPr>
      <w:r>
        <w:t>Define a</w:t>
      </w:r>
      <w:r w:rsidR="00C136C8">
        <w:t xml:space="preserve"> dataspace using the </w:t>
      </w:r>
      <w:r w:rsidR="00C136C8" w:rsidRPr="002C4D15">
        <w:rPr>
          <w:rFonts w:ascii="Consolas" w:hAnsi="Consolas"/>
          <w:sz w:val="22"/>
        </w:rPr>
        <w:t>H5Screate_simple</w:t>
      </w:r>
      <w:r w:rsidR="00C136C8">
        <w:rPr>
          <w:rFonts w:ascii="Consolas" w:hAnsi="Consolas"/>
          <w:sz w:val="22"/>
        </w:rPr>
        <w:t xml:space="preserve"> </w:t>
      </w:r>
      <w:r w:rsidR="00C136C8" w:rsidRPr="00881F8D">
        <w:rPr>
          <w:szCs w:val="24"/>
        </w:rPr>
        <w:t>function</w:t>
      </w:r>
      <w:r w:rsidR="00C136C8">
        <w:rPr>
          <w:szCs w:val="24"/>
        </w:rPr>
        <w:t>.  Two restrictions are applied:</w:t>
      </w:r>
    </w:p>
    <w:p w14:paraId="488DD4F6" w14:textId="1366DE55" w:rsidR="00C136C8" w:rsidRPr="002E7157" w:rsidRDefault="00F9596E" w:rsidP="00107D2D">
      <w:pPr>
        <w:pStyle w:val="ListParagraph"/>
        <w:numPr>
          <w:ilvl w:val="1"/>
          <w:numId w:val="15"/>
        </w:numPr>
      </w:pPr>
      <w:r>
        <w:rPr>
          <w:szCs w:val="24"/>
        </w:rPr>
        <w:t>The r</w:t>
      </w:r>
      <w:r w:rsidR="00C136C8">
        <w:rPr>
          <w:szCs w:val="24"/>
        </w:rPr>
        <w:t xml:space="preserve">ank of the dataspace should be the same as </w:t>
      </w:r>
      <w:r w:rsidR="005A687A">
        <w:rPr>
          <w:szCs w:val="24"/>
        </w:rPr>
        <w:t>the</w:t>
      </w:r>
      <w:r w:rsidR="00C136C8">
        <w:rPr>
          <w:szCs w:val="24"/>
        </w:rPr>
        <w:t xml:space="preserve"> rank of the datas</w:t>
      </w:r>
      <w:r w:rsidR="005A687A">
        <w:rPr>
          <w:szCs w:val="24"/>
        </w:rPr>
        <w:t>et</w:t>
      </w:r>
      <w:r w:rsidR="00C136C8">
        <w:rPr>
          <w:szCs w:val="24"/>
        </w:rPr>
        <w:t xml:space="preserve"> to which the </w:t>
      </w:r>
      <w:r w:rsidR="005A687A">
        <w:rPr>
          <w:szCs w:val="24"/>
        </w:rPr>
        <w:t xml:space="preserve">unlimited </w:t>
      </w:r>
      <w:r w:rsidR="00C136C8">
        <w:rPr>
          <w:szCs w:val="24"/>
        </w:rPr>
        <w:t xml:space="preserve">selection will be applied (see </w:t>
      </w:r>
      <w:r w:rsidR="00BC5842">
        <w:rPr>
          <w:szCs w:val="24"/>
        </w:rPr>
        <w:t xml:space="preserve">the </w:t>
      </w:r>
      <w:r w:rsidR="00C136C8" w:rsidRPr="002C4D15">
        <w:rPr>
          <w:rFonts w:ascii="Consolas" w:hAnsi="Consolas"/>
          <w:sz w:val="22"/>
        </w:rPr>
        <w:t>H5</w:t>
      </w:r>
      <w:r w:rsidR="003462F9">
        <w:rPr>
          <w:rFonts w:ascii="Consolas" w:hAnsi="Consolas"/>
          <w:sz w:val="22"/>
        </w:rPr>
        <w:t>Pset_virtual_mapping</w:t>
      </w:r>
      <w:r w:rsidR="00C136C8" w:rsidRPr="002C4D15">
        <w:rPr>
          <w:rFonts w:ascii="Consolas" w:hAnsi="Consolas"/>
          <w:sz w:val="22"/>
        </w:rPr>
        <w:t xml:space="preserve"> </w:t>
      </w:r>
      <w:r w:rsidR="00C136C8">
        <w:rPr>
          <w:szCs w:val="24"/>
        </w:rPr>
        <w:t>function below).</w:t>
      </w:r>
    </w:p>
    <w:p w14:paraId="042FCA32" w14:textId="2821FAAC" w:rsidR="00C136C8" w:rsidRPr="002E7157" w:rsidRDefault="00F9596E" w:rsidP="00107D2D">
      <w:pPr>
        <w:pStyle w:val="ListParagraph"/>
        <w:numPr>
          <w:ilvl w:val="1"/>
          <w:numId w:val="15"/>
        </w:numPr>
      </w:pPr>
      <w:r>
        <w:rPr>
          <w:szCs w:val="24"/>
        </w:rPr>
        <w:t>The m</w:t>
      </w:r>
      <w:r w:rsidR="00C136C8">
        <w:rPr>
          <w:szCs w:val="24"/>
        </w:rPr>
        <w:t xml:space="preserve">aximum dimensions should be </w:t>
      </w:r>
      <w:r>
        <w:rPr>
          <w:szCs w:val="24"/>
        </w:rPr>
        <w:t xml:space="preserve">set to H5S_UNLIMITED in </w:t>
      </w:r>
      <w:r w:rsidR="00C136C8">
        <w:rPr>
          <w:szCs w:val="24"/>
        </w:rPr>
        <w:t>the same</w:t>
      </w:r>
      <w:r>
        <w:rPr>
          <w:szCs w:val="24"/>
        </w:rPr>
        <w:t xml:space="preserve"> dimension</w:t>
      </w:r>
      <w:r w:rsidR="00C136C8">
        <w:rPr>
          <w:szCs w:val="24"/>
        </w:rPr>
        <w:t xml:space="preserve"> as </w:t>
      </w:r>
      <w:r>
        <w:rPr>
          <w:szCs w:val="24"/>
        </w:rPr>
        <w:t>desired for unlimited selections</w:t>
      </w:r>
      <w:r w:rsidR="00CA1DD1">
        <w:rPr>
          <w:szCs w:val="24"/>
        </w:rPr>
        <w:t>:</w:t>
      </w:r>
    </w:p>
    <w:p w14:paraId="47C93C96" w14:textId="7C89BA75" w:rsidR="003462F9" w:rsidRDefault="003462F9" w:rsidP="003462F9">
      <w:pPr>
        <w:pStyle w:val="ListParagraph"/>
        <w:ind w:left="1440"/>
        <w:rPr>
          <w:sz w:val="22"/>
        </w:rPr>
      </w:pPr>
      <w:proofErr w:type="gramStart"/>
      <w:r>
        <w:rPr>
          <w:rFonts w:ascii="Consolas" w:hAnsi="Consolas"/>
          <w:sz w:val="22"/>
        </w:rPr>
        <w:lastRenderedPageBreak/>
        <w:t>hsize_t</w:t>
      </w:r>
      <w:proofErr w:type="gramEnd"/>
      <w:r>
        <w:rPr>
          <w:rFonts w:ascii="Consolas" w:hAnsi="Consolas"/>
          <w:sz w:val="22"/>
        </w:rPr>
        <w:t xml:space="preserve"> </w:t>
      </w:r>
      <w:r w:rsidR="00C136C8" w:rsidRPr="002C4D15">
        <w:rPr>
          <w:rFonts w:ascii="Consolas" w:hAnsi="Consolas"/>
          <w:sz w:val="22"/>
        </w:rPr>
        <w:t>dims</w:t>
      </w:r>
      <w:r>
        <w:rPr>
          <w:rFonts w:ascii="Consolas" w:hAnsi="Consolas"/>
          <w:sz w:val="22"/>
        </w:rPr>
        <w:t>[RANK] = {10, 10, 1}</w:t>
      </w:r>
      <w:r w:rsidR="00C136C8" w:rsidRPr="002C4D15">
        <w:rPr>
          <w:rFonts w:ascii="Consolas" w:hAnsi="Consolas"/>
          <w:sz w:val="22"/>
        </w:rPr>
        <w:t>;</w:t>
      </w:r>
      <w:r w:rsidRPr="003462F9">
        <w:rPr>
          <w:sz w:val="22"/>
        </w:rPr>
        <w:t xml:space="preserve"> </w:t>
      </w:r>
    </w:p>
    <w:p w14:paraId="507F3A9E" w14:textId="45F4BB96" w:rsidR="003462F9" w:rsidRDefault="003462F9" w:rsidP="003462F9">
      <w:pPr>
        <w:pStyle w:val="ListParagraph"/>
        <w:ind w:left="1440"/>
        <w:rPr>
          <w:sz w:val="22"/>
        </w:rPr>
      </w:pPr>
      <w:r>
        <w:rPr>
          <w:rFonts w:ascii="Consolas" w:hAnsi="Consolas"/>
          <w:sz w:val="22"/>
        </w:rPr>
        <w:t xml:space="preserve">hsize_t </w:t>
      </w:r>
      <w:proofErr w:type="spellStart"/>
      <w:r>
        <w:rPr>
          <w:rFonts w:ascii="Consolas" w:hAnsi="Consolas"/>
          <w:sz w:val="22"/>
        </w:rPr>
        <w:t>max_</w:t>
      </w:r>
      <w:proofErr w:type="gramStart"/>
      <w:r w:rsidRPr="002C4D15">
        <w:rPr>
          <w:rFonts w:ascii="Consolas" w:hAnsi="Consolas"/>
          <w:sz w:val="22"/>
        </w:rPr>
        <w:t>dims</w:t>
      </w:r>
      <w:proofErr w:type="spellEnd"/>
      <w:r>
        <w:rPr>
          <w:rFonts w:ascii="Consolas" w:hAnsi="Consolas"/>
          <w:sz w:val="22"/>
        </w:rPr>
        <w:t>[</w:t>
      </w:r>
      <w:proofErr w:type="gramEnd"/>
      <w:r>
        <w:rPr>
          <w:rFonts w:ascii="Consolas" w:hAnsi="Consolas"/>
          <w:sz w:val="22"/>
        </w:rPr>
        <w:t>RANK] = {10, 10, H5S_UNLIMITED}</w:t>
      </w:r>
      <w:r w:rsidRPr="002C4D15">
        <w:rPr>
          <w:rFonts w:ascii="Consolas" w:hAnsi="Consolas"/>
          <w:sz w:val="22"/>
        </w:rPr>
        <w:t>;</w:t>
      </w:r>
      <w:r w:rsidRPr="003462F9">
        <w:rPr>
          <w:sz w:val="22"/>
        </w:rPr>
        <w:t xml:space="preserve"> </w:t>
      </w:r>
    </w:p>
    <w:p w14:paraId="386C9810" w14:textId="7300F249" w:rsidR="00C136C8" w:rsidRPr="002E7157" w:rsidRDefault="003462F9" w:rsidP="003462F9">
      <w:pPr>
        <w:pStyle w:val="ListParagraph"/>
        <w:ind w:left="1440"/>
      </w:pPr>
      <w:proofErr w:type="spellStart"/>
      <w:r w:rsidRPr="002C4D15">
        <w:rPr>
          <w:rFonts w:ascii="Consolas" w:hAnsi="Consolas"/>
          <w:sz w:val="22"/>
        </w:rPr>
        <w:t>space_id</w:t>
      </w:r>
      <w:proofErr w:type="spellEnd"/>
      <w:r w:rsidRPr="002C4D15">
        <w:rPr>
          <w:rFonts w:ascii="Consolas" w:hAnsi="Consolas"/>
          <w:sz w:val="22"/>
        </w:rPr>
        <w:t xml:space="preserve"> = H5Screate_</w:t>
      </w:r>
      <w:proofErr w:type="gramStart"/>
      <w:r w:rsidRPr="002C4D15">
        <w:rPr>
          <w:rFonts w:ascii="Consolas" w:hAnsi="Consolas"/>
          <w:sz w:val="22"/>
        </w:rPr>
        <w:t>simple(</w:t>
      </w:r>
      <w:proofErr w:type="gramEnd"/>
      <w:r w:rsidRPr="002C4D15">
        <w:rPr>
          <w:rFonts w:ascii="Consolas" w:hAnsi="Consolas"/>
          <w:sz w:val="22"/>
        </w:rPr>
        <w:t xml:space="preserve">RANK, dims, </w:t>
      </w:r>
      <w:proofErr w:type="spellStart"/>
      <w:r>
        <w:rPr>
          <w:rFonts w:ascii="Consolas" w:hAnsi="Consolas"/>
          <w:sz w:val="22"/>
        </w:rPr>
        <w:t>max_</w:t>
      </w:r>
      <w:r w:rsidRPr="002C4D15">
        <w:rPr>
          <w:rFonts w:ascii="Consolas" w:hAnsi="Consolas"/>
          <w:sz w:val="22"/>
        </w:rPr>
        <w:t>dims</w:t>
      </w:r>
      <w:proofErr w:type="spellEnd"/>
      <w:r w:rsidRPr="002C4D15">
        <w:rPr>
          <w:rFonts w:ascii="Consolas" w:hAnsi="Consolas"/>
          <w:sz w:val="22"/>
        </w:rPr>
        <w:t>);</w:t>
      </w:r>
    </w:p>
    <w:p w14:paraId="11AAF431" w14:textId="75F1CBDB" w:rsidR="00C136C8" w:rsidRDefault="00C136C8" w:rsidP="00107D2D">
      <w:pPr>
        <w:pStyle w:val="ListParagraph"/>
        <w:numPr>
          <w:ilvl w:val="0"/>
          <w:numId w:val="15"/>
        </w:numPr>
      </w:pPr>
      <w:r>
        <w:t>Select a</w:t>
      </w:r>
      <w:r w:rsidR="003462F9">
        <w:t>n unlimited region</w:t>
      </w:r>
      <w:r>
        <w:t xml:space="preserve"> in the dataspace as shown:</w:t>
      </w:r>
    </w:p>
    <w:p w14:paraId="0046FADE" w14:textId="3CF262F4" w:rsidR="003462F9" w:rsidRDefault="003462F9" w:rsidP="00CD60AB">
      <w:pPr>
        <w:pStyle w:val="ListParagraph"/>
        <w:ind w:left="1440"/>
        <w:rPr>
          <w:sz w:val="22"/>
        </w:rPr>
      </w:pPr>
      <w:proofErr w:type="gramStart"/>
      <w:r>
        <w:rPr>
          <w:rFonts w:ascii="Consolas" w:hAnsi="Consolas"/>
          <w:sz w:val="22"/>
        </w:rPr>
        <w:t>hsize_t</w:t>
      </w:r>
      <w:proofErr w:type="gramEnd"/>
      <w:r>
        <w:rPr>
          <w:rFonts w:ascii="Consolas" w:hAnsi="Consolas"/>
          <w:sz w:val="22"/>
        </w:rPr>
        <w:t xml:space="preserve"> </w:t>
      </w:r>
      <w:r w:rsidR="00C136C8" w:rsidRPr="002E7157">
        <w:rPr>
          <w:rFonts w:ascii="Consolas" w:hAnsi="Consolas"/>
          <w:sz w:val="22"/>
        </w:rPr>
        <w:t>start</w:t>
      </w:r>
      <w:r>
        <w:rPr>
          <w:rFonts w:ascii="Consolas" w:hAnsi="Consolas"/>
          <w:sz w:val="22"/>
        </w:rPr>
        <w:t>[RANK] = {0, 0, 0}</w:t>
      </w:r>
      <w:r w:rsidR="00C136C8" w:rsidRPr="002E7157">
        <w:rPr>
          <w:rFonts w:ascii="Consolas" w:hAnsi="Consolas"/>
          <w:sz w:val="22"/>
        </w:rPr>
        <w:t>;</w:t>
      </w:r>
      <w:r w:rsidRPr="003462F9">
        <w:rPr>
          <w:sz w:val="22"/>
        </w:rPr>
        <w:t xml:space="preserve"> </w:t>
      </w:r>
    </w:p>
    <w:p w14:paraId="499863E9" w14:textId="0848092A" w:rsidR="003462F9" w:rsidRDefault="003462F9" w:rsidP="00CD60AB">
      <w:pPr>
        <w:pStyle w:val="ListParagraph"/>
        <w:ind w:left="1440"/>
        <w:rPr>
          <w:rFonts w:ascii="Consolas" w:hAnsi="Consolas"/>
          <w:sz w:val="22"/>
        </w:rPr>
      </w:pPr>
      <w:proofErr w:type="gramStart"/>
      <w:r>
        <w:rPr>
          <w:rFonts w:ascii="Consolas" w:hAnsi="Consolas"/>
          <w:sz w:val="22"/>
        </w:rPr>
        <w:t>hsize_t</w:t>
      </w:r>
      <w:proofErr w:type="gramEnd"/>
      <w:r>
        <w:rPr>
          <w:rFonts w:ascii="Consolas" w:hAnsi="Consolas"/>
          <w:sz w:val="22"/>
        </w:rPr>
        <w:t xml:space="preserve"> stride[RANK] = {0, 0, 1};</w:t>
      </w:r>
    </w:p>
    <w:p w14:paraId="1AAD5FFC" w14:textId="4614250D" w:rsidR="003462F9" w:rsidRDefault="003462F9" w:rsidP="00CD60AB">
      <w:pPr>
        <w:pStyle w:val="ListParagraph"/>
        <w:ind w:left="1440"/>
        <w:rPr>
          <w:rFonts w:ascii="Consolas" w:hAnsi="Consolas"/>
          <w:sz w:val="22"/>
        </w:rPr>
      </w:pPr>
      <w:proofErr w:type="gramStart"/>
      <w:r>
        <w:rPr>
          <w:rFonts w:ascii="Consolas" w:hAnsi="Consolas"/>
          <w:sz w:val="22"/>
        </w:rPr>
        <w:t>hsize_t</w:t>
      </w:r>
      <w:proofErr w:type="gramEnd"/>
      <w:r>
        <w:rPr>
          <w:rFonts w:ascii="Consolas" w:hAnsi="Consolas"/>
          <w:sz w:val="22"/>
        </w:rPr>
        <w:t xml:space="preserve"> block[RANK] = {10, 10, 1};</w:t>
      </w:r>
    </w:p>
    <w:p w14:paraId="594EFB86" w14:textId="3F32C271" w:rsidR="003462F9" w:rsidRDefault="003462F9" w:rsidP="00CD60AB">
      <w:pPr>
        <w:pStyle w:val="ListParagraph"/>
        <w:ind w:left="1440"/>
        <w:rPr>
          <w:sz w:val="22"/>
        </w:rPr>
      </w:pPr>
      <w:proofErr w:type="gramStart"/>
      <w:r>
        <w:rPr>
          <w:rFonts w:ascii="Consolas" w:hAnsi="Consolas"/>
          <w:sz w:val="22"/>
        </w:rPr>
        <w:t>hsize_t</w:t>
      </w:r>
      <w:proofErr w:type="gramEnd"/>
      <w:r>
        <w:rPr>
          <w:rFonts w:ascii="Consolas" w:hAnsi="Consolas"/>
          <w:sz w:val="22"/>
        </w:rPr>
        <w:t xml:space="preserve"> count[RANK] = {1, 1, H5S_UNLIMITED};</w:t>
      </w:r>
    </w:p>
    <w:p w14:paraId="2ADF834F" w14:textId="77777777" w:rsidR="00CA1DD1" w:rsidRDefault="003462F9" w:rsidP="00CD60AB">
      <w:pPr>
        <w:pStyle w:val="ListParagraph"/>
        <w:ind w:left="144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666B9C4" w14:textId="5BBD4AAF" w:rsidR="00C136C8" w:rsidRPr="003462F9" w:rsidRDefault="003462F9" w:rsidP="00F11F7D">
      <w:pPr>
        <w:pStyle w:val="ListParagraph"/>
        <w:ind w:left="144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35FE1BEE" w14:textId="7BFA09B0" w:rsidR="001B6911" w:rsidRPr="00F11F7D" w:rsidRDefault="00CA1DD1">
      <w:pPr>
        <w:pStyle w:val="ListParagraph"/>
        <w:rPr>
          <w:szCs w:val="24"/>
        </w:rPr>
      </w:pPr>
      <w:r w:rsidRPr="00F11F7D">
        <w:rPr>
          <w:rFonts w:asciiTheme="majorHAnsi" w:hAnsiTheme="majorHAnsi"/>
          <w:szCs w:val="24"/>
        </w:rPr>
        <w:t xml:space="preserve">Setting </w:t>
      </w:r>
      <w:proofErr w:type="gramStart"/>
      <w:r>
        <w:rPr>
          <w:rFonts w:ascii="Consolas" w:hAnsi="Consolas"/>
          <w:sz w:val="22"/>
        </w:rPr>
        <w:t>count[</w:t>
      </w:r>
      <w:proofErr w:type="gramEnd"/>
      <w:r>
        <w:rPr>
          <w:rFonts w:ascii="Consolas" w:hAnsi="Consolas"/>
          <w:sz w:val="22"/>
        </w:rPr>
        <w:t>2]</w:t>
      </w:r>
      <w:r w:rsidR="00BC5842">
        <w:rPr>
          <w:rFonts w:asciiTheme="majorHAnsi" w:hAnsiTheme="majorHAnsi"/>
          <w:szCs w:val="24"/>
        </w:rPr>
        <w:t xml:space="preserve"> to </w:t>
      </w:r>
      <w:r>
        <w:rPr>
          <w:rFonts w:ascii="Consolas" w:hAnsi="Consolas"/>
          <w:sz w:val="22"/>
        </w:rPr>
        <w:t>H5S_UNLIMITED</w:t>
      </w:r>
      <w:r w:rsidR="00BC5842">
        <w:rPr>
          <w:rFonts w:ascii="Calibri" w:hAnsi="Calibri"/>
          <w:szCs w:val="24"/>
        </w:rPr>
        <w:t xml:space="preserve"> i</w:t>
      </w:r>
      <w:r w:rsidRPr="00F11F7D">
        <w:rPr>
          <w:rFonts w:ascii="Calibri" w:hAnsi="Calibri"/>
          <w:szCs w:val="24"/>
        </w:rPr>
        <w:t>ndicates that the selection is unlimited</w:t>
      </w:r>
      <w:r w:rsidR="00357EE9" w:rsidRPr="00F11F7D">
        <w:rPr>
          <w:rFonts w:ascii="Calibri" w:hAnsi="Calibri"/>
          <w:sz w:val="22"/>
        </w:rPr>
        <w:t>.</w:t>
      </w:r>
      <w:r w:rsidR="00357EE9">
        <w:rPr>
          <w:rFonts w:ascii="Consolas" w:hAnsi="Consolas"/>
          <w:sz w:val="22"/>
        </w:rPr>
        <w:t xml:space="preserve">  </w:t>
      </w:r>
      <w:r w:rsidR="0054347B" w:rsidRPr="00977390">
        <w:rPr>
          <w:szCs w:val="24"/>
        </w:rPr>
        <w:t>Although it is technically feasible to allow more complicated operations between selections</w:t>
      </w:r>
      <w:r w:rsidR="0054347B" w:rsidRPr="00CD60AB">
        <w:rPr>
          <w:szCs w:val="24"/>
        </w:rPr>
        <w:t xml:space="preserve"> that have unlimited </w:t>
      </w:r>
      <w:r w:rsidR="00357EE9" w:rsidRPr="00CD60AB">
        <w:rPr>
          <w:szCs w:val="24"/>
        </w:rPr>
        <w:t>count values</w:t>
      </w:r>
      <w:r w:rsidR="0054347B" w:rsidRPr="00CD60AB">
        <w:rPr>
          <w:szCs w:val="24"/>
        </w:rPr>
        <w:t>, that capability is out of scope for this project</w:t>
      </w:r>
      <w:ins w:id="289" w:author="Evans, Mark" w:date="2014-12-11T13:59:00Z">
        <w:r w:rsidR="00490146">
          <w:rPr>
            <w:szCs w:val="24"/>
          </w:rPr>
          <w:t>,</w:t>
        </w:r>
      </w:ins>
      <w:r w:rsidR="00357EE9" w:rsidRPr="00CD60AB">
        <w:rPr>
          <w:szCs w:val="24"/>
        </w:rPr>
        <w:t xml:space="preserve"> and the </w:t>
      </w:r>
      <w:r w:rsidR="00357EE9" w:rsidRPr="00357EE9">
        <w:rPr>
          <w:rFonts w:ascii="Consolas" w:hAnsi="Consolas"/>
          <w:sz w:val="22"/>
        </w:rPr>
        <w:t>‘op’</w:t>
      </w:r>
      <w:r w:rsidR="00357EE9" w:rsidRPr="00977390">
        <w:rPr>
          <w:szCs w:val="24"/>
        </w:rPr>
        <w:t xml:space="preserve"> parameter to </w:t>
      </w:r>
      <w:r w:rsidR="00357EE9" w:rsidRPr="00357EE9">
        <w:rPr>
          <w:rFonts w:ascii="Consolas" w:hAnsi="Consolas"/>
          <w:sz w:val="22"/>
        </w:rPr>
        <w:t>H5Sselect_hyperslab</w:t>
      </w:r>
      <w:r w:rsidR="00357EE9" w:rsidRPr="00977390">
        <w:rPr>
          <w:szCs w:val="24"/>
        </w:rPr>
        <w:t xml:space="preserve"> must always be </w:t>
      </w:r>
      <w:r w:rsidR="00357EE9" w:rsidRPr="00357EE9">
        <w:rPr>
          <w:rFonts w:ascii="Consolas" w:hAnsi="Consolas"/>
          <w:sz w:val="22"/>
        </w:rPr>
        <w:t>H5S_SELECT_SET</w:t>
      </w:r>
      <w:r w:rsidR="00357EE9" w:rsidRPr="00977390">
        <w:rPr>
          <w:szCs w:val="24"/>
        </w:rPr>
        <w:t xml:space="preserve"> when an unlimited count value is used.</w:t>
      </w:r>
    </w:p>
    <w:p w14:paraId="5F04C052" w14:textId="392F65E6" w:rsidR="00C136C8" w:rsidRDefault="00C136C8" w:rsidP="009E2A1F">
      <w:pPr>
        <w:pStyle w:val="Heading4"/>
      </w:pPr>
      <w:r>
        <w:t xml:space="preserve">Select </w:t>
      </w:r>
      <w:r w:rsidR="009E2A1F">
        <w:t xml:space="preserve">Elements </w:t>
      </w:r>
      <w:r>
        <w:t xml:space="preserve">in a </w:t>
      </w:r>
      <w:r w:rsidR="009E2A1F">
        <w:t xml:space="preserve">Source </w:t>
      </w:r>
      <w:r>
        <w:t xml:space="preserve">and </w:t>
      </w:r>
      <w:r w:rsidR="009E2A1F">
        <w:t xml:space="preserve">Virtual Dataset </w:t>
      </w:r>
      <w:r>
        <w:t xml:space="preserve">for </w:t>
      </w:r>
      <w:r w:rsidR="009E2A1F">
        <w:t>Mapping</w:t>
      </w:r>
    </w:p>
    <w:p w14:paraId="5452F4A3" w14:textId="425297A7" w:rsidR="00C136C8" w:rsidRPr="001F4A00" w:rsidRDefault="00C136C8" w:rsidP="00C136C8">
      <w:r>
        <w:t xml:space="preserve">The selection mechanism described above should be used to select the elements for mapping in both source and </w:t>
      </w:r>
      <w:r w:rsidR="001C5FB0">
        <w:t xml:space="preserve">virtual </w:t>
      </w:r>
      <w:r>
        <w:t>datasets.</w:t>
      </w:r>
      <w:r w:rsidR="00A4084A">
        <w:t xml:space="preserve">  If the mapping requires multiple source files, the selection in a source dataset </w:t>
      </w:r>
      <w:r w:rsidR="00A61785">
        <w:t xml:space="preserve">may </w:t>
      </w:r>
      <w:r w:rsidR="00A4084A">
        <w:t>be a fixed-size selection</w:t>
      </w:r>
      <w:ins w:id="290" w:author="Evans, Mark" w:date="2014-12-11T14:02:00Z">
        <w:r w:rsidR="00490146">
          <w:t>,</w:t>
        </w:r>
      </w:ins>
      <w:r w:rsidR="00A4084A">
        <w:t xml:space="preserve"> and the </w:t>
      </w:r>
      <w:r w:rsidR="008E3EE1" w:rsidRPr="00091C0B">
        <w:rPr>
          <w:rFonts w:ascii="Consolas" w:hAnsi="Consolas"/>
          <w:sz w:val="22"/>
        </w:rPr>
        <w:t>printf</w:t>
      </w:r>
      <w:r w:rsidR="00A4084A">
        <w:t xml:space="preserve"> form of mapping</w:t>
      </w:r>
      <w:r w:rsidR="008E3EE1">
        <w:t xml:space="preserve"> should be used (described below).</w:t>
      </w:r>
    </w:p>
    <w:p w14:paraId="0D7FEBCE" w14:textId="3FDA7135" w:rsidR="00C136C8" w:rsidRDefault="00C136C8" w:rsidP="009E2A1F">
      <w:pPr>
        <w:pStyle w:val="Heading4"/>
      </w:pPr>
      <w:r>
        <w:t xml:space="preserve">Mapping </w:t>
      </w:r>
      <w:r w:rsidR="009E2A1F">
        <w:t>Elements</w:t>
      </w:r>
    </w:p>
    <w:p w14:paraId="7F860876" w14:textId="5A1A2D67" w:rsidR="00C136C8" w:rsidRDefault="00C136C8" w:rsidP="00C136C8">
      <w:pPr>
        <w:jc w:val="left"/>
      </w:pPr>
      <w:r>
        <w:t>After selection</w:t>
      </w:r>
      <w:r w:rsidR="002E3A08">
        <w:t>s</w:t>
      </w:r>
      <w:r>
        <w:t xml:space="preserve"> </w:t>
      </w:r>
      <w:r w:rsidR="002E3A08">
        <w:t>are defined</w:t>
      </w:r>
      <w:r>
        <w:t xml:space="preserve"> on the source and </w:t>
      </w:r>
      <w:r w:rsidR="001C5FB0">
        <w:t xml:space="preserve">virtual </w:t>
      </w:r>
      <w:r>
        <w:t>datas</w:t>
      </w:r>
      <w:r w:rsidR="001C5FB0">
        <w:t>et</w:t>
      </w:r>
      <w:r>
        <w:t>s</w:t>
      </w:r>
      <w:r w:rsidR="002E3A08">
        <w:t>,</w:t>
      </w:r>
      <w:r>
        <w:t xml:space="preserve"> the mapping is accomplished by calling the </w:t>
      </w:r>
      <w:r w:rsidRPr="002C4D15">
        <w:rPr>
          <w:rFonts w:ascii="Consolas" w:hAnsi="Consolas"/>
          <w:sz w:val="22"/>
        </w:rPr>
        <w:t>H5Pset_virtual_mapping</w:t>
      </w:r>
      <w:r>
        <w:rPr>
          <w:rFonts w:ascii="Consolas" w:hAnsi="Consolas"/>
          <w:sz w:val="22"/>
        </w:rPr>
        <w:t xml:space="preserve"> </w:t>
      </w:r>
      <w:r>
        <w:t>function:</w:t>
      </w:r>
    </w:p>
    <w:p w14:paraId="53FF93C6" w14:textId="4752808C" w:rsidR="00C136C8" w:rsidRDefault="00C136C8" w:rsidP="00C136C8">
      <w:pPr>
        <w:jc w:val="left"/>
        <w:rPr>
          <w:ins w:id="291" w:author="Evans, Mark" w:date="2014-12-11T14:10:00Z"/>
          <w:rFonts w:ascii="Consolas" w:hAnsi="Consolas"/>
          <w:sz w:val="22"/>
        </w:rPr>
      </w:pPr>
      <w:proofErr w:type="gramStart"/>
      <w:r>
        <w:rPr>
          <w:rFonts w:ascii="Consolas" w:hAnsi="Consolas"/>
          <w:sz w:val="22"/>
        </w:rPr>
        <w:t>s</w:t>
      </w:r>
      <w:r w:rsidRPr="00EA0967">
        <w:rPr>
          <w:rFonts w:ascii="Consolas" w:hAnsi="Consolas"/>
          <w:sz w:val="22"/>
        </w:rPr>
        <w:t>tatus</w:t>
      </w:r>
      <w:proofErr w:type="gramEnd"/>
      <w:r>
        <w:t xml:space="preserve"> = </w:t>
      </w:r>
      <w:r w:rsidRPr="002C4D15">
        <w:rPr>
          <w:rFonts w:ascii="Consolas" w:hAnsi="Consolas"/>
          <w:sz w:val="22"/>
        </w:rPr>
        <w:t>H5Pset_virtual_mapping</w:t>
      </w:r>
      <w:r>
        <w:rPr>
          <w:rFonts w:ascii="Consolas" w:hAnsi="Consolas"/>
          <w:sz w:val="22"/>
        </w:rPr>
        <w:t>(</w:t>
      </w:r>
      <w:proofErr w:type="spellStart"/>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w:t>
      </w:r>
      <w:r w:rsidRPr="002C4D15">
        <w:rPr>
          <w:rFonts w:ascii="Consolas" w:hAnsi="Consolas"/>
          <w:sz w:val="22"/>
        </w:rPr>
        <w:t>space_id</w:t>
      </w:r>
      <w:proofErr w:type="spellEnd"/>
      <w:r w:rsidRPr="002C4D15">
        <w:rPr>
          <w:rFonts w:ascii="Consolas" w:hAnsi="Consolas"/>
          <w:sz w:val="22"/>
        </w:rPr>
        <w:t xml:space="preserve">, </w:t>
      </w:r>
      <w:proofErr w:type="spellStart"/>
      <w:r w:rsidRPr="002C4D15">
        <w:rPr>
          <w:rFonts w:ascii="Consolas" w:hAnsi="Consolas"/>
          <w:sz w:val="22"/>
        </w:rPr>
        <w:t>src_</w:t>
      </w:r>
      <w:r>
        <w:rPr>
          <w:rFonts w:ascii="Consolas" w:hAnsi="Consolas"/>
          <w:sz w:val="22"/>
        </w:rPr>
        <w:t>file_name</w:t>
      </w:r>
      <w:proofErr w:type="spellEnd"/>
      <w:r>
        <w:rPr>
          <w:rFonts w:ascii="Consolas" w:hAnsi="Consolas"/>
          <w:sz w:val="22"/>
        </w:rPr>
        <w:t xml:space="preserve">, </w:t>
      </w:r>
      <w:proofErr w:type="spellStart"/>
      <w:r>
        <w:rPr>
          <w:rFonts w:ascii="Consolas" w:hAnsi="Consolas"/>
          <w:sz w:val="22"/>
        </w:rPr>
        <w:t>src_dset_name</w:t>
      </w:r>
      <w:proofErr w:type="spellEnd"/>
      <w:r>
        <w:rPr>
          <w:rFonts w:ascii="Consolas" w:hAnsi="Consolas"/>
          <w:sz w:val="22"/>
        </w:rPr>
        <w:t xml:space="preserve">,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687E161F" w14:textId="77777777" w:rsidR="00490146" w:rsidRDefault="00490146" w:rsidP="00490146"/>
    <w:p w14:paraId="2F7C6937" w14:textId="108A5A06" w:rsidR="00C136C8" w:rsidRDefault="00C136C8" w:rsidP="00C136C8">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A331BC" w14:paraId="5AF3D5FA" w14:textId="77777777" w:rsidTr="00A331BC">
        <w:tc>
          <w:tcPr>
            <w:tcW w:w="2088" w:type="dxa"/>
          </w:tcPr>
          <w:p w14:paraId="0845A7CB" w14:textId="403115F2" w:rsidR="00A32A0B" w:rsidRDefault="00A32A0B" w:rsidP="00C136C8">
            <w:pPr>
              <w:jc w:val="left"/>
              <w:rPr>
                <w:i/>
                <w:szCs w:val="24"/>
              </w:rPr>
            </w:pPr>
            <w:proofErr w:type="spellStart"/>
            <w:r w:rsidRPr="002C4D15">
              <w:rPr>
                <w:rFonts w:ascii="Consolas" w:hAnsi="Consolas"/>
                <w:sz w:val="22"/>
              </w:rPr>
              <w:t>dcpl_id</w:t>
            </w:r>
            <w:proofErr w:type="spellEnd"/>
          </w:p>
        </w:tc>
        <w:tc>
          <w:tcPr>
            <w:tcW w:w="450" w:type="dxa"/>
          </w:tcPr>
          <w:p w14:paraId="7342D442" w14:textId="40CD4F88" w:rsidR="00A32A0B" w:rsidRDefault="00A32A0B" w:rsidP="00C136C8">
            <w:pPr>
              <w:jc w:val="left"/>
              <w:rPr>
                <w:i/>
                <w:szCs w:val="24"/>
              </w:rPr>
            </w:pPr>
            <w:r>
              <w:rPr>
                <w:i/>
                <w:szCs w:val="24"/>
              </w:rPr>
              <w:t>-</w:t>
            </w:r>
          </w:p>
        </w:tc>
        <w:tc>
          <w:tcPr>
            <w:tcW w:w="6894" w:type="dxa"/>
          </w:tcPr>
          <w:p w14:paraId="65D5ED0C" w14:textId="15E77A14" w:rsidR="00A32A0B" w:rsidRDefault="00A32A0B" w:rsidP="00490146">
            <w:pPr>
              <w:jc w:val="left"/>
              <w:rPr>
                <w:i/>
                <w:szCs w:val="24"/>
              </w:rPr>
            </w:pPr>
            <w:r w:rsidRPr="00A32A0B">
              <w:rPr>
                <w:szCs w:val="24"/>
              </w:rPr>
              <w:t xml:space="preserve">The </w:t>
            </w:r>
            <w:ins w:id="292" w:author="Evans, Mark" w:date="2014-12-11T14:04:00Z">
              <w:r w:rsidR="00490146">
                <w:rPr>
                  <w:szCs w:val="24"/>
                </w:rPr>
                <w:t xml:space="preserve">identifier of the </w:t>
              </w:r>
            </w:ins>
            <w:r w:rsidRPr="00EA0967">
              <w:rPr>
                <w:szCs w:val="24"/>
              </w:rPr>
              <w:t xml:space="preserve">dataset creation property </w:t>
            </w:r>
            <w:ins w:id="293" w:author="Evans, Mark" w:date="2014-12-11T14:04:00Z">
              <w:r w:rsidR="00490146">
                <w:rPr>
                  <w:szCs w:val="24"/>
                </w:rPr>
                <w:t>list</w:t>
              </w:r>
            </w:ins>
            <w:del w:id="294" w:author="Evans, Mark" w:date="2014-12-11T14:04:00Z">
              <w:r w:rsidDel="00490146">
                <w:rPr>
                  <w:szCs w:val="24"/>
                </w:rPr>
                <w:delText>identifier</w:delText>
              </w:r>
            </w:del>
            <w:r>
              <w:rPr>
                <w:szCs w:val="24"/>
              </w:rPr>
              <w:t xml:space="preserve"> </w:t>
            </w:r>
            <w:r w:rsidR="00CC4280">
              <w:rPr>
                <w:szCs w:val="24"/>
              </w:rPr>
              <w:t>that will be used when</w:t>
            </w:r>
            <w:r w:rsidR="00CC4280" w:rsidRPr="00EA0967">
              <w:rPr>
                <w:szCs w:val="24"/>
              </w:rPr>
              <w:t xml:space="preserve"> </w:t>
            </w:r>
            <w:r w:rsidR="00CC4280">
              <w:rPr>
                <w:szCs w:val="24"/>
              </w:rPr>
              <w:t>creating the virtual dataset.</w:t>
            </w:r>
          </w:p>
        </w:tc>
      </w:tr>
      <w:tr w:rsidR="00A331BC" w14:paraId="1A20AC83" w14:textId="77777777" w:rsidTr="00A331BC">
        <w:tc>
          <w:tcPr>
            <w:tcW w:w="2088" w:type="dxa"/>
          </w:tcPr>
          <w:p w14:paraId="5764B1E2" w14:textId="37F44925" w:rsidR="00A32A0B" w:rsidRDefault="00A32A0B" w:rsidP="00C136C8">
            <w:pPr>
              <w:jc w:val="left"/>
              <w:rPr>
                <w:i/>
                <w:szCs w:val="24"/>
              </w:rPr>
            </w:pPr>
            <w:proofErr w:type="spellStart"/>
            <w:r>
              <w:rPr>
                <w:rFonts w:ascii="Consolas" w:hAnsi="Consolas"/>
                <w:sz w:val="22"/>
              </w:rPr>
              <w:t>v</w:t>
            </w:r>
            <w:r w:rsidRPr="002C4D15">
              <w:rPr>
                <w:rFonts w:ascii="Consolas" w:hAnsi="Consolas"/>
                <w:sz w:val="22"/>
              </w:rPr>
              <w:t>space_id</w:t>
            </w:r>
            <w:proofErr w:type="spellEnd"/>
          </w:p>
        </w:tc>
        <w:tc>
          <w:tcPr>
            <w:tcW w:w="450" w:type="dxa"/>
          </w:tcPr>
          <w:p w14:paraId="4D0911AE" w14:textId="1F70E7E1" w:rsidR="00A32A0B" w:rsidRDefault="00A32A0B" w:rsidP="00C136C8">
            <w:pPr>
              <w:jc w:val="left"/>
              <w:rPr>
                <w:i/>
                <w:szCs w:val="24"/>
              </w:rPr>
            </w:pPr>
            <w:r>
              <w:rPr>
                <w:i/>
                <w:szCs w:val="24"/>
              </w:rPr>
              <w:t>-</w:t>
            </w:r>
          </w:p>
        </w:tc>
        <w:tc>
          <w:tcPr>
            <w:tcW w:w="6894" w:type="dxa"/>
          </w:tcPr>
          <w:p w14:paraId="6FF80D3C" w14:textId="59DC12AE" w:rsidR="00A32A0B" w:rsidRPr="00A32A0B" w:rsidRDefault="00A32A0B" w:rsidP="00B8237E">
            <w:pPr>
              <w:jc w:val="left"/>
              <w:rPr>
                <w:szCs w:val="24"/>
              </w:rPr>
            </w:pPr>
            <w:r>
              <w:rPr>
                <w:szCs w:val="24"/>
              </w:rPr>
              <w:t xml:space="preserve">The </w:t>
            </w:r>
            <w:r w:rsidR="00A331BC">
              <w:rPr>
                <w:szCs w:val="24"/>
              </w:rPr>
              <w:t xml:space="preserve">dataspace identifier with </w:t>
            </w:r>
            <w:r w:rsidR="00B8237E">
              <w:rPr>
                <w:szCs w:val="24"/>
              </w:rPr>
              <w:t xml:space="preserve">the </w:t>
            </w:r>
            <w:r>
              <w:rPr>
                <w:szCs w:val="24"/>
              </w:rPr>
              <w:t>selection</w:t>
            </w:r>
            <w:r w:rsidR="00B8237E">
              <w:rPr>
                <w:szCs w:val="24"/>
              </w:rPr>
              <w:t xml:space="preserve"> within the virtual dataset</w:t>
            </w:r>
            <w:r>
              <w:rPr>
                <w:szCs w:val="24"/>
              </w:rPr>
              <w:t xml:space="preserve"> applied</w:t>
            </w:r>
            <w:r w:rsidR="00CC4280">
              <w:rPr>
                <w:szCs w:val="24"/>
              </w:rPr>
              <w:t>, possibly an unlimited selection.</w:t>
            </w:r>
          </w:p>
        </w:tc>
      </w:tr>
      <w:tr w:rsidR="00A331BC" w14:paraId="6206FDFB" w14:textId="77777777" w:rsidTr="00A331BC">
        <w:tc>
          <w:tcPr>
            <w:tcW w:w="2088" w:type="dxa"/>
          </w:tcPr>
          <w:p w14:paraId="7286DEDA" w14:textId="51D06950" w:rsidR="00A32A0B" w:rsidRDefault="00A32A0B" w:rsidP="00C136C8">
            <w:pPr>
              <w:jc w:val="left"/>
              <w:rPr>
                <w:i/>
                <w:szCs w:val="24"/>
              </w:rPr>
            </w:pPr>
            <w:proofErr w:type="spellStart"/>
            <w:r w:rsidRPr="002C4D15">
              <w:rPr>
                <w:rFonts w:ascii="Consolas" w:hAnsi="Consolas"/>
                <w:sz w:val="22"/>
              </w:rPr>
              <w:t>src_file_name</w:t>
            </w:r>
            <w:proofErr w:type="spellEnd"/>
          </w:p>
        </w:tc>
        <w:tc>
          <w:tcPr>
            <w:tcW w:w="450" w:type="dxa"/>
          </w:tcPr>
          <w:p w14:paraId="3B20330D" w14:textId="497C638D" w:rsidR="00A32A0B" w:rsidRDefault="00A32A0B" w:rsidP="00C136C8">
            <w:pPr>
              <w:jc w:val="left"/>
              <w:rPr>
                <w:i/>
                <w:szCs w:val="24"/>
              </w:rPr>
            </w:pPr>
            <w:r>
              <w:rPr>
                <w:i/>
                <w:szCs w:val="24"/>
              </w:rPr>
              <w:t>-</w:t>
            </w:r>
          </w:p>
        </w:tc>
        <w:tc>
          <w:tcPr>
            <w:tcW w:w="6894" w:type="dxa"/>
          </w:tcPr>
          <w:p w14:paraId="5D535C40" w14:textId="0BE6C84B" w:rsidR="00A32A0B" w:rsidRDefault="00B8237E" w:rsidP="00490146">
            <w:pPr>
              <w:jc w:val="left"/>
              <w:rPr>
                <w:i/>
                <w:szCs w:val="24"/>
              </w:rPr>
            </w:pPr>
            <w:r>
              <w:rPr>
                <w:szCs w:val="24"/>
              </w:rPr>
              <w:t>The name of the H</w:t>
            </w:r>
            <w:r w:rsidR="00A32A0B" w:rsidRPr="00EA0967">
              <w:rPr>
                <w:szCs w:val="24"/>
              </w:rPr>
              <w:t xml:space="preserve">DF5 file where the source dataset is </w:t>
            </w:r>
            <w:r w:rsidR="00A331BC">
              <w:rPr>
                <w:szCs w:val="24"/>
              </w:rPr>
              <w:t>located</w:t>
            </w:r>
            <w:r w:rsidR="00A32A0B">
              <w:rPr>
                <w:szCs w:val="24"/>
              </w:rPr>
              <w:t xml:space="preserve">. The file </w:t>
            </w:r>
            <w:ins w:id="295" w:author="Evans, Mark" w:date="2014-12-11T14:05:00Z">
              <w:r w:rsidR="00490146">
                <w:rPr>
                  <w:szCs w:val="24"/>
                </w:rPr>
                <w:t xml:space="preserve">might </w:t>
              </w:r>
            </w:ins>
            <w:del w:id="296" w:author="Evans, Mark" w:date="2014-12-11T14:05:00Z">
              <w:r w:rsidR="00A331BC" w:rsidDel="00490146">
                <w:rPr>
                  <w:szCs w:val="24"/>
                </w:rPr>
                <w:delText xml:space="preserve">is allowed to </w:delText>
              </w:r>
            </w:del>
            <w:r w:rsidR="00A331BC">
              <w:rPr>
                <w:szCs w:val="24"/>
              </w:rPr>
              <w:t>no</w:t>
            </w:r>
            <w:r w:rsidR="00A32A0B">
              <w:rPr>
                <w:szCs w:val="24"/>
              </w:rPr>
              <w:t>t exist</w:t>
            </w:r>
            <w:r w:rsidR="00A331BC">
              <w:rPr>
                <w:szCs w:val="24"/>
              </w:rPr>
              <w:t xml:space="preserve"> </w:t>
            </w:r>
            <w:del w:id="297" w:author="Evans, Mark" w:date="2014-12-11T14:06:00Z">
              <w:r w:rsidR="00A331BC" w:rsidDel="00490146">
                <w:rPr>
                  <w:szCs w:val="24"/>
                </w:rPr>
                <w:delText>(</w:delText>
              </w:r>
            </w:del>
            <w:r w:rsidR="00A331BC">
              <w:rPr>
                <w:szCs w:val="24"/>
              </w:rPr>
              <w:t>yet</w:t>
            </w:r>
            <w:del w:id="298" w:author="Evans, Mark" w:date="2014-12-11T14:06:00Z">
              <w:r w:rsidR="00A331BC" w:rsidDel="00490146">
                <w:rPr>
                  <w:szCs w:val="24"/>
                </w:rPr>
                <w:delText>)</w:delText>
              </w:r>
            </w:del>
            <w:r w:rsidR="00A32A0B">
              <w:rPr>
                <w:szCs w:val="24"/>
              </w:rPr>
              <w:t xml:space="preserve">. The name can be specified using </w:t>
            </w:r>
            <w:r w:rsidR="00A331BC">
              <w:rPr>
                <w:szCs w:val="24"/>
              </w:rPr>
              <w:t xml:space="preserve">a </w:t>
            </w:r>
            <w:r w:rsidR="00A32A0B">
              <w:rPr>
                <w:szCs w:val="24"/>
              </w:rPr>
              <w:t>C</w:t>
            </w:r>
            <w:r w:rsidR="00A331BC">
              <w:rPr>
                <w:szCs w:val="24"/>
              </w:rPr>
              <w:t>-style</w:t>
            </w:r>
            <w:r w:rsidR="00A32A0B">
              <w:rPr>
                <w:szCs w:val="24"/>
              </w:rPr>
              <w:t xml:space="preserve"> </w:t>
            </w:r>
            <w:r w:rsidR="00A32A0B" w:rsidRPr="00091C0B">
              <w:rPr>
                <w:rFonts w:ascii="Consolas" w:hAnsi="Consolas"/>
                <w:sz w:val="22"/>
              </w:rPr>
              <w:t>printf</w:t>
            </w:r>
            <w:r w:rsidR="00AA459D">
              <w:rPr>
                <w:szCs w:val="24"/>
              </w:rPr>
              <w:t xml:space="preserve"> s</w:t>
            </w:r>
            <w:r w:rsidR="00A32A0B">
              <w:rPr>
                <w:szCs w:val="24"/>
              </w:rPr>
              <w:t>tatement</w:t>
            </w:r>
            <w:del w:id="299" w:author="Evans, Mark" w:date="2014-12-11T14:16:00Z">
              <w:r w:rsidR="00A331BC" w:rsidDel="00490146">
                <w:rPr>
                  <w:szCs w:val="24"/>
                </w:rPr>
                <w:delText>, as described below</w:delText>
              </w:r>
            </w:del>
            <w:r w:rsidR="00A32A0B">
              <w:rPr>
                <w:szCs w:val="24"/>
              </w:rPr>
              <w:t>.</w:t>
            </w:r>
            <w:ins w:id="300" w:author="Evans, Mark" w:date="2014-12-11T14:16:00Z">
              <w:r w:rsidR="00490146">
                <w:rPr>
                  <w:szCs w:val="24"/>
                </w:rPr>
                <w:t xml:space="preserve"> See the “C-style printf Formatting Notes </w:t>
              </w:r>
              <w:proofErr w:type="gramStart"/>
              <w:r w:rsidR="00490146">
                <w:rPr>
                  <w:szCs w:val="24"/>
                </w:rPr>
                <w:t>“ section</w:t>
              </w:r>
              <w:proofErr w:type="gramEnd"/>
              <w:r w:rsidR="00490146">
                <w:rPr>
                  <w:szCs w:val="24"/>
                </w:rPr>
                <w:t xml:space="preserve"> on page </w:t>
              </w:r>
              <w:r w:rsidR="00490146">
                <w:rPr>
                  <w:szCs w:val="24"/>
                </w:rPr>
                <w:fldChar w:fldCharType="begin"/>
              </w:r>
              <w:r w:rsidR="00490146">
                <w:rPr>
                  <w:szCs w:val="24"/>
                </w:rPr>
                <w:instrText xml:space="preserve"> PAGEREF CstylePrintfFormattingNotes \h </w:instrText>
              </w:r>
            </w:ins>
            <w:r w:rsidR="00490146">
              <w:rPr>
                <w:szCs w:val="24"/>
              </w:rPr>
            </w:r>
            <w:ins w:id="301" w:author="Evans, Mark" w:date="2014-12-11T14:16:00Z">
              <w:r w:rsidR="00490146">
                <w:rPr>
                  <w:szCs w:val="24"/>
                </w:rPr>
                <w:fldChar w:fldCharType="separate"/>
              </w:r>
              <w:r w:rsidR="00490146">
                <w:rPr>
                  <w:noProof/>
                  <w:szCs w:val="24"/>
                </w:rPr>
                <w:t>22</w:t>
              </w:r>
              <w:r w:rsidR="00490146">
                <w:rPr>
                  <w:szCs w:val="24"/>
                </w:rPr>
                <w:fldChar w:fldCharType="end"/>
              </w:r>
              <w:r w:rsidR="00490146">
                <w:rPr>
                  <w:szCs w:val="24"/>
                </w:rPr>
                <w:t xml:space="preserve"> for more information.</w:t>
              </w:r>
            </w:ins>
          </w:p>
        </w:tc>
      </w:tr>
      <w:tr w:rsidR="00A331BC" w14:paraId="1F146277" w14:textId="77777777" w:rsidTr="00A331BC">
        <w:tc>
          <w:tcPr>
            <w:tcW w:w="2088" w:type="dxa"/>
          </w:tcPr>
          <w:p w14:paraId="414A7441" w14:textId="579D3924" w:rsidR="00A32A0B" w:rsidRDefault="00A32A0B" w:rsidP="00C136C8">
            <w:pPr>
              <w:jc w:val="left"/>
              <w:rPr>
                <w:i/>
                <w:szCs w:val="24"/>
              </w:rPr>
            </w:pPr>
            <w:proofErr w:type="spellStart"/>
            <w:r w:rsidRPr="002C4D15">
              <w:rPr>
                <w:rFonts w:ascii="Consolas" w:hAnsi="Consolas"/>
                <w:sz w:val="22"/>
              </w:rPr>
              <w:lastRenderedPageBreak/>
              <w:t>src_</w:t>
            </w:r>
            <w:r>
              <w:rPr>
                <w:rFonts w:ascii="Consolas" w:hAnsi="Consolas"/>
                <w:sz w:val="22"/>
              </w:rPr>
              <w:t>dset</w:t>
            </w:r>
            <w:r w:rsidRPr="002C4D15">
              <w:rPr>
                <w:rFonts w:ascii="Consolas" w:hAnsi="Consolas"/>
                <w:sz w:val="22"/>
              </w:rPr>
              <w:t>_name</w:t>
            </w:r>
            <w:proofErr w:type="spellEnd"/>
          </w:p>
        </w:tc>
        <w:tc>
          <w:tcPr>
            <w:tcW w:w="450" w:type="dxa"/>
          </w:tcPr>
          <w:p w14:paraId="605AB4EF" w14:textId="4403F6A2" w:rsidR="00A32A0B" w:rsidRDefault="00A32A0B" w:rsidP="00C136C8">
            <w:pPr>
              <w:jc w:val="left"/>
              <w:rPr>
                <w:i/>
                <w:szCs w:val="24"/>
              </w:rPr>
            </w:pPr>
            <w:r>
              <w:rPr>
                <w:i/>
                <w:szCs w:val="24"/>
              </w:rPr>
              <w:t>-</w:t>
            </w:r>
          </w:p>
        </w:tc>
        <w:tc>
          <w:tcPr>
            <w:tcW w:w="6894" w:type="dxa"/>
          </w:tcPr>
          <w:p w14:paraId="12DC0E11" w14:textId="2AEAD4B1" w:rsidR="00A32A0B" w:rsidRDefault="00B8237E" w:rsidP="00490146">
            <w:pPr>
              <w:jc w:val="left"/>
              <w:rPr>
                <w:i/>
                <w:szCs w:val="24"/>
              </w:rPr>
            </w:pPr>
            <w:r>
              <w:rPr>
                <w:szCs w:val="24"/>
              </w:rPr>
              <w:t>The path to the H</w:t>
            </w:r>
            <w:r w:rsidR="00A32A0B" w:rsidRPr="00EA0967">
              <w:rPr>
                <w:szCs w:val="24"/>
              </w:rPr>
              <w:t xml:space="preserve">DF5 </w:t>
            </w:r>
            <w:r w:rsidR="00A32A0B">
              <w:rPr>
                <w:szCs w:val="24"/>
              </w:rPr>
              <w:t xml:space="preserve">dataset in the file specified by </w:t>
            </w:r>
            <w:proofErr w:type="spellStart"/>
            <w:r w:rsidR="00A32A0B" w:rsidRPr="002C4D15">
              <w:rPr>
                <w:rFonts w:ascii="Consolas" w:hAnsi="Consolas"/>
                <w:sz w:val="22"/>
              </w:rPr>
              <w:t>src_file_name</w:t>
            </w:r>
            <w:proofErr w:type="spellEnd"/>
            <w:r w:rsidR="00A32A0B">
              <w:rPr>
                <w:szCs w:val="24"/>
              </w:rPr>
              <w:t xml:space="preserve">. The dataset </w:t>
            </w:r>
            <w:ins w:id="302" w:author="Evans, Mark" w:date="2014-12-11T14:06:00Z">
              <w:r w:rsidR="00490146">
                <w:rPr>
                  <w:szCs w:val="24"/>
                </w:rPr>
                <w:t xml:space="preserve">might </w:t>
              </w:r>
            </w:ins>
            <w:del w:id="303" w:author="Evans, Mark" w:date="2014-12-11T14:06:00Z">
              <w:r w:rsidR="00A331BC" w:rsidDel="00490146">
                <w:rPr>
                  <w:szCs w:val="24"/>
                </w:rPr>
                <w:delText>is allowed to</w:delText>
              </w:r>
              <w:r w:rsidR="00A32A0B" w:rsidDel="00490146">
                <w:rPr>
                  <w:szCs w:val="24"/>
                </w:rPr>
                <w:delText xml:space="preserve"> </w:delText>
              </w:r>
            </w:del>
            <w:r w:rsidR="00A32A0B">
              <w:rPr>
                <w:szCs w:val="24"/>
              </w:rPr>
              <w:t>not exist</w:t>
            </w:r>
            <w:r w:rsidR="00A331BC">
              <w:rPr>
                <w:szCs w:val="24"/>
              </w:rPr>
              <w:t xml:space="preserve"> </w:t>
            </w:r>
            <w:del w:id="304" w:author="Evans, Mark" w:date="2014-12-11T14:06:00Z">
              <w:r w:rsidR="00A331BC" w:rsidDel="00490146">
                <w:rPr>
                  <w:szCs w:val="24"/>
                </w:rPr>
                <w:delText>(</w:delText>
              </w:r>
            </w:del>
            <w:r w:rsidR="00A331BC">
              <w:rPr>
                <w:szCs w:val="24"/>
              </w:rPr>
              <w:t>yet</w:t>
            </w:r>
            <w:del w:id="305" w:author="Evans, Mark" w:date="2014-12-11T14:06:00Z">
              <w:r w:rsidR="00A331BC" w:rsidDel="00490146">
                <w:rPr>
                  <w:szCs w:val="24"/>
                </w:rPr>
                <w:delText>)</w:delText>
              </w:r>
            </w:del>
            <w:r w:rsidR="00A32A0B">
              <w:rPr>
                <w:szCs w:val="24"/>
              </w:rPr>
              <w:t>. The dataset name can be specified using</w:t>
            </w:r>
            <w:r w:rsidR="00A331BC">
              <w:rPr>
                <w:szCs w:val="24"/>
              </w:rPr>
              <w:t xml:space="preserve"> a</w:t>
            </w:r>
            <w:r w:rsidR="00A32A0B">
              <w:rPr>
                <w:szCs w:val="24"/>
              </w:rPr>
              <w:t xml:space="preserve"> C</w:t>
            </w:r>
            <w:r w:rsidR="00A331BC">
              <w:rPr>
                <w:szCs w:val="24"/>
              </w:rPr>
              <w:t>-style</w:t>
            </w:r>
            <w:r w:rsidR="00A32A0B">
              <w:rPr>
                <w:szCs w:val="24"/>
              </w:rPr>
              <w:t xml:space="preserve"> </w:t>
            </w:r>
            <w:r w:rsidR="00A32A0B" w:rsidRPr="00091C0B">
              <w:rPr>
                <w:rFonts w:ascii="Consolas" w:hAnsi="Consolas"/>
                <w:sz w:val="22"/>
              </w:rPr>
              <w:t>printf</w:t>
            </w:r>
            <w:r w:rsidR="00CC4280">
              <w:rPr>
                <w:szCs w:val="24"/>
              </w:rPr>
              <w:t xml:space="preserve"> s</w:t>
            </w:r>
            <w:r w:rsidR="00A32A0B">
              <w:rPr>
                <w:szCs w:val="24"/>
              </w:rPr>
              <w:t>tatement</w:t>
            </w:r>
            <w:r w:rsidR="00A331BC">
              <w:rPr>
                <w:szCs w:val="24"/>
              </w:rPr>
              <w:t>, as described below</w:t>
            </w:r>
            <w:r w:rsidR="00A32A0B">
              <w:rPr>
                <w:szCs w:val="24"/>
              </w:rPr>
              <w:t>.</w:t>
            </w:r>
            <w:ins w:id="306" w:author="Evans, Mark" w:date="2014-12-11T14:15:00Z">
              <w:r w:rsidR="00490146">
                <w:rPr>
                  <w:szCs w:val="24"/>
                </w:rPr>
                <w:t xml:space="preserve"> </w:t>
              </w:r>
            </w:ins>
          </w:p>
        </w:tc>
      </w:tr>
      <w:tr w:rsidR="00A331BC" w14:paraId="4C344923" w14:textId="77777777" w:rsidTr="00A331BC">
        <w:tc>
          <w:tcPr>
            <w:tcW w:w="2088" w:type="dxa"/>
          </w:tcPr>
          <w:p w14:paraId="6C124339" w14:textId="664A05CC" w:rsidR="00A32A0B" w:rsidRDefault="00A32A0B" w:rsidP="00C136C8">
            <w:pPr>
              <w:jc w:val="left"/>
              <w:rPr>
                <w:i/>
                <w:szCs w:val="24"/>
              </w:rPr>
            </w:pPr>
            <w:proofErr w:type="spellStart"/>
            <w:r>
              <w:rPr>
                <w:rFonts w:ascii="Consolas" w:hAnsi="Consolas"/>
                <w:sz w:val="22"/>
              </w:rPr>
              <w:t>src</w:t>
            </w:r>
            <w:r w:rsidRPr="002C4D15">
              <w:rPr>
                <w:rFonts w:ascii="Consolas" w:hAnsi="Consolas"/>
                <w:sz w:val="22"/>
              </w:rPr>
              <w:t>_space_id</w:t>
            </w:r>
            <w:proofErr w:type="spellEnd"/>
          </w:p>
        </w:tc>
        <w:tc>
          <w:tcPr>
            <w:tcW w:w="450" w:type="dxa"/>
          </w:tcPr>
          <w:p w14:paraId="13A9D34D" w14:textId="57B1E3C2" w:rsidR="00A32A0B" w:rsidRDefault="00A32A0B" w:rsidP="00C136C8">
            <w:pPr>
              <w:jc w:val="left"/>
              <w:rPr>
                <w:i/>
                <w:szCs w:val="24"/>
              </w:rPr>
            </w:pPr>
            <w:r>
              <w:rPr>
                <w:i/>
                <w:szCs w:val="24"/>
              </w:rPr>
              <w:t>-</w:t>
            </w:r>
          </w:p>
        </w:tc>
        <w:tc>
          <w:tcPr>
            <w:tcW w:w="6894" w:type="dxa"/>
          </w:tcPr>
          <w:p w14:paraId="751BF288" w14:textId="5DBC6216" w:rsidR="00A32A0B" w:rsidRDefault="00186F50" w:rsidP="00186F50">
            <w:pPr>
              <w:jc w:val="left"/>
              <w:rPr>
                <w:i/>
                <w:szCs w:val="24"/>
              </w:rPr>
            </w:pPr>
            <w:r>
              <w:rPr>
                <w:szCs w:val="24"/>
              </w:rPr>
              <w:t xml:space="preserve">The </w:t>
            </w:r>
            <w:r w:rsidR="00A32A0B">
              <w:rPr>
                <w:szCs w:val="24"/>
              </w:rPr>
              <w:t>source dataset</w:t>
            </w:r>
            <w:r>
              <w:rPr>
                <w:szCs w:val="24"/>
              </w:rPr>
              <w:t>’s dataspace i</w:t>
            </w:r>
            <w:r w:rsidR="00A32A0B">
              <w:rPr>
                <w:szCs w:val="24"/>
              </w:rPr>
              <w:t xml:space="preserve">dentifier with </w:t>
            </w:r>
            <w:r>
              <w:rPr>
                <w:szCs w:val="24"/>
              </w:rPr>
              <w:t xml:space="preserve">a </w:t>
            </w:r>
            <w:r w:rsidR="00A32A0B">
              <w:rPr>
                <w:szCs w:val="24"/>
              </w:rPr>
              <w:t>selection applied</w:t>
            </w:r>
            <w:r>
              <w:rPr>
                <w:szCs w:val="24"/>
              </w:rPr>
              <w:t>, possibly an unlimited selection.</w:t>
            </w:r>
          </w:p>
        </w:tc>
      </w:tr>
    </w:tbl>
    <w:p w14:paraId="0837CDDE" w14:textId="77777777" w:rsidR="00490146" w:rsidRDefault="00490146" w:rsidP="00490146"/>
    <w:p w14:paraId="52DD4150" w14:textId="26AC43F1" w:rsidR="00C136C8" w:rsidRDefault="00C136C8" w:rsidP="00C136C8">
      <w:pPr>
        <w:ind w:left="720"/>
        <w:jc w:val="left"/>
        <w:rPr>
          <w:szCs w:val="24"/>
        </w:rPr>
      </w:pPr>
      <w:r w:rsidRPr="00AC5DB5">
        <w:rPr>
          <w:i/>
          <w:szCs w:val="24"/>
        </w:rPr>
        <w:t>Returns</w:t>
      </w:r>
      <w:r>
        <w:rPr>
          <w:szCs w:val="24"/>
        </w:rPr>
        <w:t xml:space="preserve">: negative </w:t>
      </w:r>
      <w:r w:rsidR="005E5960">
        <w:rPr>
          <w:szCs w:val="24"/>
        </w:rPr>
        <w:t>on error</w:t>
      </w:r>
      <w:r>
        <w:rPr>
          <w:szCs w:val="24"/>
        </w:rPr>
        <w:t>, and positive on success.</w:t>
      </w:r>
    </w:p>
    <w:p w14:paraId="5FE17CD0" w14:textId="77777777" w:rsidR="00490146" w:rsidRDefault="00490146" w:rsidP="00490146"/>
    <w:p w14:paraId="0E9F2933" w14:textId="7843A3E7" w:rsidR="00C136C8" w:rsidRDefault="00C136C8" w:rsidP="00C136C8">
      <w:pPr>
        <w:rPr>
          <w:ins w:id="307" w:author="Evans, Mark" w:date="2014-12-11T14:14:00Z"/>
        </w:rPr>
      </w:pPr>
      <w:r>
        <w:t xml:space="preserve">When a selection with unlimited dimensions is used for the source dataset, the selection in </w:t>
      </w:r>
      <w:r w:rsidR="005E5960">
        <w:t xml:space="preserve">the virtual dataset </w:t>
      </w:r>
      <w:r w:rsidR="00756A19">
        <w:t xml:space="preserve">must </w:t>
      </w:r>
      <w:r>
        <w:t>also be a</w:t>
      </w:r>
      <w:r w:rsidR="005E5960">
        <w:t>n</w:t>
      </w:r>
      <w:r>
        <w:t xml:space="preserve"> </w:t>
      </w:r>
      <w:r w:rsidR="005E5960">
        <w:t xml:space="preserve">unlimited </w:t>
      </w:r>
      <w:r>
        <w:t xml:space="preserve">selection with the same number of unlimited dimensions. </w:t>
      </w:r>
      <w:r w:rsidR="00756A19">
        <w:t xml:space="preserve">If fixed-size selections are used, the </w:t>
      </w:r>
      <w:r>
        <w:t xml:space="preserve">number of elements in the source dataset </w:t>
      </w:r>
      <w:r w:rsidR="00756A19">
        <w:t xml:space="preserve">selection must </w:t>
      </w:r>
      <w:r>
        <w:t xml:space="preserve">be the same as the number of elements in the </w:t>
      </w:r>
      <w:r w:rsidR="00756A19">
        <w:t>virtual dataset selection</w:t>
      </w:r>
      <w:r>
        <w:t xml:space="preserve">. </w:t>
      </w:r>
    </w:p>
    <w:p w14:paraId="59E8C763" w14:textId="77777777" w:rsidR="00490146" w:rsidRDefault="00490146" w:rsidP="00C136C8">
      <w:pPr>
        <w:rPr>
          <w:ins w:id="308" w:author="Evans, Mark" w:date="2014-12-11T14:14:00Z"/>
        </w:rPr>
      </w:pPr>
    </w:p>
    <w:p w14:paraId="5235F509" w14:textId="7B062C76" w:rsidR="00490146" w:rsidRPr="00182B9F" w:rsidRDefault="00490146" w:rsidP="005331DA">
      <w:pPr>
        <w:pStyle w:val="Subsection"/>
      </w:pPr>
      <w:ins w:id="309" w:author="Evans, Mark" w:date="2014-12-11T14:14:00Z">
        <w:r w:rsidRPr="00182B9F">
          <w:t>C-style printf Formatting No</w:t>
        </w:r>
        <w:bookmarkStart w:id="310" w:name="CstylePrintfFormattingNotes"/>
        <w:bookmarkEnd w:id="310"/>
        <w:r w:rsidRPr="00182B9F">
          <w:t>tes</w:t>
        </w:r>
      </w:ins>
    </w:p>
    <w:p w14:paraId="72B6425C" w14:textId="6DCC67CE" w:rsidR="00FD7984" w:rsidRDefault="00FD7984" w:rsidP="00C136C8">
      <w:r>
        <w:t xml:space="preserve">C-style </w:t>
      </w:r>
      <w:r w:rsidRPr="00091C0B">
        <w:rPr>
          <w:rFonts w:ascii="Consolas" w:hAnsi="Consolas"/>
          <w:sz w:val="22"/>
        </w:rPr>
        <w:t>printf</w:t>
      </w:r>
      <w:r>
        <w:t xml:space="preserve"> formatting allows a pattern to be specified in the name of a source file or dataset.  </w:t>
      </w:r>
      <w:r w:rsidR="0070257C">
        <w:t>Strings for the file and dataset names are treated as literals, except for the following substitutions:</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40"/>
        <w:gridCol w:w="6804"/>
      </w:tblGrid>
      <w:tr w:rsidR="00F369CC" w14:paraId="3763C549" w14:textId="77777777" w:rsidTr="00F11F7D">
        <w:tc>
          <w:tcPr>
            <w:tcW w:w="1890" w:type="dxa"/>
          </w:tcPr>
          <w:p w14:paraId="07E3EB21" w14:textId="41637841" w:rsidR="0070257C" w:rsidRDefault="0070257C" w:rsidP="00C136C8">
            <w:r>
              <w:t>“%%”</w:t>
            </w:r>
          </w:p>
        </w:tc>
        <w:tc>
          <w:tcPr>
            <w:tcW w:w="540" w:type="dxa"/>
          </w:tcPr>
          <w:p w14:paraId="4DBFF567" w14:textId="721F2A44" w:rsidR="0070257C" w:rsidRDefault="0070257C" w:rsidP="00C136C8">
            <w:r>
              <w:t>-</w:t>
            </w:r>
          </w:p>
        </w:tc>
        <w:tc>
          <w:tcPr>
            <w:tcW w:w="6804" w:type="dxa"/>
          </w:tcPr>
          <w:p w14:paraId="583654E5" w14:textId="2ED8A41A" w:rsidR="0070257C" w:rsidRDefault="0070257C" w:rsidP="00C136C8">
            <w:r>
              <w:t>Replaced with a single ‘%’ character.</w:t>
            </w:r>
          </w:p>
        </w:tc>
      </w:tr>
      <w:tr w:rsidR="00F369CC" w14:paraId="49BC48D2" w14:textId="77777777" w:rsidTr="00F11F7D">
        <w:tc>
          <w:tcPr>
            <w:tcW w:w="1890" w:type="dxa"/>
          </w:tcPr>
          <w:p w14:paraId="0994512C" w14:textId="1E437048" w:rsidR="0070257C" w:rsidRDefault="0070257C">
            <w:r>
              <w:t>“%</w:t>
            </w:r>
            <w:r w:rsidR="003F798A">
              <w:t>&lt;</w:t>
            </w:r>
            <w:r w:rsidR="00725C51" w:rsidRPr="00F11F7D">
              <w:rPr>
                <w:i/>
              </w:rPr>
              <w:t>d</w:t>
            </w:r>
            <w:r w:rsidR="003F798A">
              <w:rPr>
                <w:i/>
              </w:rPr>
              <w:t>&gt;b</w:t>
            </w:r>
            <w:r w:rsidR="00F369CC">
              <w:t>”</w:t>
            </w:r>
          </w:p>
        </w:tc>
        <w:tc>
          <w:tcPr>
            <w:tcW w:w="540" w:type="dxa"/>
          </w:tcPr>
          <w:p w14:paraId="19FABBAF" w14:textId="1D2EC0E7" w:rsidR="0070257C" w:rsidRDefault="00F369CC" w:rsidP="00C136C8">
            <w:r>
              <w:t>-</w:t>
            </w:r>
          </w:p>
        </w:tc>
        <w:tc>
          <w:tcPr>
            <w:tcW w:w="6804" w:type="dxa"/>
          </w:tcPr>
          <w:p w14:paraId="42FEF2FA" w14:textId="2C9C4440" w:rsidR="0070257C" w:rsidRDefault="00725C51" w:rsidP="001D4BDE">
            <w:r>
              <w:t xml:space="preserve">Where </w:t>
            </w:r>
            <w:r w:rsidR="003F798A">
              <w:t>&lt;d&gt;</w:t>
            </w:r>
            <w:r>
              <w:t xml:space="preserve"> is the </w:t>
            </w:r>
            <w:r w:rsidR="00395D86">
              <w:t xml:space="preserve">virtual dataset </w:t>
            </w:r>
            <w:r>
              <w:t xml:space="preserve">dimension </w:t>
            </w:r>
            <w:r w:rsidR="00D13E76">
              <w:t>axis (0-based</w:t>
            </w:r>
            <w:r w:rsidR="0010256A">
              <w:t xml:space="preserve">) </w:t>
            </w:r>
            <w:r w:rsidR="003F798A">
              <w:t>and ‘b’ indicates that the block count</w:t>
            </w:r>
            <w:r w:rsidR="00FD20B9">
              <w:t xml:space="preserve"> of the selection</w:t>
            </w:r>
            <w:r w:rsidR="003F798A">
              <w:t xml:space="preserve"> </w:t>
            </w:r>
            <w:r w:rsidR="00FD20B9">
              <w:t>in that dimension shoul</w:t>
            </w:r>
            <w:r w:rsidR="003F798A">
              <w:t>d be used</w:t>
            </w:r>
            <w:r>
              <w:t xml:space="preserve">. </w:t>
            </w:r>
            <w:r w:rsidR="00282CD9">
              <w:t>The full expression (</w:t>
            </w:r>
            <w:ins w:id="311" w:author="Evans, Mark" w:date="2014-12-11T14:31:00Z">
              <w:r w:rsidR="00182B9F">
                <w:t>for example,</w:t>
              </w:r>
            </w:ins>
            <w:del w:id="312" w:author="Evans, Mark" w:date="2014-12-11T14:31:00Z">
              <w:r w:rsidR="00282CD9" w:rsidDel="00182B9F">
                <w:delText>e.g.</w:delText>
              </w:r>
            </w:del>
            <w:r w:rsidR="00282CD9">
              <w:t xml:space="preserve"> “%0</w:t>
            </w:r>
            <w:r w:rsidR="0010256A">
              <w:t>b</w:t>
            </w:r>
            <w:r w:rsidR="00282CD9">
              <w:t>”) is r</w:t>
            </w:r>
            <w:r w:rsidR="00F369CC">
              <w:t xml:space="preserve">eplaced with </w:t>
            </w:r>
            <w:r>
              <w:t>a single numeric value</w:t>
            </w:r>
            <w:r w:rsidR="00F369CC">
              <w:t xml:space="preserve"> </w:t>
            </w:r>
            <w:r w:rsidR="00282CD9">
              <w:t>when the mapping is evaluated at VDS access time.</w:t>
            </w:r>
            <w:r w:rsidR="00FD20B9">
              <w:t xml:space="preserve"> </w:t>
            </w:r>
            <w:ins w:id="313" w:author="Evans, Mark" w:date="2014-12-11T14:35:00Z">
              <w:r w:rsidR="00182B9F">
                <w:t>Example code for many source and virtual dataset mappings is available in</w:t>
              </w:r>
            </w:ins>
            <w:ins w:id="314" w:author="Evans, Mark" w:date="2014-12-15T11:42:00Z">
              <w:r w:rsidR="001D4BDE">
                <w:t xml:space="preserve"> the </w:t>
              </w:r>
            </w:ins>
            <w:ins w:id="315" w:author="Evans, Mark" w:date="2014-12-15T11:43:00Z">
              <w:r w:rsidR="001D4BDE">
                <w:t>“</w:t>
              </w:r>
            </w:ins>
            <w:ins w:id="316" w:author="Evans, Mark" w:date="2014-12-15T11:44:00Z">
              <w:r w:rsidR="001D4BDE" w:rsidRPr="001D4BDE">
                <w:t>Examples of Source to Virtual Dataset Mapping</w:t>
              </w:r>
              <w:r w:rsidR="001D4BDE">
                <w:t>”</w:t>
              </w:r>
              <w:r w:rsidR="001D4BDE" w:rsidRPr="001D4BDE">
                <w:t xml:space="preserve"> </w:t>
              </w:r>
            </w:ins>
            <w:ins w:id="317" w:author="Evans, Mark" w:date="2014-12-15T11:42:00Z">
              <w:r w:rsidR="001D4BDE">
                <w:t>chapter</w:t>
              </w:r>
            </w:ins>
            <w:ins w:id="318" w:author="Evans, Mark" w:date="2014-12-11T14:35:00Z">
              <w:r w:rsidR="00182B9F">
                <w:t xml:space="preserve"> beginning on page </w:t>
              </w:r>
              <w:r w:rsidR="00182B9F">
                <w:fldChar w:fldCharType="begin"/>
              </w:r>
              <w:r w:rsidR="00182B9F">
                <w:instrText xml:space="preserve"> PAGEREF ExamplesOfSourceToVirtualDatasetMapping \h </w:instrText>
              </w:r>
            </w:ins>
            <w:ins w:id="319" w:author="Evans, Mark" w:date="2014-12-11T14:35:00Z">
              <w:r w:rsidR="00182B9F">
                <w:fldChar w:fldCharType="separate"/>
              </w:r>
              <w:r w:rsidR="00182B9F">
                <w:rPr>
                  <w:noProof/>
                </w:rPr>
                <w:t>33</w:t>
              </w:r>
              <w:r w:rsidR="00182B9F">
                <w:fldChar w:fldCharType="end"/>
              </w:r>
              <w:r w:rsidR="00182B9F">
                <w:t>.</w:t>
              </w:r>
            </w:ins>
            <w:del w:id="320" w:author="Evans, Mark" w:date="2014-12-11T14:35:00Z">
              <w:r w:rsidR="00FD20B9" w:rsidDel="00182B9F">
                <w:delText xml:space="preserve"> See the examples below for usage.</w:delText>
              </w:r>
            </w:del>
          </w:p>
        </w:tc>
      </w:tr>
    </w:tbl>
    <w:p w14:paraId="0AFC47DF" w14:textId="1156966D" w:rsidR="00C136C8" w:rsidRDefault="00C136C8" w:rsidP="00C136C8">
      <w:r>
        <w:t>If</w:t>
      </w:r>
      <w:r w:rsidR="005E5960">
        <w:t xml:space="preserve"> the</w:t>
      </w:r>
      <w:r>
        <w:t xml:space="preserve"> </w:t>
      </w:r>
      <w:r>
        <w:rPr>
          <w:rFonts w:ascii="Consolas" w:hAnsi="Consolas"/>
          <w:sz w:val="22"/>
        </w:rPr>
        <w:t>p</w:t>
      </w:r>
      <w:r w:rsidRPr="00B350A3">
        <w:rPr>
          <w:rFonts w:ascii="Consolas" w:hAnsi="Consolas"/>
          <w:sz w:val="22"/>
        </w:rPr>
        <w:t>rintf</w:t>
      </w:r>
      <w:r>
        <w:t xml:space="preserve"> form is used for the source file</w:t>
      </w:r>
      <w:r w:rsidR="00FD7984">
        <w:t xml:space="preserve"> </w:t>
      </w:r>
      <w:r>
        <w:t>or dataset</w:t>
      </w:r>
      <w:r w:rsidR="00FD7984">
        <w:t xml:space="preserve"> names</w:t>
      </w:r>
      <w:r>
        <w:t xml:space="preserve">, </w:t>
      </w:r>
      <w:r w:rsidR="005E5960">
        <w:t xml:space="preserve">the </w:t>
      </w:r>
      <w:r>
        <w:t>selection in the source dataset</w:t>
      </w:r>
      <w:r w:rsidR="00FD7984">
        <w:t>’s</w:t>
      </w:r>
      <w:r>
        <w:t xml:space="preserve"> </w:t>
      </w:r>
      <w:r w:rsidR="002E3A08">
        <w:t xml:space="preserve">dataspace </w:t>
      </w:r>
      <w:r w:rsidR="005E5960">
        <w:t>must be fixed-size</w:t>
      </w:r>
      <w:r>
        <w:t>.</w:t>
      </w:r>
    </w:p>
    <w:p w14:paraId="460B65D9" w14:textId="2A3D7292" w:rsidR="00626923" w:rsidDel="00182B9F" w:rsidRDefault="00626923" w:rsidP="009E2A1F">
      <w:pPr>
        <w:pStyle w:val="Heading5"/>
        <w:rPr>
          <w:del w:id="321" w:author="Evans, Mark" w:date="2014-12-11T14:35:00Z"/>
        </w:rPr>
      </w:pPr>
      <w:del w:id="322" w:author="Evans, Mark" w:date="2014-12-11T14:35:00Z">
        <w:r w:rsidDel="00182B9F">
          <w:delText xml:space="preserve">Examples of </w:delText>
        </w:r>
        <w:r w:rsidR="009E2A1F" w:rsidDel="00182B9F">
          <w:delText xml:space="preserve">Source </w:delText>
        </w:r>
        <w:r w:rsidDel="00182B9F">
          <w:delText xml:space="preserve">and </w:delText>
        </w:r>
        <w:r w:rsidR="009E2A1F" w:rsidDel="00182B9F">
          <w:delText>Virtual Dataset Mappings</w:delText>
        </w:r>
      </w:del>
    </w:p>
    <w:p w14:paraId="2DC377FA" w14:textId="57C247FF" w:rsidR="000E0ED7" w:rsidRPr="000E0ED7" w:rsidDel="00182B9F" w:rsidRDefault="000E0ED7" w:rsidP="00521E47">
      <w:pPr>
        <w:rPr>
          <w:del w:id="323" w:author="Evans, Mark" w:date="2014-12-11T14:35:00Z"/>
        </w:rPr>
      </w:pPr>
      <w:del w:id="324" w:author="Evans, Mark" w:date="2014-12-11T14:35:00Z">
        <w:r w:rsidDel="00182B9F">
          <w:delText>Example code for many source and virtual dataset mappings is available in Appendix I.</w:delText>
        </w:r>
      </w:del>
    </w:p>
    <w:p w14:paraId="0E878006" w14:textId="4E5C15E0" w:rsidR="00C136C8" w:rsidRDefault="00C136C8" w:rsidP="009E2A1F">
      <w:pPr>
        <w:pStyle w:val="Heading4"/>
      </w:pPr>
      <w:r>
        <w:t xml:space="preserve">Create </w:t>
      </w:r>
      <w:r w:rsidR="009E2A1F">
        <w:t>Virtual Dataset</w:t>
      </w:r>
    </w:p>
    <w:p w14:paraId="7F47105C" w14:textId="63250D4C" w:rsidR="00C136C8" w:rsidRDefault="00C136C8" w:rsidP="00C136C8">
      <w:r>
        <w:t xml:space="preserve">After all </w:t>
      </w:r>
      <w:ins w:id="325" w:author="Evans, Mark" w:date="2014-12-11T14:38:00Z">
        <w:r w:rsidR="003F4188">
          <w:t xml:space="preserve">of the </w:t>
        </w:r>
      </w:ins>
      <w:r>
        <w:t xml:space="preserve">required elements are mapped from the source datasets to </w:t>
      </w:r>
      <w:r w:rsidR="00CF106B">
        <w:t xml:space="preserve">the </w:t>
      </w:r>
      <w:r w:rsidR="002E7285">
        <w:t>virtual dataset</w:t>
      </w:r>
      <w:r w:rsidR="00CF106B">
        <w:t>,</w:t>
      </w:r>
      <w:r w:rsidR="002E7285">
        <w:t xml:space="preserve"> </w:t>
      </w:r>
      <w:del w:id="326" w:author="Evans, Mark" w:date="2014-12-11T14:37:00Z">
        <w:r w:rsidDel="003F4188">
          <w:delText>on</w:delText>
        </w:r>
        <w:r w:rsidR="00CF106B" w:rsidDel="003F4188">
          <w:delText>e</w:delText>
        </w:r>
        <w:r w:rsidDel="003F4188">
          <w:delText xml:space="preserve"> can create </w:delText>
        </w:r>
      </w:del>
      <w:r>
        <w:t xml:space="preserve">the </w:t>
      </w:r>
      <w:ins w:id="327" w:author="Evans, Mark" w:date="2014-12-11T14:39:00Z">
        <w:r w:rsidR="003F4188">
          <w:t xml:space="preserve">virtual </w:t>
        </w:r>
      </w:ins>
      <w:r>
        <w:t xml:space="preserve">dataset </w:t>
      </w:r>
      <w:ins w:id="328" w:author="Evans, Mark" w:date="2014-12-11T14:37:00Z">
        <w:r w:rsidR="003F4188">
          <w:t xml:space="preserve">can be created </w:t>
        </w:r>
      </w:ins>
      <w:r>
        <w:t xml:space="preserve">as </w:t>
      </w:r>
      <w:ins w:id="329" w:author="Evans, Mark" w:date="2014-12-11T14:39:00Z">
        <w:r w:rsidR="003F4188">
          <w:t>every dataset is created</w:t>
        </w:r>
      </w:ins>
      <w:del w:id="330" w:author="Evans, Mark" w:date="2014-12-11T14:39:00Z">
        <w:r w:rsidDel="003F4188">
          <w:delText>usual</w:delText>
        </w:r>
      </w:del>
      <w:r>
        <w:t>:</w:t>
      </w:r>
    </w:p>
    <w:p w14:paraId="112F8A37" w14:textId="2AB8947E" w:rsidR="002E7285" w:rsidRDefault="00C136C8" w:rsidP="00C136C8">
      <w:pPr>
        <w:rPr>
          <w:rFonts w:ascii="Consolas" w:hAnsi="Consolas"/>
          <w:sz w:val="22"/>
        </w:rPr>
      </w:pPr>
      <w:r>
        <w:rPr>
          <w:szCs w:val="24"/>
        </w:rPr>
        <w:tab/>
      </w:r>
      <w:proofErr w:type="spellStart"/>
      <w:r w:rsidRPr="00AC5DB5">
        <w:rPr>
          <w:rFonts w:ascii="Consolas" w:hAnsi="Consolas"/>
          <w:sz w:val="22"/>
        </w:rPr>
        <w:t>vdset_id</w:t>
      </w:r>
      <w:proofErr w:type="spellEnd"/>
      <w:r w:rsidRPr="00AC5DB5">
        <w:rPr>
          <w:rFonts w:ascii="Consolas" w:hAnsi="Consolas"/>
          <w:sz w:val="22"/>
        </w:rPr>
        <w:t xml:space="preserve"> = </w:t>
      </w:r>
      <w:proofErr w:type="gramStart"/>
      <w:r w:rsidRPr="00AC5DB5">
        <w:rPr>
          <w:rFonts w:ascii="Consolas" w:hAnsi="Consolas"/>
          <w:sz w:val="22"/>
        </w:rPr>
        <w:t>H5Dcreate(</w:t>
      </w:r>
      <w:proofErr w:type="gramEnd"/>
      <w:r w:rsidRPr="00AC5DB5">
        <w:rPr>
          <w:rFonts w:ascii="Consolas" w:hAnsi="Consolas"/>
          <w:sz w:val="22"/>
        </w:rPr>
        <w:t xml:space="preserve">loc_id, </w:t>
      </w:r>
      <w:proofErr w:type="spellStart"/>
      <w:r w:rsidRPr="00AC5DB5">
        <w:rPr>
          <w:rFonts w:ascii="Consolas" w:hAnsi="Consolas"/>
          <w:sz w:val="22"/>
        </w:rPr>
        <w:t>VDS_name</w:t>
      </w:r>
      <w:proofErr w:type="spellEnd"/>
      <w:r w:rsidRPr="00AC5DB5">
        <w:rPr>
          <w:rFonts w:ascii="Consolas" w:hAnsi="Consolas"/>
          <w:sz w:val="22"/>
        </w:rPr>
        <w:t xml:space="preserve">, datatype, </w:t>
      </w:r>
      <w:proofErr w:type="spellStart"/>
      <w:r w:rsidRPr="00AC5DB5">
        <w:rPr>
          <w:rFonts w:ascii="Consolas" w:hAnsi="Consolas"/>
          <w:sz w:val="22"/>
        </w:rPr>
        <w:t>vspace_id</w:t>
      </w:r>
      <w:proofErr w:type="spellEnd"/>
      <w:r w:rsidRPr="00AC5DB5">
        <w:rPr>
          <w:rFonts w:ascii="Consolas" w:hAnsi="Consolas"/>
          <w:sz w:val="22"/>
        </w:rPr>
        <w:t xml:space="preserve">, </w:t>
      </w:r>
      <w:proofErr w:type="spellStart"/>
      <w:r w:rsidR="002E7285">
        <w:rPr>
          <w:rFonts w:ascii="Consolas" w:hAnsi="Consolas"/>
          <w:sz w:val="22"/>
        </w:rPr>
        <w:t>lcpl_id</w:t>
      </w:r>
      <w:proofErr w:type="spellEnd"/>
      <w:r w:rsidR="002E7285" w:rsidRPr="00AC5DB5">
        <w:rPr>
          <w:rFonts w:ascii="Consolas" w:hAnsi="Consolas"/>
          <w:sz w:val="22"/>
        </w:rPr>
        <w:t>,</w:t>
      </w:r>
    </w:p>
    <w:p w14:paraId="644BA3BD" w14:textId="06257726" w:rsidR="00C136C8" w:rsidRPr="00AC5DB5" w:rsidRDefault="00C136C8" w:rsidP="007D419E">
      <w:pPr>
        <w:ind w:left="720" w:firstLine="720"/>
        <w:rPr>
          <w:rFonts w:ascii="Consolas" w:hAnsi="Consolas"/>
          <w:sz w:val="22"/>
        </w:rPr>
      </w:pPr>
      <w:proofErr w:type="spellStart"/>
      <w:r w:rsidRPr="00AC5DB5">
        <w:rPr>
          <w:rFonts w:ascii="Consolas" w:hAnsi="Consolas"/>
          <w:sz w:val="22"/>
        </w:rPr>
        <w:t>dcpl_id</w:t>
      </w:r>
      <w:proofErr w:type="spellEnd"/>
      <w:r w:rsidRPr="00AC5DB5">
        <w:rPr>
          <w:rFonts w:ascii="Consolas" w:hAnsi="Consolas"/>
          <w:sz w:val="22"/>
        </w:rPr>
        <w:t xml:space="preserve">, </w:t>
      </w:r>
      <w:proofErr w:type="spellStart"/>
      <w:r w:rsidR="002E7285">
        <w:rPr>
          <w:rFonts w:ascii="Consolas" w:hAnsi="Consolas"/>
          <w:sz w:val="22"/>
        </w:rPr>
        <w:t>dapl_id</w:t>
      </w:r>
      <w:proofErr w:type="spellEnd"/>
      <w:r w:rsidRPr="00AC5DB5">
        <w:rPr>
          <w:rFonts w:ascii="Consolas" w:hAnsi="Consolas"/>
          <w:sz w:val="22"/>
        </w:rPr>
        <w:t>);</w:t>
      </w:r>
    </w:p>
    <w:p w14:paraId="1CC243F3" w14:textId="6DBEEF36" w:rsidR="00685C2F" w:rsidRDefault="00964724" w:rsidP="00C136C8">
      <w:pPr>
        <w:rPr>
          <w:szCs w:val="24"/>
        </w:rPr>
      </w:pPr>
      <w:r>
        <w:rPr>
          <w:szCs w:val="24"/>
        </w:rPr>
        <w:lastRenderedPageBreak/>
        <w:t>If the mapping of source datasets to the virtual dataset’s dataspace does not entirely cover the virtual dataset’s dataspace elements, the virtual dataset will have “private” data elements for those elements.  These elements are stored in the virtual dataset’s file as any other dataset would be and are accessed transparently along with the source dataset elements</w:t>
      </w:r>
      <w:del w:id="331" w:author="Evans, Mark" w:date="2014-12-11T14:41:00Z">
        <w:r w:rsidDel="003F4188">
          <w:rPr>
            <w:szCs w:val="24"/>
          </w:rPr>
          <w:delText>,</w:delText>
        </w:r>
      </w:del>
      <w:r>
        <w:rPr>
          <w:szCs w:val="24"/>
        </w:rPr>
        <w:t xml:space="preserve"> with H5Dread and H5Dwrite.  It is strongly recommended that if a virtual dataset has </w:t>
      </w:r>
      <w:r w:rsidR="005804C0">
        <w:rPr>
          <w:szCs w:val="24"/>
        </w:rPr>
        <w:t>private data elements, chunked storage should be used for its storage layout</w:t>
      </w:r>
      <w:del w:id="332" w:author="Evans, Mark" w:date="2014-12-11T14:42:00Z">
        <w:r w:rsidR="005804C0" w:rsidDel="003F4188">
          <w:rPr>
            <w:szCs w:val="24"/>
          </w:rPr>
          <w:delText>,</w:delText>
        </w:r>
      </w:del>
      <w:r w:rsidR="005804C0">
        <w:rPr>
          <w:szCs w:val="24"/>
        </w:rPr>
        <w:t xml:space="preserve"> to take advantage of the sparse data storage available with chunked datasets</w:t>
      </w:r>
      <w:ins w:id="333" w:author="Evans, Mark" w:date="2014-12-11T14:43:00Z">
        <w:r w:rsidR="003F4188">
          <w:rPr>
            <w:szCs w:val="24"/>
          </w:rPr>
          <w:t>.</w:t>
        </w:r>
      </w:ins>
      <w:r w:rsidR="005804C0">
        <w:rPr>
          <w:szCs w:val="24"/>
        </w:rPr>
        <w:t xml:space="preserve"> </w:t>
      </w:r>
      <w:del w:id="334" w:author="Evans, Mark" w:date="2014-12-11T14:43:00Z">
        <w:r w:rsidR="005804C0" w:rsidDel="003F4188">
          <w:rPr>
            <w:szCs w:val="24"/>
          </w:rPr>
          <w:delText xml:space="preserve">(and </w:delText>
        </w:r>
      </w:del>
      <w:r w:rsidR="003F4188">
        <w:rPr>
          <w:szCs w:val="24"/>
        </w:rPr>
        <w:t xml:space="preserve">Chunked </w:t>
      </w:r>
      <w:r w:rsidR="005804C0">
        <w:rPr>
          <w:szCs w:val="24"/>
        </w:rPr>
        <w:t>storage is required for virtual datasets with unlimited dimensions</w:t>
      </w:r>
      <w:r w:rsidR="00CF106B">
        <w:rPr>
          <w:szCs w:val="24"/>
        </w:rPr>
        <w:t xml:space="preserve"> or that have compression filters applied</w:t>
      </w:r>
      <w:del w:id="335" w:author="Evans, Mark" w:date="2014-12-11T14:43:00Z">
        <w:r w:rsidR="005804C0" w:rsidDel="003F4188">
          <w:rPr>
            <w:szCs w:val="24"/>
          </w:rPr>
          <w:delText>)</w:delText>
        </w:r>
      </w:del>
      <w:r w:rsidR="005804C0">
        <w:rPr>
          <w:szCs w:val="24"/>
        </w:rPr>
        <w:t>.</w:t>
      </w:r>
    </w:p>
    <w:p w14:paraId="103811D6" w14:textId="51E24DEC" w:rsidR="00E86685" w:rsidRDefault="00E86685" w:rsidP="00E86685">
      <w:pPr>
        <w:pStyle w:val="Heading2"/>
      </w:pPr>
      <w:bookmarkStart w:id="336" w:name="_Toc406423499"/>
      <w:r>
        <w:t>Performing I/O on a Virtual Dataset</w:t>
      </w:r>
      <w:bookmarkEnd w:id="336"/>
    </w:p>
    <w:p w14:paraId="5210FD3B" w14:textId="348D9E24" w:rsidR="00E86685" w:rsidRDefault="00E86685" w:rsidP="00E86685">
      <w:pPr>
        <w:spacing w:after="0"/>
        <w:jc w:val="left"/>
      </w:pPr>
      <w:r>
        <w:t>Once a virtual dataset has been created, it may be accessed as with any other HDF5 dataset</w:t>
      </w:r>
      <w:del w:id="337" w:author="Evans, Mark" w:date="2014-12-11T14:54:00Z">
        <w:r w:rsidDel="005331DA">
          <w:delText>,</w:delText>
        </w:r>
      </w:del>
      <w:r>
        <w:t xml:space="preserve"> using the H5Dread</w:t>
      </w:r>
      <w:ins w:id="338" w:author="Evans, Mark" w:date="2014-12-11T14:54:00Z">
        <w:r w:rsidR="005331DA">
          <w:t xml:space="preserve"> or </w:t>
        </w:r>
      </w:ins>
      <w:del w:id="339" w:author="Evans, Mark" w:date="2014-12-11T14:55:00Z">
        <w:r w:rsidDel="005331DA">
          <w:delText>/</w:delText>
        </w:r>
      </w:del>
      <w:r>
        <w:t>H5Dwrite API calls.  Elements mapped to source datasets are transparently accessed from those datasets and private elements for the virtual dataset are accessed from the virtual dataset’s storage</w:t>
      </w:r>
      <w:del w:id="340" w:author="Evans, Mark" w:date="2014-12-11T14:55:00Z">
        <w:r w:rsidDel="005331DA">
          <w:delText>,</w:delText>
        </w:r>
      </w:del>
      <w:r>
        <w:t xml:space="preserve"> without further actions from the user application.</w:t>
      </w:r>
      <w:r w:rsidR="00260FEA">
        <w:t xml:space="preserve">  Currently, there </w:t>
      </w:r>
      <w:proofErr w:type="gramStart"/>
      <w:r w:rsidR="00260FEA">
        <w:t>are</w:t>
      </w:r>
      <w:proofErr w:type="gramEnd"/>
      <w:r w:rsidR="00260FEA">
        <w:t xml:space="preserve"> no new data transfer properties defined for virtual datasets, but they may be defined in the future.</w:t>
      </w:r>
    </w:p>
    <w:p w14:paraId="42835DCA" w14:textId="2E537014" w:rsidR="00064EAA" w:rsidRDefault="00064EAA" w:rsidP="00064EAA">
      <w:pPr>
        <w:pStyle w:val="Heading2"/>
      </w:pPr>
      <w:bookmarkStart w:id="341" w:name="_Toc406423500"/>
      <w:r>
        <w:t>Closing a Virtual Dataset</w:t>
      </w:r>
      <w:bookmarkEnd w:id="341"/>
    </w:p>
    <w:p w14:paraId="44B1D591" w14:textId="37F89449" w:rsidR="00064EAA" w:rsidRDefault="00064EAA" w:rsidP="00064EAA">
      <w:pPr>
        <w:spacing w:after="0"/>
        <w:jc w:val="left"/>
      </w:pPr>
      <w:r>
        <w:t>Closing a virtual dataset occurs with H5Dclose</w:t>
      </w:r>
      <w:del w:id="342" w:author="Evans, Mark" w:date="2014-12-11T14:55:00Z">
        <w:r w:rsidDel="005331DA">
          <w:delText>,</w:delText>
        </w:r>
      </w:del>
      <w:r>
        <w:t xml:space="preserve"> as with any other HDF5 dataset.  Any cached information about the source datasets is released transparently to the application.</w:t>
      </w:r>
    </w:p>
    <w:p w14:paraId="499871DB" w14:textId="597F4BF9" w:rsidR="000E0ED7" w:rsidRDefault="002E7285" w:rsidP="002E7285">
      <w:pPr>
        <w:pStyle w:val="Heading2"/>
      </w:pPr>
      <w:bookmarkStart w:id="343" w:name="_Toc406423501"/>
      <w:r>
        <w:t>Opening</w:t>
      </w:r>
      <w:r w:rsidR="00521E47">
        <w:t xml:space="preserve"> a </w:t>
      </w:r>
      <w:r>
        <w:t>Virtual D</w:t>
      </w:r>
      <w:r w:rsidR="000E0ED7">
        <w:t>ataset</w:t>
      </w:r>
      <w:bookmarkEnd w:id="343"/>
    </w:p>
    <w:p w14:paraId="7485516C" w14:textId="565D79C1" w:rsidR="002E7285" w:rsidRDefault="002E7285" w:rsidP="000E0ED7">
      <w:pPr>
        <w:spacing w:after="0"/>
        <w:jc w:val="left"/>
      </w:pPr>
      <w:r>
        <w:t xml:space="preserve">Once a virtual dataset has been created, it may be opened as with any other </w:t>
      </w:r>
      <w:r w:rsidR="001E65D4">
        <w:t xml:space="preserve">HDF5 </w:t>
      </w:r>
      <w:r>
        <w:t>dataset</w:t>
      </w:r>
      <w:del w:id="344" w:author="Evans, Mark" w:date="2014-12-11T14:56:00Z">
        <w:r w:rsidDel="005331DA">
          <w:delText>,</w:delText>
        </w:r>
      </w:del>
      <w:r>
        <w:t xml:space="preserve"> using the H5Dopen API call.  The following dataset access properties may be set when opening (or creating) a virtual dataset to control various aspects of </w:t>
      </w:r>
      <w:r w:rsidR="001E65D4">
        <w:t>library</w:t>
      </w:r>
      <w:r>
        <w:t xml:space="preserve"> behavior</w:t>
      </w:r>
      <w:r w:rsidR="00F20E3A">
        <w:t>.</w:t>
      </w:r>
    </w:p>
    <w:p w14:paraId="4035FAB4" w14:textId="575740A9" w:rsidR="002E7285" w:rsidRDefault="002E7285" w:rsidP="00A619BC">
      <w:pPr>
        <w:pStyle w:val="Heading3"/>
      </w:pPr>
      <w:bookmarkStart w:id="345" w:name="H5Pset_virtual_dataspace_bounds"/>
      <w:bookmarkStart w:id="346" w:name="_Toc406423502"/>
      <w:bookmarkEnd w:id="345"/>
      <w:r>
        <w:t xml:space="preserve">Choose </w:t>
      </w:r>
      <w:ins w:id="347" w:author="Evans, Mark" w:date="2014-12-11T15:04:00Z">
        <w:r w:rsidR="00A619BC">
          <w:t xml:space="preserve">the </w:t>
        </w:r>
      </w:ins>
      <w:r w:rsidR="009E2A1F">
        <w:t xml:space="preserve">Dataspace Size Reported </w:t>
      </w:r>
      <w:r>
        <w:t xml:space="preserve">for </w:t>
      </w:r>
      <w:r w:rsidR="009E2A1F">
        <w:t>Virtual Datasets</w:t>
      </w:r>
      <w:bookmarkEnd w:id="346"/>
    </w:p>
    <w:p w14:paraId="6A99DD58" w14:textId="3FA9AD46" w:rsidR="0055284F" w:rsidRDefault="007D419E" w:rsidP="002E7285">
      <w:pPr>
        <w:spacing w:after="0"/>
        <w:jc w:val="left"/>
      </w:pPr>
      <w:r>
        <w:t>Virtual datasets can rely on multiple source datasets</w:t>
      </w:r>
      <w:r w:rsidR="0055284F">
        <w:t xml:space="preserve"> that may have different dimension sizes</w:t>
      </w:r>
      <w:del w:id="348" w:author="Evans, Mark" w:date="2014-12-11T15:36:00Z">
        <w:r w:rsidR="001E65D4" w:rsidDel="00A619BC">
          <w:delText>,</w:delText>
        </w:r>
      </w:del>
      <w:r w:rsidR="0055284F">
        <w:t xml:space="preserve"> if they </w:t>
      </w:r>
      <w:del w:id="349" w:author="Evans, Mark" w:date="2014-12-11T15:36:00Z">
        <w:r w:rsidR="0055284F" w:rsidDel="00A619BC">
          <w:delText xml:space="preserve">a </w:delText>
        </w:r>
      </w:del>
      <w:r w:rsidR="0055284F">
        <w:t>have unlimited dimensions (</w:t>
      </w:r>
      <w:ins w:id="350" w:author="Evans, Mark" w:date="2014-12-11T15:34:00Z">
        <w:r w:rsidR="00A619BC">
          <w:t xml:space="preserve">for example, </w:t>
        </w:r>
      </w:ins>
      <w:r w:rsidR="0055284F">
        <w:t xml:space="preserve">see </w:t>
      </w:r>
      <w:del w:id="351" w:author="Evans, Mark" w:date="2014-12-11T15:34:00Z">
        <w:r w:rsidR="0055284F" w:rsidDel="00A619BC">
          <w:delText xml:space="preserve">e.g. </w:delText>
        </w:r>
      </w:del>
      <w:r w:rsidR="0055284F">
        <w:t xml:space="preserve">examples 3-7 in </w:t>
      </w:r>
      <w:del w:id="352" w:author="Evans, Mark" w:date="2014-12-15T11:45:00Z">
        <w:r w:rsidR="0055284F" w:rsidDel="001D4BDE">
          <w:delText>Appendix I</w:delText>
        </w:r>
      </w:del>
      <w:ins w:id="353" w:author="Evans, Mark" w:date="2014-12-15T11:45:00Z">
        <w:r w:rsidR="001D4BDE">
          <w:t>the “</w:t>
        </w:r>
        <w:r w:rsidR="001D4BDE" w:rsidRPr="001D4BDE">
          <w:t>Examples of Source to Virtual Dataset Mapping</w:t>
        </w:r>
        <w:r w:rsidR="001D4BDE">
          <w:t xml:space="preserve">” chapter beginning on page </w:t>
        </w:r>
      </w:ins>
      <w:ins w:id="354" w:author="Evans, Mark" w:date="2014-12-15T11:46:00Z">
        <w:r w:rsidR="001D4BDE">
          <w:fldChar w:fldCharType="begin"/>
        </w:r>
        <w:r w:rsidR="001D4BDE">
          <w:instrText xml:space="preserve"> PAGEREF ExamplesOfSourceToVirtualDatasetMapping \h </w:instrText>
        </w:r>
      </w:ins>
      <w:r w:rsidR="001D4BDE">
        <w:fldChar w:fldCharType="separate"/>
      </w:r>
      <w:ins w:id="355" w:author="Evans, Mark" w:date="2014-12-15T11:46:00Z">
        <w:r w:rsidR="001D4BDE">
          <w:rPr>
            <w:noProof/>
          </w:rPr>
          <w:t>33</w:t>
        </w:r>
        <w:r w:rsidR="001D4BDE">
          <w:fldChar w:fldCharType="end"/>
        </w:r>
      </w:ins>
      <w:r w:rsidR="0055284F">
        <w:t xml:space="preserve">).  By default, the dimension sizes of the virtual dataset reported with the H5Dget_space API routine will be the maximum of all the underlying source </w:t>
      </w:r>
      <w:proofErr w:type="spellStart"/>
      <w:r w:rsidR="0055284F">
        <w:t>datasets’</w:t>
      </w:r>
      <w:proofErr w:type="spellEnd"/>
      <w:r w:rsidR="0055284F">
        <w:t xml:space="preserve"> dimensions.  If the application would prefer to have H5Dget_space report the minimum of all underlying source </w:t>
      </w:r>
      <w:proofErr w:type="spellStart"/>
      <w:r w:rsidR="0055284F">
        <w:t>datasets’</w:t>
      </w:r>
      <w:proofErr w:type="spellEnd"/>
      <w:r w:rsidR="0055284F">
        <w:t xml:space="preserve"> dimensions, the following property can be set on a dataset access property list:</w:t>
      </w:r>
    </w:p>
    <w:p w14:paraId="15813F7B" w14:textId="77777777" w:rsidR="0055284F" w:rsidRDefault="0055284F" w:rsidP="00A619BC"/>
    <w:p w14:paraId="017E0364" w14:textId="722CF677" w:rsidR="0055284F" w:rsidRDefault="0055284F" w:rsidP="00A619BC">
      <w:pPr>
        <w:ind w:firstLine="720"/>
        <w:jc w:val="left"/>
        <w:rPr>
          <w:rFonts w:ascii="Consolas" w:hAnsi="Consolas"/>
          <w:sz w:val="22"/>
        </w:rPr>
      </w:pPr>
      <w:proofErr w:type="gramStart"/>
      <w:r>
        <w:rPr>
          <w:rFonts w:ascii="Consolas" w:hAnsi="Consolas"/>
          <w:sz w:val="22"/>
        </w:rPr>
        <w:t>s</w:t>
      </w:r>
      <w:r w:rsidRPr="00EA0967">
        <w:rPr>
          <w:rFonts w:ascii="Consolas" w:hAnsi="Consolas"/>
          <w:sz w:val="22"/>
        </w:rPr>
        <w:t>tatus</w:t>
      </w:r>
      <w:proofErr w:type="gramEnd"/>
      <w:r>
        <w:t xml:space="preserve"> = </w:t>
      </w:r>
      <w:r w:rsidRPr="002C4D15">
        <w:rPr>
          <w:rFonts w:ascii="Consolas" w:hAnsi="Consolas"/>
          <w:sz w:val="22"/>
        </w:rPr>
        <w:t>H5Pset_virtual_</w:t>
      </w:r>
      <w:r w:rsidR="00F20E3A">
        <w:rPr>
          <w:rFonts w:ascii="Consolas" w:hAnsi="Consolas"/>
          <w:sz w:val="22"/>
        </w:rPr>
        <w:t>dataspace_bounds</w:t>
      </w:r>
      <w:r>
        <w:rPr>
          <w:rFonts w:ascii="Consolas" w:hAnsi="Consolas"/>
          <w:sz w:val="22"/>
        </w:rPr>
        <w:t>(</w:t>
      </w:r>
      <w:proofErr w:type="spellStart"/>
      <w:r>
        <w:rPr>
          <w:rFonts w:ascii="Consolas" w:hAnsi="Consolas"/>
          <w:sz w:val="22"/>
        </w:rPr>
        <w:t>dapl_id</w:t>
      </w:r>
      <w:proofErr w:type="spellEnd"/>
      <w:r>
        <w:rPr>
          <w:rFonts w:ascii="Consolas" w:hAnsi="Consolas"/>
          <w:sz w:val="22"/>
        </w:rPr>
        <w:t xml:space="preserve">, </w:t>
      </w:r>
      <w:proofErr w:type="spellStart"/>
      <w:r w:rsidR="00633D3E">
        <w:rPr>
          <w:rFonts w:ascii="Consolas" w:hAnsi="Consolas"/>
          <w:sz w:val="22"/>
        </w:rPr>
        <w:t>bounds_option</w:t>
      </w:r>
      <w:proofErr w:type="spellEnd"/>
      <w:r w:rsidRPr="002C4D15">
        <w:rPr>
          <w:rFonts w:ascii="Consolas" w:hAnsi="Consolas"/>
          <w:sz w:val="22"/>
        </w:rPr>
        <w:t>);</w:t>
      </w:r>
    </w:p>
    <w:p w14:paraId="282FB75C" w14:textId="77777777" w:rsidR="00A619BC" w:rsidRDefault="00A619BC" w:rsidP="00A619BC"/>
    <w:p w14:paraId="5A54B379" w14:textId="77777777" w:rsidR="0055284F" w:rsidRDefault="0055284F" w:rsidP="0055284F">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55284F" w14:paraId="4643BAF3" w14:textId="77777777" w:rsidTr="0055284F">
        <w:tc>
          <w:tcPr>
            <w:tcW w:w="2088" w:type="dxa"/>
          </w:tcPr>
          <w:p w14:paraId="7E75FFDF" w14:textId="02BF2551" w:rsidR="0055284F" w:rsidRDefault="0055284F" w:rsidP="0055284F">
            <w:pPr>
              <w:jc w:val="left"/>
              <w:rPr>
                <w:i/>
                <w:szCs w:val="24"/>
              </w:rPr>
            </w:pPr>
            <w:proofErr w:type="spellStart"/>
            <w:r>
              <w:rPr>
                <w:rFonts w:ascii="Consolas" w:hAnsi="Consolas"/>
                <w:sz w:val="22"/>
              </w:rPr>
              <w:t>da</w:t>
            </w:r>
            <w:r w:rsidRPr="002C4D15">
              <w:rPr>
                <w:rFonts w:ascii="Consolas" w:hAnsi="Consolas"/>
                <w:sz w:val="22"/>
              </w:rPr>
              <w:t>pl_id</w:t>
            </w:r>
            <w:proofErr w:type="spellEnd"/>
          </w:p>
        </w:tc>
        <w:tc>
          <w:tcPr>
            <w:tcW w:w="450" w:type="dxa"/>
          </w:tcPr>
          <w:p w14:paraId="0FE60E4B" w14:textId="77777777" w:rsidR="0055284F" w:rsidRDefault="0055284F" w:rsidP="0055284F">
            <w:pPr>
              <w:jc w:val="left"/>
              <w:rPr>
                <w:i/>
                <w:szCs w:val="24"/>
              </w:rPr>
            </w:pPr>
            <w:r>
              <w:rPr>
                <w:i/>
                <w:szCs w:val="24"/>
              </w:rPr>
              <w:t>-</w:t>
            </w:r>
          </w:p>
        </w:tc>
        <w:tc>
          <w:tcPr>
            <w:tcW w:w="6894" w:type="dxa"/>
          </w:tcPr>
          <w:p w14:paraId="07BF0587" w14:textId="5BA4BFA5" w:rsidR="0055284F" w:rsidRDefault="0055284F" w:rsidP="00A619BC">
            <w:pPr>
              <w:jc w:val="left"/>
              <w:rPr>
                <w:i/>
                <w:szCs w:val="24"/>
              </w:rPr>
            </w:pPr>
            <w:r w:rsidRPr="00A32A0B">
              <w:rPr>
                <w:szCs w:val="24"/>
              </w:rPr>
              <w:t xml:space="preserve">The </w:t>
            </w:r>
            <w:ins w:id="356" w:author="Evans, Mark" w:date="2014-12-11T15:39:00Z">
              <w:r w:rsidR="00A619BC">
                <w:rPr>
                  <w:szCs w:val="24"/>
                </w:rPr>
                <w:t xml:space="preserve">identifier for the </w:t>
              </w:r>
            </w:ins>
            <w:r w:rsidRPr="00EA0967">
              <w:rPr>
                <w:szCs w:val="24"/>
              </w:rPr>
              <w:t xml:space="preserve">dataset </w:t>
            </w:r>
            <w:r>
              <w:rPr>
                <w:szCs w:val="24"/>
              </w:rPr>
              <w:t>access</w:t>
            </w:r>
            <w:r w:rsidRPr="00EA0967">
              <w:rPr>
                <w:szCs w:val="24"/>
              </w:rPr>
              <w:t xml:space="preserve"> property </w:t>
            </w:r>
            <w:del w:id="357" w:author="Evans, Mark" w:date="2014-12-11T15:39:00Z">
              <w:r w:rsidDel="00A619BC">
                <w:rPr>
                  <w:szCs w:val="24"/>
                </w:rPr>
                <w:delText xml:space="preserve">identifier </w:delText>
              </w:r>
            </w:del>
            <w:ins w:id="358" w:author="Evans, Mark" w:date="2014-12-11T15:39:00Z">
              <w:r w:rsidR="00A619BC">
                <w:rPr>
                  <w:szCs w:val="24"/>
                </w:rPr>
                <w:t xml:space="preserve">list </w:t>
              </w:r>
            </w:ins>
            <w:r w:rsidRPr="00EA0967">
              <w:rPr>
                <w:szCs w:val="24"/>
              </w:rPr>
              <w:t xml:space="preserve">for </w:t>
            </w:r>
            <w:del w:id="359" w:author="Evans, Mark" w:date="2014-12-11T15:39:00Z">
              <w:r w:rsidR="00F20E3A" w:rsidDel="00A619BC">
                <w:rPr>
                  <w:szCs w:val="24"/>
                </w:rPr>
                <w:delText xml:space="preserve">accessing </w:delText>
              </w:r>
            </w:del>
            <w:r w:rsidR="00F20E3A">
              <w:rPr>
                <w:szCs w:val="24"/>
              </w:rPr>
              <w:t xml:space="preserve">the </w:t>
            </w:r>
            <w:r w:rsidRPr="00EA0967">
              <w:rPr>
                <w:szCs w:val="24"/>
              </w:rPr>
              <w:t>VDS</w:t>
            </w:r>
            <w:ins w:id="360" w:author="Evans, Mark" w:date="2014-12-11T15:39:00Z">
              <w:r w:rsidR="00A619BC">
                <w:rPr>
                  <w:szCs w:val="24"/>
                </w:rPr>
                <w:t>.</w:t>
              </w:r>
            </w:ins>
          </w:p>
        </w:tc>
      </w:tr>
      <w:tr w:rsidR="0055284F" w14:paraId="567EDBC5" w14:textId="77777777" w:rsidTr="0055284F">
        <w:tc>
          <w:tcPr>
            <w:tcW w:w="2088" w:type="dxa"/>
          </w:tcPr>
          <w:p w14:paraId="2F67CAE1" w14:textId="0023E6BE" w:rsidR="0055284F" w:rsidRDefault="00633D3E" w:rsidP="0055284F">
            <w:pPr>
              <w:jc w:val="left"/>
              <w:rPr>
                <w:i/>
                <w:szCs w:val="24"/>
              </w:rPr>
            </w:pPr>
            <w:proofErr w:type="spellStart"/>
            <w:r>
              <w:rPr>
                <w:rFonts w:ascii="Consolas" w:hAnsi="Consolas"/>
                <w:sz w:val="22"/>
              </w:rPr>
              <w:lastRenderedPageBreak/>
              <w:t>bounds_option</w:t>
            </w:r>
            <w:proofErr w:type="spellEnd"/>
          </w:p>
        </w:tc>
        <w:tc>
          <w:tcPr>
            <w:tcW w:w="450" w:type="dxa"/>
          </w:tcPr>
          <w:p w14:paraId="3BDEE1F8" w14:textId="77777777" w:rsidR="0055284F" w:rsidRDefault="0055284F" w:rsidP="0055284F">
            <w:pPr>
              <w:jc w:val="left"/>
              <w:rPr>
                <w:i/>
                <w:szCs w:val="24"/>
              </w:rPr>
            </w:pPr>
            <w:r>
              <w:rPr>
                <w:i/>
                <w:szCs w:val="24"/>
              </w:rPr>
              <w:t>-</w:t>
            </w:r>
          </w:p>
        </w:tc>
        <w:tc>
          <w:tcPr>
            <w:tcW w:w="6894" w:type="dxa"/>
          </w:tcPr>
          <w:p w14:paraId="708FC4D4" w14:textId="5A59095D" w:rsidR="0055284F" w:rsidRPr="00A32A0B" w:rsidRDefault="0055284F" w:rsidP="00A619BC">
            <w:pPr>
              <w:jc w:val="left"/>
              <w:rPr>
                <w:szCs w:val="24"/>
              </w:rPr>
            </w:pPr>
            <w:r>
              <w:rPr>
                <w:szCs w:val="24"/>
              </w:rPr>
              <w:t>This parameter can be either H5D_VDS_MAX or H5D_VDS_MIN</w:t>
            </w:r>
            <w:del w:id="361" w:author="Evans, Mark" w:date="2014-12-11T15:40:00Z">
              <w:r w:rsidDel="00A619BC">
                <w:rPr>
                  <w:szCs w:val="24"/>
                </w:rPr>
                <w:delText>,</w:delText>
              </w:r>
            </w:del>
            <w:r>
              <w:rPr>
                <w:szCs w:val="24"/>
              </w:rPr>
              <w:t xml:space="preserve"> to choose the maximum of all underlying source </w:t>
            </w:r>
            <w:proofErr w:type="spellStart"/>
            <w:r>
              <w:rPr>
                <w:szCs w:val="24"/>
              </w:rPr>
              <w:t>datasets’</w:t>
            </w:r>
            <w:proofErr w:type="spellEnd"/>
            <w:r>
              <w:rPr>
                <w:szCs w:val="24"/>
              </w:rPr>
              <w:t xml:space="preserve"> dimensions or the minimum, respectively, when a virtual dataset’s dimensions are queried with H5Dget_space.</w:t>
            </w:r>
          </w:p>
        </w:tc>
      </w:tr>
    </w:tbl>
    <w:p w14:paraId="24C90842" w14:textId="77777777" w:rsidR="00A619BC" w:rsidRDefault="00A619BC" w:rsidP="00A619BC">
      <w:pPr>
        <w:rPr>
          <w:ins w:id="362" w:author="Evans, Mark" w:date="2014-12-11T15:40:00Z"/>
        </w:rPr>
      </w:pPr>
    </w:p>
    <w:p w14:paraId="063239E4" w14:textId="3902C680" w:rsidR="00CA082F" w:rsidRDefault="0055284F" w:rsidP="0055284F">
      <w:pPr>
        <w:ind w:left="720"/>
        <w:jc w:val="left"/>
        <w:rPr>
          <w:szCs w:val="24"/>
        </w:rPr>
      </w:pPr>
      <w:r w:rsidRPr="00AC5DB5">
        <w:rPr>
          <w:i/>
          <w:szCs w:val="24"/>
        </w:rPr>
        <w:t>Returns</w:t>
      </w:r>
      <w:r>
        <w:rPr>
          <w:szCs w:val="24"/>
        </w:rPr>
        <w:t>: negative on error, and positive on success.</w:t>
      </w:r>
    </w:p>
    <w:p w14:paraId="4E0A7006" w14:textId="4F4E8CCA" w:rsidR="0055284F" w:rsidRDefault="0055284F" w:rsidP="00A619BC">
      <w:pPr>
        <w:pStyle w:val="Heading3"/>
      </w:pPr>
      <w:bookmarkStart w:id="363" w:name="H5Pset_virtual_printf_gap"/>
      <w:bookmarkStart w:id="364" w:name="_Toc406423503"/>
      <w:bookmarkEnd w:id="363"/>
      <w:r>
        <w:t xml:space="preserve">Choose </w:t>
      </w:r>
      <w:ins w:id="365" w:author="Evans, Mark" w:date="2014-12-11T15:40:00Z">
        <w:r w:rsidR="00A619BC">
          <w:t xml:space="preserve">the </w:t>
        </w:r>
      </w:ins>
      <w:r w:rsidR="009E2A1F">
        <w:t xml:space="preserve">Gap Size </w:t>
      </w:r>
      <w:r>
        <w:t>for printf</w:t>
      </w:r>
      <w:r w:rsidR="009E2A1F">
        <w:t>-Formatted Source Dataset</w:t>
      </w:r>
      <w:ins w:id="366" w:author="Evans, Mark" w:date="2014-12-11T15:03:00Z">
        <w:r w:rsidR="00A619BC">
          <w:t xml:space="preserve"> or </w:t>
        </w:r>
      </w:ins>
      <w:del w:id="367" w:author="Evans, Mark" w:date="2014-12-11T15:03:00Z">
        <w:r w:rsidR="009E2A1F" w:rsidDel="00A619BC">
          <w:delText>/</w:delText>
        </w:r>
      </w:del>
      <w:r w:rsidR="009E2A1F">
        <w:t>File Names</w:t>
      </w:r>
      <w:bookmarkEnd w:id="364"/>
    </w:p>
    <w:p w14:paraId="0CF5D574" w14:textId="644C305A" w:rsidR="0055284F" w:rsidRPr="0055284F" w:rsidRDefault="0055284F" w:rsidP="0055284F">
      <w:pPr>
        <w:jc w:val="left"/>
        <w:rPr>
          <w:szCs w:val="24"/>
        </w:rPr>
      </w:pPr>
      <w:r>
        <w:t xml:space="preserve">Virtual datasets can rely on source datasets which </w:t>
      </w:r>
      <w:ins w:id="368" w:author="Evans, Mark" w:date="2014-12-11T15:53:00Z">
        <w:r w:rsidR="007E2B8F">
          <w:t xml:space="preserve">have </w:t>
        </w:r>
      </w:ins>
      <w:r>
        <w:t xml:space="preserve">names </w:t>
      </w:r>
      <w:ins w:id="369" w:author="Evans, Mark" w:date="2014-12-11T15:53:00Z">
        <w:r w:rsidR="007E2B8F">
          <w:t xml:space="preserve">that </w:t>
        </w:r>
      </w:ins>
      <w:r>
        <w:t xml:space="preserve">are determined by a printf-formatted string when the dataset is created.  </w:t>
      </w:r>
      <w:r w:rsidR="009773B3">
        <w:t>However, when those datasets or files need to be accessed later, some method must be used to determine that there are no more datasets or files in the sequence generated by the formatting.</w:t>
      </w:r>
      <w:r w:rsidR="001F73FF">
        <w:t xml:space="preserve">  By default, the library will search for </w:t>
      </w:r>
      <w:r w:rsidR="00F20E3A">
        <w:t xml:space="preserve">up to 10 more </w:t>
      </w:r>
      <w:r w:rsidR="00633D3E">
        <w:t>matches to</w:t>
      </w:r>
      <w:r w:rsidR="00F20E3A">
        <w:t xml:space="preserve"> the printf-formatting pattern</w:t>
      </w:r>
      <w:r w:rsidR="00633D3E">
        <w:t xml:space="preserve"> after the last match of the dataset</w:t>
      </w:r>
      <w:ins w:id="370" w:author="Evans, Mark" w:date="2014-12-11T15:54:00Z">
        <w:r w:rsidR="007E2B8F">
          <w:t xml:space="preserve"> or </w:t>
        </w:r>
      </w:ins>
      <w:del w:id="371" w:author="Evans, Mark" w:date="2014-12-11T15:54:00Z">
        <w:r w:rsidR="00633D3E" w:rsidDel="007E2B8F">
          <w:delText>/</w:delText>
        </w:r>
      </w:del>
      <w:r w:rsidR="00633D3E">
        <w:t>file pattern</w:t>
      </w:r>
      <w:ins w:id="372" w:author="Evans, Mark" w:date="2014-12-11T15:54:00Z">
        <w:r w:rsidR="007E2B8F">
          <w:t>.</w:t>
        </w:r>
      </w:ins>
      <w:del w:id="373" w:author="Evans, Mark" w:date="2014-12-11T15:54:00Z">
        <w:r w:rsidR="00633D3E" w:rsidDel="007E2B8F">
          <w:delText>,</w:delText>
        </w:r>
      </w:del>
      <w:r w:rsidR="00633D3E">
        <w:t xml:space="preserve"> </w:t>
      </w:r>
      <w:del w:id="374" w:author="Evans, Mark" w:date="2014-12-11T15:54:00Z">
        <w:r w:rsidR="00633D3E" w:rsidDel="007E2B8F">
          <w:delText xml:space="preserve">but </w:delText>
        </w:r>
      </w:del>
      <w:r w:rsidR="007E2B8F">
        <w:t xml:space="preserve">The </w:t>
      </w:r>
      <w:r w:rsidR="00633D3E">
        <w:t>number of matches can be controlled with the following property set on a dataset access property list:</w:t>
      </w:r>
    </w:p>
    <w:p w14:paraId="42E71404" w14:textId="77777777" w:rsidR="007E2B8F" w:rsidRDefault="007E2B8F" w:rsidP="007E2B8F"/>
    <w:p w14:paraId="1B17BC72" w14:textId="4CB490C4" w:rsidR="00633D3E" w:rsidRDefault="00633D3E" w:rsidP="007E2B8F">
      <w:pPr>
        <w:ind w:firstLine="720"/>
        <w:jc w:val="left"/>
        <w:rPr>
          <w:ins w:id="375" w:author="Evans, Mark" w:date="2014-12-11T15:52:00Z"/>
          <w:rFonts w:ascii="Consolas" w:hAnsi="Consolas"/>
          <w:sz w:val="22"/>
        </w:rPr>
      </w:pPr>
      <w:proofErr w:type="gramStart"/>
      <w:r>
        <w:rPr>
          <w:rFonts w:ascii="Consolas" w:hAnsi="Consolas"/>
          <w:sz w:val="22"/>
        </w:rPr>
        <w:t>s</w:t>
      </w:r>
      <w:r w:rsidRPr="00EA0967">
        <w:rPr>
          <w:rFonts w:ascii="Consolas" w:hAnsi="Consolas"/>
          <w:sz w:val="22"/>
        </w:rPr>
        <w:t>tatus</w:t>
      </w:r>
      <w:proofErr w:type="gramEnd"/>
      <w:r>
        <w:t xml:space="preserve"> = </w:t>
      </w:r>
      <w:r w:rsidRPr="002C4D15">
        <w:rPr>
          <w:rFonts w:ascii="Consolas" w:hAnsi="Consolas"/>
          <w:sz w:val="22"/>
        </w:rPr>
        <w:t>H5Pset_virtual_</w:t>
      </w:r>
      <w:r>
        <w:rPr>
          <w:rFonts w:ascii="Consolas" w:hAnsi="Consolas"/>
          <w:sz w:val="22"/>
        </w:rPr>
        <w:t>printf_gap(</w:t>
      </w:r>
      <w:proofErr w:type="spellStart"/>
      <w:r>
        <w:rPr>
          <w:rFonts w:ascii="Consolas" w:hAnsi="Consolas"/>
          <w:sz w:val="22"/>
        </w:rPr>
        <w:t>dapl_id</w:t>
      </w:r>
      <w:proofErr w:type="spellEnd"/>
      <w:r>
        <w:rPr>
          <w:rFonts w:ascii="Consolas" w:hAnsi="Consolas"/>
          <w:sz w:val="22"/>
        </w:rPr>
        <w:t xml:space="preserve">, </w:t>
      </w:r>
      <w:proofErr w:type="spellStart"/>
      <w:r>
        <w:rPr>
          <w:rFonts w:ascii="Consolas" w:hAnsi="Consolas"/>
          <w:sz w:val="22"/>
        </w:rPr>
        <w:t>gap_size</w:t>
      </w:r>
      <w:proofErr w:type="spellEnd"/>
      <w:r w:rsidRPr="002C4D15">
        <w:rPr>
          <w:rFonts w:ascii="Consolas" w:hAnsi="Consolas"/>
          <w:sz w:val="22"/>
        </w:rPr>
        <w:t>);</w:t>
      </w:r>
    </w:p>
    <w:p w14:paraId="35F7AC5B" w14:textId="77777777" w:rsidR="007E2B8F" w:rsidRDefault="007E2B8F" w:rsidP="007E2B8F"/>
    <w:p w14:paraId="78A52E23" w14:textId="77777777" w:rsidR="00633D3E" w:rsidRDefault="00633D3E" w:rsidP="00633D3E">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633D3E" w14:paraId="2106E5F4" w14:textId="77777777" w:rsidTr="00633D3E">
        <w:tc>
          <w:tcPr>
            <w:tcW w:w="2088" w:type="dxa"/>
          </w:tcPr>
          <w:p w14:paraId="73E7F4EA" w14:textId="77777777" w:rsidR="00633D3E" w:rsidRDefault="00633D3E" w:rsidP="00633D3E">
            <w:pPr>
              <w:jc w:val="left"/>
              <w:rPr>
                <w:i/>
                <w:szCs w:val="24"/>
              </w:rPr>
            </w:pPr>
            <w:proofErr w:type="spellStart"/>
            <w:r>
              <w:rPr>
                <w:rFonts w:ascii="Consolas" w:hAnsi="Consolas"/>
                <w:sz w:val="22"/>
              </w:rPr>
              <w:t>da</w:t>
            </w:r>
            <w:r w:rsidRPr="002C4D15">
              <w:rPr>
                <w:rFonts w:ascii="Consolas" w:hAnsi="Consolas"/>
                <w:sz w:val="22"/>
              </w:rPr>
              <w:t>pl_id</w:t>
            </w:r>
            <w:proofErr w:type="spellEnd"/>
          </w:p>
        </w:tc>
        <w:tc>
          <w:tcPr>
            <w:tcW w:w="450" w:type="dxa"/>
          </w:tcPr>
          <w:p w14:paraId="24ABAD1F" w14:textId="77777777" w:rsidR="00633D3E" w:rsidRDefault="00633D3E" w:rsidP="00633D3E">
            <w:pPr>
              <w:jc w:val="left"/>
              <w:rPr>
                <w:i/>
                <w:szCs w:val="24"/>
              </w:rPr>
            </w:pPr>
            <w:r>
              <w:rPr>
                <w:i/>
                <w:szCs w:val="24"/>
              </w:rPr>
              <w:t>-</w:t>
            </w:r>
          </w:p>
        </w:tc>
        <w:tc>
          <w:tcPr>
            <w:tcW w:w="6894" w:type="dxa"/>
          </w:tcPr>
          <w:p w14:paraId="691D3854" w14:textId="2B4A8AC5" w:rsidR="00633D3E" w:rsidRDefault="00430BD5" w:rsidP="00633D3E">
            <w:pPr>
              <w:jc w:val="left"/>
              <w:rPr>
                <w:i/>
                <w:szCs w:val="24"/>
              </w:rPr>
            </w:pPr>
            <w:ins w:id="376" w:author="Evans, Mark" w:date="2014-12-11T15:45:00Z">
              <w:r w:rsidRPr="00A32A0B">
                <w:rPr>
                  <w:szCs w:val="24"/>
                </w:rPr>
                <w:t xml:space="preserve">The </w:t>
              </w:r>
              <w:r>
                <w:rPr>
                  <w:szCs w:val="24"/>
                </w:rPr>
                <w:t xml:space="preserve">identifier for the </w:t>
              </w:r>
              <w:r w:rsidRPr="00EA0967">
                <w:rPr>
                  <w:szCs w:val="24"/>
                </w:rPr>
                <w:t xml:space="preserve">dataset </w:t>
              </w:r>
              <w:r>
                <w:rPr>
                  <w:szCs w:val="24"/>
                </w:rPr>
                <w:t>access</w:t>
              </w:r>
              <w:r w:rsidRPr="00EA0967">
                <w:rPr>
                  <w:szCs w:val="24"/>
                </w:rPr>
                <w:t xml:space="preserve"> property </w:t>
              </w:r>
              <w:r>
                <w:rPr>
                  <w:szCs w:val="24"/>
                </w:rPr>
                <w:t xml:space="preserve">list </w:t>
              </w:r>
              <w:r w:rsidRPr="00EA0967">
                <w:rPr>
                  <w:szCs w:val="24"/>
                </w:rPr>
                <w:t xml:space="preserve">for </w:t>
              </w:r>
              <w:r>
                <w:rPr>
                  <w:szCs w:val="24"/>
                </w:rPr>
                <w:t xml:space="preserve">the </w:t>
              </w:r>
              <w:r w:rsidRPr="00EA0967">
                <w:rPr>
                  <w:szCs w:val="24"/>
                </w:rPr>
                <w:t>VDS</w:t>
              </w:r>
              <w:r>
                <w:rPr>
                  <w:szCs w:val="24"/>
                </w:rPr>
                <w:t>.</w:t>
              </w:r>
            </w:ins>
            <w:del w:id="377" w:author="Evans, Mark" w:date="2014-12-11T15:45:00Z">
              <w:r w:rsidR="00633D3E" w:rsidRPr="00A32A0B" w:rsidDel="00430BD5">
                <w:rPr>
                  <w:szCs w:val="24"/>
                </w:rPr>
                <w:delText xml:space="preserve">The </w:delText>
              </w:r>
              <w:r w:rsidR="00633D3E" w:rsidRPr="00EA0967" w:rsidDel="00430BD5">
                <w:rPr>
                  <w:szCs w:val="24"/>
                </w:rPr>
                <w:delText xml:space="preserve">dataset </w:delText>
              </w:r>
              <w:r w:rsidR="00633D3E" w:rsidDel="00430BD5">
                <w:rPr>
                  <w:szCs w:val="24"/>
                </w:rPr>
                <w:delText>access</w:delText>
              </w:r>
              <w:r w:rsidR="00633D3E" w:rsidRPr="00EA0967" w:rsidDel="00430BD5">
                <w:rPr>
                  <w:szCs w:val="24"/>
                </w:rPr>
                <w:delText xml:space="preserve"> property </w:delText>
              </w:r>
              <w:r w:rsidR="00633D3E" w:rsidDel="00430BD5">
                <w:rPr>
                  <w:szCs w:val="24"/>
                </w:rPr>
                <w:delText xml:space="preserve">identifier </w:delText>
              </w:r>
              <w:r w:rsidR="00633D3E" w:rsidRPr="00EA0967" w:rsidDel="00430BD5">
                <w:rPr>
                  <w:szCs w:val="24"/>
                </w:rPr>
                <w:delText xml:space="preserve">for </w:delText>
              </w:r>
              <w:r w:rsidR="00633D3E" w:rsidDel="00430BD5">
                <w:rPr>
                  <w:szCs w:val="24"/>
                </w:rPr>
                <w:delText xml:space="preserve">accessing the </w:delText>
              </w:r>
              <w:r w:rsidR="00633D3E" w:rsidRPr="00EA0967" w:rsidDel="00430BD5">
                <w:rPr>
                  <w:szCs w:val="24"/>
                </w:rPr>
                <w:delText>VDS</w:delText>
              </w:r>
            </w:del>
          </w:p>
        </w:tc>
      </w:tr>
      <w:tr w:rsidR="00633D3E" w14:paraId="4C86CCBE" w14:textId="77777777" w:rsidTr="00633D3E">
        <w:tc>
          <w:tcPr>
            <w:tcW w:w="2088" w:type="dxa"/>
          </w:tcPr>
          <w:p w14:paraId="20B089A6" w14:textId="3F2B6606" w:rsidR="00633D3E" w:rsidRDefault="00633D3E" w:rsidP="00633D3E">
            <w:pPr>
              <w:jc w:val="left"/>
              <w:rPr>
                <w:i/>
                <w:szCs w:val="24"/>
              </w:rPr>
            </w:pPr>
            <w:proofErr w:type="spellStart"/>
            <w:r>
              <w:rPr>
                <w:rFonts w:ascii="Consolas" w:hAnsi="Consolas"/>
                <w:sz w:val="22"/>
              </w:rPr>
              <w:t>gap_size</w:t>
            </w:r>
            <w:proofErr w:type="spellEnd"/>
          </w:p>
        </w:tc>
        <w:tc>
          <w:tcPr>
            <w:tcW w:w="450" w:type="dxa"/>
          </w:tcPr>
          <w:p w14:paraId="2F9D6E23" w14:textId="77777777" w:rsidR="00633D3E" w:rsidRDefault="00633D3E" w:rsidP="00633D3E">
            <w:pPr>
              <w:jc w:val="left"/>
              <w:rPr>
                <w:i/>
                <w:szCs w:val="24"/>
              </w:rPr>
            </w:pPr>
            <w:r>
              <w:rPr>
                <w:i/>
                <w:szCs w:val="24"/>
              </w:rPr>
              <w:t>-</w:t>
            </w:r>
          </w:p>
        </w:tc>
        <w:tc>
          <w:tcPr>
            <w:tcW w:w="6894" w:type="dxa"/>
          </w:tcPr>
          <w:p w14:paraId="4596FD78" w14:textId="51BA542F" w:rsidR="00633D3E" w:rsidRPr="00A32A0B" w:rsidRDefault="00F433C8" w:rsidP="007E2B8F">
            <w:pPr>
              <w:jc w:val="left"/>
              <w:rPr>
                <w:szCs w:val="24"/>
              </w:rPr>
            </w:pPr>
            <w:r>
              <w:rPr>
                <w:szCs w:val="24"/>
              </w:rPr>
              <w:t xml:space="preserve">This parameter indicates the number of printf-formatted </w:t>
            </w:r>
            <w:r w:rsidR="00E32FCB">
              <w:rPr>
                <w:szCs w:val="24"/>
              </w:rPr>
              <w:t>datasets</w:t>
            </w:r>
            <w:ins w:id="378" w:author="Evans, Mark" w:date="2014-12-11T15:54:00Z">
              <w:r w:rsidR="007E2B8F">
                <w:rPr>
                  <w:szCs w:val="24"/>
                </w:rPr>
                <w:t xml:space="preserve"> or </w:t>
              </w:r>
            </w:ins>
            <w:del w:id="379" w:author="Evans, Mark" w:date="2014-12-11T15:54:00Z">
              <w:r w:rsidR="00E32FCB" w:rsidDel="007E2B8F">
                <w:rPr>
                  <w:szCs w:val="24"/>
                </w:rPr>
                <w:delText>/</w:delText>
              </w:r>
            </w:del>
            <w:r>
              <w:rPr>
                <w:szCs w:val="24"/>
              </w:rPr>
              <w:t>files which can be missing before the l</w:t>
            </w:r>
            <w:r w:rsidR="00E32FCB">
              <w:rPr>
                <w:szCs w:val="24"/>
              </w:rPr>
              <w:t>ibrary stops searching for more datasets</w:t>
            </w:r>
            <w:ins w:id="380" w:author="Evans, Mark" w:date="2014-12-11T15:55:00Z">
              <w:r w:rsidR="007E2B8F">
                <w:rPr>
                  <w:szCs w:val="24"/>
                </w:rPr>
                <w:t xml:space="preserve"> or </w:t>
              </w:r>
            </w:ins>
            <w:del w:id="381" w:author="Evans, Mark" w:date="2014-12-11T15:55:00Z">
              <w:r w:rsidR="00E32FCB" w:rsidDel="007E2B8F">
                <w:rPr>
                  <w:szCs w:val="24"/>
                </w:rPr>
                <w:delText>/</w:delText>
              </w:r>
            </w:del>
            <w:r w:rsidR="00E32FCB">
              <w:rPr>
                <w:szCs w:val="24"/>
              </w:rPr>
              <w:t>files</w:t>
            </w:r>
            <w:r w:rsidR="00633D3E">
              <w:rPr>
                <w:szCs w:val="24"/>
              </w:rPr>
              <w:t>.</w:t>
            </w:r>
            <w:r w:rsidR="00E32FCB">
              <w:rPr>
                <w:szCs w:val="24"/>
              </w:rPr>
              <w:t xml:space="preserve">  A value of 0 indicates that no gaps are tolerated.  The default value is a gap size of 10.</w:t>
            </w:r>
          </w:p>
        </w:tc>
      </w:tr>
    </w:tbl>
    <w:p w14:paraId="799BDCCC" w14:textId="77777777" w:rsidR="007E2B8F" w:rsidRDefault="007E2B8F" w:rsidP="007E2B8F"/>
    <w:p w14:paraId="6A69814B" w14:textId="77777777" w:rsidR="00633D3E" w:rsidRDefault="00633D3E" w:rsidP="00633D3E">
      <w:pPr>
        <w:ind w:left="720"/>
        <w:jc w:val="left"/>
        <w:rPr>
          <w:szCs w:val="24"/>
        </w:rPr>
      </w:pPr>
      <w:r w:rsidRPr="00AC5DB5">
        <w:rPr>
          <w:i/>
          <w:szCs w:val="24"/>
        </w:rPr>
        <w:t>Returns</w:t>
      </w:r>
      <w:r>
        <w:rPr>
          <w:szCs w:val="24"/>
        </w:rPr>
        <w:t>: negative on error, and positive on success.</w:t>
      </w:r>
    </w:p>
    <w:p w14:paraId="6B4CC737" w14:textId="743C7114" w:rsidR="00E32FCB" w:rsidRDefault="00E32FCB" w:rsidP="00A619BC">
      <w:pPr>
        <w:pStyle w:val="Heading3"/>
      </w:pPr>
      <w:bookmarkStart w:id="382" w:name="H5Pset_virtual_source_path"/>
      <w:bookmarkStart w:id="383" w:name="_Toc406423504"/>
      <w:bookmarkEnd w:id="382"/>
      <w:r>
        <w:t xml:space="preserve">Choose </w:t>
      </w:r>
      <w:ins w:id="384" w:author="Evans, Mark" w:date="2014-12-11T15:55:00Z">
        <w:r w:rsidR="007E2B8F">
          <w:t xml:space="preserve">the </w:t>
        </w:r>
      </w:ins>
      <w:r w:rsidR="009E2A1F">
        <w:t xml:space="preserve">Path </w:t>
      </w:r>
      <w:r>
        <w:t xml:space="preserve">to </w:t>
      </w:r>
      <w:r w:rsidR="009E2A1F">
        <w:t xml:space="preserve">Search </w:t>
      </w:r>
      <w:r>
        <w:t xml:space="preserve">for </w:t>
      </w:r>
      <w:r w:rsidR="009E2A1F">
        <w:t>Locating Source Datasets</w:t>
      </w:r>
      <w:ins w:id="385" w:author="Evans, Mark" w:date="2014-12-11T15:04:00Z">
        <w:r w:rsidR="00A619BC">
          <w:t xml:space="preserve"> or </w:t>
        </w:r>
      </w:ins>
      <w:del w:id="386" w:author="Evans, Mark" w:date="2014-12-11T15:04:00Z">
        <w:r w:rsidR="009E2A1F" w:rsidDel="00A619BC">
          <w:delText>/</w:delText>
        </w:r>
      </w:del>
      <w:r w:rsidR="009E2A1F">
        <w:t>Files</w:t>
      </w:r>
      <w:bookmarkEnd w:id="383"/>
    </w:p>
    <w:p w14:paraId="7B837C71" w14:textId="1205354C" w:rsidR="00E32FCB" w:rsidRDefault="00E32FCB" w:rsidP="00E32FCB">
      <w:pPr>
        <w:jc w:val="left"/>
        <w:rPr>
          <w:ins w:id="387" w:author="Evans, Mark" w:date="2014-12-11T15:56:00Z"/>
        </w:rPr>
      </w:pPr>
      <w:r>
        <w:t>Virtual datasets can rely on source datasets whose containing files may not be located in the same directory as the virtual dataset.  A path to locate files for source datasets may be specified in one of two ways: an environment variable (“HDF5_V</w:t>
      </w:r>
      <w:r w:rsidR="004B2C0A">
        <w:t>DS</w:t>
      </w:r>
      <w:r>
        <w:t xml:space="preserve">_SOURCE_PATH”) or with the </w:t>
      </w:r>
      <w:r w:rsidR="00DC2E8E">
        <w:t>following property set on a dataset access property list</w:t>
      </w:r>
      <w:r>
        <w:t>:</w:t>
      </w:r>
    </w:p>
    <w:p w14:paraId="4DCAFC95" w14:textId="77777777" w:rsidR="007E2B8F" w:rsidRPr="0055284F" w:rsidRDefault="007E2B8F" w:rsidP="00E32FCB">
      <w:pPr>
        <w:jc w:val="left"/>
        <w:rPr>
          <w:szCs w:val="24"/>
        </w:rPr>
      </w:pPr>
    </w:p>
    <w:p w14:paraId="7E49F7CE" w14:textId="5544097A" w:rsidR="00E32FCB" w:rsidRDefault="00E32FCB" w:rsidP="007E2B8F">
      <w:pPr>
        <w:ind w:firstLine="720"/>
        <w:jc w:val="left"/>
        <w:rPr>
          <w:ins w:id="388" w:author="Evans, Mark" w:date="2014-12-11T15:56:00Z"/>
          <w:rFonts w:ascii="Consolas" w:hAnsi="Consolas"/>
          <w:sz w:val="22"/>
        </w:rPr>
      </w:pPr>
      <w:proofErr w:type="gramStart"/>
      <w:r>
        <w:rPr>
          <w:rFonts w:ascii="Consolas" w:hAnsi="Consolas"/>
          <w:sz w:val="22"/>
        </w:rPr>
        <w:t>s</w:t>
      </w:r>
      <w:r w:rsidRPr="00EA0967">
        <w:rPr>
          <w:rFonts w:ascii="Consolas" w:hAnsi="Consolas"/>
          <w:sz w:val="22"/>
        </w:rPr>
        <w:t>tatus</w:t>
      </w:r>
      <w:proofErr w:type="gramEnd"/>
      <w:r>
        <w:t xml:space="preserve"> = </w:t>
      </w:r>
      <w:r w:rsidRPr="002C4D15">
        <w:rPr>
          <w:rFonts w:ascii="Consolas" w:hAnsi="Consolas"/>
          <w:sz w:val="22"/>
        </w:rPr>
        <w:t>H5Pset_virtual_</w:t>
      </w:r>
      <w:r w:rsidR="00DC2E8E">
        <w:rPr>
          <w:rFonts w:ascii="Consolas" w:hAnsi="Consolas"/>
          <w:sz w:val="22"/>
        </w:rPr>
        <w:t>source_path</w:t>
      </w:r>
      <w:r>
        <w:rPr>
          <w:rFonts w:ascii="Consolas" w:hAnsi="Consolas"/>
          <w:sz w:val="22"/>
        </w:rPr>
        <w:t>(</w:t>
      </w:r>
      <w:proofErr w:type="spellStart"/>
      <w:r>
        <w:rPr>
          <w:rFonts w:ascii="Consolas" w:hAnsi="Consolas"/>
          <w:sz w:val="22"/>
        </w:rPr>
        <w:t>dapl_id</w:t>
      </w:r>
      <w:proofErr w:type="spellEnd"/>
      <w:r>
        <w:rPr>
          <w:rFonts w:ascii="Consolas" w:hAnsi="Consolas"/>
          <w:sz w:val="22"/>
        </w:rPr>
        <w:t xml:space="preserve">, </w:t>
      </w:r>
      <w:proofErr w:type="spellStart"/>
      <w:r w:rsidR="00DC2E8E">
        <w:rPr>
          <w:rFonts w:ascii="Consolas" w:hAnsi="Consolas"/>
          <w:sz w:val="22"/>
        </w:rPr>
        <w:t>source_path</w:t>
      </w:r>
      <w:proofErr w:type="spellEnd"/>
      <w:r w:rsidRPr="002C4D15">
        <w:rPr>
          <w:rFonts w:ascii="Consolas" w:hAnsi="Consolas"/>
          <w:sz w:val="22"/>
        </w:rPr>
        <w:t>);</w:t>
      </w:r>
    </w:p>
    <w:p w14:paraId="7F48C4C1" w14:textId="77777777" w:rsidR="007E2B8F" w:rsidRDefault="007E2B8F" w:rsidP="007E2B8F"/>
    <w:p w14:paraId="76B4844E" w14:textId="77777777" w:rsidR="00E32FCB" w:rsidRDefault="00E32FCB" w:rsidP="00E32FCB">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E32FCB" w14:paraId="595ED7F2" w14:textId="77777777" w:rsidTr="00E32FCB">
        <w:tc>
          <w:tcPr>
            <w:tcW w:w="2088" w:type="dxa"/>
          </w:tcPr>
          <w:p w14:paraId="0644A8E3" w14:textId="77777777" w:rsidR="00E32FCB" w:rsidRDefault="00E32FCB" w:rsidP="00E32FCB">
            <w:pPr>
              <w:jc w:val="left"/>
              <w:rPr>
                <w:i/>
                <w:szCs w:val="24"/>
              </w:rPr>
            </w:pPr>
            <w:proofErr w:type="spellStart"/>
            <w:r>
              <w:rPr>
                <w:rFonts w:ascii="Consolas" w:hAnsi="Consolas"/>
                <w:sz w:val="22"/>
              </w:rPr>
              <w:lastRenderedPageBreak/>
              <w:t>da</w:t>
            </w:r>
            <w:r w:rsidRPr="002C4D15">
              <w:rPr>
                <w:rFonts w:ascii="Consolas" w:hAnsi="Consolas"/>
                <w:sz w:val="22"/>
              </w:rPr>
              <w:t>pl_id</w:t>
            </w:r>
            <w:proofErr w:type="spellEnd"/>
          </w:p>
        </w:tc>
        <w:tc>
          <w:tcPr>
            <w:tcW w:w="450" w:type="dxa"/>
          </w:tcPr>
          <w:p w14:paraId="130FCC62" w14:textId="77777777" w:rsidR="00E32FCB" w:rsidRDefault="00E32FCB" w:rsidP="00E32FCB">
            <w:pPr>
              <w:jc w:val="left"/>
              <w:rPr>
                <w:i/>
                <w:szCs w:val="24"/>
              </w:rPr>
            </w:pPr>
            <w:r>
              <w:rPr>
                <w:i/>
                <w:szCs w:val="24"/>
              </w:rPr>
              <w:t>-</w:t>
            </w:r>
          </w:p>
        </w:tc>
        <w:tc>
          <w:tcPr>
            <w:tcW w:w="6894" w:type="dxa"/>
          </w:tcPr>
          <w:p w14:paraId="60207CC1" w14:textId="7045A1D3" w:rsidR="00E32FCB" w:rsidRDefault="00430BD5" w:rsidP="00E32FCB">
            <w:pPr>
              <w:jc w:val="left"/>
              <w:rPr>
                <w:i/>
                <w:szCs w:val="24"/>
              </w:rPr>
            </w:pPr>
            <w:ins w:id="389" w:author="Evans, Mark" w:date="2014-12-11T15:45:00Z">
              <w:r w:rsidRPr="00A32A0B">
                <w:rPr>
                  <w:szCs w:val="24"/>
                </w:rPr>
                <w:t xml:space="preserve">The </w:t>
              </w:r>
              <w:r>
                <w:rPr>
                  <w:szCs w:val="24"/>
                </w:rPr>
                <w:t xml:space="preserve">identifier for the </w:t>
              </w:r>
              <w:r w:rsidRPr="00EA0967">
                <w:rPr>
                  <w:szCs w:val="24"/>
                </w:rPr>
                <w:t xml:space="preserve">dataset </w:t>
              </w:r>
              <w:r>
                <w:rPr>
                  <w:szCs w:val="24"/>
                </w:rPr>
                <w:t>access</w:t>
              </w:r>
              <w:r w:rsidRPr="00EA0967">
                <w:rPr>
                  <w:szCs w:val="24"/>
                </w:rPr>
                <w:t xml:space="preserve"> property </w:t>
              </w:r>
              <w:r>
                <w:rPr>
                  <w:szCs w:val="24"/>
                </w:rPr>
                <w:t xml:space="preserve">list </w:t>
              </w:r>
              <w:r w:rsidRPr="00EA0967">
                <w:rPr>
                  <w:szCs w:val="24"/>
                </w:rPr>
                <w:t xml:space="preserve">for </w:t>
              </w:r>
              <w:r>
                <w:rPr>
                  <w:szCs w:val="24"/>
                </w:rPr>
                <w:t xml:space="preserve">the </w:t>
              </w:r>
              <w:r w:rsidRPr="00EA0967">
                <w:rPr>
                  <w:szCs w:val="24"/>
                </w:rPr>
                <w:t>VDS</w:t>
              </w:r>
              <w:r>
                <w:rPr>
                  <w:szCs w:val="24"/>
                </w:rPr>
                <w:t>.</w:t>
              </w:r>
            </w:ins>
            <w:del w:id="390" w:author="Evans, Mark" w:date="2014-12-11T15:45:00Z">
              <w:r w:rsidR="00E32FCB" w:rsidRPr="00A32A0B" w:rsidDel="00430BD5">
                <w:rPr>
                  <w:szCs w:val="24"/>
                </w:rPr>
                <w:delText xml:space="preserve">The </w:delText>
              </w:r>
              <w:r w:rsidR="00E32FCB" w:rsidRPr="00EA0967" w:rsidDel="00430BD5">
                <w:rPr>
                  <w:szCs w:val="24"/>
                </w:rPr>
                <w:delText xml:space="preserve">dataset </w:delText>
              </w:r>
              <w:r w:rsidR="00E32FCB" w:rsidDel="00430BD5">
                <w:rPr>
                  <w:szCs w:val="24"/>
                </w:rPr>
                <w:delText>access</w:delText>
              </w:r>
              <w:r w:rsidR="00E32FCB" w:rsidRPr="00EA0967" w:rsidDel="00430BD5">
                <w:rPr>
                  <w:szCs w:val="24"/>
                </w:rPr>
                <w:delText xml:space="preserve"> property </w:delText>
              </w:r>
              <w:r w:rsidR="00E32FCB" w:rsidDel="00430BD5">
                <w:rPr>
                  <w:szCs w:val="24"/>
                </w:rPr>
                <w:delText xml:space="preserve">identifier </w:delText>
              </w:r>
              <w:r w:rsidR="00E32FCB" w:rsidRPr="00EA0967" w:rsidDel="00430BD5">
                <w:rPr>
                  <w:szCs w:val="24"/>
                </w:rPr>
                <w:delText xml:space="preserve">for </w:delText>
              </w:r>
              <w:r w:rsidR="00E32FCB" w:rsidDel="00430BD5">
                <w:rPr>
                  <w:szCs w:val="24"/>
                </w:rPr>
                <w:delText xml:space="preserve">accessing the </w:delText>
              </w:r>
              <w:r w:rsidR="00E32FCB" w:rsidRPr="00EA0967" w:rsidDel="00430BD5">
                <w:rPr>
                  <w:szCs w:val="24"/>
                </w:rPr>
                <w:delText>VDS</w:delText>
              </w:r>
            </w:del>
          </w:p>
        </w:tc>
      </w:tr>
      <w:tr w:rsidR="00E32FCB" w14:paraId="67FA306B" w14:textId="77777777" w:rsidTr="00E32FCB">
        <w:tc>
          <w:tcPr>
            <w:tcW w:w="2088" w:type="dxa"/>
          </w:tcPr>
          <w:p w14:paraId="268F44F8" w14:textId="275B32BE" w:rsidR="00E32FCB" w:rsidRDefault="00DC2E8E" w:rsidP="00E32FCB">
            <w:pPr>
              <w:jc w:val="left"/>
              <w:rPr>
                <w:i/>
                <w:szCs w:val="24"/>
              </w:rPr>
            </w:pPr>
            <w:proofErr w:type="spellStart"/>
            <w:r>
              <w:rPr>
                <w:rFonts w:ascii="Consolas" w:hAnsi="Consolas"/>
                <w:sz w:val="22"/>
              </w:rPr>
              <w:t>source_path</w:t>
            </w:r>
            <w:proofErr w:type="spellEnd"/>
          </w:p>
        </w:tc>
        <w:tc>
          <w:tcPr>
            <w:tcW w:w="450" w:type="dxa"/>
          </w:tcPr>
          <w:p w14:paraId="6155A0B4" w14:textId="77777777" w:rsidR="00E32FCB" w:rsidRDefault="00E32FCB" w:rsidP="00E32FCB">
            <w:pPr>
              <w:jc w:val="left"/>
              <w:rPr>
                <w:i/>
                <w:szCs w:val="24"/>
              </w:rPr>
            </w:pPr>
            <w:r>
              <w:rPr>
                <w:i/>
                <w:szCs w:val="24"/>
              </w:rPr>
              <w:t>-</w:t>
            </w:r>
          </w:p>
        </w:tc>
        <w:tc>
          <w:tcPr>
            <w:tcW w:w="6894" w:type="dxa"/>
          </w:tcPr>
          <w:p w14:paraId="2D030597" w14:textId="758E988D" w:rsidR="00E32FCB" w:rsidRPr="00A32A0B" w:rsidRDefault="00DC2E8E">
            <w:pPr>
              <w:jc w:val="left"/>
              <w:rPr>
                <w:szCs w:val="24"/>
              </w:rPr>
            </w:pPr>
            <w:r>
              <w:rPr>
                <w:szCs w:val="24"/>
              </w:rPr>
              <w:t xml:space="preserve">This parameter is a string containing a </w:t>
            </w:r>
            <w:commentRangeStart w:id="391"/>
            <w:r w:rsidR="004B2C0A">
              <w:rPr>
                <w:szCs w:val="24"/>
              </w:rPr>
              <w:t>colon-</w:t>
            </w:r>
            <w:r>
              <w:rPr>
                <w:szCs w:val="24"/>
              </w:rPr>
              <w:t xml:space="preserve">separated </w:t>
            </w:r>
            <w:commentRangeEnd w:id="391"/>
            <w:r w:rsidR="007E2B8F">
              <w:rPr>
                <w:rStyle w:val="CommentReference"/>
              </w:rPr>
              <w:commentReference w:id="391"/>
            </w:r>
            <w:r>
              <w:rPr>
                <w:szCs w:val="24"/>
              </w:rPr>
              <w:t>list of paths to search for files containing source datasets</w:t>
            </w:r>
            <w:r w:rsidR="00E32FCB">
              <w:rPr>
                <w:szCs w:val="24"/>
              </w:rPr>
              <w:t>.</w:t>
            </w:r>
            <w:r w:rsidR="004B2C0A">
              <w:rPr>
                <w:szCs w:val="24"/>
              </w:rPr>
              <w:t xml:space="preserve">  The default value is the null string (“”).  The paths specified by the “HDF5_VDS_SOURCE_PATH” environment variable </w:t>
            </w:r>
            <w:r w:rsidR="00906486">
              <w:rPr>
                <w:szCs w:val="24"/>
              </w:rPr>
              <w:t>are</w:t>
            </w:r>
            <w:r w:rsidR="004B2C0A">
              <w:rPr>
                <w:szCs w:val="24"/>
              </w:rPr>
              <w:t xml:space="preserve"> searched before the paths specified by this property.</w:t>
            </w:r>
          </w:p>
        </w:tc>
      </w:tr>
    </w:tbl>
    <w:p w14:paraId="25B11E25" w14:textId="77777777" w:rsidR="007E2B8F" w:rsidRDefault="007E2B8F" w:rsidP="007E2B8F">
      <w:pPr>
        <w:rPr>
          <w:ins w:id="392" w:author="Evans, Mark" w:date="2014-12-11T15:57:00Z"/>
        </w:rPr>
      </w:pPr>
    </w:p>
    <w:p w14:paraId="04206C6A" w14:textId="77777777" w:rsidR="00E32FCB" w:rsidRDefault="00E32FCB" w:rsidP="00E32FCB">
      <w:pPr>
        <w:ind w:left="720"/>
        <w:jc w:val="left"/>
        <w:rPr>
          <w:szCs w:val="24"/>
        </w:rPr>
      </w:pPr>
      <w:r w:rsidRPr="00AC5DB5">
        <w:rPr>
          <w:i/>
          <w:szCs w:val="24"/>
        </w:rPr>
        <w:t>Returns</w:t>
      </w:r>
      <w:r>
        <w:rPr>
          <w:szCs w:val="24"/>
        </w:rPr>
        <w:t>: negative on error, and positive on success.</w:t>
      </w:r>
    </w:p>
    <w:p w14:paraId="674E89B9" w14:textId="77777777" w:rsidR="00312FD7" w:rsidRDefault="00312FD7">
      <w:pPr>
        <w:spacing w:after="0"/>
        <w:jc w:val="left"/>
        <w:rPr>
          <w:rFonts w:asciiTheme="majorHAnsi" w:eastAsiaTheme="majorEastAsia" w:hAnsiTheme="majorHAnsi" w:cstheme="majorBidi"/>
          <w:b/>
          <w:bCs/>
          <w:color w:val="000000" w:themeColor="text1"/>
          <w:sz w:val="28"/>
          <w:szCs w:val="28"/>
        </w:rPr>
      </w:pPr>
      <w:r>
        <w:br w:type="page"/>
      </w:r>
    </w:p>
    <w:p w14:paraId="63B5889B" w14:textId="6BA6A745" w:rsidR="00685C2F" w:rsidRDefault="00626923" w:rsidP="009E2A1F">
      <w:pPr>
        <w:pStyle w:val="Heading1"/>
      </w:pPr>
      <w:bookmarkStart w:id="393" w:name="_Toc406423505"/>
      <w:r>
        <w:lastRenderedPageBreak/>
        <w:t>Use Case Implementation</w:t>
      </w:r>
      <w:ins w:id="394" w:author="Evans, Mark" w:date="2014-12-11T16:27:00Z">
        <w:r w:rsidR="000B25B1">
          <w:t>s</w:t>
        </w:r>
      </w:ins>
      <w:bookmarkEnd w:id="393"/>
    </w:p>
    <w:p w14:paraId="64CAC270" w14:textId="68D42C05" w:rsidR="00415DBD" w:rsidRDefault="00685C2F" w:rsidP="00C136C8">
      <w:pPr>
        <w:rPr>
          <w:szCs w:val="24"/>
        </w:rPr>
      </w:pPr>
      <w:r>
        <w:rPr>
          <w:szCs w:val="24"/>
        </w:rPr>
        <w:t xml:space="preserve">This section will provide </w:t>
      </w:r>
      <w:r w:rsidR="00906486">
        <w:rPr>
          <w:szCs w:val="24"/>
        </w:rPr>
        <w:t>pseudo</w:t>
      </w:r>
      <w:ins w:id="395" w:author="Evans, Mark" w:date="2014-12-11T16:16:00Z">
        <w:r w:rsidR="000B25B1">
          <w:rPr>
            <w:szCs w:val="24"/>
          </w:rPr>
          <w:t>-</w:t>
        </w:r>
      </w:ins>
      <w:r w:rsidR="00906486">
        <w:rPr>
          <w:szCs w:val="24"/>
        </w:rPr>
        <w:t xml:space="preserve">code </w:t>
      </w:r>
      <w:r>
        <w:rPr>
          <w:szCs w:val="24"/>
        </w:rPr>
        <w:t xml:space="preserve">examples </w:t>
      </w:r>
      <w:ins w:id="396" w:author="Evans, Mark" w:date="2014-12-11T16:17:00Z">
        <w:r w:rsidR="000B25B1">
          <w:rPr>
            <w:szCs w:val="24"/>
          </w:rPr>
          <w:t xml:space="preserve">to show </w:t>
        </w:r>
      </w:ins>
      <w:r>
        <w:rPr>
          <w:szCs w:val="24"/>
        </w:rPr>
        <w:t xml:space="preserve">how the programming model </w:t>
      </w:r>
      <w:r w:rsidR="005026C2">
        <w:rPr>
          <w:szCs w:val="24"/>
        </w:rPr>
        <w:t>introduced</w:t>
      </w:r>
      <w:r>
        <w:rPr>
          <w:szCs w:val="24"/>
        </w:rPr>
        <w:t xml:space="preserve"> in </w:t>
      </w:r>
      <w:ins w:id="397" w:author="Evans, Mark" w:date="2014-12-11T16:18:00Z">
        <w:r w:rsidR="000B25B1">
          <w:rPr>
            <w:szCs w:val="24"/>
          </w:rPr>
          <w:t xml:space="preserve">the “VDS Programming Model” </w:t>
        </w:r>
      </w:ins>
      <w:r>
        <w:rPr>
          <w:szCs w:val="24"/>
        </w:rPr>
        <w:t xml:space="preserve">section </w:t>
      </w:r>
      <w:ins w:id="398" w:author="Evans, Mark" w:date="2014-12-11T16:18:00Z">
        <w:r w:rsidR="000B25B1">
          <w:rPr>
            <w:szCs w:val="24"/>
          </w:rPr>
          <w:t xml:space="preserve">on page </w:t>
        </w:r>
        <w:r w:rsidR="000B25B1">
          <w:rPr>
            <w:szCs w:val="24"/>
          </w:rPr>
          <w:fldChar w:fldCharType="begin"/>
        </w:r>
        <w:r w:rsidR="000B25B1">
          <w:rPr>
            <w:szCs w:val="24"/>
          </w:rPr>
          <w:instrText xml:space="preserve"> PAGEREF VdsProgrammingModel \h </w:instrText>
        </w:r>
      </w:ins>
      <w:r w:rsidR="000B25B1">
        <w:rPr>
          <w:szCs w:val="24"/>
        </w:rPr>
      </w:r>
      <w:r w:rsidR="000B25B1">
        <w:rPr>
          <w:szCs w:val="24"/>
        </w:rPr>
        <w:fldChar w:fldCharType="separate"/>
      </w:r>
      <w:ins w:id="399" w:author="Evans, Mark" w:date="2014-12-11T16:18:00Z">
        <w:r w:rsidR="000B25B1">
          <w:rPr>
            <w:noProof/>
            <w:szCs w:val="24"/>
          </w:rPr>
          <w:t>19</w:t>
        </w:r>
        <w:r w:rsidR="000B25B1">
          <w:rPr>
            <w:szCs w:val="24"/>
          </w:rPr>
          <w:fldChar w:fldCharType="end"/>
        </w:r>
      </w:ins>
      <w:del w:id="400" w:author="Evans, Mark" w:date="2014-12-11T16:18:00Z">
        <w:r w:rsidR="00906486" w:rsidDel="000B25B1">
          <w:rPr>
            <w:szCs w:val="24"/>
          </w:rPr>
          <w:delText>5</w:delText>
        </w:r>
      </w:del>
      <w:r w:rsidR="00906486">
        <w:rPr>
          <w:szCs w:val="24"/>
        </w:rPr>
        <w:t xml:space="preserve"> </w:t>
      </w:r>
      <w:r w:rsidR="009843B7">
        <w:rPr>
          <w:szCs w:val="24"/>
        </w:rPr>
        <w:t xml:space="preserve">can be applied to create </w:t>
      </w:r>
      <w:ins w:id="401" w:author="Evans, Mark" w:date="2014-12-11T16:19:00Z">
        <w:r w:rsidR="000B25B1">
          <w:rPr>
            <w:szCs w:val="24"/>
          </w:rPr>
          <w:t xml:space="preserve">a </w:t>
        </w:r>
      </w:ins>
      <w:r w:rsidR="009843B7">
        <w:rPr>
          <w:szCs w:val="24"/>
        </w:rPr>
        <w:t xml:space="preserve">VDS for the use cases </w:t>
      </w:r>
      <w:ins w:id="402" w:author="Evans, Mark" w:date="2014-12-11T16:19:00Z">
        <w:r w:rsidR="000B25B1">
          <w:rPr>
            <w:szCs w:val="24"/>
          </w:rPr>
          <w:t>described in</w:t>
        </w:r>
      </w:ins>
      <w:ins w:id="403" w:author="Evans, Mark" w:date="2014-12-11T16:20:00Z">
        <w:r w:rsidR="000B25B1">
          <w:rPr>
            <w:szCs w:val="24"/>
          </w:rPr>
          <w:t xml:space="preserve"> the “VDS Use Cases” section beginning on page </w:t>
        </w:r>
        <w:r w:rsidR="000B25B1">
          <w:rPr>
            <w:szCs w:val="24"/>
          </w:rPr>
          <w:fldChar w:fldCharType="begin"/>
        </w:r>
        <w:r w:rsidR="000B25B1">
          <w:rPr>
            <w:szCs w:val="24"/>
          </w:rPr>
          <w:instrText xml:space="preserve"> PAGEREF VdsUseCases \h </w:instrText>
        </w:r>
      </w:ins>
      <w:r w:rsidR="000B25B1">
        <w:rPr>
          <w:szCs w:val="24"/>
        </w:rPr>
      </w:r>
      <w:r w:rsidR="000B25B1">
        <w:rPr>
          <w:szCs w:val="24"/>
        </w:rPr>
        <w:fldChar w:fldCharType="separate"/>
      </w:r>
      <w:ins w:id="404" w:author="Evans, Mark" w:date="2014-12-11T16:20:00Z">
        <w:r w:rsidR="000B25B1">
          <w:rPr>
            <w:noProof/>
            <w:szCs w:val="24"/>
          </w:rPr>
          <w:t>7</w:t>
        </w:r>
        <w:r w:rsidR="000B25B1">
          <w:rPr>
            <w:szCs w:val="24"/>
          </w:rPr>
          <w:fldChar w:fldCharType="end"/>
        </w:r>
        <w:r w:rsidR="000B25B1">
          <w:rPr>
            <w:szCs w:val="24"/>
          </w:rPr>
          <w:t>.</w:t>
        </w:r>
      </w:ins>
      <w:del w:id="405" w:author="Evans, Mark" w:date="2014-12-11T16:20:00Z">
        <w:r w:rsidR="00906486" w:rsidDel="000B25B1">
          <w:rPr>
            <w:szCs w:val="24"/>
          </w:rPr>
          <w:fldChar w:fldCharType="begin"/>
        </w:r>
        <w:r w:rsidR="00906486" w:rsidDel="000B25B1">
          <w:rPr>
            <w:szCs w:val="24"/>
          </w:rPr>
          <w:delInstrText xml:space="preserve"> REF _Ref238638153 \r \h </w:delInstrText>
        </w:r>
        <w:r w:rsidR="00906486" w:rsidDel="000B25B1">
          <w:rPr>
            <w:szCs w:val="24"/>
          </w:rPr>
        </w:r>
        <w:r w:rsidR="00906486" w:rsidDel="000B25B1">
          <w:rPr>
            <w:szCs w:val="24"/>
          </w:rPr>
          <w:fldChar w:fldCharType="separate"/>
        </w:r>
        <w:r w:rsidR="0064185E" w:rsidDel="000B25B1">
          <w:rPr>
            <w:szCs w:val="24"/>
          </w:rPr>
          <w:delText>3.1</w:delText>
        </w:r>
        <w:r w:rsidR="00906486" w:rsidDel="000B25B1">
          <w:rPr>
            <w:szCs w:val="24"/>
          </w:rPr>
          <w:fldChar w:fldCharType="end"/>
        </w:r>
        <w:r w:rsidR="009843B7" w:rsidDel="000B25B1">
          <w:rPr>
            <w:szCs w:val="24"/>
          </w:rPr>
          <w:delText xml:space="preserve">, </w:delText>
        </w:r>
        <w:r w:rsidR="00906486" w:rsidDel="000B25B1">
          <w:rPr>
            <w:szCs w:val="24"/>
          </w:rPr>
          <w:fldChar w:fldCharType="begin"/>
        </w:r>
        <w:r w:rsidR="00906486" w:rsidDel="000B25B1">
          <w:rPr>
            <w:szCs w:val="24"/>
          </w:rPr>
          <w:delInstrText xml:space="preserve"> REF _Ref239695816 \r \h </w:delInstrText>
        </w:r>
        <w:r w:rsidR="00906486" w:rsidDel="000B25B1">
          <w:rPr>
            <w:szCs w:val="24"/>
          </w:rPr>
        </w:r>
        <w:r w:rsidR="00906486" w:rsidDel="000B25B1">
          <w:rPr>
            <w:szCs w:val="24"/>
          </w:rPr>
          <w:fldChar w:fldCharType="separate"/>
        </w:r>
        <w:r w:rsidR="0064185E" w:rsidDel="000B25B1">
          <w:rPr>
            <w:szCs w:val="24"/>
          </w:rPr>
          <w:delText>3.3</w:delText>
        </w:r>
        <w:r w:rsidR="00906486" w:rsidDel="000B25B1">
          <w:rPr>
            <w:szCs w:val="24"/>
          </w:rPr>
          <w:fldChar w:fldCharType="end"/>
        </w:r>
        <w:r w:rsidR="009843B7" w:rsidDel="000B25B1">
          <w:rPr>
            <w:szCs w:val="24"/>
          </w:rPr>
          <w:delText xml:space="preserve">, </w:delText>
        </w:r>
        <w:r w:rsidR="00906486" w:rsidDel="000B25B1">
          <w:rPr>
            <w:szCs w:val="24"/>
          </w:rPr>
          <w:fldChar w:fldCharType="begin"/>
        </w:r>
        <w:r w:rsidR="00906486" w:rsidDel="000B25B1">
          <w:rPr>
            <w:szCs w:val="24"/>
          </w:rPr>
          <w:delInstrText xml:space="preserve"> REF _Ref239695841 \r \h </w:delInstrText>
        </w:r>
        <w:r w:rsidR="00906486" w:rsidDel="000B25B1">
          <w:rPr>
            <w:szCs w:val="24"/>
          </w:rPr>
        </w:r>
        <w:r w:rsidR="00906486" w:rsidDel="000B25B1">
          <w:rPr>
            <w:szCs w:val="24"/>
          </w:rPr>
          <w:fldChar w:fldCharType="separate"/>
        </w:r>
        <w:r w:rsidR="0064185E" w:rsidDel="000B25B1">
          <w:rPr>
            <w:szCs w:val="24"/>
          </w:rPr>
          <w:delText>3.4</w:delText>
        </w:r>
        <w:r w:rsidR="00906486" w:rsidDel="000B25B1">
          <w:rPr>
            <w:szCs w:val="24"/>
          </w:rPr>
          <w:fldChar w:fldCharType="end"/>
        </w:r>
        <w:r w:rsidR="009843B7" w:rsidDel="000B25B1">
          <w:rPr>
            <w:szCs w:val="24"/>
          </w:rPr>
          <w:delText xml:space="preserve"> and </w:delText>
        </w:r>
        <w:r w:rsidR="00906486" w:rsidDel="000B25B1">
          <w:rPr>
            <w:szCs w:val="24"/>
          </w:rPr>
          <w:fldChar w:fldCharType="begin"/>
        </w:r>
        <w:r w:rsidR="00906486" w:rsidDel="000B25B1">
          <w:rPr>
            <w:szCs w:val="24"/>
          </w:rPr>
          <w:delInstrText xml:space="preserve"> REF _Ref239695857 \r \h </w:delInstrText>
        </w:r>
        <w:r w:rsidR="00906486" w:rsidDel="000B25B1">
          <w:rPr>
            <w:szCs w:val="24"/>
          </w:rPr>
        </w:r>
        <w:r w:rsidR="00906486" w:rsidDel="000B25B1">
          <w:rPr>
            <w:szCs w:val="24"/>
          </w:rPr>
          <w:fldChar w:fldCharType="separate"/>
        </w:r>
        <w:r w:rsidR="0064185E" w:rsidDel="000B25B1">
          <w:rPr>
            <w:szCs w:val="24"/>
          </w:rPr>
          <w:delText>3.5</w:delText>
        </w:r>
        <w:r w:rsidR="00906486" w:rsidDel="000B25B1">
          <w:rPr>
            <w:szCs w:val="24"/>
          </w:rPr>
          <w:fldChar w:fldCharType="end"/>
        </w:r>
        <w:r w:rsidR="009843B7" w:rsidDel="000B25B1">
          <w:rPr>
            <w:szCs w:val="24"/>
          </w:rPr>
          <w:delText>.</w:delText>
        </w:r>
      </w:del>
    </w:p>
    <w:p w14:paraId="71316C9D" w14:textId="09149D49" w:rsidR="00415DBD" w:rsidRDefault="000B25B1" w:rsidP="002E7285">
      <w:pPr>
        <w:pStyle w:val="Heading2"/>
      </w:pPr>
      <w:bookmarkStart w:id="406" w:name="_Ref239837601"/>
      <w:bookmarkStart w:id="407" w:name="_Toc406423506"/>
      <w:ins w:id="408" w:author="Evans, Mark" w:date="2014-12-11T16:24:00Z">
        <w:r>
          <w:t xml:space="preserve">The </w:t>
        </w:r>
      </w:ins>
      <w:r w:rsidR="0020503C">
        <w:t>Ex</w:t>
      </w:r>
      <w:r w:rsidR="005D4B79">
        <w:t>c</w:t>
      </w:r>
      <w:r w:rsidR="0020503C">
        <w:t>alib</w:t>
      </w:r>
      <w:bookmarkStart w:id="409" w:name="ExcaliburUseCaseImplementation"/>
      <w:bookmarkEnd w:id="409"/>
      <w:r w:rsidR="0020503C">
        <w:t xml:space="preserve">ur </w:t>
      </w:r>
      <w:r w:rsidR="009E2A1F">
        <w:t>Use Case</w:t>
      </w:r>
      <w:bookmarkEnd w:id="406"/>
      <w:bookmarkEnd w:id="407"/>
    </w:p>
    <w:p w14:paraId="2B644905" w14:textId="4E3EA30C" w:rsidR="005D4B79" w:rsidRDefault="004F59DA" w:rsidP="005D4B79">
      <w:r>
        <w:t>For this use</w:t>
      </w:r>
      <w:del w:id="410" w:author="Evans, Mark" w:date="2014-12-11T16:20:00Z">
        <w:r w:rsidR="00906486" w:rsidDel="000B25B1">
          <w:delText>,</w:delText>
        </w:r>
      </w:del>
      <w:r>
        <w:t xml:space="preserve"> case</w:t>
      </w:r>
      <w:ins w:id="411" w:author="Evans, Mark" w:date="2014-12-11T16:20:00Z">
        <w:r w:rsidR="000B25B1">
          <w:t>,</w:t>
        </w:r>
      </w:ins>
      <w:r>
        <w:t xml:space="preserve"> source datasets do not exist at the time </w:t>
      </w:r>
      <w:del w:id="412" w:author="Evans, Mark" w:date="2014-12-11T16:24:00Z">
        <w:r w:rsidDel="000B25B1">
          <w:delText>we create</w:delText>
        </w:r>
        <w:r w:rsidR="00906486" w:rsidDel="000B25B1">
          <w:delText xml:space="preserve"> </w:delText>
        </w:r>
      </w:del>
      <w:r w:rsidR="00906486">
        <w:t>the</w:t>
      </w:r>
      <w:r>
        <w:t xml:space="preserve"> VDS</w:t>
      </w:r>
      <w:ins w:id="413" w:author="Evans, Mark" w:date="2014-12-11T16:24:00Z">
        <w:r w:rsidR="000B25B1">
          <w:t xml:space="preserve"> </w:t>
        </w:r>
        <w:proofErr w:type="gramStart"/>
        <w:r w:rsidR="000B25B1">
          <w:t>is</w:t>
        </w:r>
        <w:proofErr w:type="gramEnd"/>
        <w:r w:rsidR="000B25B1">
          <w:t xml:space="preserve"> created</w:t>
        </w:r>
      </w:ins>
      <w:r>
        <w:t>. The source HDF5 files and datasets will be written by independent processes and will be available for application</w:t>
      </w:r>
      <w:r w:rsidR="00906486">
        <w:t>s</w:t>
      </w:r>
      <w:r>
        <w:t xml:space="preserve"> that access </w:t>
      </w:r>
      <w:r w:rsidR="00906486">
        <w:t xml:space="preserve">the </w:t>
      </w:r>
      <w:r>
        <w:t>VDS.</w:t>
      </w:r>
    </w:p>
    <w:p w14:paraId="3DC3AFA6" w14:textId="0E68F5B4" w:rsidR="004F59DA" w:rsidRDefault="000B25B1" w:rsidP="005D4B79">
      <w:ins w:id="414" w:author="Evans, Mark" w:date="2014-12-11T16:25:00Z">
        <w:r>
          <w:t xml:space="preserve">The sample code below </w:t>
        </w:r>
      </w:ins>
      <w:del w:id="415" w:author="Evans, Mark" w:date="2014-12-11T16:25:00Z">
        <w:r w:rsidR="004F59DA" w:rsidDel="000B25B1">
          <w:delText xml:space="preserve">We will </w:delText>
        </w:r>
      </w:del>
      <w:r w:rsidR="004F59DA">
        <w:t>start</w:t>
      </w:r>
      <w:ins w:id="416" w:author="Evans, Mark" w:date="2014-12-11T16:25:00Z">
        <w:r>
          <w:t>s</w:t>
        </w:r>
      </w:ins>
      <w:r w:rsidR="004F59DA">
        <w:t xml:space="preserve"> with </w:t>
      </w:r>
      <w:ins w:id="417" w:author="Evans, Mark" w:date="2014-12-11T16:21:00Z">
        <w:r>
          <w:t xml:space="preserve">step 2 of </w:t>
        </w:r>
      </w:ins>
      <w:r w:rsidR="004F59DA">
        <w:t xml:space="preserve">the </w:t>
      </w:r>
      <w:r>
        <w:t xml:space="preserve">programming </w:t>
      </w:r>
      <w:r w:rsidR="004F59DA">
        <w:t xml:space="preserve">model </w:t>
      </w:r>
      <w:del w:id="418" w:author="Evans, Mark" w:date="2014-12-11T16:21:00Z">
        <w:r w:rsidR="004F59DA" w:rsidDel="000B25B1">
          <w:delText xml:space="preserve">step 2 </w:delText>
        </w:r>
      </w:del>
      <w:r w:rsidR="00906486">
        <w:t xml:space="preserve">- </w:t>
      </w:r>
      <w:r w:rsidR="004F59DA">
        <w:t xml:space="preserve">defining creation properties and </w:t>
      </w:r>
      <w:ins w:id="419" w:author="Evans, Mark" w:date="2014-12-11T16:21:00Z">
        <w:r>
          <w:t xml:space="preserve">a </w:t>
        </w:r>
      </w:ins>
      <w:r w:rsidR="004F59DA">
        <w:t xml:space="preserve">dataspace for </w:t>
      </w:r>
      <w:r w:rsidR="00906486">
        <w:t xml:space="preserve">the </w:t>
      </w:r>
      <w:r w:rsidR="004F59DA">
        <w:t>VDS</w:t>
      </w:r>
      <w:ins w:id="420" w:author="Evans, Mark" w:date="2014-12-11T16:22:00Z">
        <w:r>
          <w:t>. Next</w:t>
        </w:r>
      </w:ins>
      <w:del w:id="421" w:author="Evans, Mark" w:date="2014-12-11T16:23:00Z">
        <w:r w:rsidR="004F59DA" w:rsidDel="000B25B1">
          <w:delText>,</w:delText>
        </w:r>
      </w:del>
      <w:r w:rsidR="004F59DA">
        <w:t xml:space="preserve"> </w:t>
      </w:r>
      <w:del w:id="422" w:author="Evans, Mark" w:date="2014-12-11T16:23:00Z">
        <w:r w:rsidR="004F59DA" w:rsidDel="000B25B1">
          <w:delText xml:space="preserve">then </w:delText>
        </w:r>
      </w:del>
      <w:ins w:id="423" w:author="Evans, Mark" w:date="2014-12-11T16:26:00Z">
        <w:r>
          <w:t xml:space="preserve">the code </w:t>
        </w:r>
      </w:ins>
      <w:del w:id="424" w:author="Evans, Mark" w:date="2014-12-11T16:26:00Z">
        <w:r w:rsidR="004F59DA" w:rsidDel="000B25B1">
          <w:delText xml:space="preserve">we </w:delText>
        </w:r>
      </w:del>
      <w:r w:rsidR="004F59DA">
        <w:t xml:space="preserve">will </w:t>
      </w:r>
      <w:del w:id="425" w:author="Evans, Mark" w:date="2014-12-11T16:23:00Z">
        <w:r w:rsidR="004F59DA" w:rsidDel="000B25B1">
          <w:delText xml:space="preserve">proceed with </w:delText>
        </w:r>
      </w:del>
      <w:r w:rsidR="004F59DA">
        <w:t>select</w:t>
      </w:r>
      <w:del w:id="426" w:author="Evans, Mark" w:date="2014-12-11T16:23:00Z">
        <w:r w:rsidR="004F59DA" w:rsidDel="000B25B1">
          <w:delText>ing</w:delText>
        </w:r>
      </w:del>
      <w:r w:rsidR="004F59DA">
        <w:t xml:space="preserve"> elements in each of the source datasets and the corresponding elements in </w:t>
      </w:r>
      <w:r w:rsidR="00906486">
        <w:t xml:space="preserve">the </w:t>
      </w:r>
      <w:r w:rsidR="004F59DA">
        <w:t>VDS</w:t>
      </w:r>
      <w:ins w:id="427" w:author="Evans, Mark" w:date="2014-12-11T16:23:00Z">
        <w:r>
          <w:t>. Finally</w:t>
        </w:r>
      </w:ins>
      <w:r w:rsidR="002A2D38">
        <w:t xml:space="preserve">, </w:t>
      </w:r>
      <w:ins w:id="428" w:author="Evans, Mark" w:date="2014-12-11T16:26:00Z">
        <w:r>
          <w:t xml:space="preserve">the code shows the </w:t>
        </w:r>
      </w:ins>
      <w:del w:id="429" w:author="Evans, Mark" w:date="2014-12-11T16:26:00Z">
        <w:r w:rsidR="002A2D38" w:rsidDel="000B25B1">
          <w:delText xml:space="preserve">and </w:delText>
        </w:r>
      </w:del>
      <w:r w:rsidR="002A2D38">
        <w:t xml:space="preserve">mapping </w:t>
      </w:r>
      <w:ins w:id="430" w:author="Evans, Mark" w:date="2014-12-11T16:26:00Z">
        <w:r>
          <w:t xml:space="preserve">of elements </w:t>
        </w:r>
      </w:ins>
      <w:r w:rsidR="004F59DA">
        <w:t>before creating</w:t>
      </w:r>
      <w:r w:rsidR="00906486">
        <w:t xml:space="preserve"> the</w:t>
      </w:r>
      <w:r w:rsidR="004F59DA">
        <w:t xml:space="preserve"> VDS.</w:t>
      </w:r>
    </w:p>
    <w:p w14:paraId="089E365A" w14:textId="0393659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Set creation property to be used in mapping </w:t>
      </w:r>
      <w:r w:rsidR="002A070E">
        <w:rPr>
          <w:rFonts w:ascii="Consolas" w:hAnsi="Consolas"/>
          <w:sz w:val="20"/>
          <w:szCs w:val="20"/>
        </w:rPr>
        <w:t xml:space="preserve">definition </w:t>
      </w:r>
      <w:r w:rsidRPr="00CB6EEA">
        <w:rPr>
          <w:rFonts w:ascii="Consolas" w:hAnsi="Consolas"/>
          <w:sz w:val="20"/>
          <w:szCs w:val="20"/>
        </w:rPr>
        <w:t>*/</w:t>
      </w:r>
    </w:p>
    <w:p w14:paraId="78B127A9" w14:textId="77777777" w:rsidR="002A070E" w:rsidRDefault="005F34CB" w:rsidP="002A070E">
      <w:pPr>
        <w:ind w:firstLine="720"/>
        <w:rPr>
          <w:rFonts w:ascii="Consolas" w:hAnsi="Consolas" w:cs="Menlo Regular"/>
          <w:color w:val="000000"/>
          <w:sz w:val="20"/>
          <w:szCs w:val="20"/>
        </w:rPr>
      </w:pPr>
      <w:proofErr w:type="spellStart"/>
      <w:proofErr w:type="gramStart"/>
      <w:r>
        <w:rPr>
          <w:rFonts w:ascii="Consolas" w:hAnsi="Consolas" w:cs="Menlo Regular"/>
          <w:color w:val="000000"/>
          <w:sz w:val="20"/>
          <w:szCs w:val="20"/>
        </w:rPr>
        <w:t>v</w:t>
      </w:r>
      <w:r w:rsidR="00BC58CC" w:rsidRPr="00CB6EEA">
        <w:rPr>
          <w:rFonts w:ascii="Consolas" w:hAnsi="Consolas" w:cs="Menlo Regular"/>
          <w:color w:val="000000"/>
          <w:sz w:val="20"/>
          <w:szCs w:val="20"/>
        </w:rPr>
        <w:t>dcpl</w:t>
      </w:r>
      <w:proofErr w:type="spellEnd"/>
      <w:proofErr w:type="gramEnd"/>
      <w:r w:rsidR="00BC58CC" w:rsidRPr="00CB6EEA">
        <w:rPr>
          <w:rFonts w:ascii="Consolas" w:hAnsi="Consolas" w:cs="Menlo Regular"/>
          <w:color w:val="000000"/>
          <w:sz w:val="20"/>
          <w:szCs w:val="20"/>
        </w:rPr>
        <w:t>_</w:t>
      </w:r>
      <w:r w:rsidRPr="00CB6EEA">
        <w:rPr>
          <w:rFonts w:ascii="Consolas" w:hAnsi="Consolas" w:cs="Menlo Regular"/>
          <w:color w:val="000000"/>
          <w:sz w:val="20"/>
          <w:szCs w:val="20"/>
        </w:rPr>
        <w:t xml:space="preserve"> </w:t>
      </w:r>
      <w:r w:rsidR="00BC58CC" w:rsidRPr="00CB6EEA">
        <w:rPr>
          <w:rFonts w:ascii="Consolas" w:hAnsi="Consolas" w:cs="Menlo Regular"/>
          <w:color w:val="000000"/>
          <w:sz w:val="20"/>
          <w:szCs w:val="20"/>
        </w:rPr>
        <w:t>id = H5Pcreate (H5P_DATASET_CREATE)</w:t>
      </w:r>
      <w:r w:rsidR="002A070E">
        <w:rPr>
          <w:rFonts w:ascii="Consolas" w:hAnsi="Consolas" w:cs="Menlo Regular"/>
          <w:color w:val="000000"/>
          <w:sz w:val="20"/>
          <w:szCs w:val="20"/>
        </w:rPr>
        <w:t>;</w:t>
      </w:r>
    </w:p>
    <w:p w14:paraId="2A25BE52" w14:textId="3F4B67AB" w:rsidR="00BC58CC" w:rsidRPr="00CB6EEA" w:rsidRDefault="00BC58CC" w:rsidP="002A070E">
      <w:pPr>
        <w:ind w:firstLine="720"/>
        <w:rPr>
          <w:rFonts w:ascii="Consolas" w:hAnsi="Consolas"/>
          <w:sz w:val="20"/>
          <w:szCs w:val="20"/>
        </w:rPr>
      </w:pPr>
      <w:r w:rsidRPr="00CB6EEA">
        <w:rPr>
          <w:rFonts w:ascii="Consolas" w:hAnsi="Consolas"/>
          <w:sz w:val="20"/>
          <w:szCs w:val="20"/>
        </w:rPr>
        <w:t>H5Pset_</w:t>
      </w:r>
      <w:proofErr w:type="gramStart"/>
      <w:r w:rsidRPr="00CB6EEA">
        <w:rPr>
          <w:rFonts w:ascii="Consolas" w:hAnsi="Consolas"/>
          <w:sz w:val="20"/>
          <w:szCs w:val="20"/>
        </w:rPr>
        <w:t>virtual(</w:t>
      </w:r>
      <w:proofErr w:type="spellStart"/>
      <w:proofErr w:type="gramEnd"/>
      <w:r w:rsidR="005F34CB">
        <w:rPr>
          <w:rFonts w:ascii="Consolas" w:hAnsi="Consolas"/>
          <w:sz w:val="20"/>
          <w:szCs w:val="20"/>
        </w:rPr>
        <w:t>vdcpl_</w:t>
      </w:r>
      <w:r w:rsidRPr="00CB6EEA">
        <w:rPr>
          <w:rFonts w:ascii="Consolas" w:hAnsi="Consolas"/>
          <w:sz w:val="20"/>
          <w:szCs w:val="20"/>
        </w:rPr>
        <w:t>id</w:t>
      </w:r>
      <w:proofErr w:type="spellEnd"/>
      <w:r w:rsidRPr="00CB6EEA">
        <w:rPr>
          <w:rFonts w:ascii="Consolas" w:hAnsi="Consolas"/>
          <w:sz w:val="20"/>
          <w:szCs w:val="20"/>
        </w:rPr>
        <w:t>);</w:t>
      </w:r>
    </w:p>
    <w:p w14:paraId="05031999" w14:textId="3B30B21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w:t>
      </w:r>
      <w:proofErr w:type="gramStart"/>
      <w:r w:rsidR="000A397F">
        <w:rPr>
          <w:rFonts w:ascii="Consolas" w:hAnsi="Consolas"/>
          <w:sz w:val="20"/>
          <w:szCs w:val="20"/>
        </w:rPr>
        <w:t>C</w:t>
      </w:r>
      <w:r w:rsidRPr="00CB6EEA">
        <w:rPr>
          <w:rFonts w:ascii="Consolas" w:hAnsi="Consolas"/>
          <w:sz w:val="20"/>
          <w:szCs w:val="20"/>
        </w:rPr>
        <w:t>reate</w:t>
      </w:r>
      <w:proofErr w:type="gramEnd"/>
      <w:r w:rsidRPr="00CB6EEA">
        <w:rPr>
          <w:rFonts w:ascii="Consolas" w:hAnsi="Consolas"/>
          <w:sz w:val="20"/>
          <w:szCs w:val="20"/>
        </w:rPr>
        <w:t xml:space="preserve"> a dataspace for virtual dataset VDS */</w:t>
      </w:r>
    </w:p>
    <w:p w14:paraId="65913554" w14:textId="4246142D" w:rsidR="002A070E" w:rsidRDefault="00BC58CC" w:rsidP="002A070E">
      <w:pPr>
        <w:ind w:firstLine="720"/>
        <w:rPr>
          <w:rFonts w:ascii="Consolas" w:hAnsi="Consolas"/>
          <w:sz w:val="20"/>
          <w:szCs w:val="20"/>
        </w:rPr>
      </w:pPr>
      <w:r w:rsidRPr="00CB6EEA">
        <w:rPr>
          <w:rFonts w:ascii="Consolas" w:hAnsi="Consolas"/>
          <w:sz w:val="20"/>
          <w:szCs w:val="20"/>
        </w:rPr>
        <w:t>N = 3</w:t>
      </w:r>
      <w:r w:rsidR="00906486">
        <w:rPr>
          <w:rFonts w:ascii="Consolas" w:hAnsi="Consolas"/>
          <w:sz w:val="20"/>
          <w:szCs w:val="20"/>
        </w:rPr>
        <w:t xml:space="preserve"> * </w:t>
      </w:r>
      <w:r w:rsidR="000A397F">
        <w:rPr>
          <w:rFonts w:ascii="Consolas" w:hAnsi="Consolas"/>
          <w:sz w:val="20"/>
          <w:szCs w:val="20"/>
        </w:rPr>
        <w:t xml:space="preserve">(k + </w:t>
      </w:r>
      <w:r w:rsidRPr="00CB6EEA">
        <w:rPr>
          <w:rFonts w:ascii="Consolas" w:hAnsi="Consolas"/>
          <w:sz w:val="20"/>
          <w:szCs w:val="20"/>
        </w:rPr>
        <w:t>n</w:t>
      </w:r>
      <w:r w:rsidR="000A397F">
        <w:rPr>
          <w:rFonts w:ascii="Consolas" w:hAnsi="Consolas"/>
          <w:sz w:val="20"/>
          <w:szCs w:val="20"/>
        </w:rPr>
        <w:t xml:space="preserve">); /* See Figure </w:t>
      </w:r>
      <w:r w:rsidR="00906486">
        <w:rPr>
          <w:rFonts w:ascii="Consolas" w:hAnsi="Consolas"/>
          <w:sz w:val="20"/>
          <w:szCs w:val="20"/>
        </w:rPr>
        <w:t>in section 3.</w:t>
      </w:r>
      <w:r w:rsidR="000A397F">
        <w:rPr>
          <w:rFonts w:ascii="Consolas" w:hAnsi="Consolas"/>
          <w:sz w:val="20"/>
          <w:szCs w:val="20"/>
        </w:rPr>
        <w:t>1 for the dimensions of full image */</w:t>
      </w:r>
    </w:p>
    <w:p w14:paraId="0C2448D5" w14:textId="77777777" w:rsidR="002A070E" w:rsidRDefault="00BC58CC" w:rsidP="002A070E">
      <w:pPr>
        <w:ind w:firstLine="720"/>
        <w:rPr>
          <w:rFonts w:ascii="Consolas" w:hAnsi="Consolas"/>
          <w:sz w:val="20"/>
          <w:szCs w:val="20"/>
        </w:rPr>
      </w:pPr>
      <w:proofErr w:type="spellStart"/>
      <w:proofErr w:type="gramStart"/>
      <w:r w:rsidRPr="00CB6EEA">
        <w:rPr>
          <w:rFonts w:ascii="Consolas" w:hAnsi="Consolas"/>
          <w:sz w:val="20"/>
          <w:szCs w:val="20"/>
        </w:rPr>
        <w:t>vdims</w:t>
      </w:r>
      <w:proofErr w:type="spellEnd"/>
      <w:r w:rsidRPr="00CB6EEA">
        <w:rPr>
          <w:rFonts w:ascii="Consolas" w:hAnsi="Consolas"/>
          <w:sz w:val="20"/>
          <w:szCs w:val="20"/>
        </w:rPr>
        <w:t>[</w:t>
      </w:r>
      <w:proofErr w:type="gramEnd"/>
      <w:r w:rsidRPr="00CB6EEA">
        <w:rPr>
          <w:rFonts w:ascii="Consolas" w:hAnsi="Consolas"/>
          <w:sz w:val="20"/>
          <w:szCs w:val="20"/>
        </w:rPr>
        <w:t>] = {1, N, M};</w:t>
      </w:r>
    </w:p>
    <w:p w14:paraId="01AAC85B" w14:textId="670AD4A4" w:rsidR="00BC58CC" w:rsidRPr="00CB6EEA" w:rsidRDefault="00F579DB" w:rsidP="002A070E">
      <w:pPr>
        <w:ind w:firstLine="720"/>
        <w:rPr>
          <w:rFonts w:ascii="Consolas" w:hAnsi="Consolas"/>
          <w:sz w:val="20"/>
          <w:szCs w:val="20"/>
        </w:rPr>
      </w:pPr>
      <w:proofErr w:type="spellStart"/>
      <w:proofErr w:type="gramStart"/>
      <w:r w:rsidRPr="00CB6EEA">
        <w:rPr>
          <w:rFonts w:ascii="Consolas" w:hAnsi="Consolas"/>
          <w:sz w:val="20"/>
          <w:szCs w:val="20"/>
        </w:rPr>
        <w:t>vmaxdims</w:t>
      </w:r>
      <w:proofErr w:type="spellEnd"/>
      <w:proofErr w:type="gramEnd"/>
      <w:r w:rsidRPr="00CB6EEA">
        <w:rPr>
          <w:rFonts w:ascii="Consolas" w:hAnsi="Consolas"/>
          <w:sz w:val="20"/>
          <w:szCs w:val="20"/>
        </w:rPr>
        <w:t xml:space="preserve"> = {H5S_U</w:t>
      </w:r>
      <w:r w:rsidR="00BC58CC" w:rsidRPr="00CB6EEA">
        <w:rPr>
          <w:rFonts w:ascii="Consolas" w:hAnsi="Consolas"/>
          <w:sz w:val="20"/>
          <w:szCs w:val="20"/>
        </w:rPr>
        <w:t>NLIMITED, N, M};</w:t>
      </w:r>
    </w:p>
    <w:p w14:paraId="4E18DB30" w14:textId="77777777" w:rsidR="002A070E" w:rsidRDefault="00A32CAB" w:rsidP="00BC58CC">
      <w:pPr>
        <w:rPr>
          <w:rFonts w:ascii="Consolas" w:hAnsi="Consolas"/>
          <w:sz w:val="20"/>
          <w:szCs w:val="20"/>
        </w:rPr>
      </w:pPr>
      <w:r>
        <w:rPr>
          <w:rFonts w:ascii="Consolas" w:hAnsi="Consolas"/>
          <w:sz w:val="20"/>
          <w:szCs w:val="20"/>
        </w:rPr>
        <w:tab/>
      </w:r>
      <w:proofErr w:type="spellStart"/>
      <w:r>
        <w:rPr>
          <w:rFonts w:ascii="Consolas" w:hAnsi="Consolas"/>
          <w:sz w:val="20"/>
          <w:szCs w:val="20"/>
        </w:rPr>
        <w:t>vspace_id</w:t>
      </w:r>
      <w:proofErr w:type="spellEnd"/>
      <w:r w:rsidR="00D2292C" w:rsidRPr="00CB6EEA">
        <w:rPr>
          <w:rFonts w:ascii="Consolas" w:hAnsi="Consolas"/>
          <w:sz w:val="20"/>
          <w:szCs w:val="20"/>
        </w:rPr>
        <w:t xml:space="preserve"> = H5Screate_</w:t>
      </w:r>
      <w:proofErr w:type="gramStart"/>
      <w:r w:rsidR="00D2292C" w:rsidRPr="00CB6EEA">
        <w:rPr>
          <w:rFonts w:ascii="Consolas" w:hAnsi="Consolas"/>
          <w:sz w:val="20"/>
          <w:szCs w:val="20"/>
        </w:rPr>
        <w:t>simple(</w:t>
      </w:r>
      <w:proofErr w:type="gramEnd"/>
      <w:r w:rsidR="00D2292C" w:rsidRPr="00CB6EEA">
        <w:rPr>
          <w:rFonts w:ascii="Consolas" w:hAnsi="Consolas"/>
          <w:sz w:val="20"/>
          <w:szCs w:val="20"/>
        </w:rPr>
        <w:t xml:space="preserve">3, </w:t>
      </w:r>
      <w:proofErr w:type="spellStart"/>
      <w:r w:rsidR="00D2292C" w:rsidRPr="00CB6EEA">
        <w:rPr>
          <w:rFonts w:ascii="Consolas" w:hAnsi="Consolas"/>
          <w:sz w:val="20"/>
          <w:szCs w:val="20"/>
        </w:rPr>
        <w:t>vdims</w:t>
      </w:r>
      <w:proofErr w:type="spellEnd"/>
      <w:r w:rsidR="00D2292C" w:rsidRPr="00CB6EEA">
        <w:rPr>
          <w:rFonts w:ascii="Consolas" w:hAnsi="Consolas"/>
          <w:sz w:val="20"/>
          <w:szCs w:val="20"/>
        </w:rPr>
        <w:t xml:space="preserve">, </w:t>
      </w:r>
      <w:proofErr w:type="spellStart"/>
      <w:r w:rsidR="00D2292C" w:rsidRPr="00CB6EEA">
        <w:rPr>
          <w:rFonts w:ascii="Consolas" w:hAnsi="Consolas"/>
          <w:sz w:val="20"/>
          <w:szCs w:val="20"/>
        </w:rPr>
        <w:t>vmaxdims</w:t>
      </w:r>
      <w:proofErr w:type="spellEnd"/>
      <w:r w:rsidR="00D2292C" w:rsidRPr="00CB6EEA">
        <w:rPr>
          <w:rFonts w:ascii="Consolas" w:hAnsi="Consolas"/>
          <w:sz w:val="20"/>
          <w:szCs w:val="20"/>
        </w:rPr>
        <w:t>);</w:t>
      </w:r>
    </w:p>
    <w:p w14:paraId="232B3260" w14:textId="2A9D9063" w:rsidR="00BC58CC" w:rsidRPr="00CB6EEA" w:rsidRDefault="00BC58CC" w:rsidP="002A070E">
      <w:pPr>
        <w:ind w:firstLine="720"/>
        <w:rPr>
          <w:rFonts w:ascii="Consolas" w:hAnsi="Consolas"/>
          <w:sz w:val="20"/>
          <w:szCs w:val="20"/>
        </w:rPr>
      </w:pPr>
      <w:r w:rsidRPr="00CB6EEA">
        <w:rPr>
          <w:rFonts w:ascii="Consolas" w:hAnsi="Consolas"/>
          <w:sz w:val="20"/>
          <w:szCs w:val="20"/>
        </w:rPr>
        <w:t>/* Start the loop o</w:t>
      </w:r>
      <w:r w:rsidR="00D2292C" w:rsidRPr="00CB6EEA">
        <w:rPr>
          <w:rFonts w:ascii="Consolas" w:hAnsi="Consolas"/>
          <w:sz w:val="20"/>
          <w:szCs w:val="20"/>
        </w:rPr>
        <w:t>v</w:t>
      </w:r>
      <w:r w:rsidRPr="00CB6EEA">
        <w:rPr>
          <w:rFonts w:ascii="Consolas" w:hAnsi="Consolas"/>
          <w:sz w:val="20"/>
          <w:szCs w:val="20"/>
        </w:rPr>
        <w:t>er the source datasets to define mapping */</w:t>
      </w:r>
    </w:p>
    <w:p w14:paraId="659F015A" w14:textId="0F00D54E" w:rsidR="00D2292C" w:rsidRPr="00CB6EEA" w:rsidRDefault="00BC58CC" w:rsidP="00BC58CC">
      <w:pPr>
        <w:rPr>
          <w:rFonts w:ascii="Consolas" w:hAnsi="Consolas"/>
          <w:sz w:val="20"/>
          <w:szCs w:val="20"/>
        </w:rPr>
      </w:pPr>
      <w:r w:rsidRPr="00CB6EEA">
        <w:rPr>
          <w:rFonts w:ascii="Consolas" w:hAnsi="Consolas"/>
          <w:sz w:val="20"/>
          <w:szCs w:val="20"/>
        </w:rPr>
        <w:tab/>
      </w:r>
      <w:proofErr w:type="gramStart"/>
      <w:r w:rsidRPr="00CB6EEA">
        <w:rPr>
          <w:rFonts w:ascii="Consolas" w:hAnsi="Consolas"/>
          <w:sz w:val="20"/>
          <w:szCs w:val="20"/>
        </w:rPr>
        <w:t>for</w:t>
      </w:r>
      <w:proofErr w:type="gramEnd"/>
      <w:r w:rsidRPr="00CB6EEA">
        <w:rPr>
          <w:rFonts w:ascii="Consolas" w:hAnsi="Consolas"/>
          <w:sz w:val="20"/>
          <w:szCs w:val="20"/>
        </w:rPr>
        <w:t xml:space="preserve"> each </w:t>
      </w:r>
      <w:r w:rsidR="00D2292C" w:rsidRPr="00CB6EEA">
        <w:rPr>
          <w:rFonts w:ascii="Consolas" w:hAnsi="Consolas"/>
          <w:sz w:val="20"/>
          <w:szCs w:val="20"/>
        </w:rPr>
        <w:t xml:space="preserve">DATASET in </w:t>
      </w:r>
      <w:r w:rsidRPr="00CB6EEA">
        <w:rPr>
          <w:rFonts w:ascii="Consolas" w:hAnsi="Consolas"/>
          <w:sz w:val="20"/>
          <w:szCs w:val="20"/>
        </w:rPr>
        <w:t>(A, B, C, D, E, F) {</w:t>
      </w:r>
    </w:p>
    <w:p w14:paraId="3A58BF38" w14:textId="69D1A41D" w:rsidR="00D2292C" w:rsidRPr="00CB6EEA" w:rsidRDefault="00D2292C" w:rsidP="00D2292C">
      <w:pPr>
        <w:rPr>
          <w:rFonts w:ascii="Consolas" w:hAnsi="Consolas"/>
          <w:sz w:val="20"/>
          <w:szCs w:val="20"/>
        </w:rPr>
      </w:pPr>
      <w:r w:rsidRPr="00CB6EEA">
        <w:rPr>
          <w:rFonts w:ascii="Consolas" w:hAnsi="Consolas"/>
          <w:sz w:val="20"/>
          <w:szCs w:val="20"/>
        </w:rPr>
        <w:tab/>
      </w:r>
      <w:r w:rsidRPr="00CB6EEA">
        <w:rPr>
          <w:rFonts w:ascii="Consolas" w:hAnsi="Consolas"/>
          <w:sz w:val="20"/>
          <w:szCs w:val="20"/>
        </w:rPr>
        <w:tab/>
        <w:t xml:space="preserve">/* First, describe dataspace for a </w:t>
      </w:r>
      <w:r w:rsidR="0077703A">
        <w:rPr>
          <w:rFonts w:ascii="Consolas" w:hAnsi="Consolas"/>
          <w:sz w:val="20"/>
          <w:szCs w:val="20"/>
        </w:rPr>
        <w:t xml:space="preserve">source </w:t>
      </w:r>
      <w:r w:rsidRPr="00CB6EEA">
        <w:rPr>
          <w:rFonts w:ascii="Consolas" w:hAnsi="Consolas"/>
          <w:sz w:val="20"/>
          <w:szCs w:val="20"/>
        </w:rPr>
        <w:t>DATASET</w:t>
      </w:r>
      <w:r w:rsidR="005F34CB">
        <w:rPr>
          <w:rFonts w:ascii="Consolas" w:hAnsi="Consolas"/>
          <w:sz w:val="20"/>
          <w:szCs w:val="20"/>
        </w:rPr>
        <w:t xml:space="preserve"> </w:t>
      </w:r>
      <w:r w:rsidRPr="00CB6EEA">
        <w:rPr>
          <w:rFonts w:ascii="Consolas" w:hAnsi="Consolas"/>
          <w:sz w:val="20"/>
          <w:szCs w:val="20"/>
        </w:rPr>
        <w:t>*/</w:t>
      </w:r>
    </w:p>
    <w:p w14:paraId="6ED2D831" w14:textId="2A91CC12"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proofErr w:type="spellStart"/>
      <w:r w:rsidR="0077703A">
        <w:rPr>
          <w:rFonts w:ascii="Consolas" w:hAnsi="Consolas"/>
          <w:sz w:val="20"/>
          <w:szCs w:val="20"/>
        </w:rPr>
        <w:t>src_</w:t>
      </w:r>
      <w:proofErr w:type="gramStart"/>
      <w:r w:rsidRPr="00CB6EEA">
        <w:rPr>
          <w:rFonts w:ascii="Consolas" w:hAnsi="Consolas"/>
          <w:sz w:val="20"/>
          <w:szCs w:val="20"/>
        </w:rPr>
        <w:t>dims</w:t>
      </w:r>
      <w:proofErr w:type="spellEnd"/>
      <w:r w:rsidRPr="00CB6EEA">
        <w:rPr>
          <w:rFonts w:ascii="Consolas" w:hAnsi="Consolas"/>
          <w:sz w:val="20"/>
          <w:szCs w:val="20"/>
        </w:rPr>
        <w:t>[</w:t>
      </w:r>
      <w:proofErr w:type="gramEnd"/>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w:t>
      </w:r>
      <w:r w:rsidR="00B0380B" w:rsidRPr="00CB6EEA">
        <w:rPr>
          <w:rFonts w:ascii="Consolas" w:hAnsi="Consolas"/>
          <w:sz w:val="20"/>
          <w:szCs w:val="20"/>
        </w:rPr>
        <w:t xml:space="preserve">/* </w:t>
      </w:r>
      <w:r w:rsidR="00B0380B" w:rsidRPr="00CB6EEA">
        <w:rPr>
          <w:rFonts w:ascii="Consolas" w:hAnsi="Consolas"/>
          <w:i/>
          <w:sz w:val="20"/>
          <w:szCs w:val="20"/>
        </w:rPr>
        <w:t>i</w:t>
      </w:r>
      <w:r w:rsidR="00B0380B" w:rsidRPr="00CB6EEA">
        <w:rPr>
          <w:rFonts w:ascii="Consolas" w:hAnsi="Consolas"/>
          <w:sz w:val="20"/>
          <w:szCs w:val="20"/>
        </w:rPr>
        <w:t xml:space="preserve"> is k for A, C, E and n for B, D, F */</w:t>
      </w:r>
    </w:p>
    <w:p w14:paraId="651BC62A" w14:textId="5F5000FD" w:rsidR="0077703A" w:rsidRPr="00CB6EEA" w:rsidRDefault="0077703A" w:rsidP="0077703A">
      <w:pPr>
        <w:ind w:left="720"/>
        <w:rPr>
          <w:rFonts w:ascii="Consolas" w:hAnsi="Consolas"/>
          <w:sz w:val="20"/>
          <w:szCs w:val="20"/>
        </w:rPr>
      </w:pPr>
      <w:r w:rsidRPr="00CB6EEA">
        <w:rPr>
          <w:rFonts w:ascii="Consolas" w:hAnsi="Consolas"/>
          <w:sz w:val="20"/>
          <w:szCs w:val="20"/>
        </w:rPr>
        <w:t xml:space="preserve">      </w:t>
      </w:r>
      <w:proofErr w:type="spellStart"/>
      <w:r>
        <w:rPr>
          <w:rFonts w:ascii="Consolas" w:hAnsi="Consolas"/>
          <w:sz w:val="20"/>
          <w:szCs w:val="20"/>
        </w:rPr>
        <w:t>src_</w:t>
      </w:r>
      <w:proofErr w:type="gramStart"/>
      <w:r>
        <w:rPr>
          <w:rFonts w:ascii="Consolas" w:hAnsi="Consolas"/>
          <w:sz w:val="20"/>
          <w:szCs w:val="20"/>
        </w:rPr>
        <w:t>max</w:t>
      </w:r>
      <w:r w:rsidRPr="00CB6EEA">
        <w:rPr>
          <w:rFonts w:ascii="Consolas" w:hAnsi="Consolas"/>
          <w:sz w:val="20"/>
          <w:szCs w:val="20"/>
        </w:rPr>
        <w:t>dims</w:t>
      </w:r>
      <w:proofErr w:type="spellEnd"/>
      <w:r w:rsidRPr="00CB6EEA">
        <w:rPr>
          <w:rFonts w:ascii="Consolas" w:hAnsi="Consolas"/>
          <w:sz w:val="20"/>
          <w:szCs w:val="20"/>
        </w:rPr>
        <w:t>[</w:t>
      </w:r>
      <w:proofErr w:type="gramEnd"/>
      <w:r w:rsidRPr="00CB6EEA">
        <w:rPr>
          <w:rFonts w:ascii="Consolas" w:hAnsi="Consolas"/>
          <w:sz w:val="20"/>
          <w:szCs w:val="20"/>
        </w:rPr>
        <w:t>] = {</w:t>
      </w:r>
      <w:r>
        <w:rPr>
          <w:rFonts w:ascii="Consolas" w:hAnsi="Consolas"/>
          <w:sz w:val="20"/>
          <w:szCs w:val="20"/>
        </w:rPr>
        <w:t>H5S_UNLIMITED</w:t>
      </w:r>
      <w:r w:rsidRPr="00CB6EEA">
        <w:rPr>
          <w:rFonts w:ascii="Consolas" w:hAnsi="Consolas"/>
          <w:sz w:val="20"/>
          <w:szCs w:val="20"/>
        </w:rPr>
        <w:t xml:space="preserve">,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29BCC49E" w14:textId="7BE7D31D"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proofErr w:type="spellStart"/>
      <w:r w:rsidR="0077703A">
        <w:rPr>
          <w:rFonts w:ascii="Consolas" w:hAnsi="Consolas"/>
          <w:sz w:val="20"/>
          <w:szCs w:val="20"/>
        </w:rPr>
        <w:t>src</w:t>
      </w:r>
      <w:r w:rsidRPr="00CB6EEA">
        <w:rPr>
          <w:rFonts w:ascii="Consolas" w:hAnsi="Consolas"/>
          <w:sz w:val="20"/>
          <w:szCs w:val="20"/>
        </w:rPr>
        <w:t>_</w:t>
      </w:r>
      <w:r w:rsidR="0077703A">
        <w:rPr>
          <w:rFonts w:ascii="Consolas" w:hAnsi="Consolas"/>
          <w:sz w:val="20"/>
          <w:szCs w:val="20"/>
        </w:rPr>
        <w:t>dataspace</w:t>
      </w:r>
      <w:r w:rsidR="002B0EF7">
        <w:rPr>
          <w:rFonts w:ascii="Consolas" w:hAnsi="Consolas"/>
          <w:sz w:val="20"/>
          <w:szCs w:val="20"/>
        </w:rPr>
        <w:t>_id</w:t>
      </w:r>
      <w:proofErr w:type="spellEnd"/>
      <w:r w:rsidR="0077703A" w:rsidRPr="00CB6EEA">
        <w:rPr>
          <w:rFonts w:ascii="Consolas" w:hAnsi="Consolas"/>
          <w:sz w:val="20"/>
          <w:szCs w:val="20"/>
        </w:rPr>
        <w:t xml:space="preserve"> </w:t>
      </w:r>
      <w:r w:rsidRPr="00CB6EEA">
        <w:rPr>
          <w:rFonts w:ascii="Consolas" w:hAnsi="Consolas"/>
          <w:sz w:val="20"/>
          <w:szCs w:val="20"/>
        </w:rPr>
        <w:t>= H5Screate_</w:t>
      </w:r>
      <w:proofErr w:type="gramStart"/>
      <w:r w:rsidRPr="00CB6EEA">
        <w:rPr>
          <w:rFonts w:ascii="Consolas" w:hAnsi="Consolas"/>
          <w:sz w:val="20"/>
          <w:szCs w:val="20"/>
        </w:rPr>
        <w:t>simple(</w:t>
      </w:r>
      <w:proofErr w:type="gramEnd"/>
      <w:r w:rsidRPr="00CB6EEA">
        <w:rPr>
          <w:rFonts w:ascii="Consolas" w:hAnsi="Consolas"/>
          <w:sz w:val="20"/>
          <w:szCs w:val="20"/>
        </w:rPr>
        <w:t xml:space="preserve">3, </w:t>
      </w:r>
      <w:proofErr w:type="spellStart"/>
      <w:r w:rsidR="002B0EF7">
        <w:rPr>
          <w:rFonts w:ascii="Consolas" w:hAnsi="Consolas"/>
          <w:sz w:val="20"/>
          <w:szCs w:val="20"/>
        </w:rPr>
        <w:t>src_</w:t>
      </w:r>
      <w:r w:rsidRPr="00CB6EEA">
        <w:rPr>
          <w:rFonts w:ascii="Consolas" w:hAnsi="Consolas"/>
          <w:sz w:val="20"/>
          <w:szCs w:val="20"/>
        </w:rPr>
        <w:t>dims</w:t>
      </w:r>
      <w:proofErr w:type="spellEnd"/>
      <w:r w:rsidRPr="00CB6EEA">
        <w:rPr>
          <w:rFonts w:ascii="Consolas" w:hAnsi="Consolas"/>
          <w:sz w:val="20"/>
          <w:szCs w:val="20"/>
        </w:rPr>
        <w:t xml:space="preserve">, </w:t>
      </w:r>
      <w:proofErr w:type="spellStart"/>
      <w:r w:rsidR="002B0EF7">
        <w:rPr>
          <w:rFonts w:ascii="Consolas" w:hAnsi="Consolas"/>
          <w:sz w:val="20"/>
          <w:szCs w:val="20"/>
        </w:rPr>
        <w:t>src_</w:t>
      </w:r>
      <w:r w:rsidR="0077703A">
        <w:rPr>
          <w:rFonts w:ascii="Consolas" w:hAnsi="Consolas"/>
          <w:sz w:val="20"/>
          <w:szCs w:val="20"/>
        </w:rPr>
        <w:t>maxdims</w:t>
      </w:r>
      <w:proofErr w:type="spellEnd"/>
      <w:r w:rsidRPr="00CB6EEA">
        <w:rPr>
          <w:rFonts w:ascii="Consolas" w:hAnsi="Consolas"/>
          <w:sz w:val="20"/>
          <w:szCs w:val="20"/>
        </w:rPr>
        <w:t>);</w:t>
      </w:r>
    </w:p>
    <w:p w14:paraId="0F6150C6" w14:textId="0BD0688A" w:rsidR="00D2292C" w:rsidRPr="00CB6EEA" w:rsidRDefault="00D2292C" w:rsidP="00FF554D">
      <w:pPr>
        <w:ind w:left="720"/>
        <w:rPr>
          <w:rFonts w:ascii="Consolas" w:hAnsi="Consolas"/>
          <w:sz w:val="20"/>
          <w:szCs w:val="20"/>
        </w:rPr>
      </w:pPr>
      <w:r w:rsidRPr="00CB6EEA">
        <w:rPr>
          <w:rFonts w:ascii="Consolas" w:hAnsi="Consolas"/>
          <w:sz w:val="20"/>
          <w:szCs w:val="20"/>
        </w:rPr>
        <w:tab/>
        <w:t xml:space="preserve">/* </w:t>
      </w:r>
      <w:proofErr w:type="gramStart"/>
      <w:r w:rsidRPr="00CB6EEA">
        <w:rPr>
          <w:rFonts w:ascii="Consolas" w:hAnsi="Consolas"/>
          <w:sz w:val="20"/>
          <w:szCs w:val="20"/>
        </w:rPr>
        <w:t>Define</w:t>
      </w:r>
      <w:proofErr w:type="gramEnd"/>
      <w:r w:rsidRPr="00CB6EEA">
        <w:rPr>
          <w:rFonts w:ascii="Consolas" w:hAnsi="Consolas"/>
          <w:sz w:val="20"/>
          <w:szCs w:val="20"/>
        </w:rPr>
        <w:t xml:space="preserve"> </w:t>
      </w:r>
      <w:r w:rsidR="0077703A">
        <w:rPr>
          <w:rFonts w:ascii="Consolas" w:hAnsi="Consolas"/>
          <w:sz w:val="20"/>
          <w:szCs w:val="20"/>
        </w:rPr>
        <w:t xml:space="preserve">unlimited </w:t>
      </w:r>
      <w:r w:rsidRPr="00CB6EEA">
        <w:rPr>
          <w:rFonts w:ascii="Consolas" w:hAnsi="Consolas"/>
          <w:sz w:val="20"/>
          <w:szCs w:val="20"/>
        </w:rPr>
        <w:t>selection for the source dataset</w:t>
      </w:r>
      <w:r w:rsidR="001620D7">
        <w:rPr>
          <w:rFonts w:ascii="Consolas" w:hAnsi="Consolas"/>
          <w:sz w:val="20"/>
          <w:szCs w:val="20"/>
        </w:rPr>
        <w:t xml:space="preserve"> </w:t>
      </w:r>
      <w:r w:rsidRPr="00CB6EEA">
        <w:rPr>
          <w:rFonts w:ascii="Consolas" w:hAnsi="Consolas"/>
          <w:sz w:val="20"/>
          <w:szCs w:val="20"/>
        </w:rPr>
        <w:t>*/</w:t>
      </w:r>
    </w:p>
    <w:p w14:paraId="74CAC8E0" w14:textId="075BAEAE" w:rsidR="00B0380B" w:rsidRPr="00CB6EEA" w:rsidRDefault="00B0380B" w:rsidP="00F579DB">
      <w:pPr>
        <w:ind w:left="720" w:firstLine="720"/>
        <w:rPr>
          <w:rFonts w:ascii="Consolas" w:hAnsi="Consolas"/>
          <w:sz w:val="20"/>
          <w:szCs w:val="20"/>
        </w:rPr>
      </w:pPr>
      <w:proofErr w:type="gramStart"/>
      <w:r w:rsidRPr="00CB6EEA">
        <w:rPr>
          <w:rFonts w:ascii="Consolas" w:hAnsi="Consolas"/>
          <w:sz w:val="20"/>
          <w:szCs w:val="20"/>
        </w:rPr>
        <w:t>start</w:t>
      </w:r>
      <w:proofErr w:type="gramEnd"/>
      <w:r w:rsidRPr="00CB6EEA">
        <w:rPr>
          <w:rFonts w:ascii="Consolas" w:hAnsi="Consolas"/>
          <w:sz w:val="20"/>
          <w:szCs w:val="20"/>
        </w:rPr>
        <w:t xml:space="preserve"> = {0, 0, 0};</w:t>
      </w:r>
    </w:p>
    <w:p w14:paraId="713EA442" w14:textId="77777777" w:rsidR="0077703A" w:rsidRPr="00CB6EEA" w:rsidRDefault="0077703A" w:rsidP="0077703A">
      <w:pPr>
        <w:ind w:left="720" w:firstLine="720"/>
        <w:rPr>
          <w:rFonts w:ascii="Consolas" w:hAnsi="Consolas"/>
          <w:sz w:val="20"/>
          <w:szCs w:val="20"/>
        </w:rPr>
      </w:pPr>
      <w:proofErr w:type="gramStart"/>
      <w:r w:rsidRPr="00CB6EEA">
        <w:rPr>
          <w:rFonts w:ascii="Consolas" w:hAnsi="Consolas"/>
          <w:sz w:val="20"/>
          <w:szCs w:val="20"/>
        </w:rPr>
        <w:t>stride</w:t>
      </w:r>
      <w:proofErr w:type="gramEnd"/>
      <w:r w:rsidRPr="00CB6EEA">
        <w:rPr>
          <w:rFonts w:ascii="Consolas" w:hAnsi="Consolas"/>
          <w:sz w:val="20"/>
          <w:szCs w:val="20"/>
        </w:rPr>
        <w:t xml:space="preserve"> = {1, 1, 1};</w:t>
      </w:r>
    </w:p>
    <w:p w14:paraId="228937A2" w14:textId="6348FA83" w:rsidR="00B0380B" w:rsidRPr="00CB6EEA" w:rsidRDefault="00B0380B" w:rsidP="00F579DB">
      <w:pPr>
        <w:ind w:left="720" w:firstLine="720"/>
        <w:rPr>
          <w:rFonts w:ascii="Consolas" w:hAnsi="Consolas"/>
          <w:sz w:val="20"/>
          <w:szCs w:val="20"/>
        </w:rPr>
      </w:pPr>
      <w:proofErr w:type="gramStart"/>
      <w:r w:rsidRPr="00CB6EEA">
        <w:rPr>
          <w:rFonts w:ascii="Consolas" w:hAnsi="Consolas"/>
          <w:sz w:val="20"/>
          <w:szCs w:val="20"/>
        </w:rPr>
        <w:t>count</w:t>
      </w:r>
      <w:proofErr w:type="gramEnd"/>
      <w:r w:rsidRPr="00CB6EEA">
        <w:rPr>
          <w:rFonts w:ascii="Consolas" w:hAnsi="Consolas"/>
          <w:sz w:val="20"/>
          <w:szCs w:val="20"/>
        </w:rPr>
        <w:t xml:space="preserve"> = {H5S_UNLIMITED, 1, 1};</w:t>
      </w:r>
    </w:p>
    <w:p w14:paraId="1395C19A" w14:textId="77777777" w:rsidR="0077703A" w:rsidRPr="00CB6EEA" w:rsidRDefault="0077703A" w:rsidP="0077703A">
      <w:pPr>
        <w:ind w:left="720" w:firstLine="720"/>
        <w:rPr>
          <w:rFonts w:ascii="Consolas" w:hAnsi="Consolas"/>
          <w:sz w:val="20"/>
          <w:szCs w:val="20"/>
        </w:rPr>
      </w:pPr>
      <w:proofErr w:type="gramStart"/>
      <w:r>
        <w:rPr>
          <w:rFonts w:ascii="Consolas" w:hAnsi="Consolas"/>
          <w:sz w:val="20"/>
          <w:szCs w:val="20"/>
        </w:rPr>
        <w:t>block</w:t>
      </w:r>
      <w:proofErr w:type="gramEnd"/>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64F99DB8" w14:textId="26E2ED3E" w:rsidR="005F34CB" w:rsidRDefault="00B0380B" w:rsidP="00CB6EEA">
      <w:pPr>
        <w:ind w:left="720" w:firstLine="720"/>
        <w:jc w:val="left"/>
        <w:rPr>
          <w:rFonts w:ascii="Consolas" w:hAnsi="Consolas"/>
          <w:sz w:val="20"/>
          <w:szCs w:val="20"/>
        </w:rPr>
      </w:pPr>
      <w:r w:rsidRPr="00CB6EEA">
        <w:rPr>
          <w:rFonts w:ascii="Consolas" w:hAnsi="Consolas"/>
          <w:sz w:val="20"/>
          <w:szCs w:val="20"/>
        </w:rPr>
        <w:t>H5Sselect_</w:t>
      </w:r>
      <w:proofErr w:type="gramStart"/>
      <w:r w:rsidR="0077703A">
        <w:rPr>
          <w:rFonts w:ascii="Consolas" w:hAnsi="Consolas"/>
          <w:sz w:val="20"/>
          <w:szCs w:val="20"/>
        </w:rPr>
        <w:t>hyperslab</w:t>
      </w:r>
      <w:r w:rsidRPr="00CB6EEA">
        <w:rPr>
          <w:rFonts w:ascii="Consolas" w:hAnsi="Consolas"/>
          <w:sz w:val="20"/>
          <w:szCs w:val="20"/>
        </w:rPr>
        <w:t>(</w:t>
      </w:r>
      <w:proofErr w:type="spellStart"/>
      <w:proofErr w:type="gramEnd"/>
      <w:r w:rsidR="0077703A">
        <w:rPr>
          <w:rFonts w:ascii="Consolas" w:hAnsi="Consolas"/>
          <w:sz w:val="20"/>
          <w:szCs w:val="20"/>
        </w:rPr>
        <w:t>src_data</w:t>
      </w:r>
      <w:r w:rsidR="00CB6EEA">
        <w:rPr>
          <w:rFonts w:ascii="Consolas" w:hAnsi="Consolas"/>
          <w:sz w:val="20"/>
          <w:szCs w:val="20"/>
        </w:rPr>
        <w:t>space</w:t>
      </w:r>
      <w:r w:rsidR="002B0EF7">
        <w:rPr>
          <w:rFonts w:ascii="Consolas" w:hAnsi="Consolas"/>
          <w:sz w:val="20"/>
          <w:szCs w:val="20"/>
        </w:rPr>
        <w:t>_id</w:t>
      </w:r>
      <w:proofErr w:type="spellEnd"/>
      <w:r w:rsidR="00CB6EEA">
        <w:rPr>
          <w:rFonts w:ascii="Consolas" w:hAnsi="Consolas"/>
          <w:sz w:val="20"/>
          <w:szCs w:val="20"/>
        </w:rPr>
        <w:t>, H5S_SELECT_SET, st</w:t>
      </w:r>
      <w:r w:rsidR="00CB6EEA" w:rsidRPr="00CB6EEA">
        <w:rPr>
          <w:rFonts w:ascii="Consolas" w:hAnsi="Consolas"/>
          <w:sz w:val="20"/>
          <w:szCs w:val="20"/>
        </w:rPr>
        <w:t>a</w:t>
      </w:r>
      <w:r w:rsidR="00CB6EEA">
        <w:rPr>
          <w:rFonts w:ascii="Consolas" w:hAnsi="Consolas"/>
          <w:sz w:val="20"/>
          <w:szCs w:val="20"/>
        </w:rPr>
        <w:t xml:space="preserve">rt, </w:t>
      </w:r>
      <w:r w:rsidR="00CB6EEA" w:rsidRPr="00CB6EEA">
        <w:rPr>
          <w:rFonts w:ascii="Consolas" w:hAnsi="Consolas"/>
          <w:sz w:val="20"/>
          <w:szCs w:val="20"/>
        </w:rPr>
        <w:t>strid</w:t>
      </w:r>
      <w:r w:rsidR="00CB6EEA">
        <w:rPr>
          <w:rFonts w:ascii="Consolas" w:hAnsi="Consolas"/>
          <w:sz w:val="20"/>
          <w:szCs w:val="20"/>
        </w:rPr>
        <w:t xml:space="preserve">e, </w:t>
      </w:r>
      <w:r w:rsidR="0077703A">
        <w:rPr>
          <w:rFonts w:ascii="Consolas" w:hAnsi="Consolas"/>
          <w:sz w:val="20"/>
          <w:szCs w:val="20"/>
        </w:rPr>
        <w:t>count</w:t>
      </w:r>
      <w:r w:rsidRPr="00CB6EEA">
        <w:rPr>
          <w:rFonts w:ascii="Consolas" w:hAnsi="Consolas"/>
          <w:sz w:val="20"/>
          <w:szCs w:val="20"/>
        </w:rPr>
        <w:t xml:space="preserve">, </w:t>
      </w:r>
    </w:p>
    <w:p w14:paraId="5297787F" w14:textId="1BBA9777" w:rsidR="00B0380B" w:rsidRDefault="00D7474D" w:rsidP="00D7474D">
      <w:pPr>
        <w:ind w:left="1440" w:firstLine="720"/>
        <w:jc w:val="left"/>
        <w:rPr>
          <w:rFonts w:ascii="Consolas" w:hAnsi="Consolas"/>
          <w:sz w:val="20"/>
          <w:szCs w:val="20"/>
        </w:rPr>
      </w:pPr>
      <w:r>
        <w:rPr>
          <w:rFonts w:ascii="Consolas" w:hAnsi="Consolas"/>
          <w:sz w:val="20"/>
          <w:szCs w:val="20"/>
        </w:rPr>
        <w:t xml:space="preserve">  </w:t>
      </w:r>
      <w:proofErr w:type="gramStart"/>
      <w:r w:rsidR="0077703A">
        <w:rPr>
          <w:rFonts w:ascii="Consolas" w:hAnsi="Consolas"/>
          <w:sz w:val="20"/>
          <w:szCs w:val="20"/>
        </w:rPr>
        <w:t>block</w:t>
      </w:r>
      <w:proofErr w:type="gramEnd"/>
      <w:r w:rsidR="00CB6EEA">
        <w:rPr>
          <w:rFonts w:ascii="Consolas" w:hAnsi="Consolas"/>
          <w:sz w:val="20"/>
          <w:szCs w:val="20"/>
        </w:rPr>
        <w:t>);</w:t>
      </w:r>
    </w:p>
    <w:p w14:paraId="77597FE1" w14:textId="5460C5C3" w:rsidR="00CB6EEA" w:rsidRPr="00CB6EEA" w:rsidRDefault="00D2292C" w:rsidP="00D2292C">
      <w:pPr>
        <w:ind w:left="720"/>
        <w:rPr>
          <w:rFonts w:ascii="Consolas" w:hAnsi="Consolas"/>
          <w:sz w:val="20"/>
          <w:szCs w:val="20"/>
        </w:rPr>
      </w:pPr>
      <w:r w:rsidRPr="00CB6EEA">
        <w:rPr>
          <w:rFonts w:ascii="Consolas" w:hAnsi="Consolas"/>
          <w:sz w:val="20"/>
          <w:szCs w:val="20"/>
        </w:rPr>
        <w:tab/>
      </w:r>
      <w:r w:rsidR="00CB6EEA" w:rsidRPr="00CB6EEA">
        <w:rPr>
          <w:rFonts w:ascii="Consolas" w:hAnsi="Consolas"/>
          <w:sz w:val="20"/>
          <w:szCs w:val="20"/>
        </w:rPr>
        <w:t>/* Select element</w:t>
      </w:r>
      <w:r w:rsidR="002B0EF7">
        <w:rPr>
          <w:rFonts w:ascii="Consolas" w:hAnsi="Consolas"/>
          <w:sz w:val="20"/>
          <w:szCs w:val="20"/>
        </w:rPr>
        <w:t>s</w:t>
      </w:r>
      <w:r w:rsidR="00CB6EEA" w:rsidRPr="00CB6EEA">
        <w:rPr>
          <w:rFonts w:ascii="Consolas" w:hAnsi="Consolas"/>
          <w:sz w:val="20"/>
          <w:szCs w:val="20"/>
        </w:rPr>
        <w:t xml:space="preserve"> in VDS that will be mapped with the elements in DAT</w:t>
      </w:r>
      <w:r w:rsidR="002B0EF7">
        <w:rPr>
          <w:rFonts w:ascii="Consolas" w:hAnsi="Consolas"/>
          <w:sz w:val="20"/>
          <w:szCs w:val="20"/>
        </w:rPr>
        <w:t>A</w:t>
      </w:r>
      <w:r w:rsidR="00CB6EEA" w:rsidRPr="00CB6EEA">
        <w:rPr>
          <w:rFonts w:ascii="Consolas" w:hAnsi="Consolas"/>
          <w:sz w:val="20"/>
          <w:szCs w:val="20"/>
        </w:rPr>
        <w:t>SET */</w:t>
      </w:r>
    </w:p>
    <w:p w14:paraId="118E7201" w14:textId="77777777" w:rsidR="00C37670" w:rsidRDefault="00CB6EEA" w:rsidP="00CB6EEA">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start</w:t>
      </w:r>
      <w:proofErr w:type="spellEnd"/>
      <w:proofErr w:type="gramEnd"/>
      <w:r w:rsidRPr="00CB6EEA">
        <w:rPr>
          <w:rFonts w:ascii="Consolas" w:hAnsi="Consolas"/>
          <w:sz w:val="20"/>
          <w:szCs w:val="20"/>
        </w:rPr>
        <w:t xml:space="preserve"> = {</w:t>
      </w:r>
      <w:r w:rsidR="00C80CC7">
        <w:rPr>
          <w:rFonts w:ascii="Consolas" w:hAnsi="Consolas"/>
          <w:sz w:val="20"/>
          <w:szCs w:val="20"/>
        </w:rPr>
        <w:t xml:space="preserve">0, </w:t>
      </w:r>
      <w:r w:rsidR="00FC2FBB">
        <w:rPr>
          <w:rFonts w:ascii="Consolas" w:hAnsi="Consolas"/>
          <w:i/>
          <w:sz w:val="20"/>
          <w:szCs w:val="20"/>
        </w:rPr>
        <w:t>p</w:t>
      </w:r>
      <w:r w:rsidR="00C80CC7">
        <w:rPr>
          <w:rFonts w:ascii="Consolas" w:hAnsi="Consolas"/>
          <w:sz w:val="20"/>
          <w:szCs w:val="20"/>
        </w:rPr>
        <w:t>,</w:t>
      </w:r>
      <w:r w:rsidRPr="00CB6EEA">
        <w:rPr>
          <w:rFonts w:ascii="Consolas" w:hAnsi="Consolas"/>
          <w:sz w:val="20"/>
          <w:szCs w:val="20"/>
        </w:rPr>
        <w:t xml:space="preserve"> 0};</w:t>
      </w:r>
      <w:r w:rsidR="0039483F">
        <w:rPr>
          <w:rFonts w:ascii="Consolas" w:hAnsi="Consolas"/>
          <w:sz w:val="20"/>
          <w:szCs w:val="20"/>
        </w:rPr>
        <w:t xml:space="preserve"> /*</w:t>
      </w:r>
      <w:r w:rsidR="00C37670">
        <w:rPr>
          <w:rFonts w:ascii="Consolas" w:hAnsi="Consolas"/>
          <w:sz w:val="20"/>
          <w:szCs w:val="20"/>
        </w:rPr>
        <w:t xml:space="preserve">The value of </w:t>
      </w:r>
      <w:r w:rsidR="00FC2FBB" w:rsidRPr="00C37670">
        <w:rPr>
          <w:rFonts w:ascii="Consolas" w:hAnsi="Consolas"/>
          <w:i/>
          <w:sz w:val="20"/>
          <w:szCs w:val="20"/>
        </w:rPr>
        <w:t>p</w:t>
      </w:r>
      <w:r w:rsidR="00FC2FBB">
        <w:rPr>
          <w:rFonts w:ascii="Consolas" w:hAnsi="Consolas"/>
          <w:sz w:val="20"/>
          <w:szCs w:val="20"/>
        </w:rPr>
        <w:t xml:space="preserve"> is </w:t>
      </w:r>
    </w:p>
    <w:p w14:paraId="60E16E93"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0 for A, </w:t>
      </w:r>
    </w:p>
    <w:p w14:paraId="0EDDA3F8" w14:textId="77777777" w:rsidR="00C37670" w:rsidRDefault="00C37670" w:rsidP="00CB6EEA">
      <w:pPr>
        <w:ind w:left="720" w:firstLine="720"/>
        <w:rPr>
          <w:rFonts w:ascii="Consolas" w:hAnsi="Consolas"/>
          <w:sz w:val="20"/>
          <w:szCs w:val="20"/>
        </w:rPr>
      </w:pPr>
      <w:r>
        <w:rPr>
          <w:rFonts w:ascii="Consolas" w:hAnsi="Consolas"/>
          <w:sz w:val="20"/>
          <w:szCs w:val="20"/>
        </w:rPr>
        <w:lastRenderedPageBreak/>
        <w:t xml:space="preserve">                      </w:t>
      </w:r>
      <w:proofErr w:type="gramStart"/>
      <w:r w:rsidR="0039483F">
        <w:rPr>
          <w:rFonts w:ascii="Consolas" w:hAnsi="Consolas"/>
          <w:sz w:val="20"/>
          <w:szCs w:val="20"/>
        </w:rPr>
        <w:t>n</w:t>
      </w:r>
      <w:proofErr w:type="gramEnd"/>
      <w:r w:rsidR="0039483F">
        <w:rPr>
          <w:rFonts w:ascii="Consolas" w:hAnsi="Consolas"/>
          <w:sz w:val="20"/>
          <w:szCs w:val="20"/>
        </w:rPr>
        <w:t xml:space="preserve"> for B, </w:t>
      </w:r>
    </w:p>
    <w:p w14:paraId="49802F7F"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proofErr w:type="spellStart"/>
      <w:proofErr w:type="gramStart"/>
      <w:r w:rsidR="0039483F">
        <w:rPr>
          <w:rFonts w:ascii="Consolas" w:hAnsi="Consolas"/>
          <w:sz w:val="20"/>
          <w:szCs w:val="20"/>
        </w:rPr>
        <w:t>n+</w:t>
      </w:r>
      <w:proofErr w:type="gramEnd"/>
      <w:r w:rsidR="0039483F">
        <w:rPr>
          <w:rFonts w:ascii="Consolas" w:hAnsi="Consolas"/>
          <w:sz w:val="20"/>
          <w:szCs w:val="20"/>
        </w:rPr>
        <w:t>k</w:t>
      </w:r>
      <w:proofErr w:type="spellEnd"/>
      <w:r w:rsidR="0039483F">
        <w:rPr>
          <w:rFonts w:ascii="Consolas" w:hAnsi="Consolas"/>
          <w:sz w:val="20"/>
          <w:szCs w:val="20"/>
        </w:rPr>
        <w:t xml:space="preserve"> for C, </w:t>
      </w:r>
    </w:p>
    <w:p w14:paraId="3C59A392" w14:textId="1D4DCC6C" w:rsidR="0039483F" w:rsidRDefault="00C37670" w:rsidP="00CB6EEA">
      <w:pPr>
        <w:ind w:left="720" w:firstLine="720"/>
        <w:rPr>
          <w:rFonts w:ascii="Consolas" w:hAnsi="Consolas"/>
          <w:sz w:val="20"/>
          <w:szCs w:val="20"/>
        </w:rPr>
      </w:pPr>
      <w:r>
        <w:rPr>
          <w:rFonts w:ascii="Consolas" w:hAnsi="Consolas"/>
          <w:sz w:val="20"/>
          <w:szCs w:val="20"/>
        </w:rPr>
        <w:t xml:space="preserve">                      </w:t>
      </w:r>
      <w:proofErr w:type="gramStart"/>
      <w:r w:rsidR="0039483F">
        <w:rPr>
          <w:rFonts w:ascii="Consolas" w:hAnsi="Consolas"/>
          <w:sz w:val="20"/>
          <w:szCs w:val="20"/>
        </w:rPr>
        <w:t>n+</w:t>
      </w:r>
      <w:proofErr w:type="gramEnd"/>
      <w:r w:rsidR="0039483F">
        <w:rPr>
          <w:rFonts w:ascii="Consolas" w:hAnsi="Consolas"/>
          <w:sz w:val="20"/>
          <w:szCs w:val="20"/>
        </w:rPr>
        <w:t xml:space="preserve">2k for D, </w:t>
      </w:r>
    </w:p>
    <w:p w14:paraId="65E306C4" w14:textId="77777777" w:rsidR="00C37670" w:rsidRDefault="0039483F" w:rsidP="00CB6EEA">
      <w:pPr>
        <w:ind w:left="720" w:firstLine="720"/>
        <w:rPr>
          <w:rFonts w:ascii="Consolas" w:hAnsi="Consolas"/>
          <w:sz w:val="20"/>
          <w:szCs w:val="20"/>
        </w:rPr>
      </w:pPr>
      <w:r>
        <w:rPr>
          <w:rFonts w:ascii="Consolas" w:hAnsi="Consolas"/>
          <w:sz w:val="20"/>
          <w:szCs w:val="20"/>
        </w:rPr>
        <w:t xml:space="preserve">       </w:t>
      </w:r>
      <w:r w:rsidR="00C37670">
        <w:rPr>
          <w:rFonts w:ascii="Consolas" w:hAnsi="Consolas"/>
          <w:sz w:val="20"/>
          <w:szCs w:val="20"/>
        </w:rPr>
        <w:t xml:space="preserve">               2n+2k for E,</w:t>
      </w:r>
    </w:p>
    <w:p w14:paraId="352B46F2" w14:textId="5785293F" w:rsidR="00CB6EEA" w:rsidRPr="00CB6EEA"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3k+2n for F */</w:t>
      </w:r>
    </w:p>
    <w:p w14:paraId="31AC8026" w14:textId="2EE4E1DE" w:rsidR="00CB6EEA" w:rsidRPr="00CB6EEA" w:rsidRDefault="00CB6EEA" w:rsidP="00CB6EEA">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stride</w:t>
      </w:r>
      <w:proofErr w:type="spellEnd"/>
      <w:proofErr w:type="gramEnd"/>
      <w:r w:rsidRPr="00CB6EEA">
        <w:rPr>
          <w:rFonts w:ascii="Consolas" w:hAnsi="Consolas"/>
          <w:sz w:val="20"/>
          <w:szCs w:val="20"/>
        </w:rPr>
        <w:t xml:space="preserve"> = {1, 1, 1};</w:t>
      </w:r>
    </w:p>
    <w:p w14:paraId="75BC6EF7" w14:textId="77777777" w:rsidR="002B0EF7" w:rsidRPr="00CB6EEA" w:rsidRDefault="002B0EF7" w:rsidP="002B0EF7">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count</w:t>
      </w:r>
      <w:proofErr w:type="spellEnd"/>
      <w:proofErr w:type="gramEnd"/>
      <w:r w:rsidRPr="00CB6EEA">
        <w:rPr>
          <w:rFonts w:ascii="Consolas" w:hAnsi="Consolas"/>
          <w:sz w:val="20"/>
          <w:szCs w:val="20"/>
        </w:rPr>
        <w:t xml:space="preserve"> = {H5S_UNLIMITED, 1, 1};</w:t>
      </w:r>
    </w:p>
    <w:p w14:paraId="5B0F750A" w14:textId="4E40EE1D" w:rsidR="002B0EF7" w:rsidRPr="00CB6EEA" w:rsidRDefault="002B0EF7" w:rsidP="002B0EF7">
      <w:pPr>
        <w:ind w:left="720"/>
        <w:rPr>
          <w:rFonts w:ascii="Consolas" w:hAnsi="Consolas"/>
          <w:sz w:val="20"/>
          <w:szCs w:val="20"/>
        </w:rPr>
      </w:pPr>
      <w:r>
        <w:rPr>
          <w:rFonts w:ascii="Consolas" w:hAnsi="Consolas"/>
          <w:sz w:val="22"/>
        </w:rPr>
        <w:tab/>
      </w:r>
      <w:proofErr w:type="spellStart"/>
      <w:proofErr w:type="gramStart"/>
      <w:r>
        <w:rPr>
          <w:rFonts w:ascii="Consolas" w:hAnsi="Consolas"/>
          <w:sz w:val="20"/>
          <w:szCs w:val="20"/>
        </w:rPr>
        <w:t>vblock</w:t>
      </w:r>
      <w:proofErr w:type="spellEnd"/>
      <w:r w:rsidRPr="00CB6EEA">
        <w:rPr>
          <w:rFonts w:ascii="Consolas" w:hAnsi="Consolas"/>
          <w:sz w:val="20"/>
          <w:szCs w:val="20"/>
        </w:rPr>
        <w:t>[</w:t>
      </w:r>
      <w:proofErr w:type="gramEnd"/>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6877357E" w14:textId="562D6E9F" w:rsidR="00D7474D" w:rsidRDefault="00CB6EEA" w:rsidP="00D2292C">
      <w:pPr>
        <w:ind w:left="720"/>
        <w:rPr>
          <w:rFonts w:ascii="Consolas" w:hAnsi="Consolas"/>
          <w:sz w:val="20"/>
          <w:szCs w:val="20"/>
        </w:rPr>
      </w:pPr>
      <w:r w:rsidRPr="005F34CB">
        <w:rPr>
          <w:rFonts w:ascii="Consolas" w:hAnsi="Consolas"/>
          <w:sz w:val="20"/>
          <w:szCs w:val="20"/>
        </w:rPr>
        <w:tab/>
        <w:t>H5Sselect_</w:t>
      </w:r>
      <w:proofErr w:type="gramStart"/>
      <w:r w:rsidRPr="005F34CB">
        <w:rPr>
          <w:rFonts w:ascii="Consolas" w:hAnsi="Consolas"/>
          <w:sz w:val="20"/>
          <w:szCs w:val="20"/>
        </w:rPr>
        <w:t>template(</w:t>
      </w:r>
      <w:proofErr w:type="spellStart"/>
      <w:proofErr w:type="gramEnd"/>
      <w:r w:rsidRPr="005F34CB">
        <w:rPr>
          <w:rFonts w:ascii="Consolas" w:hAnsi="Consolas"/>
          <w:sz w:val="20"/>
          <w:szCs w:val="20"/>
        </w:rPr>
        <w:t>vspace</w:t>
      </w:r>
      <w:r w:rsidR="00C129A6">
        <w:rPr>
          <w:rFonts w:ascii="Consolas" w:hAnsi="Consolas"/>
          <w:sz w:val="20"/>
          <w:szCs w:val="20"/>
        </w:rPr>
        <w:t>_id</w:t>
      </w:r>
      <w:proofErr w:type="spellEnd"/>
      <w:r w:rsidRPr="005F34CB">
        <w:rPr>
          <w:rFonts w:ascii="Consolas" w:hAnsi="Consolas"/>
          <w:sz w:val="20"/>
          <w:szCs w:val="20"/>
        </w:rPr>
        <w:t xml:space="preserve">, H5S_SELECT_SET, </w:t>
      </w:r>
      <w:proofErr w:type="spellStart"/>
      <w:r w:rsidRPr="005F34CB">
        <w:rPr>
          <w:rFonts w:ascii="Consolas" w:hAnsi="Consolas"/>
          <w:sz w:val="20"/>
          <w:szCs w:val="20"/>
        </w:rPr>
        <w:t>vstart</w:t>
      </w:r>
      <w:proofErr w:type="spellEnd"/>
      <w:r w:rsidRPr="005F34CB">
        <w:rPr>
          <w:rFonts w:ascii="Consolas" w:hAnsi="Consolas"/>
          <w:sz w:val="20"/>
          <w:szCs w:val="20"/>
        </w:rPr>
        <w:t xml:space="preserve">, </w:t>
      </w:r>
      <w:proofErr w:type="spellStart"/>
      <w:r w:rsidRPr="005F34CB">
        <w:rPr>
          <w:rFonts w:ascii="Consolas" w:hAnsi="Consolas"/>
          <w:sz w:val="20"/>
          <w:szCs w:val="20"/>
        </w:rPr>
        <w:t>vstride</w:t>
      </w:r>
      <w:proofErr w:type="spellEnd"/>
      <w:r w:rsidRPr="005F34CB">
        <w:rPr>
          <w:rFonts w:ascii="Consolas" w:hAnsi="Consolas"/>
          <w:sz w:val="20"/>
          <w:szCs w:val="20"/>
        </w:rPr>
        <w:t xml:space="preserve">, </w:t>
      </w:r>
    </w:p>
    <w:p w14:paraId="23647EEB" w14:textId="32111992" w:rsidR="00D2292C" w:rsidRDefault="00D7474D" w:rsidP="00D7474D">
      <w:pPr>
        <w:ind w:left="720"/>
        <w:rPr>
          <w:rFonts w:ascii="Consolas" w:hAnsi="Consolas"/>
          <w:sz w:val="20"/>
          <w:szCs w:val="20"/>
        </w:rPr>
      </w:pPr>
      <w:r>
        <w:rPr>
          <w:rFonts w:ascii="Consolas" w:hAnsi="Consolas"/>
          <w:sz w:val="20"/>
          <w:szCs w:val="20"/>
        </w:rPr>
        <w:t xml:space="preserve">                </w:t>
      </w:r>
      <w:proofErr w:type="spellStart"/>
      <w:proofErr w:type="gramStart"/>
      <w:r w:rsidR="00CB6EEA" w:rsidRPr="005F34CB">
        <w:rPr>
          <w:rFonts w:ascii="Consolas" w:hAnsi="Consolas"/>
          <w:sz w:val="20"/>
          <w:szCs w:val="20"/>
        </w:rPr>
        <w:t>vcount</w:t>
      </w:r>
      <w:proofErr w:type="spellEnd"/>
      <w:proofErr w:type="gramEnd"/>
      <w:r w:rsidR="00CB6EEA" w:rsidRPr="005F34CB">
        <w:rPr>
          <w:rFonts w:ascii="Consolas" w:hAnsi="Consolas"/>
          <w:sz w:val="20"/>
          <w:szCs w:val="20"/>
        </w:rPr>
        <w:t>,</w:t>
      </w:r>
      <w:r>
        <w:rPr>
          <w:rFonts w:ascii="Consolas" w:hAnsi="Consolas"/>
          <w:sz w:val="20"/>
          <w:szCs w:val="20"/>
        </w:rPr>
        <w:t xml:space="preserve"> </w:t>
      </w:r>
      <w:proofErr w:type="spellStart"/>
      <w:r w:rsidR="002B0EF7">
        <w:rPr>
          <w:rFonts w:ascii="Consolas" w:hAnsi="Consolas"/>
          <w:sz w:val="20"/>
          <w:szCs w:val="20"/>
        </w:rPr>
        <w:t>vblock</w:t>
      </w:r>
      <w:proofErr w:type="spellEnd"/>
      <w:r w:rsidR="00CB6EEA" w:rsidRPr="005F34CB">
        <w:rPr>
          <w:rFonts w:ascii="Consolas" w:hAnsi="Consolas"/>
          <w:sz w:val="20"/>
          <w:szCs w:val="20"/>
        </w:rPr>
        <w:t xml:space="preserve">); </w:t>
      </w:r>
    </w:p>
    <w:p w14:paraId="48BBFAAC" w14:textId="1DD6C2A5" w:rsidR="004206AE" w:rsidRPr="005F34CB" w:rsidRDefault="004206AE" w:rsidP="00D2292C">
      <w:pPr>
        <w:ind w:left="720"/>
        <w:rPr>
          <w:rFonts w:ascii="Consolas" w:hAnsi="Consolas"/>
          <w:sz w:val="20"/>
          <w:szCs w:val="20"/>
        </w:rPr>
      </w:pPr>
      <w:r w:rsidRPr="005F34CB">
        <w:rPr>
          <w:rFonts w:ascii="Consolas" w:hAnsi="Consolas"/>
          <w:sz w:val="20"/>
          <w:szCs w:val="20"/>
        </w:rPr>
        <w:tab/>
        <w:t>/* Map selections */</w:t>
      </w:r>
    </w:p>
    <w:p w14:paraId="46EEC4B0" w14:textId="177F2D34" w:rsidR="004206AE" w:rsidRDefault="004206AE" w:rsidP="004206AE">
      <w:pPr>
        <w:ind w:firstLine="720"/>
        <w:rPr>
          <w:rFonts w:ascii="Consolas" w:hAnsi="Consolas" w:cs="Menlo Regular"/>
          <w:color w:val="000000"/>
          <w:sz w:val="20"/>
          <w:szCs w:val="20"/>
        </w:rPr>
      </w:pPr>
      <w:r w:rsidRPr="005F34CB">
        <w:rPr>
          <w:rFonts w:ascii="Consolas" w:hAnsi="Consolas"/>
          <w:sz w:val="20"/>
          <w:szCs w:val="20"/>
        </w:rPr>
        <w:tab/>
        <w:t>H5Pset_virtual_</w:t>
      </w:r>
      <w:proofErr w:type="gramStart"/>
      <w:r w:rsidRPr="005F34CB">
        <w:rPr>
          <w:rFonts w:ascii="Consolas" w:hAnsi="Consolas"/>
          <w:sz w:val="20"/>
          <w:szCs w:val="20"/>
        </w:rPr>
        <w:t>mapping(</w:t>
      </w:r>
      <w:proofErr w:type="spellStart"/>
      <w:proofErr w:type="gramEnd"/>
      <w:r w:rsidR="005F34CB">
        <w:rPr>
          <w:rFonts w:ascii="Consolas" w:hAnsi="Consolas"/>
          <w:sz w:val="20"/>
          <w:szCs w:val="20"/>
        </w:rPr>
        <w:t>v</w:t>
      </w:r>
      <w:r w:rsidRPr="005F34CB">
        <w:rPr>
          <w:rFonts w:ascii="Consolas" w:hAnsi="Consolas" w:cs="Menlo Regular"/>
          <w:color w:val="000000"/>
          <w:sz w:val="20"/>
          <w:szCs w:val="20"/>
        </w:rPr>
        <w:t>dcpl_id</w:t>
      </w:r>
      <w:proofErr w:type="spellEnd"/>
      <w:r w:rsidRPr="005F34CB">
        <w:rPr>
          <w:rFonts w:ascii="Consolas" w:hAnsi="Consolas" w:cs="Menlo Regular"/>
          <w:color w:val="000000"/>
          <w:sz w:val="20"/>
          <w:szCs w:val="20"/>
        </w:rPr>
        <w:t xml:space="preserve">, </w:t>
      </w:r>
      <w:proofErr w:type="spellStart"/>
      <w:r w:rsidR="002B0EF7">
        <w:rPr>
          <w:rFonts w:ascii="Consolas" w:hAnsi="Consolas" w:cs="Menlo Regular"/>
          <w:color w:val="000000"/>
          <w:sz w:val="20"/>
          <w:szCs w:val="20"/>
        </w:rPr>
        <w:t>vspace_id</w:t>
      </w:r>
      <w:proofErr w:type="spellEnd"/>
      <w:r w:rsidRPr="005F34CB">
        <w:rPr>
          <w:rFonts w:ascii="Consolas" w:hAnsi="Consolas" w:cs="Menlo Regular"/>
          <w:color w:val="000000"/>
          <w:sz w:val="20"/>
          <w:szCs w:val="20"/>
        </w:rPr>
        <w:t xml:space="preserve">, </w:t>
      </w:r>
      <w:r w:rsidR="005F34CB">
        <w:rPr>
          <w:rFonts w:ascii="Consolas" w:hAnsi="Consolas" w:cs="Menlo Regular"/>
          <w:color w:val="000000"/>
          <w:sz w:val="20"/>
          <w:szCs w:val="20"/>
        </w:rPr>
        <w:t>FILE</w:t>
      </w:r>
      <w:r w:rsidRPr="005F34CB">
        <w:rPr>
          <w:rFonts w:ascii="Consolas" w:hAnsi="Consolas" w:cs="Menlo Regular"/>
          <w:color w:val="000000"/>
          <w:sz w:val="20"/>
          <w:szCs w:val="20"/>
        </w:rPr>
        <w:t xml:space="preserve">, DATASET, </w:t>
      </w:r>
      <w:proofErr w:type="spellStart"/>
      <w:r w:rsidRPr="005F34CB">
        <w:rPr>
          <w:rFonts w:ascii="Consolas" w:hAnsi="Consolas" w:cs="Menlo Regular"/>
          <w:color w:val="000000"/>
          <w:sz w:val="20"/>
          <w:szCs w:val="20"/>
        </w:rPr>
        <w:t>src</w:t>
      </w:r>
      <w:r w:rsidR="005F34CB">
        <w:rPr>
          <w:rFonts w:ascii="Consolas" w:hAnsi="Consolas" w:cs="Menlo Regular"/>
          <w:color w:val="000000"/>
          <w:sz w:val="20"/>
          <w:szCs w:val="20"/>
        </w:rPr>
        <w:t>_</w:t>
      </w:r>
      <w:r w:rsidR="002B0EF7">
        <w:rPr>
          <w:rFonts w:ascii="Consolas" w:hAnsi="Consolas" w:cs="Menlo Regular"/>
          <w:color w:val="000000"/>
          <w:sz w:val="20"/>
          <w:szCs w:val="20"/>
        </w:rPr>
        <w:t>dataspace_</w:t>
      </w:r>
      <w:r w:rsidR="005F34CB">
        <w:rPr>
          <w:rFonts w:ascii="Consolas" w:hAnsi="Consolas" w:cs="Menlo Regular"/>
          <w:color w:val="000000"/>
          <w:sz w:val="20"/>
          <w:szCs w:val="20"/>
        </w:rPr>
        <w:t>id</w:t>
      </w:r>
      <w:proofErr w:type="spellEnd"/>
      <w:r w:rsidRPr="005F34CB">
        <w:rPr>
          <w:rFonts w:ascii="Consolas" w:hAnsi="Consolas" w:cs="Menlo Regular"/>
          <w:color w:val="000000"/>
          <w:sz w:val="20"/>
          <w:szCs w:val="20"/>
        </w:rPr>
        <w:t>);</w:t>
      </w:r>
    </w:p>
    <w:p w14:paraId="6E50BB03" w14:textId="35E828B6" w:rsidR="00BC58CC" w:rsidRPr="005F34CB" w:rsidRDefault="00D2292C" w:rsidP="00BC58CC">
      <w:pPr>
        <w:rPr>
          <w:rFonts w:ascii="Consolas" w:hAnsi="Consolas"/>
          <w:sz w:val="20"/>
          <w:szCs w:val="20"/>
        </w:rPr>
      </w:pPr>
      <w:r w:rsidRPr="005F34CB">
        <w:rPr>
          <w:rFonts w:ascii="Consolas" w:hAnsi="Consolas"/>
          <w:sz w:val="20"/>
          <w:szCs w:val="20"/>
        </w:rPr>
        <w:tab/>
        <w:t>}</w:t>
      </w:r>
      <w:r w:rsidR="00D7474D">
        <w:rPr>
          <w:rFonts w:ascii="Consolas" w:hAnsi="Consolas"/>
          <w:sz w:val="20"/>
          <w:szCs w:val="20"/>
        </w:rPr>
        <w:t xml:space="preserve"> /* End loop over the source datasets */</w:t>
      </w:r>
    </w:p>
    <w:p w14:paraId="0C1675EC" w14:textId="7F7030A7" w:rsidR="004206AE" w:rsidRPr="005F34CB" w:rsidRDefault="004206AE" w:rsidP="004206AE">
      <w:pPr>
        <w:rPr>
          <w:rFonts w:ascii="Consolas" w:hAnsi="Consolas"/>
          <w:sz w:val="20"/>
          <w:szCs w:val="20"/>
        </w:rPr>
      </w:pPr>
      <w:r w:rsidRPr="005F34CB">
        <w:rPr>
          <w:sz w:val="20"/>
          <w:szCs w:val="20"/>
        </w:rPr>
        <w:tab/>
      </w:r>
      <w:r w:rsidRPr="005F34CB">
        <w:rPr>
          <w:rFonts w:ascii="Consolas" w:hAnsi="Consolas"/>
          <w:sz w:val="20"/>
          <w:szCs w:val="20"/>
        </w:rPr>
        <w:t xml:space="preserve">/* </w:t>
      </w:r>
      <w:proofErr w:type="gramStart"/>
      <w:r w:rsidR="00D7474D">
        <w:rPr>
          <w:rFonts w:ascii="Consolas" w:hAnsi="Consolas"/>
          <w:sz w:val="20"/>
          <w:szCs w:val="20"/>
        </w:rPr>
        <w:t>C</w:t>
      </w:r>
      <w:r w:rsidRPr="005F34CB">
        <w:rPr>
          <w:rFonts w:ascii="Consolas" w:hAnsi="Consolas"/>
          <w:sz w:val="20"/>
          <w:szCs w:val="20"/>
        </w:rPr>
        <w:t>reate</w:t>
      </w:r>
      <w:proofErr w:type="gramEnd"/>
      <w:r w:rsidRPr="005F34CB">
        <w:rPr>
          <w:rFonts w:ascii="Consolas" w:hAnsi="Consolas"/>
          <w:sz w:val="20"/>
          <w:szCs w:val="20"/>
        </w:rPr>
        <w:t xml:space="preserve"> virtual dataset using regular HDF5 call */</w:t>
      </w:r>
    </w:p>
    <w:p w14:paraId="54B6A338" w14:textId="4BFDC20E" w:rsidR="004206AE" w:rsidRPr="005F34CB" w:rsidRDefault="004206AE" w:rsidP="004206AE">
      <w:pPr>
        <w:ind w:firstLine="720"/>
        <w:jc w:val="left"/>
        <w:rPr>
          <w:rFonts w:ascii="Consolas" w:hAnsi="Consolas"/>
          <w:sz w:val="20"/>
          <w:szCs w:val="20"/>
        </w:rPr>
      </w:pPr>
      <w:proofErr w:type="spellStart"/>
      <w:r w:rsidRPr="005F34CB">
        <w:rPr>
          <w:rFonts w:ascii="Consolas" w:hAnsi="Consolas"/>
          <w:sz w:val="20"/>
          <w:szCs w:val="20"/>
        </w:rPr>
        <w:t>VDS_id</w:t>
      </w:r>
      <w:proofErr w:type="spellEnd"/>
      <w:r w:rsidRPr="005F34CB">
        <w:rPr>
          <w:rFonts w:ascii="Consolas" w:hAnsi="Consolas"/>
          <w:sz w:val="20"/>
          <w:szCs w:val="20"/>
        </w:rPr>
        <w:t xml:space="preserve"> = </w:t>
      </w:r>
      <w:proofErr w:type="gramStart"/>
      <w:r w:rsidRPr="005F34CB">
        <w:rPr>
          <w:rFonts w:ascii="Consolas" w:hAnsi="Consolas"/>
          <w:sz w:val="20"/>
          <w:szCs w:val="20"/>
        </w:rPr>
        <w:t>H5Dcreate(</w:t>
      </w:r>
      <w:proofErr w:type="gramEnd"/>
      <w:r w:rsidRPr="005F34CB">
        <w:rPr>
          <w:rFonts w:ascii="Consolas" w:hAnsi="Consolas"/>
          <w:sz w:val="20"/>
          <w:szCs w:val="20"/>
        </w:rPr>
        <w:t xml:space="preserve">…, “VDS”,…, </w:t>
      </w:r>
      <w:proofErr w:type="spellStart"/>
      <w:r w:rsidR="005F34CB">
        <w:rPr>
          <w:rFonts w:ascii="Consolas" w:hAnsi="Consolas"/>
          <w:sz w:val="20"/>
          <w:szCs w:val="20"/>
        </w:rPr>
        <w:t>v</w:t>
      </w:r>
      <w:r w:rsidRPr="005F34CB">
        <w:rPr>
          <w:rFonts w:ascii="Consolas" w:hAnsi="Consolas"/>
          <w:sz w:val="20"/>
          <w:szCs w:val="20"/>
        </w:rPr>
        <w:t>space_id</w:t>
      </w:r>
      <w:proofErr w:type="spellEnd"/>
      <w:r w:rsidRPr="005F34CB">
        <w:rPr>
          <w:rFonts w:ascii="Consolas" w:hAnsi="Consolas"/>
          <w:sz w:val="20"/>
          <w:szCs w:val="20"/>
        </w:rPr>
        <w:t>, …,</w:t>
      </w:r>
      <w:r w:rsidR="005F34CB">
        <w:rPr>
          <w:rFonts w:ascii="Consolas" w:hAnsi="Consolas"/>
          <w:sz w:val="20"/>
          <w:szCs w:val="20"/>
        </w:rPr>
        <w:t xml:space="preserve"> </w:t>
      </w:r>
      <w:proofErr w:type="spellStart"/>
      <w:r w:rsidR="005F34CB">
        <w:rPr>
          <w:rFonts w:ascii="Consolas" w:hAnsi="Consolas"/>
          <w:sz w:val="20"/>
          <w:szCs w:val="20"/>
        </w:rPr>
        <w:t>v</w:t>
      </w:r>
      <w:r w:rsidRPr="005F34CB">
        <w:rPr>
          <w:rFonts w:ascii="Consolas" w:hAnsi="Consolas"/>
          <w:sz w:val="20"/>
          <w:szCs w:val="20"/>
        </w:rPr>
        <w:t>dcpl_id</w:t>
      </w:r>
      <w:proofErr w:type="spellEnd"/>
      <w:r w:rsidRPr="005F34CB">
        <w:rPr>
          <w:rFonts w:ascii="Consolas" w:hAnsi="Consolas"/>
          <w:sz w:val="20"/>
          <w:szCs w:val="20"/>
        </w:rPr>
        <w:t>,…);</w:t>
      </w:r>
    </w:p>
    <w:p w14:paraId="7E6F905D" w14:textId="4A8FDCCD" w:rsidR="004F59DA" w:rsidRDefault="004F59DA" w:rsidP="005D4B79"/>
    <w:p w14:paraId="53BAECB7" w14:textId="50861168" w:rsidR="005D4B79" w:rsidRDefault="005D4B79" w:rsidP="002E7285">
      <w:pPr>
        <w:pStyle w:val="Heading2"/>
      </w:pPr>
      <w:bookmarkStart w:id="431" w:name="_Toc406423507"/>
      <w:r>
        <w:t xml:space="preserve">Generalized Excalibur </w:t>
      </w:r>
      <w:r w:rsidR="009E2A1F">
        <w:t xml:space="preserve">Use Case </w:t>
      </w:r>
      <w:r>
        <w:t>(</w:t>
      </w:r>
      <w:r w:rsidR="009E2A1F">
        <w:t xml:space="preserve">Dealing </w:t>
      </w:r>
      <w:r>
        <w:t xml:space="preserve">with </w:t>
      </w:r>
      <w:r w:rsidR="009E2A1F">
        <w:t>Gaps</w:t>
      </w:r>
      <w:r>
        <w:t>)</w:t>
      </w:r>
      <w:bookmarkEnd w:id="431"/>
    </w:p>
    <w:p w14:paraId="1007222F" w14:textId="2063D19C" w:rsidR="005D4B79" w:rsidRDefault="004C26E3" w:rsidP="005D4B79">
      <w:r>
        <w:t xml:space="preserve">The only difference between </w:t>
      </w:r>
      <w:ins w:id="432" w:author="Evans, Mark" w:date="2014-12-11T16:38:00Z">
        <w:r w:rsidR="004E1931">
          <w:t>the Excalibur use case and the Dual PCO Edge and Eiger use cases</w:t>
        </w:r>
      </w:ins>
      <w:del w:id="433" w:author="Evans, Mark" w:date="2014-12-11T16:39:00Z">
        <w:r w:rsidDel="004E1931">
          <w:delText>5.1 and 5.2</w:delText>
        </w:r>
        <w:r w:rsidR="007C3662" w:rsidDel="004E1931">
          <w:delText>-3</w:delText>
        </w:r>
      </w:del>
      <w:r>
        <w:t xml:space="preserve"> is the selection in </w:t>
      </w:r>
      <w:r w:rsidR="007C3662">
        <w:t xml:space="preserve">the </w:t>
      </w:r>
      <w:r>
        <w:t xml:space="preserve">VDS dataspace. </w:t>
      </w:r>
      <w:ins w:id="434" w:author="Evans, Mark" w:date="2014-12-11T16:39:00Z">
        <w:r w:rsidR="004E1931">
          <w:t xml:space="preserve">See the “VDS Use Cases” section beginning on page </w:t>
        </w:r>
      </w:ins>
      <w:ins w:id="435" w:author="Evans, Mark" w:date="2014-12-11T16:40:00Z">
        <w:r w:rsidR="004E1931">
          <w:fldChar w:fldCharType="begin"/>
        </w:r>
        <w:r w:rsidR="004E1931">
          <w:instrText xml:space="preserve"> PAGEREF VdsUseCases \h </w:instrText>
        </w:r>
      </w:ins>
      <w:r w:rsidR="004E1931">
        <w:fldChar w:fldCharType="separate"/>
      </w:r>
      <w:ins w:id="436" w:author="Evans, Mark" w:date="2014-12-11T16:40:00Z">
        <w:r w:rsidR="004E1931">
          <w:rPr>
            <w:noProof/>
          </w:rPr>
          <w:t>7</w:t>
        </w:r>
        <w:r w:rsidR="004E1931">
          <w:fldChar w:fldCharType="end"/>
        </w:r>
        <w:r w:rsidR="004E1931">
          <w:t xml:space="preserve"> for more information.</w:t>
        </w:r>
      </w:ins>
    </w:p>
    <w:p w14:paraId="584AA6AC" w14:textId="291C4538" w:rsidR="004C26E3" w:rsidRPr="00CB6EEA" w:rsidRDefault="004C26E3" w:rsidP="004C26E3">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start</w:t>
      </w:r>
      <w:proofErr w:type="spellEnd"/>
      <w:proofErr w:type="gramEnd"/>
      <w:r w:rsidRPr="00CB6EEA">
        <w:rPr>
          <w:rFonts w:ascii="Consolas" w:hAnsi="Consolas"/>
          <w:sz w:val="20"/>
          <w:szCs w:val="20"/>
        </w:rPr>
        <w:t xml:space="preserve"> = {</w:t>
      </w:r>
      <w:r>
        <w:rPr>
          <w:rFonts w:ascii="Consolas" w:hAnsi="Consolas"/>
          <w:sz w:val="20"/>
          <w:szCs w:val="20"/>
        </w:rPr>
        <w:t xml:space="preserve">0, </w:t>
      </w:r>
      <w:proofErr w:type="spellStart"/>
      <w:r>
        <w:rPr>
          <w:rFonts w:ascii="Consolas" w:hAnsi="Consolas"/>
          <w:i/>
          <w:sz w:val="20"/>
          <w:szCs w:val="20"/>
        </w:rPr>
        <w:t>n</w:t>
      </w:r>
      <w:r>
        <w:rPr>
          <w:rFonts w:ascii="Consolas" w:hAnsi="Consolas"/>
          <w:i/>
          <w:sz w:val="20"/>
          <w:szCs w:val="20"/>
          <w:vertAlign w:val="subscript"/>
        </w:rPr>
        <w:t>SUB</w:t>
      </w:r>
      <w:proofErr w:type="spellEnd"/>
      <w:r>
        <w:rPr>
          <w:rFonts w:ascii="Consolas" w:hAnsi="Consolas"/>
          <w:i/>
          <w:sz w:val="20"/>
          <w:szCs w:val="20"/>
          <w:vertAlign w:val="subscript"/>
        </w:rPr>
        <w:t>-IMAGE</w:t>
      </w:r>
      <w:r>
        <w:rPr>
          <w:rFonts w:ascii="Consolas" w:hAnsi="Consolas"/>
          <w:sz w:val="20"/>
          <w:szCs w:val="20"/>
        </w:rPr>
        <w:t>,</w:t>
      </w:r>
      <w:r w:rsidRPr="00CB6EEA">
        <w:rPr>
          <w:rFonts w:ascii="Consolas" w:hAnsi="Consolas"/>
          <w:sz w:val="20"/>
          <w:szCs w:val="20"/>
        </w:rPr>
        <w:t xml:space="preserve"> </w:t>
      </w:r>
      <w:proofErr w:type="spellStart"/>
      <w:r w:rsidRPr="004C26E3">
        <w:rPr>
          <w:rFonts w:ascii="Consolas" w:hAnsi="Consolas"/>
          <w:i/>
          <w:sz w:val="20"/>
          <w:szCs w:val="20"/>
        </w:rPr>
        <w:t>m</w:t>
      </w:r>
      <w:r>
        <w:rPr>
          <w:rFonts w:ascii="Consolas" w:hAnsi="Consolas"/>
          <w:i/>
          <w:sz w:val="20"/>
          <w:szCs w:val="20"/>
          <w:vertAlign w:val="subscript"/>
        </w:rPr>
        <w:t>SUB</w:t>
      </w:r>
      <w:proofErr w:type="spellEnd"/>
      <w:r>
        <w:rPr>
          <w:rFonts w:ascii="Consolas" w:hAnsi="Consolas"/>
          <w:i/>
          <w:sz w:val="20"/>
          <w:szCs w:val="20"/>
          <w:vertAlign w:val="subscript"/>
        </w:rPr>
        <w:t>-IMAGE</w:t>
      </w:r>
      <w:r w:rsidRPr="00CB6EEA">
        <w:rPr>
          <w:rFonts w:ascii="Consolas" w:hAnsi="Consolas"/>
          <w:sz w:val="20"/>
          <w:szCs w:val="20"/>
        </w:rPr>
        <w:t>};</w:t>
      </w:r>
      <w:r>
        <w:rPr>
          <w:rFonts w:ascii="Consolas" w:hAnsi="Consolas"/>
          <w:sz w:val="20"/>
          <w:szCs w:val="20"/>
        </w:rPr>
        <w:t xml:space="preserve"> </w:t>
      </w:r>
    </w:p>
    <w:p w14:paraId="396D8003" w14:textId="306D0532" w:rsidR="004C26E3" w:rsidRDefault="004C26E3" w:rsidP="005D4B79">
      <w:r>
        <w:t xml:space="preserve">Values </w:t>
      </w:r>
      <w:proofErr w:type="spellStart"/>
      <w:r w:rsidRPr="004C26E3">
        <w:rPr>
          <w:rFonts w:ascii="Consolas" w:hAnsi="Consolas"/>
          <w:i/>
          <w:szCs w:val="24"/>
        </w:rPr>
        <w:t>n</w:t>
      </w:r>
      <w:r w:rsidRPr="004C26E3">
        <w:rPr>
          <w:rFonts w:ascii="Consolas" w:hAnsi="Consolas"/>
          <w:i/>
          <w:szCs w:val="24"/>
          <w:vertAlign w:val="subscript"/>
        </w:rPr>
        <w:t>SUB</w:t>
      </w:r>
      <w:proofErr w:type="spellEnd"/>
      <w:r w:rsidRPr="004C26E3">
        <w:rPr>
          <w:rFonts w:ascii="Consolas" w:hAnsi="Consolas"/>
          <w:i/>
          <w:szCs w:val="24"/>
          <w:vertAlign w:val="subscript"/>
        </w:rPr>
        <w:t>-IMAGE</w:t>
      </w:r>
      <w:r>
        <w:rPr>
          <w:rFonts w:ascii="Consolas" w:hAnsi="Consolas"/>
          <w:szCs w:val="24"/>
        </w:rPr>
        <w:t xml:space="preserve"> </w:t>
      </w:r>
      <w:r w:rsidRPr="004C26E3">
        <w:rPr>
          <w:szCs w:val="24"/>
        </w:rPr>
        <w:t xml:space="preserve">and </w:t>
      </w:r>
      <w:proofErr w:type="spellStart"/>
      <w:r w:rsidRPr="004C26E3">
        <w:rPr>
          <w:rFonts w:ascii="Consolas" w:hAnsi="Consolas"/>
          <w:i/>
          <w:szCs w:val="24"/>
        </w:rPr>
        <w:t>m</w:t>
      </w:r>
      <w:r w:rsidRPr="004C26E3">
        <w:rPr>
          <w:rFonts w:ascii="Consolas" w:hAnsi="Consolas"/>
          <w:i/>
          <w:szCs w:val="24"/>
          <w:vertAlign w:val="subscript"/>
        </w:rPr>
        <w:t>SUB</w:t>
      </w:r>
      <w:proofErr w:type="spellEnd"/>
      <w:r w:rsidRPr="004C26E3">
        <w:rPr>
          <w:rFonts w:ascii="Consolas" w:hAnsi="Consolas"/>
          <w:i/>
          <w:szCs w:val="24"/>
          <w:vertAlign w:val="subscript"/>
        </w:rPr>
        <w:t>-IMAGE</w:t>
      </w:r>
      <w:r>
        <w:rPr>
          <w:rFonts w:ascii="Consolas" w:hAnsi="Consolas"/>
          <w:i/>
          <w:szCs w:val="24"/>
          <w:vertAlign w:val="subscript"/>
        </w:rPr>
        <w:t xml:space="preserve"> </w:t>
      </w:r>
      <w:r>
        <w:rPr>
          <w:szCs w:val="24"/>
        </w:rPr>
        <w:t>indicate the offset</w:t>
      </w:r>
      <w:r w:rsidR="00E26DD0">
        <w:rPr>
          <w:szCs w:val="24"/>
        </w:rPr>
        <w:t xml:space="preserve"> (in </w:t>
      </w:r>
      <w:ins w:id="437" w:author="Evans, Mark" w:date="2014-12-11T16:40:00Z">
        <w:r w:rsidR="004E1931">
          <w:rPr>
            <w:szCs w:val="24"/>
          </w:rPr>
          <w:t xml:space="preserve">the </w:t>
        </w:r>
      </w:ins>
      <w:r w:rsidR="00E26DD0">
        <w:rPr>
          <w:szCs w:val="24"/>
        </w:rPr>
        <w:t>number of elements to skip)</w:t>
      </w:r>
      <w:r>
        <w:rPr>
          <w:szCs w:val="24"/>
        </w:rPr>
        <w:t xml:space="preserve"> of sub-image</w:t>
      </w:r>
      <w:r w:rsidR="00EA2FFC">
        <w:rPr>
          <w:szCs w:val="24"/>
        </w:rPr>
        <w:t>s</w:t>
      </w:r>
      <w:r>
        <w:rPr>
          <w:szCs w:val="24"/>
        </w:rPr>
        <w:t xml:space="preserve"> in the full image. </w:t>
      </w:r>
      <w:r w:rsidR="00821361">
        <w:rPr>
          <w:szCs w:val="24"/>
        </w:rPr>
        <w:t xml:space="preserve"> For example, </w:t>
      </w:r>
      <w:proofErr w:type="spellStart"/>
      <w:r w:rsidR="00821361" w:rsidRPr="004C26E3">
        <w:rPr>
          <w:rFonts w:ascii="Consolas" w:hAnsi="Consolas"/>
          <w:i/>
          <w:szCs w:val="24"/>
        </w:rPr>
        <w:t>n</w:t>
      </w:r>
      <w:r w:rsidR="00821361">
        <w:rPr>
          <w:rFonts w:ascii="Consolas" w:hAnsi="Consolas"/>
          <w:i/>
          <w:szCs w:val="24"/>
          <w:vertAlign w:val="subscript"/>
        </w:rPr>
        <w:t>D</w:t>
      </w:r>
      <w:proofErr w:type="spellEnd"/>
      <w:r w:rsidR="00821361">
        <w:rPr>
          <w:rFonts w:ascii="Consolas" w:hAnsi="Consolas"/>
          <w:szCs w:val="24"/>
        </w:rPr>
        <w:t xml:space="preserve"> </w:t>
      </w:r>
      <w:r w:rsidR="00821361" w:rsidRPr="004C26E3">
        <w:rPr>
          <w:szCs w:val="24"/>
        </w:rPr>
        <w:t xml:space="preserve">and </w:t>
      </w:r>
      <w:proofErr w:type="spellStart"/>
      <w:r w:rsidR="00821361" w:rsidRPr="004C26E3">
        <w:rPr>
          <w:rFonts w:ascii="Consolas" w:hAnsi="Consolas"/>
          <w:i/>
          <w:szCs w:val="24"/>
        </w:rPr>
        <w:t>m</w:t>
      </w:r>
      <w:r w:rsidR="00821361">
        <w:rPr>
          <w:rFonts w:ascii="Consolas" w:hAnsi="Consolas"/>
          <w:i/>
          <w:szCs w:val="24"/>
          <w:vertAlign w:val="subscript"/>
        </w:rPr>
        <w:t>D</w:t>
      </w:r>
      <w:proofErr w:type="spellEnd"/>
      <w:r w:rsidR="00821361">
        <w:rPr>
          <w:rFonts w:ascii="Consolas" w:hAnsi="Consolas"/>
          <w:i/>
          <w:szCs w:val="24"/>
          <w:vertAlign w:val="subscript"/>
        </w:rPr>
        <w:t xml:space="preserve"> </w:t>
      </w:r>
      <w:r w:rsidR="00821361">
        <w:t xml:space="preserve">are offsets for sub-image </w:t>
      </w:r>
      <w:r w:rsidR="00821361" w:rsidRPr="00821361">
        <w:rPr>
          <w:i/>
        </w:rPr>
        <w:t>D</w:t>
      </w:r>
      <w:r w:rsidR="00821361">
        <w:rPr>
          <w:i/>
        </w:rPr>
        <w:t xml:space="preserve"> </w:t>
      </w:r>
      <w:r w:rsidR="00821361" w:rsidRPr="00821361">
        <w:t>as shown</w:t>
      </w:r>
      <w:r w:rsidR="00821361">
        <w:rPr>
          <w:i/>
        </w:rPr>
        <w:t xml:space="preserve"> </w:t>
      </w:r>
      <w:r w:rsidR="00632FC4">
        <w:t>i</w:t>
      </w:r>
      <w:r w:rsidR="00821361">
        <w:t>n</w:t>
      </w:r>
      <w:r w:rsidR="007C3662">
        <w:t xml:space="preserve"> </w:t>
      </w:r>
      <w:r w:rsidR="007C3662">
        <w:fldChar w:fldCharType="begin"/>
      </w:r>
      <w:r w:rsidR="007C3662">
        <w:instrText xml:space="preserve"> REF _Ref239830922 \h </w:instrText>
      </w:r>
      <w:r w:rsidR="007C3662">
        <w:fldChar w:fldCharType="separate"/>
      </w:r>
      <w:r w:rsidR="0064185E" w:rsidRPr="003D429D">
        <w:rPr>
          <w:sz w:val="22"/>
        </w:rPr>
        <w:t xml:space="preserve">Figure </w:t>
      </w:r>
      <w:r w:rsidR="0064185E">
        <w:rPr>
          <w:noProof/>
          <w:sz w:val="22"/>
        </w:rPr>
        <w:t>6</w:t>
      </w:r>
      <w:r w:rsidR="007C3662">
        <w:fldChar w:fldCharType="end"/>
      </w:r>
      <w:r w:rsidR="007C3662">
        <w:t xml:space="preserve"> below.</w:t>
      </w:r>
    </w:p>
    <w:p w14:paraId="1B2AE672" w14:textId="77777777" w:rsidR="0060170A" w:rsidRDefault="0060170A">
      <w:pPr>
        <w:spacing w:after="0"/>
        <w:jc w:val="left"/>
      </w:pPr>
      <w:r>
        <w:br w:type="page"/>
      </w:r>
    </w:p>
    <w:p w14:paraId="7BD7E111" w14:textId="3D2DA54A" w:rsidR="007C3662" w:rsidRDefault="001F34A4" w:rsidP="007C3662">
      <w:pPr>
        <w:jc w:val="center"/>
      </w:pPr>
      <w:r>
        <w:rPr>
          <w:noProof/>
        </w:rPr>
        <w:lastRenderedPageBreak/>
        <w:drawing>
          <wp:inline distT="0" distB="0" distL="0" distR="0" wp14:anchorId="4795D1B6" wp14:editId="1F4C4442">
            <wp:extent cx="2769315" cy="1715770"/>
            <wp:effectExtent l="25400" t="25400" r="24765"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7 .jpg"/>
                    <pic:cNvPicPr/>
                  </pic:nvPicPr>
                  <pic:blipFill>
                    <a:blip r:embed="rId14">
                      <a:extLst>
                        <a:ext uri="{28A0092B-C50C-407E-A947-70E740481C1C}">
                          <a14:useLocalDpi xmlns:a14="http://schemas.microsoft.com/office/drawing/2010/main" val="0"/>
                        </a:ext>
                      </a:extLst>
                    </a:blip>
                    <a:stretch>
                      <a:fillRect/>
                    </a:stretch>
                  </pic:blipFill>
                  <pic:spPr>
                    <a:xfrm>
                      <a:off x="0" y="0"/>
                      <a:ext cx="2771917" cy="1717382"/>
                    </a:xfrm>
                    <a:prstGeom prst="rect">
                      <a:avLst/>
                    </a:prstGeom>
                    <a:ln>
                      <a:solidFill>
                        <a:schemeClr val="tx1"/>
                      </a:solidFill>
                    </a:ln>
                  </pic:spPr>
                </pic:pic>
              </a:graphicData>
            </a:graphic>
          </wp:inline>
        </w:drawing>
      </w:r>
    </w:p>
    <w:p w14:paraId="23E241AA" w14:textId="0FF40466" w:rsidR="007C3662" w:rsidRDefault="007C3662" w:rsidP="007830A8">
      <w:pPr>
        <w:pStyle w:val="Caption"/>
        <w:jc w:val="center"/>
        <w:rPr>
          <w:ins w:id="438" w:author="Evans, Mark" w:date="2014-12-10T15:02:00Z"/>
        </w:rPr>
      </w:pPr>
      <w:bookmarkStart w:id="439" w:name="_Ref239830922"/>
      <w:r w:rsidRPr="003D429D">
        <w:t xml:space="preserve">Figure </w:t>
      </w:r>
      <w:fldSimple w:instr=" SEQ Figure \* ARABIC ">
        <w:r w:rsidR="0064185E">
          <w:rPr>
            <w:noProof/>
          </w:rPr>
          <w:t>6</w:t>
        </w:r>
      </w:fldSimple>
      <w:bookmarkEnd w:id="439"/>
      <w:r w:rsidRPr="003D429D">
        <w:t>: Offsets for sub-image D in the full image</w:t>
      </w:r>
    </w:p>
    <w:p w14:paraId="3233AFC1" w14:textId="77777777" w:rsidR="007830A8" w:rsidRPr="007830A8" w:rsidRDefault="007830A8" w:rsidP="007830A8"/>
    <w:p w14:paraId="638573FA" w14:textId="63F2EF9E" w:rsidR="00E26DD0" w:rsidRDefault="004D3179" w:rsidP="00E26DD0">
      <w:r>
        <w:t xml:space="preserve">The programming model can easily accommodate </w:t>
      </w:r>
      <w:r w:rsidR="00E26DD0">
        <w:t xml:space="preserve">gaps </w:t>
      </w:r>
      <w:ins w:id="440" w:author="Evans, Mark" w:date="2014-12-11T16:44:00Z">
        <w:r w:rsidR="004E1931">
          <w:t xml:space="preserve">as </w:t>
        </w:r>
      </w:ins>
      <w:r w:rsidR="00E26DD0">
        <w:t xml:space="preserve">shown </w:t>
      </w:r>
      <w:r w:rsidR="005D0193">
        <w:t>i</w:t>
      </w:r>
      <w:r w:rsidR="00E26DD0">
        <w:t xml:space="preserve">n </w:t>
      </w:r>
      <w:r w:rsidR="00EA2FFC">
        <w:fldChar w:fldCharType="begin"/>
      </w:r>
      <w:r w:rsidR="00EA2FFC">
        <w:instrText xml:space="preserve"> REF _Ref239682866 \h </w:instrText>
      </w:r>
      <w:r w:rsidR="00EA2FFC">
        <w:fldChar w:fldCharType="separate"/>
      </w:r>
      <w:r w:rsidR="0064185E" w:rsidRPr="00324916">
        <w:rPr>
          <w:sz w:val="22"/>
        </w:rPr>
        <w:t xml:space="preserve">Figure </w:t>
      </w:r>
      <w:r w:rsidR="0064185E">
        <w:rPr>
          <w:noProof/>
          <w:sz w:val="22"/>
        </w:rPr>
        <w:t>3</w:t>
      </w:r>
      <w:r w:rsidR="00EA2FFC">
        <w:fldChar w:fldCharType="end"/>
      </w:r>
      <w:r w:rsidR="00E26DD0">
        <w:t>.</w:t>
      </w:r>
    </w:p>
    <w:p w14:paraId="47EE7601" w14:textId="1DB5B9C1" w:rsidR="004B6C32" w:rsidRPr="00E26DD0" w:rsidRDefault="004B6C32" w:rsidP="00E26DD0">
      <w:r>
        <w:t>This use case is the same as</w:t>
      </w:r>
      <w:r w:rsidR="00EA2FFC">
        <w:t xml:space="preserve"> the base</w:t>
      </w:r>
      <w:r>
        <w:t xml:space="preserve"> Excalibur</w:t>
      </w:r>
      <w:r w:rsidR="00EA2FFC">
        <w:t xml:space="preserve"> use case</w:t>
      </w:r>
      <w:ins w:id="441" w:author="Evans, Mark" w:date="2014-12-12T09:12:00Z">
        <w:r w:rsidR="000121EB">
          <w:t xml:space="preserve"> described in the section above (see page </w:t>
        </w:r>
        <w:r w:rsidR="000121EB">
          <w:fldChar w:fldCharType="begin"/>
        </w:r>
        <w:r w:rsidR="000121EB">
          <w:instrText xml:space="preserve"> PAGEREF ExcaliburUseCaseImplementation \h </w:instrText>
        </w:r>
      </w:ins>
      <w:r w:rsidR="000121EB">
        <w:fldChar w:fldCharType="separate"/>
      </w:r>
      <w:ins w:id="442" w:author="Evans, Mark" w:date="2014-12-12T09:12:00Z">
        <w:r w:rsidR="000121EB">
          <w:rPr>
            <w:noProof/>
          </w:rPr>
          <w:t>26</w:t>
        </w:r>
        <w:r w:rsidR="000121EB">
          <w:fldChar w:fldCharType="end"/>
        </w:r>
        <w:r w:rsidR="000121EB">
          <w:t>)</w:t>
        </w:r>
      </w:ins>
      <w:r>
        <w:t>.</w:t>
      </w:r>
    </w:p>
    <w:p w14:paraId="19EB9D08" w14:textId="01C87BFF" w:rsidR="005D4B79" w:rsidRDefault="005D4B79" w:rsidP="002E7285">
      <w:pPr>
        <w:pStyle w:val="Heading2"/>
      </w:pPr>
      <w:bookmarkStart w:id="443" w:name="_Toc406423508"/>
      <w:r>
        <w:t xml:space="preserve">Eiger </w:t>
      </w:r>
      <w:r w:rsidR="009E2A1F">
        <w:t>Use Case</w:t>
      </w:r>
      <w:bookmarkEnd w:id="443"/>
    </w:p>
    <w:p w14:paraId="6E365FA7" w14:textId="77C7F754" w:rsidR="005D4B79" w:rsidRDefault="00EA2FFC" w:rsidP="005D4B79">
      <w:r>
        <w:t xml:space="preserve">The </w:t>
      </w:r>
      <w:r w:rsidR="00E26DD0">
        <w:t xml:space="preserve">Eiger use case is different from the </w:t>
      </w:r>
      <w:del w:id="444" w:author="Evans, Mark" w:date="2014-12-12T09:13:00Z">
        <w:r w:rsidR="00E26DD0" w:rsidDel="000121EB">
          <w:delText xml:space="preserve">first two </w:delText>
        </w:r>
      </w:del>
      <w:r w:rsidR="00E26DD0">
        <w:t>use cases discussed</w:t>
      </w:r>
      <w:ins w:id="445" w:author="Evans, Mark" w:date="2014-12-12T09:10:00Z">
        <w:r w:rsidR="000121EB">
          <w:t xml:space="preserve"> above</w:t>
        </w:r>
      </w:ins>
      <w:r w:rsidR="00E26DD0">
        <w:t xml:space="preserve">. There is no template selection in the source datasets. The whole dataspace for each dataset in a files </w:t>
      </w:r>
      <w:r w:rsidR="00E26DD0" w:rsidRPr="00632FC4">
        <w:rPr>
          <w:rFonts w:ascii="Consolas" w:hAnsi="Consolas"/>
          <w:sz w:val="22"/>
        </w:rPr>
        <w:t>f-</w:t>
      </w:r>
      <w:r w:rsidR="00E26DD0" w:rsidRPr="00632FC4">
        <w:rPr>
          <w:rFonts w:ascii="Consolas" w:hAnsi="Consolas"/>
          <w:i/>
          <w:sz w:val="22"/>
        </w:rPr>
        <w:t>i</w:t>
      </w:r>
      <w:r w:rsidR="00E26DD0" w:rsidRPr="00632FC4">
        <w:rPr>
          <w:rFonts w:ascii="Consolas" w:hAnsi="Consolas"/>
          <w:sz w:val="22"/>
        </w:rPr>
        <w:t>.h5</w:t>
      </w:r>
      <w:r w:rsidR="00E26DD0">
        <w:t xml:space="preserve"> will be selected. The loop over the source datasets corresponds to the call to </w:t>
      </w:r>
      <w:r w:rsidR="00E26DD0" w:rsidRPr="00632FC4">
        <w:rPr>
          <w:rFonts w:ascii="Consolas" w:hAnsi="Consolas"/>
          <w:sz w:val="22"/>
        </w:rPr>
        <w:t>H5Pset_virtual_mapping</w:t>
      </w:r>
      <w:r w:rsidR="00E26DD0">
        <w:t xml:space="preserve"> using “</w:t>
      </w:r>
      <w:r w:rsidR="00E26DD0" w:rsidRPr="00632FC4">
        <w:rPr>
          <w:rFonts w:ascii="Consolas" w:hAnsi="Consolas"/>
          <w:sz w:val="22"/>
        </w:rPr>
        <w:t>prin</w:t>
      </w:r>
      <w:r w:rsidR="00F66DDC">
        <w:rPr>
          <w:rFonts w:ascii="Consolas" w:hAnsi="Consolas"/>
          <w:sz w:val="22"/>
        </w:rPr>
        <w:t>t</w:t>
      </w:r>
      <w:r w:rsidR="00E26DD0" w:rsidRPr="00632FC4">
        <w:rPr>
          <w:rFonts w:ascii="Consolas" w:hAnsi="Consolas"/>
          <w:sz w:val="22"/>
        </w:rPr>
        <w:t>f</w:t>
      </w:r>
      <w:r w:rsidR="00E26DD0">
        <w:t>” format</w:t>
      </w:r>
      <w:r w:rsidR="00F66DDC">
        <w:t>ting</w:t>
      </w:r>
      <w:r w:rsidR="00E26DD0">
        <w:t xml:space="preserve"> for file names.</w:t>
      </w:r>
      <w:ins w:id="446" w:author="Evans, Mark" w:date="2014-12-12T09:09:00Z">
        <w:r w:rsidR="000121EB">
          <w:t xml:space="preserve"> </w:t>
        </w:r>
      </w:ins>
      <w:ins w:id="447" w:author="Evans, Mark" w:date="2014-12-12T09:13:00Z">
        <w:r w:rsidR="000121EB">
          <w:t>For more information, s</w:t>
        </w:r>
      </w:ins>
      <w:ins w:id="448" w:author="Evans, Mark" w:date="2014-12-12T09:09:00Z">
        <w:r w:rsidR="000121EB">
          <w:t>ee the “</w:t>
        </w:r>
        <w:r w:rsidR="000121EB" w:rsidRPr="000121EB">
          <w:t>C-style printf Formatting Notes</w:t>
        </w:r>
        <w:r w:rsidR="000121EB">
          <w:t xml:space="preserve">” section on page </w:t>
        </w:r>
        <w:r w:rsidR="000121EB">
          <w:fldChar w:fldCharType="begin"/>
        </w:r>
        <w:r w:rsidR="000121EB">
          <w:instrText xml:space="preserve"> PAGEREF CstylePrintfFormattingNotes \h </w:instrText>
        </w:r>
      </w:ins>
      <w:r w:rsidR="000121EB">
        <w:fldChar w:fldCharType="separate"/>
      </w:r>
      <w:ins w:id="449" w:author="Evans, Mark" w:date="2014-12-12T09:09:00Z">
        <w:r w:rsidR="000121EB">
          <w:rPr>
            <w:noProof/>
          </w:rPr>
          <w:t>22</w:t>
        </w:r>
        <w:r w:rsidR="000121EB">
          <w:fldChar w:fldCharType="end"/>
        </w:r>
        <w:r w:rsidR="000121EB">
          <w:t>.</w:t>
        </w:r>
      </w:ins>
    </w:p>
    <w:p w14:paraId="06F33506" w14:textId="7B3A55F6"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Set creation property to be used in mapping </w:t>
      </w:r>
      <w:r w:rsidR="003D429D">
        <w:rPr>
          <w:rFonts w:ascii="Consolas" w:hAnsi="Consolas"/>
          <w:sz w:val="20"/>
          <w:szCs w:val="20"/>
        </w:rPr>
        <w:t xml:space="preserve">definition </w:t>
      </w:r>
      <w:r w:rsidRPr="00CB6EEA">
        <w:rPr>
          <w:rFonts w:ascii="Consolas" w:hAnsi="Consolas"/>
          <w:sz w:val="20"/>
          <w:szCs w:val="20"/>
        </w:rPr>
        <w:t>*/</w:t>
      </w:r>
    </w:p>
    <w:p w14:paraId="385713EF" w14:textId="77777777" w:rsidR="003D429D" w:rsidRDefault="00E26DD0" w:rsidP="003D429D">
      <w:pPr>
        <w:ind w:firstLine="720"/>
        <w:rPr>
          <w:rFonts w:ascii="Consolas" w:hAnsi="Consolas"/>
          <w:sz w:val="20"/>
          <w:szCs w:val="20"/>
        </w:rPr>
      </w:pPr>
      <w:proofErr w:type="spellStart"/>
      <w:proofErr w:type="gramStart"/>
      <w:r>
        <w:rPr>
          <w:rFonts w:ascii="Consolas" w:hAnsi="Consolas" w:cs="Menlo Regular"/>
          <w:color w:val="000000"/>
          <w:sz w:val="20"/>
          <w:szCs w:val="20"/>
        </w:rPr>
        <w:t>v</w:t>
      </w:r>
      <w:r w:rsidRPr="00CB6EEA">
        <w:rPr>
          <w:rFonts w:ascii="Consolas" w:hAnsi="Consolas" w:cs="Menlo Regular"/>
          <w:color w:val="000000"/>
          <w:sz w:val="20"/>
          <w:szCs w:val="20"/>
        </w:rPr>
        <w:t>dcpl</w:t>
      </w:r>
      <w:proofErr w:type="spellEnd"/>
      <w:proofErr w:type="gramEnd"/>
      <w:r w:rsidRPr="00CB6EEA">
        <w:rPr>
          <w:rFonts w:ascii="Consolas" w:hAnsi="Consolas" w:cs="Menlo Regular"/>
          <w:color w:val="000000"/>
          <w:sz w:val="20"/>
          <w:szCs w:val="20"/>
        </w:rPr>
        <w:t>_ id = H5Pcreate (H5P_DATASET_CREATE);</w:t>
      </w:r>
    </w:p>
    <w:p w14:paraId="023E2C92" w14:textId="7FA48838" w:rsidR="00E26DD0" w:rsidRPr="00CB6EEA" w:rsidRDefault="00E26DD0" w:rsidP="003D429D">
      <w:pPr>
        <w:ind w:firstLine="720"/>
        <w:rPr>
          <w:rFonts w:ascii="Consolas" w:hAnsi="Consolas"/>
          <w:sz w:val="20"/>
          <w:szCs w:val="20"/>
        </w:rPr>
      </w:pPr>
      <w:r w:rsidRPr="00CB6EEA">
        <w:rPr>
          <w:rFonts w:ascii="Consolas" w:hAnsi="Consolas"/>
          <w:sz w:val="20"/>
          <w:szCs w:val="20"/>
        </w:rPr>
        <w:t>H5Pset_</w:t>
      </w:r>
      <w:proofErr w:type="gramStart"/>
      <w:r w:rsidRPr="00CB6EEA">
        <w:rPr>
          <w:rFonts w:ascii="Consolas" w:hAnsi="Consolas"/>
          <w:sz w:val="20"/>
          <w:szCs w:val="20"/>
        </w:rPr>
        <w:t>virtual(</w:t>
      </w:r>
      <w:proofErr w:type="spellStart"/>
      <w:proofErr w:type="gramEnd"/>
      <w:r>
        <w:rPr>
          <w:rFonts w:ascii="Consolas" w:hAnsi="Consolas"/>
          <w:sz w:val="20"/>
          <w:szCs w:val="20"/>
        </w:rPr>
        <w:t>vdcpl_</w:t>
      </w:r>
      <w:r w:rsidRPr="00CB6EEA">
        <w:rPr>
          <w:rFonts w:ascii="Consolas" w:hAnsi="Consolas"/>
          <w:sz w:val="20"/>
          <w:szCs w:val="20"/>
        </w:rPr>
        <w:t>id</w:t>
      </w:r>
      <w:proofErr w:type="spellEnd"/>
      <w:r w:rsidRPr="00CB6EEA">
        <w:rPr>
          <w:rFonts w:ascii="Consolas" w:hAnsi="Consolas"/>
          <w:sz w:val="20"/>
          <w:szCs w:val="20"/>
        </w:rPr>
        <w:t>);</w:t>
      </w:r>
    </w:p>
    <w:p w14:paraId="26407F48" w14:textId="5F875A74"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w:t>
      </w:r>
      <w:proofErr w:type="gramStart"/>
      <w:r w:rsidR="004B2AE2">
        <w:rPr>
          <w:rFonts w:ascii="Consolas" w:hAnsi="Consolas"/>
          <w:sz w:val="20"/>
          <w:szCs w:val="20"/>
        </w:rPr>
        <w:t>C</w:t>
      </w:r>
      <w:r w:rsidRPr="00CB6EEA">
        <w:rPr>
          <w:rFonts w:ascii="Consolas" w:hAnsi="Consolas"/>
          <w:sz w:val="20"/>
          <w:szCs w:val="20"/>
        </w:rPr>
        <w:t>reate</w:t>
      </w:r>
      <w:proofErr w:type="gramEnd"/>
      <w:r w:rsidRPr="00CB6EEA">
        <w:rPr>
          <w:rFonts w:ascii="Consolas" w:hAnsi="Consolas"/>
          <w:sz w:val="20"/>
          <w:szCs w:val="20"/>
        </w:rPr>
        <w:t xml:space="preserve"> a dataspace for virtual dataset VDS */</w:t>
      </w:r>
    </w:p>
    <w:p w14:paraId="11187975" w14:textId="77777777" w:rsidR="004B2AE2" w:rsidRDefault="00E26DD0" w:rsidP="004B2AE2">
      <w:pPr>
        <w:ind w:firstLine="720"/>
        <w:rPr>
          <w:rFonts w:ascii="Consolas" w:hAnsi="Consolas"/>
          <w:sz w:val="20"/>
          <w:szCs w:val="20"/>
        </w:rPr>
      </w:pPr>
      <w:proofErr w:type="spellStart"/>
      <w:proofErr w:type="gramStart"/>
      <w:r w:rsidRPr="00CB6EEA">
        <w:rPr>
          <w:rFonts w:ascii="Consolas" w:hAnsi="Consolas"/>
          <w:sz w:val="20"/>
          <w:szCs w:val="20"/>
        </w:rPr>
        <w:t>vdims</w:t>
      </w:r>
      <w:proofErr w:type="spellEnd"/>
      <w:r w:rsidRPr="00CB6EEA">
        <w:rPr>
          <w:rFonts w:ascii="Consolas" w:hAnsi="Consolas"/>
          <w:sz w:val="20"/>
          <w:szCs w:val="20"/>
        </w:rPr>
        <w:t>[</w:t>
      </w:r>
      <w:proofErr w:type="gramEnd"/>
      <w:r w:rsidRPr="00CB6EEA">
        <w:rPr>
          <w:rFonts w:ascii="Consolas" w:hAnsi="Consolas"/>
          <w:sz w:val="20"/>
          <w:szCs w:val="20"/>
        </w:rPr>
        <w:t>] = {</w:t>
      </w:r>
      <w:r w:rsidR="004B2AE2">
        <w:rPr>
          <w:rFonts w:ascii="Consolas" w:hAnsi="Consolas"/>
          <w:sz w:val="20"/>
          <w:szCs w:val="20"/>
        </w:rPr>
        <w:t>M</w:t>
      </w:r>
      <w:r w:rsidRPr="00CB6EEA">
        <w:rPr>
          <w:rFonts w:ascii="Consolas" w:hAnsi="Consolas"/>
          <w:sz w:val="20"/>
          <w:szCs w:val="20"/>
        </w:rPr>
        <w:t xml:space="preserve">, N, </w:t>
      </w:r>
      <w:r w:rsidR="004B2AE2">
        <w:rPr>
          <w:rFonts w:ascii="Consolas" w:hAnsi="Consolas"/>
          <w:sz w:val="20"/>
          <w:szCs w:val="20"/>
        </w:rPr>
        <w:t>K</w:t>
      </w:r>
      <w:r w:rsidRPr="00CB6EEA">
        <w:rPr>
          <w:rFonts w:ascii="Consolas" w:hAnsi="Consolas"/>
          <w:sz w:val="20"/>
          <w:szCs w:val="20"/>
        </w:rPr>
        <w:t>};</w:t>
      </w:r>
    </w:p>
    <w:p w14:paraId="600597D6" w14:textId="72F828BC" w:rsidR="00E26DD0" w:rsidRPr="00CB6EEA" w:rsidRDefault="00E26DD0" w:rsidP="004B2AE2">
      <w:pPr>
        <w:ind w:firstLine="720"/>
        <w:rPr>
          <w:rFonts w:ascii="Consolas" w:hAnsi="Consolas"/>
          <w:sz w:val="20"/>
          <w:szCs w:val="20"/>
        </w:rPr>
      </w:pPr>
      <w:proofErr w:type="spellStart"/>
      <w:proofErr w:type="gramStart"/>
      <w:r w:rsidRPr="00CB6EEA">
        <w:rPr>
          <w:rFonts w:ascii="Consolas" w:hAnsi="Consolas"/>
          <w:sz w:val="20"/>
          <w:szCs w:val="20"/>
        </w:rPr>
        <w:t>vmaxdims</w:t>
      </w:r>
      <w:proofErr w:type="spellEnd"/>
      <w:proofErr w:type="gramEnd"/>
      <w:r w:rsidRPr="00CB6EEA">
        <w:rPr>
          <w:rFonts w:ascii="Consolas" w:hAnsi="Consolas"/>
          <w:sz w:val="20"/>
          <w:szCs w:val="20"/>
        </w:rPr>
        <w:t xml:space="preserve"> = {H5S_UNLIMITED, N, </w:t>
      </w:r>
      <w:r w:rsidR="004B2AE2">
        <w:rPr>
          <w:rFonts w:ascii="Consolas" w:hAnsi="Consolas"/>
          <w:sz w:val="20"/>
          <w:szCs w:val="20"/>
        </w:rPr>
        <w:t>K</w:t>
      </w:r>
      <w:r w:rsidRPr="00CB6EEA">
        <w:rPr>
          <w:rFonts w:ascii="Consolas" w:hAnsi="Consolas"/>
          <w:sz w:val="20"/>
          <w:szCs w:val="20"/>
        </w:rPr>
        <w:t>};</w:t>
      </w:r>
    </w:p>
    <w:p w14:paraId="519EE407" w14:textId="53846763" w:rsidR="00E26DD0" w:rsidRDefault="009A7CA5" w:rsidP="00E26DD0">
      <w:pPr>
        <w:rPr>
          <w:rFonts w:ascii="Consolas" w:hAnsi="Consolas"/>
          <w:sz w:val="20"/>
          <w:szCs w:val="20"/>
        </w:rPr>
      </w:pPr>
      <w:r>
        <w:rPr>
          <w:rFonts w:ascii="Consolas" w:hAnsi="Consolas"/>
          <w:sz w:val="20"/>
          <w:szCs w:val="20"/>
        </w:rPr>
        <w:tab/>
      </w:r>
      <w:proofErr w:type="spellStart"/>
      <w:r>
        <w:rPr>
          <w:rFonts w:ascii="Consolas" w:hAnsi="Consolas"/>
          <w:sz w:val="20"/>
          <w:szCs w:val="20"/>
        </w:rPr>
        <w:t>vspace_id</w:t>
      </w:r>
      <w:proofErr w:type="spellEnd"/>
      <w:r w:rsidR="00E26DD0" w:rsidRPr="00CB6EEA">
        <w:rPr>
          <w:rFonts w:ascii="Consolas" w:hAnsi="Consolas"/>
          <w:sz w:val="20"/>
          <w:szCs w:val="20"/>
        </w:rPr>
        <w:t xml:space="preserve"> = H5Screate_</w:t>
      </w:r>
      <w:proofErr w:type="gramStart"/>
      <w:r w:rsidR="00E26DD0" w:rsidRPr="00CB6EEA">
        <w:rPr>
          <w:rFonts w:ascii="Consolas" w:hAnsi="Consolas"/>
          <w:sz w:val="20"/>
          <w:szCs w:val="20"/>
        </w:rPr>
        <w:t>simple(</w:t>
      </w:r>
      <w:proofErr w:type="gramEnd"/>
      <w:r w:rsidR="00E26DD0" w:rsidRPr="00CB6EEA">
        <w:rPr>
          <w:rFonts w:ascii="Consolas" w:hAnsi="Consolas"/>
          <w:sz w:val="20"/>
          <w:szCs w:val="20"/>
        </w:rPr>
        <w:t xml:space="preserve">3, </w:t>
      </w:r>
      <w:proofErr w:type="spellStart"/>
      <w:r w:rsidR="00E26DD0" w:rsidRPr="00CB6EEA">
        <w:rPr>
          <w:rFonts w:ascii="Consolas" w:hAnsi="Consolas"/>
          <w:sz w:val="20"/>
          <w:szCs w:val="20"/>
        </w:rPr>
        <w:t>vdims</w:t>
      </w:r>
      <w:proofErr w:type="spellEnd"/>
      <w:r w:rsidR="00E26DD0" w:rsidRPr="00CB6EEA">
        <w:rPr>
          <w:rFonts w:ascii="Consolas" w:hAnsi="Consolas"/>
          <w:sz w:val="20"/>
          <w:szCs w:val="20"/>
        </w:rPr>
        <w:t xml:space="preserve">, </w:t>
      </w:r>
      <w:proofErr w:type="spellStart"/>
      <w:r w:rsidR="00E26DD0" w:rsidRPr="00CB6EEA">
        <w:rPr>
          <w:rFonts w:ascii="Consolas" w:hAnsi="Consolas"/>
          <w:sz w:val="20"/>
          <w:szCs w:val="20"/>
        </w:rPr>
        <w:t>vmaxdims</w:t>
      </w:r>
      <w:proofErr w:type="spellEnd"/>
      <w:r w:rsidR="00E26DD0" w:rsidRPr="00CB6EEA">
        <w:rPr>
          <w:rFonts w:ascii="Consolas" w:hAnsi="Consolas"/>
          <w:sz w:val="20"/>
          <w:szCs w:val="20"/>
        </w:rPr>
        <w:t>);</w:t>
      </w:r>
    </w:p>
    <w:p w14:paraId="287F7824" w14:textId="77777777" w:rsidR="00C129A6" w:rsidRDefault="00C129A6" w:rsidP="00C129A6">
      <w:pPr>
        <w:ind w:firstLine="720"/>
        <w:rPr>
          <w:rFonts w:ascii="Consolas" w:hAnsi="Consolas"/>
          <w:sz w:val="20"/>
          <w:szCs w:val="20"/>
        </w:rPr>
      </w:pPr>
      <w:r w:rsidRPr="00CB6EEA">
        <w:rPr>
          <w:rFonts w:ascii="Consolas" w:hAnsi="Consolas"/>
          <w:sz w:val="20"/>
          <w:szCs w:val="20"/>
        </w:rPr>
        <w:t xml:space="preserve">/* </w:t>
      </w:r>
      <w:r>
        <w:rPr>
          <w:rFonts w:ascii="Consolas" w:hAnsi="Consolas"/>
          <w:sz w:val="20"/>
          <w:szCs w:val="20"/>
        </w:rPr>
        <w:t>No</w:t>
      </w:r>
      <w:r w:rsidRPr="00CB6EEA">
        <w:rPr>
          <w:rFonts w:ascii="Consolas" w:hAnsi="Consolas"/>
          <w:sz w:val="20"/>
          <w:szCs w:val="20"/>
        </w:rPr>
        <w:t xml:space="preserve"> loop over the source datasets to define mapping</w:t>
      </w:r>
      <w:r>
        <w:rPr>
          <w:rFonts w:ascii="Consolas" w:hAnsi="Consolas"/>
          <w:sz w:val="20"/>
          <w:szCs w:val="20"/>
        </w:rPr>
        <w:t xml:space="preserve">; we can use the </w:t>
      </w:r>
    </w:p>
    <w:p w14:paraId="1A8A0433" w14:textId="5B2F9092" w:rsidR="00C129A6" w:rsidRDefault="00C129A6" w:rsidP="00C129A6">
      <w:pPr>
        <w:ind w:firstLine="720"/>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same</w:t>
      </w:r>
      <w:proofErr w:type="gramEnd"/>
      <w:r>
        <w:rPr>
          <w:rFonts w:ascii="Consolas" w:hAnsi="Consolas"/>
          <w:sz w:val="20"/>
          <w:szCs w:val="20"/>
        </w:rPr>
        <w:t xml:space="preserve"> </w:t>
      </w:r>
      <w:r w:rsidR="00F66DDC">
        <w:rPr>
          <w:rFonts w:ascii="Consolas" w:hAnsi="Consolas"/>
          <w:sz w:val="20"/>
          <w:szCs w:val="20"/>
        </w:rPr>
        <w:t xml:space="preserve">source </w:t>
      </w:r>
      <w:r>
        <w:rPr>
          <w:rFonts w:ascii="Consolas" w:hAnsi="Consolas"/>
          <w:sz w:val="20"/>
          <w:szCs w:val="20"/>
        </w:rPr>
        <w:t xml:space="preserve">dataspace as shown on the next two lines. </w:t>
      </w:r>
      <w:r w:rsidR="00F66DDC">
        <w:rPr>
          <w:rFonts w:ascii="Consolas" w:hAnsi="Consolas"/>
          <w:sz w:val="20"/>
          <w:szCs w:val="20"/>
        </w:rPr>
        <w:t xml:space="preserve">The dataspace </w:t>
      </w:r>
      <w:r w:rsidR="004B2AE2">
        <w:rPr>
          <w:rFonts w:ascii="Consolas" w:hAnsi="Consolas"/>
          <w:sz w:val="20"/>
          <w:szCs w:val="20"/>
        </w:rPr>
        <w:t>contain</w:t>
      </w:r>
      <w:r>
        <w:rPr>
          <w:rFonts w:ascii="Consolas" w:hAnsi="Consolas"/>
          <w:sz w:val="20"/>
          <w:szCs w:val="20"/>
        </w:rPr>
        <w:t>s</w:t>
      </w:r>
      <w:r w:rsidR="004B2AE2">
        <w:rPr>
          <w:rFonts w:ascii="Consolas" w:hAnsi="Consolas"/>
          <w:sz w:val="20"/>
          <w:szCs w:val="20"/>
        </w:rPr>
        <w:t xml:space="preserve"> M </w:t>
      </w:r>
    </w:p>
    <w:p w14:paraId="6E7DE7DD" w14:textId="52809593" w:rsidR="004B2AE2" w:rsidRPr="00CB6EEA" w:rsidRDefault="00C129A6" w:rsidP="00C129A6">
      <w:pPr>
        <w:ind w:firstLine="720"/>
        <w:rPr>
          <w:rFonts w:ascii="Consolas" w:hAnsi="Consolas"/>
          <w:sz w:val="20"/>
          <w:szCs w:val="20"/>
        </w:rPr>
      </w:pPr>
      <w:r>
        <w:rPr>
          <w:rFonts w:ascii="Consolas" w:hAnsi="Consolas"/>
          <w:sz w:val="20"/>
          <w:szCs w:val="20"/>
        </w:rPr>
        <w:t xml:space="preserve">   </w:t>
      </w:r>
      <w:proofErr w:type="gramStart"/>
      <w:r w:rsidR="00F66DDC">
        <w:rPr>
          <w:rFonts w:ascii="Consolas" w:hAnsi="Consolas"/>
          <w:sz w:val="20"/>
          <w:szCs w:val="20"/>
        </w:rPr>
        <w:t>images</w:t>
      </w:r>
      <w:proofErr w:type="gramEnd"/>
      <w:r w:rsidR="00F66DDC">
        <w:rPr>
          <w:rFonts w:ascii="Consolas" w:hAnsi="Consolas"/>
          <w:sz w:val="20"/>
          <w:szCs w:val="20"/>
        </w:rPr>
        <w:t xml:space="preserve">, and the </w:t>
      </w:r>
      <w:r w:rsidR="006471F9">
        <w:rPr>
          <w:rFonts w:ascii="Consolas" w:hAnsi="Consolas"/>
          <w:sz w:val="20"/>
          <w:szCs w:val="20"/>
        </w:rPr>
        <w:t>size of each image is</w:t>
      </w:r>
      <w:r>
        <w:rPr>
          <w:rFonts w:ascii="Consolas" w:hAnsi="Consolas"/>
          <w:sz w:val="20"/>
          <w:szCs w:val="20"/>
        </w:rPr>
        <w:t xml:space="preserve"> </w:t>
      </w:r>
      <w:proofErr w:type="spellStart"/>
      <w:r>
        <w:rPr>
          <w:rFonts w:ascii="Consolas" w:hAnsi="Consolas"/>
          <w:sz w:val="20"/>
          <w:szCs w:val="20"/>
        </w:rPr>
        <w:t>NxK</w:t>
      </w:r>
      <w:proofErr w:type="spellEnd"/>
      <w:r>
        <w:rPr>
          <w:rFonts w:ascii="Consolas" w:hAnsi="Consolas"/>
          <w:sz w:val="20"/>
          <w:szCs w:val="20"/>
        </w:rPr>
        <w:t xml:space="preserve"> </w:t>
      </w:r>
      <w:r w:rsidR="004B2AE2" w:rsidRPr="00CB6EEA">
        <w:rPr>
          <w:rFonts w:ascii="Consolas" w:hAnsi="Consolas"/>
          <w:sz w:val="20"/>
          <w:szCs w:val="20"/>
        </w:rPr>
        <w:t>*/</w:t>
      </w:r>
    </w:p>
    <w:p w14:paraId="172D7204" w14:textId="77777777" w:rsidR="004B2AE2" w:rsidRDefault="004B2AE2" w:rsidP="004B2AE2">
      <w:pPr>
        <w:ind w:firstLine="720"/>
        <w:rPr>
          <w:rFonts w:ascii="Consolas" w:hAnsi="Consolas"/>
          <w:sz w:val="20"/>
          <w:szCs w:val="20"/>
        </w:rPr>
      </w:pPr>
      <w:proofErr w:type="gramStart"/>
      <w:r w:rsidRPr="00CB6EEA">
        <w:rPr>
          <w:rFonts w:ascii="Consolas" w:hAnsi="Consolas"/>
          <w:sz w:val="20"/>
          <w:szCs w:val="20"/>
        </w:rPr>
        <w:t>dims[</w:t>
      </w:r>
      <w:proofErr w:type="gramEnd"/>
      <w:r w:rsidRPr="00CB6EEA">
        <w:rPr>
          <w:rFonts w:ascii="Consolas" w:hAnsi="Consolas"/>
          <w:sz w:val="20"/>
          <w:szCs w:val="20"/>
        </w:rPr>
        <w:t>] = {</w:t>
      </w:r>
      <w:r>
        <w:rPr>
          <w:rFonts w:ascii="Consolas" w:hAnsi="Consolas"/>
          <w:sz w:val="20"/>
          <w:szCs w:val="20"/>
        </w:rPr>
        <w:t>M</w:t>
      </w:r>
      <w:r w:rsidRPr="00CB6EEA">
        <w:rPr>
          <w:rFonts w:ascii="Consolas" w:hAnsi="Consolas"/>
          <w:sz w:val="20"/>
          <w:szCs w:val="20"/>
        </w:rPr>
        <w:t xml:space="preserve">, N, </w:t>
      </w:r>
      <w:r>
        <w:rPr>
          <w:rFonts w:ascii="Consolas" w:hAnsi="Consolas"/>
          <w:sz w:val="20"/>
          <w:szCs w:val="20"/>
        </w:rPr>
        <w:t>K</w:t>
      </w:r>
      <w:r w:rsidRPr="00CB6EEA">
        <w:rPr>
          <w:rFonts w:ascii="Consolas" w:hAnsi="Consolas"/>
          <w:sz w:val="20"/>
          <w:szCs w:val="20"/>
        </w:rPr>
        <w:t>};</w:t>
      </w:r>
    </w:p>
    <w:p w14:paraId="64CDDB0A" w14:textId="660AC8B9" w:rsidR="00E26DD0" w:rsidRPr="00CB6EEA" w:rsidRDefault="004B2AE2" w:rsidP="003D429D">
      <w:pPr>
        <w:ind w:firstLine="720"/>
        <w:rPr>
          <w:rFonts w:ascii="Consolas" w:hAnsi="Consolas"/>
          <w:sz w:val="20"/>
          <w:szCs w:val="20"/>
        </w:rPr>
      </w:pPr>
      <w:proofErr w:type="spellStart"/>
      <w:r>
        <w:rPr>
          <w:rFonts w:ascii="Consolas" w:hAnsi="Consolas"/>
          <w:sz w:val="20"/>
          <w:szCs w:val="20"/>
        </w:rPr>
        <w:t>src_id</w:t>
      </w:r>
      <w:proofErr w:type="spellEnd"/>
      <w:r w:rsidRPr="00CB6EEA">
        <w:rPr>
          <w:rFonts w:ascii="Consolas" w:hAnsi="Consolas"/>
          <w:sz w:val="20"/>
          <w:szCs w:val="20"/>
        </w:rPr>
        <w:t xml:space="preserve"> = H5Screate_</w:t>
      </w:r>
      <w:proofErr w:type="gramStart"/>
      <w:r>
        <w:rPr>
          <w:rFonts w:ascii="Consolas" w:hAnsi="Consolas"/>
          <w:sz w:val="20"/>
          <w:szCs w:val="20"/>
        </w:rPr>
        <w:t>simple(</w:t>
      </w:r>
      <w:proofErr w:type="gramEnd"/>
      <w:r>
        <w:rPr>
          <w:rFonts w:ascii="Consolas" w:hAnsi="Consolas"/>
          <w:sz w:val="20"/>
          <w:szCs w:val="20"/>
        </w:rPr>
        <w:t xml:space="preserve">3, </w:t>
      </w:r>
      <w:r w:rsidRPr="00CB6EEA">
        <w:rPr>
          <w:rFonts w:ascii="Consolas" w:hAnsi="Consolas"/>
          <w:sz w:val="20"/>
          <w:szCs w:val="20"/>
        </w:rPr>
        <w:t xml:space="preserve">dims, </w:t>
      </w:r>
      <w:r>
        <w:rPr>
          <w:rFonts w:ascii="Consolas" w:hAnsi="Consolas"/>
          <w:sz w:val="20"/>
          <w:szCs w:val="20"/>
        </w:rPr>
        <w:t>NULL</w:t>
      </w:r>
      <w:r w:rsidRPr="00CB6EEA">
        <w:rPr>
          <w:rFonts w:ascii="Consolas" w:hAnsi="Consolas"/>
          <w:sz w:val="20"/>
          <w:szCs w:val="20"/>
        </w:rPr>
        <w:t>);</w:t>
      </w:r>
    </w:p>
    <w:p w14:paraId="4859059E" w14:textId="31854409" w:rsidR="00E26DD0" w:rsidRPr="00CB6EEA" w:rsidRDefault="00E26DD0" w:rsidP="00E26DD0">
      <w:pPr>
        <w:ind w:left="720"/>
        <w:rPr>
          <w:rFonts w:ascii="Consolas" w:hAnsi="Consolas"/>
          <w:sz w:val="20"/>
          <w:szCs w:val="20"/>
        </w:rPr>
      </w:pPr>
      <w:r w:rsidRPr="00CB6EEA">
        <w:rPr>
          <w:rFonts w:ascii="Consolas" w:hAnsi="Consolas"/>
          <w:sz w:val="20"/>
          <w:szCs w:val="20"/>
        </w:rPr>
        <w:t>/* Select element</w:t>
      </w:r>
      <w:r w:rsidR="00F66DDC">
        <w:rPr>
          <w:rFonts w:ascii="Consolas" w:hAnsi="Consolas"/>
          <w:sz w:val="20"/>
          <w:szCs w:val="20"/>
        </w:rPr>
        <w:t>s</w:t>
      </w:r>
      <w:r w:rsidRPr="00CB6EEA">
        <w:rPr>
          <w:rFonts w:ascii="Consolas" w:hAnsi="Consolas"/>
          <w:sz w:val="20"/>
          <w:szCs w:val="20"/>
        </w:rPr>
        <w:t xml:space="preserve"> in VDS that will be mapped with the elements in DAT</w:t>
      </w:r>
      <w:r w:rsidR="00995C50">
        <w:rPr>
          <w:rFonts w:ascii="Consolas" w:hAnsi="Consolas"/>
          <w:sz w:val="20"/>
          <w:szCs w:val="20"/>
        </w:rPr>
        <w:t>A</w:t>
      </w:r>
      <w:r w:rsidRPr="00CB6EEA">
        <w:rPr>
          <w:rFonts w:ascii="Consolas" w:hAnsi="Consolas"/>
          <w:sz w:val="20"/>
          <w:szCs w:val="20"/>
        </w:rPr>
        <w:t>SET */</w:t>
      </w:r>
    </w:p>
    <w:p w14:paraId="7E4545B3" w14:textId="065B1F0D" w:rsidR="00E26DD0" w:rsidRPr="00CB6EEA" w:rsidRDefault="00E26DD0" w:rsidP="00FF554D">
      <w:pPr>
        <w:ind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start</w:t>
      </w:r>
      <w:proofErr w:type="spellEnd"/>
      <w:proofErr w:type="gramEnd"/>
      <w:r w:rsidRPr="00CB6EEA">
        <w:rPr>
          <w:rFonts w:ascii="Consolas" w:hAnsi="Consolas"/>
          <w:sz w:val="20"/>
          <w:szCs w:val="20"/>
        </w:rPr>
        <w:t xml:space="preserve"> = {</w:t>
      </w:r>
      <w:r>
        <w:rPr>
          <w:rFonts w:ascii="Consolas" w:hAnsi="Consolas"/>
          <w:sz w:val="20"/>
          <w:szCs w:val="20"/>
        </w:rPr>
        <w:t xml:space="preserve">0, </w:t>
      </w:r>
      <w:r w:rsidR="004B2AE2" w:rsidRPr="004B2AE2">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w:t>
      </w:r>
    </w:p>
    <w:p w14:paraId="534521ED" w14:textId="77777777" w:rsidR="00F66DDC" w:rsidRPr="00CB6EEA" w:rsidRDefault="00F66DDC" w:rsidP="00FF554D">
      <w:pPr>
        <w:ind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stride</w:t>
      </w:r>
      <w:proofErr w:type="spellEnd"/>
      <w:proofErr w:type="gramEnd"/>
      <w:r w:rsidRPr="00CB6EEA">
        <w:rPr>
          <w:rFonts w:ascii="Consolas" w:hAnsi="Consolas"/>
          <w:sz w:val="20"/>
          <w:szCs w:val="20"/>
        </w:rPr>
        <w:t xml:space="preserve"> = {</w:t>
      </w:r>
      <w:r>
        <w:rPr>
          <w:rFonts w:ascii="Consolas" w:hAnsi="Consolas"/>
          <w:sz w:val="20"/>
          <w:szCs w:val="20"/>
        </w:rPr>
        <w:t>M</w:t>
      </w:r>
      <w:r w:rsidRPr="00CB6EEA">
        <w:rPr>
          <w:rFonts w:ascii="Consolas" w:hAnsi="Consolas"/>
          <w:sz w:val="20"/>
          <w:szCs w:val="20"/>
        </w:rPr>
        <w:t>, 1, 1};</w:t>
      </w:r>
    </w:p>
    <w:p w14:paraId="428FD64B" w14:textId="77777777" w:rsidR="00E26DD0" w:rsidRPr="00CB6EEA" w:rsidRDefault="00E26DD0" w:rsidP="00FF554D">
      <w:pPr>
        <w:ind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count</w:t>
      </w:r>
      <w:proofErr w:type="spellEnd"/>
      <w:proofErr w:type="gramEnd"/>
      <w:r w:rsidRPr="00CB6EEA">
        <w:rPr>
          <w:rFonts w:ascii="Consolas" w:hAnsi="Consolas"/>
          <w:sz w:val="20"/>
          <w:szCs w:val="20"/>
        </w:rPr>
        <w:t xml:space="preserve"> = {H5S_UNLIMITED, 1, 1};</w:t>
      </w:r>
    </w:p>
    <w:p w14:paraId="2FE828D8" w14:textId="0AA5E2F0" w:rsidR="00F66DDC" w:rsidRPr="00CB6EEA" w:rsidRDefault="00F66DDC" w:rsidP="00FF554D">
      <w:pPr>
        <w:ind w:firstLine="720"/>
        <w:rPr>
          <w:rFonts w:ascii="Consolas" w:hAnsi="Consolas"/>
          <w:sz w:val="20"/>
          <w:szCs w:val="20"/>
        </w:rPr>
      </w:pPr>
      <w:proofErr w:type="spellStart"/>
      <w:proofErr w:type="gramStart"/>
      <w:r>
        <w:rPr>
          <w:rFonts w:ascii="Consolas" w:hAnsi="Consolas"/>
          <w:sz w:val="20"/>
          <w:szCs w:val="20"/>
        </w:rPr>
        <w:t>vblock</w:t>
      </w:r>
      <w:proofErr w:type="spellEnd"/>
      <w:proofErr w:type="gramEnd"/>
      <w:r w:rsidRPr="00CB6EEA">
        <w:rPr>
          <w:rFonts w:ascii="Consolas" w:hAnsi="Consolas"/>
          <w:sz w:val="20"/>
          <w:szCs w:val="20"/>
        </w:rPr>
        <w:t xml:space="preserve"> = {</w:t>
      </w:r>
      <w:r>
        <w:rPr>
          <w:rFonts w:ascii="Consolas" w:hAnsi="Consolas"/>
          <w:sz w:val="20"/>
          <w:szCs w:val="20"/>
        </w:rPr>
        <w:t>M, N, K</w:t>
      </w:r>
      <w:r w:rsidRPr="00CB6EEA">
        <w:rPr>
          <w:rFonts w:ascii="Consolas" w:hAnsi="Consolas"/>
          <w:sz w:val="20"/>
          <w:szCs w:val="20"/>
        </w:rPr>
        <w:t>};</w:t>
      </w:r>
    </w:p>
    <w:p w14:paraId="3BF13570" w14:textId="24662421" w:rsidR="00E26DD0" w:rsidRDefault="00E26DD0" w:rsidP="00FF554D">
      <w:pPr>
        <w:ind w:left="720"/>
        <w:rPr>
          <w:rFonts w:ascii="Consolas" w:hAnsi="Consolas"/>
          <w:sz w:val="20"/>
          <w:szCs w:val="20"/>
        </w:rPr>
      </w:pPr>
      <w:r w:rsidRPr="005F34CB">
        <w:rPr>
          <w:rFonts w:ascii="Consolas" w:hAnsi="Consolas"/>
          <w:sz w:val="20"/>
          <w:szCs w:val="20"/>
        </w:rPr>
        <w:t>H5Sselect_</w:t>
      </w:r>
      <w:proofErr w:type="gramStart"/>
      <w:r w:rsidR="00F66DDC">
        <w:rPr>
          <w:rFonts w:ascii="Consolas" w:hAnsi="Consolas"/>
          <w:sz w:val="20"/>
          <w:szCs w:val="20"/>
        </w:rPr>
        <w:t>hyperslab</w:t>
      </w:r>
      <w:r w:rsidRPr="005F34CB">
        <w:rPr>
          <w:rFonts w:ascii="Consolas" w:hAnsi="Consolas"/>
          <w:sz w:val="20"/>
          <w:szCs w:val="20"/>
        </w:rPr>
        <w:t>(</w:t>
      </w:r>
      <w:proofErr w:type="spellStart"/>
      <w:proofErr w:type="gramEnd"/>
      <w:r w:rsidRPr="005F34CB">
        <w:rPr>
          <w:rFonts w:ascii="Consolas" w:hAnsi="Consolas"/>
          <w:sz w:val="20"/>
          <w:szCs w:val="20"/>
        </w:rPr>
        <w:t>vspace</w:t>
      </w:r>
      <w:r w:rsidR="00C129A6">
        <w:rPr>
          <w:rFonts w:ascii="Consolas" w:hAnsi="Consolas"/>
          <w:sz w:val="20"/>
          <w:szCs w:val="20"/>
        </w:rPr>
        <w:t>_id</w:t>
      </w:r>
      <w:proofErr w:type="spellEnd"/>
      <w:r w:rsidRPr="005F34CB">
        <w:rPr>
          <w:rFonts w:ascii="Consolas" w:hAnsi="Consolas"/>
          <w:sz w:val="20"/>
          <w:szCs w:val="20"/>
        </w:rPr>
        <w:t xml:space="preserve">, H5S_SELECT_SET, </w:t>
      </w:r>
      <w:proofErr w:type="spellStart"/>
      <w:r w:rsidRPr="005F34CB">
        <w:rPr>
          <w:rFonts w:ascii="Consolas" w:hAnsi="Consolas"/>
          <w:sz w:val="20"/>
          <w:szCs w:val="20"/>
        </w:rPr>
        <w:t>vstart</w:t>
      </w:r>
      <w:proofErr w:type="spellEnd"/>
      <w:r w:rsidRPr="005F34CB">
        <w:rPr>
          <w:rFonts w:ascii="Consolas" w:hAnsi="Consolas"/>
          <w:sz w:val="20"/>
          <w:szCs w:val="20"/>
        </w:rPr>
        <w:t xml:space="preserve">, </w:t>
      </w:r>
      <w:proofErr w:type="spellStart"/>
      <w:r w:rsidRPr="005F34CB">
        <w:rPr>
          <w:rFonts w:ascii="Consolas" w:hAnsi="Consolas"/>
          <w:sz w:val="20"/>
          <w:szCs w:val="20"/>
        </w:rPr>
        <w:t>vstride</w:t>
      </w:r>
      <w:proofErr w:type="spellEnd"/>
      <w:r w:rsidRPr="005F34CB">
        <w:rPr>
          <w:rFonts w:ascii="Consolas" w:hAnsi="Consolas"/>
          <w:sz w:val="20"/>
          <w:szCs w:val="20"/>
        </w:rPr>
        <w:t>,</w:t>
      </w:r>
      <w:r w:rsidR="00995C50">
        <w:rPr>
          <w:rFonts w:ascii="Consolas" w:hAnsi="Consolas"/>
          <w:sz w:val="20"/>
          <w:szCs w:val="20"/>
        </w:rPr>
        <w:t xml:space="preserve"> </w:t>
      </w:r>
      <w:proofErr w:type="spellStart"/>
      <w:r w:rsidRPr="005F34CB">
        <w:rPr>
          <w:rFonts w:ascii="Consolas" w:hAnsi="Consolas"/>
          <w:sz w:val="20"/>
          <w:szCs w:val="20"/>
        </w:rPr>
        <w:t>vcount</w:t>
      </w:r>
      <w:proofErr w:type="spellEnd"/>
      <w:r w:rsidRPr="005F34CB">
        <w:rPr>
          <w:rFonts w:ascii="Consolas" w:hAnsi="Consolas"/>
          <w:sz w:val="20"/>
          <w:szCs w:val="20"/>
        </w:rPr>
        <w:t>,</w:t>
      </w:r>
      <w:r w:rsidR="00AB2671">
        <w:rPr>
          <w:rFonts w:ascii="Consolas" w:hAnsi="Consolas"/>
          <w:sz w:val="20"/>
          <w:szCs w:val="20"/>
        </w:rPr>
        <w:t xml:space="preserve"> </w:t>
      </w:r>
      <w:proofErr w:type="spellStart"/>
      <w:r w:rsidR="00995C50">
        <w:rPr>
          <w:rFonts w:ascii="Consolas" w:hAnsi="Consolas"/>
          <w:sz w:val="20"/>
          <w:szCs w:val="20"/>
        </w:rPr>
        <w:t>vblock</w:t>
      </w:r>
      <w:proofErr w:type="spellEnd"/>
      <w:r w:rsidRPr="005F34CB">
        <w:rPr>
          <w:rFonts w:ascii="Consolas" w:hAnsi="Consolas"/>
          <w:sz w:val="20"/>
          <w:szCs w:val="20"/>
        </w:rPr>
        <w:t xml:space="preserve">); </w:t>
      </w:r>
    </w:p>
    <w:p w14:paraId="2F9BCE8C" w14:textId="43559503" w:rsidR="00E26DD0" w:rsidRPr="005F34CB" w:rsidRDefault="00E26DD0" w:rsidP="00E26DD0">
      <w:pPr>
        <w:ind w:left="720"/>
        <w:rPr>
          <w:rFonts w:ascii="Consolas" w:hAnsi="Consolas"/>
          <w:sz w:val="20"/>
          <w:szCs w:val="20"/>
        </w:rPr>
      </w:pPr>
      <w:r w:rsidRPr="005F34CB">
        <w:rPr>
          <w:rFonts w:ascii="Consolas" w:hAnsi="Consolas"/>
          <w:sz w:val="20"/>
          <w:szCs w:val="20"/>
        </w:rPr>
        <w:lastRenderedPageBreak/>
        <w:t>/* Map selections */</w:t>
      </w:r>
    </w:p>
    <w:p w14:paraId="074FA7EE" w14:textId="52774832" w:rsidR="00E26DD0" w:rsidRDefault="00E26DD0" w:rsidP="00E26DD0">
      <w:pPr>
        <w:ind w:firstLine="720"/>
        <w:rPr>
          <w:rFonts w:ascii="Consolas" w:hAnsi="Consolas" w:cs="Menlo Regular"/>
          <w:color w:val="000000"/>
          <w:sz w:val="20"/>
          <w:szCs w:val="20"/>
        </w:rPr>
      </w:pPr>
      <w:r w:rsidRPr="005F34CB">
        <w:rPr>
          <w:rFonts w:ascii="Consolas" w:hAnsi="Consolas"/>
          <w:sz w:val="20"/>
          <w:szCs w:val="20"/>
        </w:rPr>
        <w:t>H5Pset_virtual_</w:t>
      </w:r>
      <w:proofErr w:type="gramStart"/>
      <w:r w:rsidRPr="005F34CB">
        <w:rPr>
          <w:rFonts w:ascii="Consolas" w:hAnsi="Consolas"/>
          <w:sz w:val="20"/>
          <w:szCs w:val="20"/>
        </w:rPr>
        <w:t>mapping(</w:t>
      </w:r>
      <w:proofErr w:type="spellStart"/>
      <w:proofErr w:type="gramEnd"/>
      <w:r>
        <w:rPr>
          <w:rFonts w:ascii="Consolas" w:hAnsi="Consolas"/>
          <w:sz w:val="20"/>
          <w:szCs w:val="20"/>
        </w:rPr>
        <w:t>v</w:t>
      </w:r>
      <w:r w:rsidRPr="005F34CB">
        <w:rPr>
          <w:rFonts w:ascii="Consolas" w:hAnsi="Consolas" w:cs="Menlo Regular"/>
          <w:color w:val="000000"/>
          <w:sz w:val="20"/>
          <w:szCs w:val="20"/>
        </w:rPr>
        <w:t>dcpl_id</w:t>
      </w:r>
      <w:proofErr w:type="spellEnd"/>
      <w:r w:rsidRPr="005F34CB">
        <w:rPr>
          <w:rFonts w:ascii="Consolas" w:hAnsi="Consolas" w:cs="Menlo Regular"/>
          <w:color w:val="000000"/>
          <w:sz w:val="20"/>
          <w:szCs w:val="20"/>
        </w:rPr>
        <w:t xml:space="preserve">, </w:t>
      </w:r>
      <w:proofErr w:type="spellStart"/>
      <w:r w:rsidR="00995C50">
        <w:rPr>
          <w:rFonts w:ascii="Consolas" w:hAnsi="Consolas" w:cs="Menlo Regular"/>
          <w:color w:val="000000"/>
          <w:sz w:val="20"/>
          <w:szCs w:val="20"/>
        </w:rPr>
        <w:t>vspace</w:t>
      </w:r>
      <w:r>
        <w:rPr>
          <w:rFonts w:ascii="Consolas" w:hAnsi="Consolas" w:cs="Menlo Regular"/>
          <w:color w:val="000000"/>
          <w:sz w:val="20"/>
          <w:szCs w:val="20"/>
        </w:rPr>
        <w:t>_id</w:t>
      </w:r>
      <w:proofErr w:type="spellEnd"/>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“f-%</w:t>
      </w:r>
      <w:r w:rsidR="00995C50">
        <w:rPr>
          <w:rFonts w:ascii="Consolas" w:hAnsi="Consolas" w:cs="Menlo Regular"/>
          <w:color w:val="000000"/>
          <w:sz w:val="20"/>
          <w:szCs w:val="20"/>
        </w:rPr>
        <w:t>0b</w:t>
      </w:r>
      <w:r w:rsidR="004B2AE2">
        <w:rPr>
          <w:rFonts w:ascii="Consolas" w:hAnsi="Consolas" w:cs="Menlo Regular"/>
          <w:color w:val="000000"/>
          <w:sz w:val="20"/>
          <w:szCs w:val="20"/>
        </w:rPr>
        <w:t>.h5”</w:t>
      </w:r>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w:t>
      </w:r>
      <w:r w:rsidR="00995C50">
        <w:rPr>
          <w:rFonts w:ascii="Consolas" w:hAnsi="Consolas" w:cs="Menlo Regular"/>
          <w:color w:val="000000"/>
          <w:sz w:val="20"/>
          <w:szCs w:val="20"/>
        </w:rPr>
        <w:t>/</w:t>
      </w:r>
      <w:r w:rsidR="004B2AE2">
        <w:rPr>
          <w:rFonts w:ascii="Consolas" w:hAnsi="Consolas" w:cs="Menlo Regular"/>
          <w:color w:val="000000"/>
          <w:sz w:val="20"/>
          <w:szCs w:val="20"/>
        </w:rPr>
        <w:t>A”</w:t>
      </w:r>
      <w:r w:rsidRPr="005F34CB">
        <w:rPr>
          <w:rFonts w:ascii="Consolas" w:hAnsi="Consolas" w:cs="Menlo Regular"/>
          <w:color w:val="000000"/>
          <w:sz w:val="20"/>
          <w:szCs w:val="20"/>
        </w:rPr>
        <w:t xml:space="preserve">, </w:t>
      </w:r>
      <w:proofErr w:type="spellStart"/>
      <w:r w:rsidRPr="005F34CB">
        <w:rPr>
          <w:rFonts w:ascii="Consolas" w:hAnsi="Consolas" w:cs="Menlo Regular"/>
          <w:color w:val="000000"/>
          <w:sz w:val="20"/>
          <w:szCs w:val="20"/>
        </w:rPr>
        <w:t>src</w:t>
      </w:r>
      <w:r>
        <w:rPr>
          <w:rFonts w:ascii="Consolas" w:hAnsi="Consolas" w:cs="Menlo Regular"/>
          <w:color w:val="000000"/>
          <w:sz w:val="20"/>
          <w:szCs w:val="20"/>
        </w:rPr>
        <w:t>_id</w:t>
      </w:r>
      <w:proofErr w:type="spellEnd"/>
      <w:r w:rsidRPr="005F34CB">
        <w:rPr>
          <w:rFonts w:ascii="Consolas" w:hAnsi="Consolas" w:cs="Menlo Regular"/>
          <w:color w:val="000000"/>
          <w:sz w:val="20"/>
          <w:szCs w:val="20"/>
        </w:rPr>
        <w:t>);</w:t>
      </w:r>
    </w:p>
    <w:p w14:paraId="5398D198" w14:textId="77777777" w:rsidR="00E26DD0" w:rsidRPr="005F34CB" w:rsidRDefault="00E26DD0" w:rsidP="00E26DD0">
      <w:pPr>
        <w:rPr>
          <w:rFonts w:ascii="Consolas" w:hAnsi="Consolas"/>
          <w:sz w:val="20"/>
          <w:szCs w:val="20"/>
        </w:rPr>
      </w:pPr>
      <w:r w:rsidRPr="005F34CB">
        <w:rPr>
          <w:sz w:val="20"/>
          <w:szCs w:val="20"/>
        </w:rPr>
        <w:tab/>
      </w:r>
      <w:r w:rsidRPr="005F34CB">
        <w:rPr>
          <w:rFonts w:ascii="Consolas" w:hAnsi="Consolas"/>
          <w:sz w:val="20"/>
          <w:szCs w:val="20"/>
        </w:rPr>
        <w:t xml:space="preserve">/* </w:t>
      </w:r>
      <w:proofErr w:type="gramStart"/>
      <w:r w:rsidRPr="005F34CB">
        <w:rPr>
          <w:rFonts w:ascii="Consolas" w:hAnsi="Consolas"/>
          <w:sz w:val="20"/>
          <w:szCs w:val="20"/>
        </w:rPr>
        <w:t>Finally</w:t>
      </w:r>
      <w:proofErr w:type="gramEnd"/>
      <w:r w:rsidRPr="005F34CB">
        <w:rPr>
          <w:rFonts w:ascii="Consolas" w:hAnsi="Consolas"/>
          <w:sz w:val="20"/>
          <w:szCs w:val="20"/>
        </w:rPr>
        <w:t xml:space="preserve"> create virtual dataset using regular HDF5 call */</w:t>
      </w:r>
    </w:p>
    <w:p w14:paraId="28AD8F2F" w14:textId="148A9642" w:rsidR="00E26DD0" w:rsidRPr="005F34CB" w:rsidRDefault="00E26DD0" w:rsidP="00E26DD0">
      <w:pPr>
        <w:ind w:firstLine="720"/>
        <w:jc w:val="left"/>
        <w:rPr>
          <w:rFonts w:ascii="Consolas" w:hAnsi="Consolas"/>
          <w:sz w:val="20"/>
          <w:szCs w:val="20"/>
        </w:rPr>
      </w:pPr>
      <w:proofErr w:type="spellStart"/>
      <w:r w:rsidRPr="005F34CB">
        <w:rPr>
          <w:rFonts w:ascii="Consolas" w:hAnsi="Consolas"/>
          <w:sz w:val="20"/>
          <w:szCs w:val="20"/>
        </w:rPr>
        <w:t>VDS_id</w:t>
      </w:r>
      <w:proofErr w:type="spellEnd"/>
      <w:r w:rsidRPr="005F34CB">
        <w:rPr>
          <w:rFonts w:ascii="Consolas" w:hAnsi="Consolas"/>
          <w:sz w:val="20"/>
          <w:szCs w:val="20"/>
        </w:rPr>
        <w:t xml:space="preserve"> = </w:t>
      </w:r>
      <w:proofErr w:type="gramStart"/>
      <w:r w:rsidRPr="005F34CB">
        <w:rPr>
          <w:rFonts w:ascii="Consolas" w:hAnsi="Consolas"/>
          <w:sz w:val="20"/>
          <w:szCs w:val="20"/>
        </w:rPr>
        <w:t>H5Dcreate(</w:t>
      </w:r>
      <w:proofErr w:type="gramEnd"/>
      <w:r w:rsidRPr="005F34CB">
        <w:rPr>
          <w:rFonts w:ascii="Consolas" w:hAnsi="Consolas"/>
          <w:sz w:val="20"/>
          <w:szCs w:val="20"/>
        </w:rPr>
        <w:t xml:space="preserve">…, “VDS”,…, </w:t>
      </w:r>
      <w:proofErr w:type="spellStart"/>
      <w:r>
        <w:rPr>
          <w:rFonts w:ascii="Consolas" w:hAnsi="Consolas"/>
          <w:sz w:val="20"/>
          <w:szCs w:val="20"/>
        </w:rPr>
        <w:t>v</w:t>
      </w:r>
      <w:r w:rsidRPr="005F34CB">
        <w:rPr>
          <w:rFonts w:ascii="Consolas" w:hAnsi="Consolas"/>
          <w:sz w:val="20"/>
          <w:szCs w:val="20"/>
        </w:rPr>
        <w:t>space_id</w:t>
      </w:r>
      <w:proofErr w:type="spellEnd"/>
      <w:r w:rsidRPr="005F34CB">
        <w:rPr>
          <w:rFonts w:ascii="Consolas" w:hAnsi="Consolas"/>
          <w:sz w:val="20"/>
          <w:szCs w:val="20"/>
        </w:rPr>
        <w:t>, …,</w:t>
      </w:r>
      <w:r>
        <w:rPr>
          <w:rFonts w:ascii="Consolas" w:hAnsi="Consolas"/>
          <w:sz w:val="20"/>
          <w:szCs w:val="20"/>
        </w:rPr>
        <w:t xml:space="preserve"> </w:t>
      </w:r>
      <w:proofErr w:type="spellStart"/>
      <w:r>
        <w:rPr>
          <w:rFonts w:ascii="Consolas" w:hAnsi="Consolas"/>
          <w:sz w:val="20"/>
          <w:szCs w:val="20"/>
        </w:rPr>
        <w:t>v</w:t>
      </w:r>
      <w:r w:rsidR="00D23396">
        <w:rPr>
          <w:rFonts w:ascii="Consolas" w:hAnsi="Consolas"/>
          <w:sz w:val="20"/>
          <w:szCs w:val="20"/>
        </w:rPr>
        <w:t>dcpl_</w:t>
      </w:r>
      <w:r w:rsidRPr="005F34CB">
        <w:rPr>
          <w:rFonts w:ascii="Consolas" w:hAnsi="Consolas"/>
          <w:sz w:val="20"/>
          <w:szCs w:val="20"/>
        </w:rPr>
        <w:t>id</w:t>
      </w:r>
      <w:proofErr w:type="spellEnd"/>
      <w:r w:rsidRPr="005F34CB">
        <w:rPr>
          <w:rFonts w:ascii="Consolas" w:hAnsi="Consolas"/>
          <w:sz w:val="20"/>
          <w:szCs w:val="20"/>
        </w:rPr>
        <w:t>,…);</w:t>
      </w:r>
    </w:p>
    <w:p w14:paraId="79E2F94F" w14:textId="32C99769" w:rsidR="00E26DD0" w:rsidRPr="005D4B79" w:rsidRDefault="00CE0D89" w:rsidP="005D4B79">
      <w:r>
        <w:t xml:space="preserve">Notice that </w:t>
      </w:r>
      <w:ins w:id="450" w:author="Evans, Mark" w:date="2014-12-12T09:14:00Z">
        <w:r w:rsidR="000121EB">
          <w:t xml:space="preserve">the </w:t>
        </w:r>
      </w:ins>
      <w:r>
        <w:t>files “</w:t>
      </w:r>
      <w:r w:rsidRPr="00632FC4">
        <w:rPr>
          <w:rFonts w:ascii="Consolas" w:hAnsi="Consolas"/>
          <w:sz w:val="22"/>
        </w:rPr>
        <w:t>f-%</w:t>
      </w:r>
      <w:r w:rsidR="00995C50">
        <w:rPr>
          <w:rFonts w:ascii="Consolas" w:hAnsi="Consolas"/>
          <w:sz w:val="22"/>
        </w:rPr>
        <w:t>0b</w:t>
      </w:r>
      <w:r w:rsidRPr="00632FC4">
        <w:rPr>
          <w:rFonts w:ascii="Consolas" w:hAnsi="Consolas"/>
          <w:sz w:val="22"/>
        </w:rPr>
        <w:t>.h5</w:t>
      </w:r>
      <w:r>
        <w:t xml:space="preserve">” and </w:t>
      </w:r>
      <w:ins w:id="451" w:author="Evans, Mark" w:date="2014-12-12T09:14:00Z">
        <w:r w:rsidR="000121EB">
          <w:t xml:space="preserve">the </w:t>
        </w:r>
      </w:ins>
      <w:r>
        <w:t>datasets in them may not exist.</w:t>
      </w:r>
    </w:p>
    <w:p w14:paraId="1B83C9E7" w14:textId="07A56B29" w:rsidR="005D4B79" w:rsidRDefault="005D4B79" w:rsidP="002E7285">
      <w:pPr>
        <w:pStyle w:val="Heading2"/>
      </w:pPr>
      <w:bookmarkStart w:id="452" w:name="_Toc406423509"/>
      <w:r>
        <w:t xml:space="preserve">Percival Frame Builder </w:t>
      </w:r>
      <w:r w:rsidR="009E2A1F">
        <w:t>Use Case</w:t>
      </w:r>
      <w:bookmarkEnd w:id="452"/>
    </w:p>
    <w:p w14:paraId="18078175" w14:textId="7AC6DFE1" w:rsidR="005D4B79" w:rsidRDefault="00CE0D89" w:rsidP="005D4B79">
      <w:r>
        <w:t xml:space="preserve">This example will use </w:t>
      </w:r>
      <w:r w:rsidR="00370161">
        <w:t>offset and stride</w:t>
      </w:r>
      <w:r>
        <w:t xml:space="preserve"> when selecting templates in the VDS dataspace. The rest of the example follows the </w:t>
      </w:r>
      <w:ins w:id="453" w:author="Evans, Mark" w:date="2014-12-12T09:15:00Z">
        <w:r w:rsidR="000121EB">
          <w:t xml:space="preserve">Excalibur use case. See page </w:t>
        </w:r>
        <w:r w:rsidR="000121EB">
          <w:fldChar w:fldCharType="begin"/>
        </w:r>
        <w:r w:rsidR="000121EB">
          <w:instrText xml:space="preserve"> PAGEREF ExcaliburUseCaseImplementation \h </w:instrText>
        </w:r>
      </w:ins>
      <w:r w:rsidR="000121EB">
        <w:fldChar w:fldCharType="separate"/>
      </w:r>
      <w:ins w:id="454" w:author="Evans, Mark" w:date="2014-12-12T09:15:00Z">
        <w:r w:rsidR="000121EB">
          <w:rPr>
            <w:noProof/>
          </w:rPr>
          <w:t>26</w:t>
        </w:r>
        <w:r w:rsidR="000121EB">
          <w:fldChar w:fldCharType="end"/>
        </w:r>
        <w:r w:rsidR="000121EB">
          <w:t xml:space="preserve">. </w:t>
        </w:r>
      </w:ins>
      <w:del w:id="455" w:author="Evans, Mark" w:date="2014-12-12T09:15:00Z">
        <w:r w:rsidDel="000121EB">
          <w:delText xml:space="preserve">example discussed in </w:delText>
        </w:r>
        <w:r w:rsidR="00995C50" w:rsidDel="000121EB">
          <w:fldChar w:fldCharType="begin"/>
        </w:r>
        <w:r w:rsidR="00995C50" w:rsidDel="000121EB">
          <w:delInstrText xml:space="preserve"> REF _Ref239837601 \r \h </w:delInstrText>
        </w:r>
        <w:r w:rsidR="00995C50" w:rsidDel="000121EB">
          <w:fldChar w:fldCharType="separate"/>
        </w:r>
        <w:r w:rsidR="0064185E" w:rsidDel="000121EB">
          <w:delText>6.1</w:delText>
        </w:r>
        <w:r w:rsidR="00995C50" w:rsidDel="000121EB">
          <w:fldChar w:fldCharType="end"/>
        </w:r>
        <w:r w:rsidDel="000121EB">
          <w:delText>.</w:delText>
        </w:r>
      </w:del>
    </w:p>
    <w:p w14:paraId="1AEEDCA7" w14:textId="6CE6B92C" w:rsidR="001B58EE" w:rsidRPr="00CB6EEA" w:rsidRDefault="001B58EE" w:rsidP="001B58EE">
      <w:pPr>
        <w:ind w:firstLine="720"/>
        <w:rPr>
          <w:rFonts w:ascii="Consolas" w:hAnsi="Consolas"/>
          <w:sz w:val="20"/>
          <w:szCs w:val="20"/>
        </w:rPr>
      </w:pPr>
      <w:r w:rsidRPr="00CB6EEA">
        <w:rPr>
          <w:rFonts w:ascii="Consolas" w:hAnsi="Consolas"/>
          <w:sz w:val="20"/>
          <w:szCs w:val="20"/>
        </w:rPr>
        <w:t>/* Set creation property to be used in mapping</w:t>
      </w:r>
      <w:r w:rsidR="003D429D">
        <w:rPr>
          <w:rFonts w:ascii="Consolas" w:hAnsi="Consolas"/>
          <w:sz w:val="20"/>
          <w:szCs w:val="20"/>
        </w:rPr>
        <w:t xml:space="preserve"> definition</w:t>
      </w:r>
      <w:r w:rsidRPr="00CB6EEA">
        <w:rPr>
          <w:rFonts w:ascii="Consolas" w:hAnsi="Consolas"/>
          <w:sz w:val="20"/>
          <w:szCs w:val="20"/>
        </w:rPr>
        <w:t xml:space="preserve"> */</w:t>
      </w:r>
    </w:p>
    <w:p w14:paraId="4BD595AF" w14:textId="77777777" w:rsidR="003D429D" w:rsidRDefault="001B58EE" w:rsidP="003D429D">
      <w:pPr>
        <w:ind w:firstLine="720"/>
        <w:rPr>
          <w:rFonts w:ascii="Consolas" w:hAnsi="Consolas"/>
          <w:sz w:val="20"/>
          <w:szCs w:val="20"/>
        </w:rPr>
      </w:pPr>
      <w:proofErr w:type="spellStart"/>
      <w:proofErr w:type="gramStart"/>
      <w:r>
        <w:rPr>
          <w:rFonts w:ascii="Consolas" w:hAnsi="Consolas" w:cs="Menlo Regular"/>
          <w:color w:val="000000"/>
          <w:sz w:val="20"/>
          <w:szCs w:val="20"/>
        </w:rPr>
        <w:t>v</w:t>
      </w:r>
      <w:r w:rsidRPr="00CB6EEA">
        <w:rPr>
          <w:rFonts w:ascii="Consolas" w:hAnsi="Consolas" w:cs="Menlo Regular"/>
          <w:color w:val="000000"/>
          <w:sz w:val="20"/>
          <w:szCs w:val="20"/>
        </w:rPr>
        <w:t>dcpl</w:t>
      </w:r>
      <w:proofErr w:type="spellEnd"/>
      <w:proofErr w:type="gramEnd"/>
      <w:r w:rsidRPr="00CB6EEA">
        <w:rPr>
          <w:rFonts w:ascii="Consolas" w:hAnsi="Consolas" w:cs="Menlo Regular"/>
          <w:color w:val="000000"/>
          <w:sz w:val="20"/>
          <w:szCs w:val="20"/>
        </w:rPr>
        <w:t>_ id = H5Pcreate (H5P_DATASET_CREATE);</w:t>
      </w:r>
    </w:p>
    <w:p w14:paraId="382513E4" w14:textId="5BDC2AAC" w:rsidR="001B58EE" w:rsidRPr="00CB6EEA" w:rsidRDefault="001B58EE" w:rsidP="003D429D">
      <w:pPr>
        <w:ind w:firstLine="720"/>
        <w:rPr>
          <w:rFonts w:ascii="Consolas" w:hAnsi="Consolas"/>
          <w:sz w:val="20"/>
          <w:szCs w:val="20"/>
        </w:rPr>
      </w:pPr>
      <w:r w:rsidRPr="00CB6EEA">
        <w:rPr>
          <w:rFonts w:ascii="Consolas" w:hAnsi="Consolas"/>
          <w:sz w:val="20"/>
          <w:szCs w:val="20"/>
        </w:rPr>
        <w:t>H5Pset_</w:t>
      </w:r>
      <w:proofErr w:type="gramStart"/>
      <w:r w:rsidRPr="00CB6EEA">
        <w:rPr>
          <w:rFonts w:ascii="Consolas" w:hAnsi="Consolas"/>
          <w:sz w:val="20"/>
          <w:szCs w:val="20"/>
        </w:rPr>
        <w:t>virtual(</w:t>
      </w:r>
      <w:proofErr w:type="spellStart"/>
      <w:proofErr w:type="gramEnd"/>
      <w:r>
        <w:rPr>
          <w:rFonts w:ascii="Consolas" w:hAnsi="Consolas"/>
          <w:sz w:val="20"/>
          <w:szCs w:val="20"/>
        </w:rPr>
        <w:t>vdcpl_</w:t>
      </w:r>
      <w:r w:rsidRPr="00CB6EEA">
        <w:rPr>
          <w:rFonts w:ascii="Consolas" w:hAnsi="Consolas"/>
          <w:sz w:val="20"/>
          <w:szCs w:val="20"/>
        </w:rPr>
        <w:t>id</w:t>
      </w:r>
      <w:proofErr w:type="spellEnd"/>
      <w:r w:rsidRPr="00CB6EEA">
        <w:rPr>
          <w:rFonts w:ascii="Consolas" w:hAnsi="Consolas"/>
          <w:sz w:val="20"/>
          <w:szCs w:val="20"/>
        </w:rPr>
        <w:t>);</w:t>
      </w:r>
    </w:p>
    <w:p w14:paraId="0178F03E" w14:textId="77777777" w:rsidR="001B58EE" w:rsidRPr="00CB6EEA" w:rsidRDefault="001B58EE" w:rsidP="001B58EE">
      <w:pPr>
        <w:ind w:firstLine="720"/>
        <w:rPr>
          <w:rFonts w:ascii="Consolas" w:hAnsi="Consolas"/>
          <w:sz w:val="20"/>
          <w:szCs w:val="20"/>
        </w:rPr>
      </w:pPr>
      <w:r w:rsidRPr="00CB6EEA">
        <w:rPr>
          <w:rFonts w:ascii="Consolas" w:hAnsi="Consolas"/>
          <w:sz w:val="20"/>
          <w:szCs w:val="20"/>
        </w:rPr>
        <w:t>/* Second, create a dataspace for virtual dataset VDS */</w:t>
      </w:r>
    </w:p>
    <w:p w14:paraId="290A5750" w14:textId="77777777" w:rsidR="003D429D" w:rsidRDefault="001B58EE" w:rsidP="003D429D">
      <w:pPr>
        <w:ind w:firstLine="720"/>
        <w:rPr>
          <w:rFonts w:ascii="Consolas" w:hAnsi="Consolas"/>
          <w:sz w:val="20"/>
          <w:szCs w:val="20"/>
        </w:rPr>
      </w:pPr>
      <w:proofErr w:type="spellStart"/>
      <w:proofErr w:type="gramStart"/>
      <w:r w:rsidRPr="00CB6EEA">
        <w:rPr>
          <w:rFonts w:ascii="Consolas" w:hAnsi="Consolas"/>
          <w:sz w:val="20"/>
          <w:szCs w:val="20"/>
        </w:rPr>
        <w:t>vdims</w:t>
      </w:r>
      <w:proofErr w:type="spellEnd"/>
      <w:r w:rsidRPr="00CB6EEA">
        <w:rPr>
          <w:rFonts w:ascii="Consolas" w:hAnsi="Consolas"/>
          <w:sz w:val="20"/>
          <w:szCs w:val="20"/>
        </w:rPr>
        <w:t>[</w:t>
      </w:r>
      <w:proofErr w:type="gramEnd"/>
      <w:r w:rsidRPr="00CB6EEA">
        <w:rPr>
          <w:rFonts w:ascii="Consolas" w:hAnsi="Consolas"/>
          <w:sz w:val="20"/>
          <w:szCs w:val="20"/>
        </w:rPr>
        <w:t>] = {1, N, M};</w:t>
      </w:r>
    </w:p>
    <w:p w14:paraId="60C795CF" w14:textId="0CC46145" w:rsidR="001B58EE" w:rsidRPr="00CB6EEA" w:rsidRDefault="001B58EE" w:rsidP="003D429D">
      <w:pPr>
        <w:ind w:firstLine="720"/>
        <w:rPr>
          <w:rFonts w:ascii="Consolas" w:hAnsi="Consolas"/>
          <w:sz w:val="20"/>
          <w:szCs w:val="20"/>
        </w:rPr>
      </w:pPr>
      <w:proofErr w:type="spellStart"/>
      <w:proofErr w:type="gramStart"/>
      <w:r w:rsidRPr="00CB6EEA">
        <w:rPr>
          <w:rFonts w:ascii="Consolas" w:hAnsi="Consolas"/>
          <w:sz w:val="20"/>
          <w:szCs w:val="20"/>
        </w:rPr>
        <w:t>vmaxdims</w:t>
      </w:r>
      <w:proofErr w:type="spellEnd"/>
      <w:proofErr w:type="gramEnd"/>
      <w:r w:rsidRPr="00CB6EEA">
        <w:rPr>
          <w:rFonts w:ascii="Consolas" w:hAnsi="Consolas"/>
          <w:sz w:val="20"/>
          <w:szCs w:val="20"/>
        </w:rPr>
        <w:t xml:space="preserve"> = {H5S_UNLIMITED, N, M};</w:t>
      </w:r>
    </w:p>
    <w:p w14:paraId="63CB0FFF" w14:textId="7F32C78C" w:rsidR="001B58EE" w:rsidRDefault="009A7CA5" w:rsidP="001B58EE">
      <w:pPr>
        <w:rPr>
          <w:rFonts w:ascii="Consolas" w:hAnsi="Consolas"/>
          <w:sz w:val="20"/>
          <w:szCs w:val="20"/>
        </w:rPr>
      </w:pPr>
      <w:r>
        <w:rPr>
          <w:rFonts w:ascii="Consolas" w:hAnsi="Consolas"/>
          <w:sz w:val="20"/>
          <w:szCs w:val="20"/>
        </w:rPr>
        <w:tab/>
      </w:r>
      <w:proofErr w:type="spellStart"/>
      <w:r>
        <w:rPr>
          <w:rFonts w:ascii="Consolas" w:hAnsi="Consolas"/>
          <w:sz w:val="20"/>
          <w:szCs w:val="20"/>
        </w:rPr>
        <w:t>vspace_id</w:t>
      </w:r>
      <w:proofErr w:type="spellEnd"/>
      <w:r w:rsidR="001B58EE" w:rsidRPr="00CB6EEA">
        <w:rPr>
          <w:rFonts w:ascii="Consolas" w:hAnsi="Consolas"/>
          <w:sz w:val="20"/>
          <w:szCs w:val="20"/>
        </w:rPr>
        <w:t xml:space="preserve"> = H5Screate_</w:t>
      </w:r>
      <w:proofErr w:type="gramStart"/>
      <w:r w:rsidR="001B58EE" w:rsidRPr="00CB6EEA">
        <w:rPr>
          <w:rFonts w:ascii="Consolas" w:hAnsi="Consolas"/>
          <w:sz w:val="20"/>
          <w:szCs w:val="20"/>
        </w:rPr>
        <w:t>simple(</w:t>
      </w:r>
      <w:proofErr w:type="gramEnd"/>
      <w:r w:rsidR="001B58EE" w:rsidRPr="00CB6EEA">
        <w:rPr>
          <w:rFonts w:ascii="Consolas" w:hAnsi="Consolas"/>
          <w:sz w:val="20"/>
          <w:szCs w:val="20"/>
        </w:rPr>
        <w:t xml:space="preserve">3, </w:t>
      </w:r>
      <w:proofErr w:type="spellStart"/>
      <w:r w:rsidR="001B58EE" w:rsidRPr="00CB6EEA">
        <w:rPr>
          <w:rFonts w:ascii="Consolas" w:hAnsi="Consolas"/>
          <w:sz w:val="20"/>
          <w:szCs w:val="20"/>
        </w:rPr>
        <w:t>vdims</w:t>
      </w:r>
      <w:proofErr w:type="spellEnd"/>
      <w:r w:rsidR="001B58EE" w:rsidRPr="00CB6EEA">
        <w:rPr>
          <w:rFonts w:ascii="Consolas" w:hAnsi="Consolas"/>
          <w:sz w:val="20"/>
          <w:szCs w:val="20"/>
        </w:rPr>
        <w:t xml:space="preserve">, </w:t>
      </w:r>
      <w:proofErr w:type="spellStart"/>
      <w:r w:rsidR="001B58EE" w:rsidRPr="00CB6EEA">
        <w:rPr>
          <w:rFonts w:ascii="Consolas" w:hAnsi="Consolas"/>
          <w:sz w:val="20"/>
          <w:szCs w:val="20"/>
        </w:rPr>
        <w:t>vmaxdims</w:t>
      </w:r>
      <w:proofErr w:type="spellEnd"/>
      <w:r w:rsidR="001B58EE" w:rsidRPr="00CB6EEA">
        <w:rPr>
          <w:rFonts w:ascii="Consolas" w:hAnsi="Consolas"/>
          <w:sz w:val="20"/>
          <w:szCs w:val="20"/>
        </w:rPr>
        <w:t>);</w:t>
      </w:r>
    </w:p>
    <w:p w14:paraId="73A27CCC" w14:textId="54582B25" w:rsidR="00FB045D" w:rsidRDefault="00FB045D" w:rsidP="001B58EE">
      <w:pPr>
        <w:rPr>
          <w:rFonts w:ascii="Consolas" w:hAnsi="Consolas"/>
          <w:sz w:val="20"/>
          <w:szCs w:val="20"/>
        </w:rPr>
      </w:pPr>
      <w:r>
        <w:rPr>
          <w:rFonts w:ascii="Consolas" w:hAnsi="Consolas"/>
          <w:sz w:val="20"/>
          <w:szCs w:val="20"/>
        </w:rPr>
        <w:tab/>
        <w:t xml:space="preserve">/* </w:t>
      </w:r>
      <w:r w:rsidR="00995C50">
        <w:rPr>
          <w:rFonts w:ascii="Consolas" w:hAnsi="Consolas"/>
          <w:sz w:val="20"/>
          <w:szCs w:val="20"/>
        </w:rPr>
        <w:t>S</w:t>
      </w:r>
      <w:r>
        <w:rPr>
          <w:rFonts w:ascii="Consolas" w:hAnsi="Consolas"/>
          <w:sz w:val="20"/>
          <w:szCs w:val="20"/>
        </w:rPr>
        <w:t>election for all source datasets will be the same */</w:t>
      </w:r>
    </w:p>
    <w:p w14:paraId="6A7E707D" w14:textId="691D1676" w:rsidR="00FB045D" w:rsidRPr="00CB6EEA" w:rsidRDefault="00FB045D" w:rsidP="00FB045D">
      <w:pPr>
        <w:ind w:left="720"/>
        <w:rPr>
          <w:rFonts w:ascii="Consolas" w:hAnsi="Consolas"/>
          <w:sz w:val="20"/>
          <w:szCs w:val="20"/>
        </w:rPr>
      </w:pPr>
      <w:proofErr w:type="gramStart"/>
      <w:r w:rsidRPr="00CB6EEA">
        <w:rPr>
          <w:rFonts w:ascii="Consolas" w:hAnsi="Consolas"/>
          <w:sz w:val="20"/>
          <w:szCs w:val="20"/>
        </w:rPr>
        <w:t>dims</w:t>
      </w:r>
      <w:proofErr w:type="gramEnd"/>
      <w:r w:rsidRPr="00CB6EEA">
        <w:rPr>
          <w:rFonts w:ascii="Consolas" w:hAnsi="Consolas"/>
          <w:sz w:val="20"/>
          <w:szCs w:val="20"/>
        </w:rPr>
        <w:t xml:space="preserve"> [] = {1, </w:t>
      </w:r>
      <w:r w:rsidRPr="00FB045D">
        <w:rPr>
          <w:rFonts w:ascii="Consolas" w:hAnsi="Consolas"/>
          <w:sz w:val="20"/>
          <w:szCs w:val="20"/>
        </w:rPr>
        <w:t>N</w:t>
      </w:r>
      <w:r w:rsidRPr="00CB6EEA">
        <w:rPr>
          <w:rFonts w:ascii="Consolas" w:hAnsi="Consolas"/>
          <w:sz w:val="20"/>
          <w:szCs w:val="20"/>
        </w:rPr>
        <w:t xml:space="preserve">, M}; </w:t>
      </w:r>
    </w:p>
    <w:p w14:paraId="4CF3A5D8" w14:textId="34497545" w:rsidR="00995C50" w:rsidRPr="00CB6EEA" w:rsidRDefault="00995C50" w:rsidP="00995C50">
      <w:pPr>
        <w:ind w:left="720"/>
        <w:rPr>
          <w:rFonts w:ascii="Consolas" w:hAnsi="Consolas"/>
          <w:sz w:val="20"/>
          <w:szCs w:val="20"/>
        </w:rPr>
      </w:pPr>
      <w:proofErr w:type="gramStart"/>
      <w:r>
        <w:rPr>
          <w:rFonts w:ascii="Consolas" w:hAnsi="Consolas"/>
          <w:sz w:val="20"/>
          <w:szCs w:val="20"/>
        </w:rPr>
        <w:t>maxdims</w:t>
      </w:r>
      <w:proofErr w:type="gramEnd"/>
      <w:r>
        <w:rPr>
          <w:rFonts w:ascii="Consolas" w:hAnsi="Consolas"/>
          <w:sz w:val="20"/>
          <w:szCs w:val="20"/>
        </w:rPr>
        <w:t xml:space="preserve"> [] = {H5S_UNLIMITED</w:t>
      </w:r>
      <w:r w:rsidRPr="00CB6EEA">
        <w:rPr>
          <w:rFonts w:ascii="Consolas" w:hAnsi="Consolas"/>
          <w:sz w:val="20"/>
          <w:szCs w:val="20"/>
        </w:rPr>
        <w:t xml:space="preserve">, </w:t>
      </w:r>
      <w:r w:rsidRPr="00FB045D">
        <w:rPr>
          <w:rFonts w:ascii="Consolas" w:hAnsi="Consolas"/>
          <w:sz w:val="20"/>
          <w:szCs w:val="20"/>
        </w:rPr>
        <w:t>N</w:t>
      </w:r>
      <w:r w:rsidRPr="00CB6EEA">
        <w:rPr>
          <w:rFonts w:ascii="Consolas" w:hAnsi="Consolas"/>
          <w:sz w:val="20"/>
          <w:szCs w:val="20"/>
        </w:rPr>
        <w:t xml:space="preserve">, M}; </w:t>
      </w:r>
    </w:p>
    <w:p w14:paraId="0FAE4A93" w14:textId="1307A0F5" w:rsidR="00FB045D" w:rsidRPr="00CB6EEA" w:rsidRDefault="00995C50" w:rsidP="00FB045D">
      <w:pPr>
        <w:ind w:left="720"/>
        <w:rPr>
          <w:rFonts w:ascii="Consolas" w:hAnsi="Consolas"/>
          <w:sz w:val="20"/>
          <w:szCs w:val="20"/>
        </w:rPr>
      </w:pPr>
      <w:proofErr w:type="spellStart"/>
      <w:r>
        <w:rPr>
          <w:rFonts w:ascii="Consolas" w:hAnsi="Consolas"/>
          <w:sz w:val="20"/>
          <w:szCs w:val="20"/>
        </w:rPr>
        <w:t>src_id</w:t>
      </w:r>
      <w:proofErr w:type="spellEnd"/>
      <w:r w:rsidR="00FB045D" w:rsidRPr="00CB6EEA">
        <w:rPr>
          <w:rFonts w:ascii="Consolas" w:hAnsi="Consolas"/>
          <w:sz w:val="20"/>
          <w:szCs w:val="20"/>
        </w:rPr>
        <w:t xml:space="preserve"> = H5Screate_</w:t>
      </w:r>
      <w:proofErr w:type="gramStart"/>
      <w:r w:rsidR="00FB045D" w:rsidRPr="00CB6EEA">
        <w:rPr>
          <w:rFonts w:ascii="Consolas" w:hAnsi="Consolas"/>
          <w:sz w:val="20"/>
          <w:szCs w:val="20"/>
        </w:rPr>
        <w:t>simple(</w:t>
      </w:r>
      <w:proofErr w:type="gramEnd"/>
      <w:r w:rsidR="00FB045D" w:rsidRPr="00CB6EEA">
        <w:rPr>
          <w:rFonts w:ascii="Consolas" w:hAnsi="Consolas"/>
          <w:sz w:val="20"/>
          <w:szCs w:val="20"/>
        </w:rPr>
        <w:t xml:space="preserve">3, </w:t>
      </w:r>
      <w:proofErr w:type="spellStart"/>
      <w:r w:rsidR="00FB045D" w:rsidRPr="00CB6EEA">
        <w:rPr>
          <w:rFonts w:ascii="Consolas" w:hAnsi="Consolas"/>
          <w:sz w:val="20"/>
          <w:szCs w:val="20"/>
        </w:rPr>
        <w:t>dims_DATASET</w:t>
      </w:r>
      <w:proofErr w:type="spellEnd"/>
      <w:r w:rsidR="00FB045D" w:rsidRPr="00CB6EEA">
        <w:rPr>
          <w:rFonts w:ascii="Consolas" w:hAnsi="Consolas"/>
          <w:sz w:val="20"/>
          <w:szCs w:val="20"/>
        </w:rPr>
        <w:t xml:space="preserve">, </w:t>
      </w:r>
      <w:r>
        <w:rPr>
          <w:rFonts w:ascii="Consolas" w:hAnsi="Consolas"/>
          <w:sz w:val="20"/>
          <w:szCs w:val="20"/>
        </w:rPr>
        <w:t>maxdims</w:t>
      </w:r>
      <w:r w:rsidR="00FB045D" w:rsidRPr="00CB6EEA">
        <w:rPr>
          <w:rFonts w:ascii="Consolas" w:hAnsi="Consolas"/>
          <w:sz w:val="20"/>
          <w:szCs w:val="20"/>
        </w:rPr>
        <w:t>);</w:t>
      </w:r>
    </w:p>
    <w:p w14:paraId="03E77A41" w14:textId="77777777" w:rsidR="00995C50" w:rsidRPr="00CB6EEA" w:rsidRDefault="00995C50" w:rsidP="00995C50">
      <w:pPr>
        <w:ind w:firstLine="720"/>
        <w:rPr>
          <w:rFonts w:ascii="Consolas" w:hAnsi="Consolas"/>
          <w:sz w:val="20"/>
          <w:szCs w:val="20"/>
        </w:rPr>
      </w:pPr>
      <w:r w:rsidRPr="00CB6EEA">
        <w:rPr>
          <w:rFonts w:ascii="Consolas" w:hAnsi="Consolas"/>
          <w:sz w:val="20"/>
          <w:szCs w:val="20"/>
        </w:rPr>
        <w:t>/* Select elements in the source dataset */</w:t>
      </w:r>
    </w:p>
    <w:p w14:paraId="2D5E3CFC" w14:textId="77777777" w:rsidR="00FB045D" w:rsidRPr="00CB6EEA" w:rsidRDefault="00FB045D" w:rsidP="00FB045D">
      <w:pPr>
        <w:ind w:firstLine="720"/>
        <w:rPr>
          <w:rFonts w:ascii="Consolas" w:hAnsi="Consolas"/>
          <w:sz w:val="20"/>
          <w:szCs w:val="20"/>
        </w:rPr>
      </w:pPr>
      <w:proofErr w:type="gramStart"/>
      <w:r w:rsidRPr="00CB6EEA">
        <w:rPr>
          <w:rFonts w:ascii="Consolas" w:hAnsi="Consolas"/>
          <w:sz w:val="20"/>
          <w:szCs w:val="20"/>
        </w:rPr>
        <w:t>start</w:t>
      </w:r>
      <w:proofErr w:type="gramEnd"/>
      <w:r w:rsidRPr="00CB6EEA">
        <w:rPr>
          <w:rFonts w:ascii="Consolas" w:hAnsi="Consolas"/>
          <w:sz w:val="20"/>
          <w:szCs w:val="20"/>
        </w:rPr>
        <w:t xml:space="preserve"> = {0, 0, 0};</w:t>
      </w:r>
    </w:p>
    <w:p w14:paraId="6E1E3965" w14:textId="77777777" w:rsidR="00995C50" w:rsidRPr="00CB6EEA" w:rsidRDefault="00995C50" w:rsidP="00995C50">
      <w:pPr>
        <w:ind w:firstLine="720"/>
        <w:rPr>
          <w:rFonts w:ascii="Consolas" w:hAnsi="Consolas"/>
          <w:sz w:val="20"/>
          <w:szCs w:val="20"/>
        </w:rPr>
      </w:pPr>
      <w:proofErr w:type="gramStart"/>
      <w:r w:rsidRPr="00CB6EEA">
        <w:rPr>
          <w:rFonts w:ascii="Consolas" w:hAnsi="Consolas"/>
          <w:sz w:val="20"/>
          <w:szCs w:val="20"/>
        </w:rPr>
        <w:t>stride</w:t>
      </w:r>
      <w:proofErr w:type="gramEnd"/>
      <w:r w:rsidRPr="00CB6EEA">
        <w:rPr>
          <w:rFonts w:ascii="Consolas" w:hAnsi="Consolas"/>
          <w:sz w:val="20"/>
          <w:szCs w:val="20"/>
        </w:rPr>
        <w:t xml:space="preserve"> = {1, 1, 1};</w:t>
      </w:r>
    </w:p>
    <w:p w14:paraId="135649D8" w14:textId="77777777" w:rsidR="00FB045D" w:rsidRPr="00CB6EEA" w:rsidRDefault="00FB045D" w:rsidP="00FB045D">
      <w:pPr>
        <w:ind w:firstLine="720"/>
        <w:rPr>
          <w:rFonts w:ascii="Consolas" w:hAnsi="Consolas"/>
          <w:sz w:val="20"/>
          <w:szCs w:val="20"/>
        </w:rPr>
      </w:pPr>
      <w:proofErr w:type="gramStart"/>
      <w:r w:rsidRPr="00CB6EEA">
        <w:rPr>
          <w:rFonts w:ascii="Consolas" w:hAnsi="Consolas"/>
          <w:sz w:val="20"/>
          <w:szCs w:val="20"/>
        </w:rPr>
        <w:t>count</w:t>
      </w:r>
      <w:proofErr w:type="gramEnd"/>
      <w:r w:rsidRPr="00CB6EEA">
        <w:rPr>
          <w:rFonts w:ascii="Consolas" w:hAnsi="Consolas"/>
          <w:sz w:val="20"/>
          <w:szCs w:val="20"/>
        </w:rPr>
        <w:t xml:space="preserve"> = {H5S_UNLIMITED, 1, 1};</w:t>
      </w:r>
    </w:p>
    <w:p w14:paraId="03590D1D" w14:textId="67DDFABF" w:rsidR="00995C50" w:rsidRPr="00CB6EEA" w:rsidRDefault="00995C50" w:rsidP="00995C50">
      <w:pPr>
        <w:ind w:firstLine="720"/>
        <w:rPr>
          <w:rFonts w:ascii="Consolas" w:hAnsi="Consolas"/>
          <w:sz w:val="20"/>
          <w:szCs w:val="20"/>
        </w:rPr>
      </w:pPr>
      <w:proofErr w:type="gramStart"/>
      <w:r>
        <w:rPr>
          <w:rFonts w:ascii="Consolas" w:hAnsi="Consolas"/>
          <w:sz w:val="20"/>
          <w:szCs w:val="20"/>
        </w:rPr>
        <w:t>block</w:t>
      </w:r>
      <w:proofErr w:type="gramEnd"/>
      <w:r w:rsidRPr="00CB6EEA">
        <w:rPr>
          <w:rFonts w:ascii="Consolas" w:hAnsi="Consolas"/>
          <w:sz w:val="20"/>
          <w:szCs w:val="20"/>
        </w:rPr>
        <w:t xml:space="preserve"> = {</w:t>
      </w:r>
      <w:r>
        <w:rPr>
          <w:rFonts w:ascii="Consolas" w:hAnsi="Consolas"/>
          <w:sz w:val="20"/>
          <w:szCs w:val="20"/>
        </w:rPr>
        <w:t>1</w:t>
      </w:r>
      <w:r w:rsidRPr="00CB6EEA">
        <w:rPr>
          <w:rFonts w:ascii="Consolas" w:hAnsi="Consolas"/>
          <w:sz w:val="20"/>
          <w:szCs w:val="20"/>
        </w:rPr>
        <w:t xml:space="preserve">, </w:t>
      </w:r>
      <w:r>
        <w:rPr>
          <w:rFonts w:ascii="Consolas" w:hAnsi="Consolas"/>
          <w:sz w:val="20"/>
          <w:szCs w:val="20"/>
        </w:rPr>
        <w:t>N, M</w:t>
      </w:r>
      <w:r w:rsidRPr="00CB6EEA">
        <w:rPr>
          <w:rFonts w:ascii="Consolas" w:hAnsi="Consolas"/>
          <w:sz w:val="20"/>
          <w:szCs w:val="20"/>
        </w:rPr>
        <w:t>};</w:t>
      </w:r>
    </w:p>
    <w:p w14:paraId="6DA4FF2C" w14:textId="43626026" w:rsidR="00FB045D" w:rsidRDefault="00FB045D" w:rsidP="00FF554D">
      <w:pPr>
        <w:ind w:firstLine="720"/>
        <w:jc w:val="left"/>
        <w:rPr>
          <w:rFonts w:ascii="Consolas" w:hAnsi="Consolas"/>
          <w:sz w:val="20"/>
          <w:szCs w:val="20"/>
        </w:rPr>
      </w:pPr>
      <w:r w:rsidRPr="00CB6EEA">
        <w:rPr>
          <w:rFonts w:ascii="Consolas" w:hAnsi="Consolas"/>
          <w:sz w:val="20"/>
          <w:szCs w:val="20"/>
        </w:rPr>
        <w:t>H5Sselect_</w:t>
      </w:r>
      <w:proofErr w:type="gramStart"/>
      <w:r w:rsidR="00995C50">
        <w:rPr>
          <w:rFonts w:ascii="Consolas" w:hAnsi="Consolas"/>
          <w:sz w:val="20"/>
          <w:szCs w:val="20"/>
        </w:rPr>
        <w:t>hyperslab</w:t>
      </w:r>
      <w:r w:rsidRPr="00CB6EEA">
        <w:rPr>
          <w:rFonts w:ascii="Consolas" w:hAnsi="Consolas"/>
          <w:sz w:val="20"/>
          <w:szCs w:val="20"/>
        </w:rPr>
        <w:t>(</w:t>
      </w:r>
      <w:proofErr w:type="spellStart"/>
      <w:proofErr w:type="gramEnd"/>
      <w:r w:rsidR="00995C50">
        <w:rPr>
          <w:rFonts w:ascii="Consolas" w:hAnsi="Consolas"/>
          <w:sz w:val="20"/>
          <w:szCs w:val="20"/>
        </w:rPr>
        <w:t>src_id</w:t>
      </w:r>
      <w:proofErr w:type="spellEnd"/>
      <w:r>
        <w:rPr>
          <w:rFonts w:ascii="Consolas" w:hAnsi="Consolas"/>
          <w:sz w:val="20"/>
          <w:szCs w:val="20"/>
        </w:rPr>
        <w:t>, H5S_SELECT_SET, st</w:t>
      </w:r>
      <w:r w:rsidRPr="00CB6EEA">
        <w:rPr>
          <w:rFonts w:ascii="Consolas" w:hAnsi="Consolas"/>
          <w:sz w:val="20"/>
          <w:szCs w:val="20"/>
        </w:rPr>
        <w:t>a</w:t>
      </w:r>
      <w:r>
        <w:rPr>
          <w:rFonts w:ascii="Consolas" w:hAnsi="Consolas"/>
          <w:sz w:val="20"/>
          <w:szCs w:val="20"/>
        </w:rPr>
        <w:t xml:space="preserve">rt, </w:t>
      </w:r>
      <w:r w:rsidRPr="00CB6EEA">
        <w:rPr>
          <w:rFonts w:ascii="Consolas" w:hAnsi="Consolas"/>
          <w:sz w:val="20"/>
          <w:szCs w:val="20"/>
        </w:rPr>
        <w:t>strid</w:t>
      </w:r>
      <w:r>
        <w:rPr>
          <w:rFonts w:ascii="Consolas" w:hAnsi="Consolas"/>
          <w:sz w:val="20"/>
          <w:szCs w:val="20"/>
        </w:rPr>
        <w:t xml:space="preserve">e, </w:t>
      </w:r>
      <w:r w:rsidRPr="00CB6EEA">
        <w:rPr>
          <w:rFonts w:ascii="Consolas" w:hAnsi="Consolas"/>
          <w:sz w:val="20"/>
          <w:szCs w:val="20"/>
        </w:rPr>
        <w:t xml:space="preserve">count, </w:t>
      </w:r>
      <w:r w:rsidR="00995C50">
        <w:rPr>
          <w:rFonts w:ascii="Consolas" w:hAnsi="Consolas"/>
          <w:sz w:val="20"/>
          <w:szCs w:val="20"/>
        </w:rPr>
        <w:t>block</w:t>
      </w:r>
      <w:r>
        <w:rPr>
          <w:rFonts w:ascii="Consolas" w:hAnsi="Consolas"/>
          <w:sz w:val="20"/>
          <w:szCs w:val="20"/>
        </w:rPr>
        <w:t>);</w:t>
      </w:r>
    </w:p>
    <w:p w14:paraId="003195C3" w14:textId="0032C1F7" w:rsidR="001B58EE" w:rsidRPr="00CB6EEA" w:rsidRDefault="001B58EE" w:rsidP="00FB045D">
      <w:pPr>
        <w:ind w:firstLine="720"/>
        <w:rPr>
          <w:rFonts w:ascii="Consolas" w:hAnsi="Consolas"/>
          <w:sz w:val="20"/>
          <w:szCs w:val="20"/>
        </w:rPr>
      </w:pPr>
      <w:r w:rsidRPr="00CB6EEA">
        <w:rPr>
          <w:rFonts w:ascii="Consolas" w:hAnsi="Consolas"/>
          <w:sz w:val="20"/>
          <w:szCs w:val="20"/>
        </w:rPr>
        <w:t>/* Start the loop over the source datasets to define mapping */</w:t>
      </w:r>
    </w:p>
    <w:p w14:paraId="6E3BE157" w14:textId="3D892CAC" w:rsidR="001B58EE" w:rsidRPr="00CB6EEA" w:rsidRDefault="001B58EE" w:rsidP="00FB045D">
      <w:pPr>
        <w:rPr>
          <w:rFonts w:ascii="Consolas" w:hAnsi="Consolas"/>
          <w:sz w:val="20"/>
          <w:szCs w:val="20"/>
        </w:rPr>
      </w:pPr>
      <w:r w:rsidRPr="00CB6EEA">
        <w:rPr>
          <w:rFonts w:ascii="Consolas" w:hAnsi="Consolas"/>
          <w:sz w:val="20"/>
          <w:szCs w:val="20"/>
        </w:rPr>
        <w:tab/>
      </w:r>
      <w:proofErr w:type="gramStart"/>
      <w:r w:rsidRPr="00CB6EEA">
        <w:rPr>
          <w:rFonts w:ascii="Consolas" w:hAnsi="Consolas"/>
          <w:sz w:val="20"/>
          <w:szCs w:val="20"/>
        </w:rPr>
        <w:t>for</w:t>
      </w:r>
      <w:proofErr w:type="gramEnd"/>
      <w:r w:rsidRPr="00CB6EEA">
        <w:rPr>
          <w:rFonts w:ascii="Consolas" w:hAnsi="Consolas"/>
          <w:sz w:val="20"/>
          <w:szCs w:val="20"/>
        </w:rPr>
        <w:t xml:space="preserve"> each DATASET in (A, B, C, D,) {</w:t>
      </w:r>
      <w:r w:rsidRPr="00CB6EEA">
        <w:rPr>
          <w:rFonts w:ascii="Consolas" w:hAnsi="Consolas"/>
          <w:sz w:val="20"/>
          <w:szCs w:val="20"/>
        </w:rPr>
        <w:tab/>
      </w:r>
    </w:p>
    <w:p w14:paraId="2B4E4276" w14:textId="1E9ABE5A" w:rsidR="001B58EE" w:rsidRPr="00CB6EEA" w:rsidRDefault="001B58EE" w:rsidP="001B58EE">
      <w:pPr>
        <w:ind w:left="720"/>
        <w:rPr>
          <w:rFonts w:ascii="Consolas" w:hAnsi="Consolas"/>
          <w:sz w:val="20"/>
          <w:szCs w:val="20"/>
        </w:rPr>
      </w:pPr>
      <w:r w:rsidRPr="00CB6EEA">
        <w:rPr>
          <w:rFonts w:ascii="Consolas" w:hAnsi="Consolas"/>
          <w:sz w:val="20"/>
          <w:szCs w:val="20"/>
        </w:rPr>
        <w:tab/>
        <w:t>/* Select element</w:t>
      </w:r>
      <w:r w:rsidR="00995C50">
        <w:rPr>
          <w:rFonts w:ascii="Consolas" w:hAnsi="Consolas"/>
          <w:sz w:val="20"/>
          <w:szCs w:val="20"/>
        </w:rPr>
        <w:t>s</w:t>
      </w:r>
      <w:r w:rsidRPr="00CB6EEA">
        <w:rPr>
          <w:rFonts w:ascii="Consolas" w:hAnsi="Consolas"/>
          <w:sz w:val="20"/>
          <w:szCs w:val="20"/>
        </w:rPr>
        <w:t xml:space="preserve"> in VDS that will be mapped with the elements in DAT</w:t>
      </w:r>
      <w:r w:rsidR="00995C50">
        <w:rPr>
          <w:rFonts w:ascii="Consolas" w:hAnsi="Consolas"/>
          <w:sz w:val="20"/>
          <w:szCs w:val="20"/>
        </w:rPr>
        <w:t>A</w:t>
      </w:r>
      <w:r w:rsidRPr="00CB6EEA">
        <w:rPr>
          <w:rFonts w:ascii="Consolas" w:hAnsi="Consolas"/>
          <w:sz w:val="20"/>
          <w:szCs w:val="20"/>
        </w:rPr>
        <w:t>SET */</w:t>
      </w:r>
    </w:p>
    <w:p w14:paraId="1A604B92" w14:textId="19CBC14A" w:rsidR="001B58EE" w:rsidRDefault="001B58EE" w:rsidP="001B58EE">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start</w:t>
      </w:r>
      <w:proofErr w:type="spellEnd"/>
      <w:proofErr w:type="gramEnd"/>
      <w:r w:rsidRPr="00CB6EEA">
        <w:rPr>
          <w:rFonts w:ascii="Consolas" w:hAnsi="Consolas"/>
          <w:sz w:val="20"/>
          <w:szCs w:val="20"/>
        </w:rPr>
        <w:t xml:space="preserve"> = {</w:t>
      </w:r>
      <w:r w:rsidR="00C62331" w:rsidRPr="00C62331">
        <w:rPr>
          <w:rFonts w:ascii="Consolas" w:hAnsi="Consolas"/>
          <w:i/>
          <w:sz w:val="20"/>
          <w:szCs w:val="20"/>
        </w:rPr>
        <w:t>p</w:t>
      </w:r>
      <w:r>
        <w:rPr>
          <w:rFonts w:ascii="Consolas" w:hAnsi="Consolas"/>
          <w:sz w:val="20"/>
          <w:szCs w:val="20"/>
        </w:rPr>
        <w:t xml:space="preserve">, </w:t>
      </w:r>
      <w:r w:rsidR="00C62331" w:rsidRPr="00C62331">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/*The value of </w:t>
      </w:r>
      <w:r w:rsidRPr="00C37670">
        <w:rPr>
          <w:rFonts w:ascii="Consolas" w:hAnsi="Consolas"/>
          <w:i/>
          <w:sz w:val="20"/>
          <w:szCs w:val="20"/>
        </w:rPr>
        <w:t>p</w:t>
      </w:r>
      <w:r>
        <w:rPr>
          <w:rFonts w:ascii="Consolas" w:hAnsi="Consolas"/>
          <w:sz w:val="20"/>
          <w:szCs w:val="20"/>
        </w:rPr>
        <w:t xml:space="preserve"> is </w:t>
      </w:r>
    </w:p>
    <w:p w14:paraId="7B3FEAD0" w14:textId="77777777" w:rsidR="001B58EE" w:rsidRDefault="001B58EE" w:rsidP="001B58EE">
      <w:pPr>
        <w:ind w:left="720" w:firstLine="720"/>
        <w:rPr>
          <w:rFonts w:ascii="Consolas" w:hAnsi="Consolas"/>
          <w:sz w:val="20"/>
          <w:szCs w:val="20"/>
        </w:rPr>
      </w:pPr>
      <w:r>
        <w:rPr>
          <w:rFonts w:ascii="Consolas" w:hAnsi="Consolas"/>
          <w:sz w:val="20"/>
          <w:szCs w:val="20"/>
        </w:rPr>
        <w:t xml:space="preserve">                      0 for A, </w:t>
      </w:r>
    </w:p>
    <w:p w14:paraId="5E203867" w14:textId="792EC99B"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1</w:t>
      </w:r>
      <w:r>
        <w:rPr>
          <w:rFonts w:ascii="Consolas" w:hAnsi="Consolas"/>
          <w:sz w:val="20"/>
          <w:szCs w:val="20"/>
        </w:rPr>
        <w:t xml:space="preserve"> for B, </w:t>
      </w:r>
    </w:p>
    <w:p w14:paraId="1520B797" w14:textId="003708A2"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2</w:t>
      </w:r>
      <w:r>
        <w:rPr>
          <w:rFonts w:ascii="Consolas" w:hAnsi="Consolas"/>
          <w:sz w:val="20"/>
          <w:szCs w:val="20"/>
        </w:rPr>
        <w:t xml:space="preserve"> for C, </w:t>
      </w:r>
    </w:p>
    <w:p w14:paraId="16074E51" w14:textId="418A9638" w:rsidR="001B58EE" w:rsidRPr="00CB6EEA" w:rsidRDefault="001B58EE" w:rsidP="00FB045D">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 xml:space="preserve">3 for D </w:t>
      </w:r>
      <w:r>
        <w:rPr>
          <w:rFonts w:ascii="Consolas" w:hAnsi="Consolas"/>
          <w:sz w:val="20"/>
          <w:szCs w:val="20"/>
        </w:rPr>
        <w:t>*/</w:t>
      </w:r>
    </w:p>
    <w:p w14:paraId="6A84E7FC" w14:textId="77777777" w:rsidR="00995C50" w:rsidRPr="00CB6EEA" w:rsidRDefault="00995C50" w:rsidP="00995C50">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stride</w:t>
      </w:r>
      <w:proofErr w:type="spellEnd"/>
      <w:proofErr w:type="gramEnd"/>
      <w:r w:rsidRPr="00CB6EEA">
        <w:rPr>
          <w:rFonts w:ascii="Consolas" w:hAnsi="Consolas"/>
          <w:sz w:val="20"/>
          <w:szCs w:val="20"/>
        </w:rPr>
        <w:t xml:space="preserve"> = {</w:t>
      </w:r>
      <w:r>
        <w:rPr>
          <w:rFonts w:ascii="Consolas" w:hAnsi="Consolas"/>
          <w:sz w:val="20"/>
          <w:szCs w:val="20"/>
        </w:rPr>
        <w:t>4</w:t>
      </w:r>
      <w:r w:rsidRPr="00CB6EEA">
        <w:rPr>
          <w:rFonts w:ascii="Consolas" w:hAnsi="Consolas"/>
          <w:sz w:val="20"/>
          <w:szCs w:val="20"/>
        </w:rPr>
        <w:t xml:space="preserve">, </w:t>
      </w:r>
      <w:r>
        <w:rPr>
          <w:rFonts w:ascii="Consolas" w:hAnsi="Consolas"/>
          <w:sz w:val="20"/>
          <w:szCs w:val="20"/>
        </w:rPr>
        <w:t>1</w:t>
      </w:r>
      <w:r w:rsidRPr="00CB6EEA">
        <w:rPr>
          <w:rFonts w:ascii="Consolas" w:hAnsi="Consolas"/>
          <w:sz w:val="20"/>
          <w:szCs w:val="20"/>
        </w:rPr>
        <w:t>, 1};</w:t>
      </w:r>
    </w:p>
    <w:p w14:paraId="315437B1" w14:textId="77777777" w:rsidR="001B58EE" w:rsidRPr="00CB6EEA" w:rsidRDefault="001B58EE" w:rsidP="001B58EE">
      <w:pPr>
        <w:ind w:left="720" w:firstLine="720"/>
        <w:rPr>
          <w:rFonts w:ascii="Consolas" w:hAnsi="Consolas"/>
          <w:sz w:val="20"/>
          <w:szCs w:val="20"/>
        </w:rPr>
      </w:pPr>
      <w:proofErr w:type="spellStart"/>
      <w:proofErr w:type="gramStart"/>
      <w:r>
        <w:rPr>
          <w:rFonts w:ascii="Consolas" w:hAnsi="Consolas"/>
          <w:sz w:val="20"/>
          <w:szCs w:val="20"/>
        </w:rPr>
        <w:t>v</w:t>
      </w:r>
      <w:r w:rsidRPr="00CB6EEA">
        <w:rPr>
          <w:rFonts w:ascii="Consolas" w:hAnsi="Consolas"/>
          <w:sz w:val="20"/>
          <w:szCs w:val="20"/>
        </w:rPr>
        <w:t>count</w:t>
      </w:r>
      <w:proofErr w:type="spellEnd"/>
      <w:proofErr w:type="gramEnd"/>
      <w:r w:rsidRPr="00CB6EEA">
        <w:rPr>
          <w:rFonts w:ascii="Consolas" w:hAnsi="Consolas"/>
          <w:sz w:val="20"/>
          <w:szCs w:val="20"/>
        </w:rPr>
        <w:t xml:space="preserve"> = {H5S_UNLIMITED, 1, 1};</w:t>
      </w:r>
    </w:p>
    <w:p w14:paraId="75BBC500" w14:textId="7151C705" w:rsidR="00995C50" w:rsidRPr="00CB6EEA" w:rsidRDefault="00995C50" w:rsidP="00995C50">
      <w:pPr>
        <w:ind w:left="720" w:firstLine="720"/>
        <w:rPr>
          <w:rFonts w:ascii="Consolas" w:hAnsi="Consolas"/>
          <w:sz w:val="20"/>
          <w:szCs w:val="20"/>
        </w:rPr>
      </w:pPr>
      <w:proofErr w:type="spellStart"/>
      <w:proofErr w:type="gramStart"/>
      <w:r>
        <w:rPr>
          <w:rFonts w:ascii="Consolas" w:hAnsi="Consolas"/>
          <w:sz w:val="20"/>
          <w:szCs w:val="20"/>
        </w:rPr>
        <w:t>vblock</w:t>
      </w:r>
      <w:proofErr w:type="spellEnd"/>
      <w:proofErr w:type="gramEnd"/>
      <w:r w:rsidRPr="00CB6EEA">
        <w:rPr>
          <w:rFonts w:ascii="Consolas" w:hAnsi="Consolas"/>
          <w:sz w:val="20"/>
          <w:szCs w:val="20"/>
        </w:rPr>
        <w:t xml:space="preserve"> = {</w:t>
      </w:r>
      <w:r>
        <w:rPr>
          <w:rFonts w:ascii="Consolas" w:hAnsi="Consolas"/>
          <w:sz w:val="20"/>
          <w:szCs w:val="20"/>
        </w:rPr>
        <w:t>1</w:t>
      </w:r>
      <w:r w:rsidRPr="00CB6EEA">
        <w:rPr>
          <w:rFonts w:ascii="Consolas" w:hAnsi="Consolas"/>
          <w:sz w:val="20"/>
          <w:szCs w:val="20"/>
        </w:rPr>
        <w:t xml:space="preserve">, </w:t>
      </w:r>
      <w:r>
        <w:rPr>
          <w:rFonts w:ascii="Consolas" w:hAnsi="Consolas"/>
          <w:sz w:val="20"/>
          <w:szCs w:val="20"/>
        </w:rPr>
        <w:t>N, M</w:t>
      </w:r>
      <w:r w:rsidRPr="00CB6EEA">
        <w:rPr>
          <w:rFonts w:ascii="Consolas" w:hAnsi="Consolas"/>
          <w:sz w:val="20"/>
          <w:szCs w:val="20"/>
        </w:rPr>
        <w:t>};</w:t>
      </w:r>
    </w:p>
    <w:p w14:paraId="4106E980" w14:textId="77777777" w:rsidR="001B58EE" w:rsidRPr="005F34CB" w:rsidRDefault="001B58EE" w:rsidP="001B58EE">
      <w:pPr>
        <w:ind w:left="720" w:firstLine="720"/>
        <w:rPr>
          <w:rFonts w:ascii="Consolas" w:hAnsi="Consolas"/>
          <w:sz w:val="20"/>
          <w:szCs w:val="20"/>
        </w:rPr>
      </w:pPr>
      <w:r w:rsidRPr="005F34CB">
        <w:rPr>
          <w:rFonts w:ascii="Consolas" w:hAnsi="Consolas"/>
          <w:sz w:val="20"/>
          <w:szCs w:val="20"/>
        </w:rPr>
        <w:lastRenderedPageBreak/>
        <w:t>/* Select elements in VDS */</w:t>
      </w:r>
    </w:p>
    <w:p w14:paraId="36F70D6D" w14:textId="4BB80219" w:rsidR="001B58EE" w:rsidRDefault="001B58EE" w:rsidP="00FF554D">
      <w:pPr>
        <w:ind w:left="720"/>
        <w:rPr>
          <w:rFonts w:ascii="Consolas" w:hAnsi="Consolas"/>
          <w:sz w:val="20"/>
          <w:szCs w:val="20"/>
        </w:rPr>
      </w:pPr>
      <w:r w:rsidRPr="005F34CB">
        <w:rPr>
          <w:rFonts w:ascii="Consolas" w:hAnsi="Consolas"/>
          <w:sz w:val="20"/>
          <w:szCs w:val="20"/>
        </w:rPr>
        <w:tab/>
        <w:t>H5Sselect_</w:t>
      </w:r>
      <w:proofErr w:type="gramStart"/>
      <w:r w:rsidR="00995C50">
        <w:rPr>
          <w:rFonts w:ascii="Consolas" w:hAnsi="Consolas"/>
          <w:sz w:val="20"/>
          <w:szCs w:val="20"/>
        </w:rPr>
        <w:t>hyperslab</w:t>
      </w:r>
      <w:r w:rsidRPr="005F34CB">
        <w:rPr>
          <w:rFonts w:ascii="Consolas" w:hAnsi="Consolas"/>
          <w:sz w:val="20"/>
          <w:szCs w:val="20"/>
        </w:rPr>
        <w:t>(</w:t>
      </w:r>
      <w:proofErr w:type="spellStart"/>
      <w:proofErr w:type="gramEnd"/>
      <w:r w:rsidRPr="005F34CB">
        <w:rPr>
          <w:rFonts w:ascii="Consolas" w:hAnsi="Consolas"/>
          <w:sz w:val="20"/>
          <w:szCs w:val="20"/>
        </w:rPr>
        <w:t>vspace</w:t>
      </w:r>
      <w:r>
        <w:rPr>
          <w:rFonts w:ascii="Consolas" w:hAnsi="Consolas"/>
          <w:sz w:val="20"/>
          <w:szCs w:val="20"/>
        </w:rPr>
        <w:t>_id</w:t>
      </w:r>
      <w:proofErr w:type="spellEnd"/>
      <w:r w:rsidRPr="005F34CB">
        <w:rPr>
          <w:rFonts w:ascii="Consolas" w:hAnsi="Consolas"/>
          <w:sz w:val="20"/>
          <w:szCs w:val="20"/>
        </w:rPr>
        <w:t xml:space="preserve">, H5S_SELECT_SET, </w:t>
      </w:r>
      <w:proofErr w:type="spellStart"/>
      <w:r w:rsidRPr="005F34CB">
        <w:rPr>
          <w:rFonts w:ascii="Consolas" w:hAnsi="Consolas"/>
          <w:sz w:val="20"/>
          <w:szCs w:val="20"/>
        </w:rPr>
        <w:t>vstart</w:t>
      </w:r>
      <w:proofErr w:type="spellEnd"/>
      <w:r w:rsidRPr="005F34CB">
        <w:rPr>
          <w:rFonts w:ascii="Consolas" w:hAnsi="Consolas"/>
          <w:sz w:val="20"/>
          <w:szCs w:val="20"/>
        </w:rPr>
        <w:t xml:space="preserve">, </w:t>
      </w:r>
      <w:proofErr w:type="spellStart"/>
      <w:r w:rsidRPr="005F34CB">
        <w:rPr>
          <w:rFonts w:ascii="Consolas" w:hAnsi="Consolas"/>
          <w:sz w:val="20"/>
          <w:szCs w:val="20"/>
        </w:rPr>
        <w:t>vstride</w:t>
      </w:r>
      <w:proofErr w:type="spellEnd"/>
      <w:r w:rsidRPr="005F34CB">
        <w:rPr>
          <w:rFonts w:ascii="Consolas" w:hAnsi="Consolas"/>
          <w:sz w:val="20"/>
          <w:szCs w:val="20"/>
        </w:rPr>
        <w:t>,</w:t>
      </w:r>
      <w:r w:rsidR="00995C50">
        <w:rPr>
          <w:rFonts w:ascii="Consolas" w:hAnsi="Consolas"/>
          <w:sz w:val="20"/>
          <w:szCs w:val="20"/>
        </w:rPr>
        <w:t xml:space="preserve"> </w:t>
      </w:r>
      <w:proofErr w:type="spellStart"/>
      <w:r w:rsidRPr="005F34CB">
        <w:rPr>
          <w:rFonts w:ascii="Consolas" w:hAnsi="Consolas"/>
          <w:sz w:val="20"/>
          <w:szCs w:val="20"/>
        </w:rPr>
        <w:t>vcount</w:t>
      </w:r>
      <w:proofErr w:type="spellEnd"/>
      <w:r w:rsidRPr="005F34CB">
        <w:rPr>
          <w:rFonts w:ascii="Consolas" w:hAnsi="Consolas"/>
          <w:sz w:val="20"/>
          <w:szCs w:val="20"/>
        </w:rPr>
        <w:t>,</w:t>
      </w:r>
      <w:r w:rsidR="00B04719">
        <w:rPr>
          <w:rFonts w:ascii="Consolas" w:hAnsi="Consolas"/>
          <w:sz w:val="20"/>
          <w:szCs w:val="20"/>
        </w:rPr>
        <w:t xml:space="preserve"> </w:t>
      </w:r>
      <w:proofErr w:type="spellStart"/>
      <w:r w:rsidR="00995C50">
        <w:rPr>
          <w:rFonts w:ascii="Consolas" w:hAnsi="Consolas"/>
          <w:sz w:val="20"/>
          <w:szCs w:val="20"/>
        </w:rPr>
        <w:t>vblock</w:t>
      </w:r>
      <w:proofErr w:type="spellEnd"/>
      <w:r w:rsidRPr="005F34CB">
        <w:rPr>
          <w:rFonts w:ascii="Consolas" w:hAnsi="Consolas"/>
          <w:sz w:val="20"/>
          <w:szCs w:val="20"/>
        </w:rPr>
        <w:t xml:space="preserve">); </w:t>
      </w:r>
    </w:p>
    <w:p w14:paraId="3ECACD63" w14:textId="77777777" w:rsidR="001B58EE" w:rsidRPr="005F34CB" w:rsidRDefault="001B58EE" w:rsidP="001B58EE">
      <w:pPr>
        <w:ind w:left="720"/>
        <w:rPr>
          <w:rFonts w:ascii="Consolas" w:hAnsi="Consolas"/>
          <w:sz w:val="20"/>
          <w:szCs w:val="20"/>
        </w:rPr>
      </w:pPr>
      <w:r w:rsidRPr="005F34CB">
        <w:rPr>
          <w:rFonts w:ascii="Consolas" w:hAnsi="Consolas"/>
          <w:sz w:val="20"/>
          <w:szCs w:val="20"/>
        </w:rPr>
        <w:tab/>
        <w:t>/* Map selections */</w:t>
      </w:r>
    </w:p>
    <w:p w14:paraId="0536310D" w14:textId="76B19BA2" w:rsidR="001B58EE" w:rsidRDefault="001B58EE" w:rsidP="001B58EE">
      <w:pPr>
        <w:ind w:firstLine="720"/>
        <w:rPr>
          <w:rFonts w:ascii="Consolas" w:hAnsi="Consolas" w:cs="Menlo Regular"/>
          <w:color w:val="000000"/>
          <w:sz w:val="20"/>
          <w:szCs w:val="20"/>
        </w:rPr>
      </w:pPr>
      <w:r w:rsidRPr="005F34CB">
        <w:rPr>
          <w:rFonts w:ascii="Consolas" w:hAnsi="Consolas"/>
          <w:sz w:val="20"/>
          <w:szCs w:val="20"/>
        </w:rPr>
        <w:tab/>
        <w:t>H5Pset_virtual_</w:t>
      </w:r>
      <w:proofErr w:type="gramStart"/>
      <w:r w:rsidRPr="005F34CB">
        <w:rPr>
          <w:rFonts w:ascii="Consolas" w:hAnsi="Consolas"/>
          <w:sz w:val="20"/>
          <w:szCs w:val="20"/>
        </w:rPr>
        <w:t>mapping(</w:t>
      </w:r>
      <w:proofErr w:type="spellStart"/>
      <w:proofErr w:type="gramEnd"/>
      <w:r>
        <w:rPr>
          <w:rFonts w:ascii="Consolas" w:hAnsi="Consolas"/>
          <w:sz w:val="20"/>
          <w:szCs w:val="20"/>
        </w:rPr>
        <w:t>v</w:t>
      </w:r>
      <w:r w:rsidRPr="005F34CB">
        <w:rPr>
          <w:rFonts w:ascii="Consolas" w:hAnsi="Consolas" w:cs="Menlo Regular"/>
          <w:color w:val="000000"/>
          <w:sz w:val="20"/>
          <w:szCs w:val="20"/>
        </w:rPr>
        <w:t>dcpl_id</w:t>
      </w:r>
      <w:proofErr w:type="spellEnd"/>
      <w:r w:rsidRPr="005F34CB">
        <w:rPr>
          <w:rFonts w:ascii="Consolas" w:hAnsi="Consolas" w:cs="Menlo Regular"/>
          <w:color w:val="000000"/>
          <w:sz w:val="20"/>
          <w:szCs w:val="20"/>
        </w:rPr>
        <w:t xml:space="preserve">, </w:t>
      </w:r>
      <w:proofErr w:type="spellStart"/>
      <w:r w:rsidR="00995C50">
        <w:rPr>
          <w:rFonts w:ascii="Consolas" w:hAnsi="Consolas" w:cs="Menlo Regular"/>
          <w:color w:val="000000"/>
          <w:sz w:val="20"/>
          <w:szCs w:val="20"/>
        </w:rPr>
        <w:t>vspace</w:t>
      </w:r>
      <w:r>
        <w:rPr>
          <w:rFonts w:ascii="Consolas" w:hAnsi="Consolas" w:cs="Menlo Regular"/>
          <w:color w:val="000000"/>
          <w:sz w:val="20"/>
          <w:szCs w:val="20"/>
        </w:rPr>
        <w:t>_id</w:t>
      </w:r>
      <w:proofErr w:type="spellEnd"/>
      <w:r w:rsidRPr="005F34CB">
        <w:rPr>
          <w:rFonts w:ascii="Consolas" w:hAnsi="Consolas" w:cs="Menlo Regular"/>
          <w:color w:val="000000"/>
          <w:sz w:val="20"/>
          <w:szCs w:val="20"/>
        </w:rPr>
        <w:t xml:space="preserve">, </w:t>
      </w:r>
      <w:r>
        <w:rPr>
          <w:rFonts w:ascii="Consolas" w:hAnsi="Consolas" w:cs="Menlo Regular"/>
          <w:color w:val="000000"/>
          <w:sz w:val="20"/>
          <w:szCs w:val="20"/>
        </w:rPr>
        <w:t>FILE</w:t>
      </w:r>
      <w:r w:rsidRPr="005F34CB">
        <w:rPr>
          <w:rFonts w:ascii="Consolas" w:hAnsi="Consolas" w:cs="Menlo Regular"/>
          <w:color w:val="000000"/>
          <w:sz w:val="20"/>
          <w:szCs w:val="20"/>
        </w:rPr>
        <w:t xml:space="preserve">, DATASET, </w:t>
      </w:r>
      <w:proofErr w:type="spellStart"/>
      <w:r w:rsidRPr="005F34CB">
        <w:rPr>
          <w:rFonts w:ascii="Consolas" w:hAnsi="Consolas" w:cs="Menlo Regular"/>
          <w:color w:val="000000"/>
          <w:sz w:val="20"/>
          <w:szCs w:val="20"/>
        </w:rPr>
        <w:t>src</w:t>
      </w:r>
      <w:r>
        <w:rPr>
          <w:rFonts w:ascii="Consolas" w:hAnsi="Consolas" w:cs="Menlo Regular"/>
          <w:color w:val="000000"/>
          <w:sz w:val="20"/>
          <w:szCs w:val="20"/>
        </w:rPr>
        <w:t>_id</w:t>
      </w:r>
      <w:proofErr w:type="spellEnd"/>
      <w:r w:rsidRPr="005F34CB">
        <w:rPr>
          <w:rFonts w:ascii="Consolas" w:hAnsi="Consolas" w:cs="Menlo Regular"/>
          <w:color w:val="000000"/>
          <w:sz w:val="20"/>
          <w:szCs w:val="20"/>
        </w:rPr>
        <w:t>);</w:t>
      </w:r>
    </w:p>
    <w:p w14:paraId="436E2C97" w14:textId="77777777" w:rsidR="001B58EE" w:rsidRPr="005F34CB" w:rsidRDefault="001B58EE" w:rsidP="001B58EE">
      <w:pPr>
        <w:rPr>
          <w:rFonts w:ascii="Consolas" w:hAnsi="Consolas"/>
          <w:sz w:val="20"/>
          <w:szCs w:val="20"/>
        </w:rPr>
      </w:pPr>
      <w:r w:rsidRPr="005F34CB">
        <w:rPr>
          <w:rFonts w:ascii="Consolas" w:hAnsi="Consolas"/>
          <w:sz w:val="20"/>
          <w:szCs w:val="20"/>
        </w:rPr>
        <w:tab/>
        <w:t>}</w:t>
      </w:r>
    </w:p>
    <w:p w14:paraId="74B16DED" w14:textId="2F6E795F" w:rsidR="001B58EE" w:rsidRPr="005F34CB" w:rsidRDefault="001B58EE" w:rsidP="001B58EE">
      <w:pPr>
        <w:rPr>
          <w:rFonts w:ascii="Consolas" w:hAnsi="Consolas"/>
          <w:sz w:val="20"/>
          <w:szCs w:val="20"/>
        </w:rPr>
      </w:pPr>
      <w:r w:rsidRPr="005F34CB">
        <w:rPr>
          <w:sz w:val="20"/>
          <w:szCs w:val="20"/>
        </w:rPr>
        <w:tab/>
      </w:r>
      <w:r w:rsidRPr="005F34CB">
        <w:rPr>
          <w:rFonts w:ascii="Consolas" w:hAnsi="Consolas"/>
          <w:sz w:val="20"/>
          <w:szCs w:val="20"/>
        </w:rPr>
        <w:t xml:space="preserve">/* </w:t>
      </w:r>
      <w:proofErr w:type="gramStart"/>
      <w:r w:rsidR="003D429D">
        <w:rPr>
          <w:rFonts w:ascii="Consolas" w:hAnsi="Consolas"/>
          <w:sz w:val="20"/>
          <w:szCs w:val="20"/>
        </w:rPr>
        <w:t>C</w:t>
      </w:r>
      <w:r w:rsidRPr="005F34CB">
        <w:rPr>
          <w:rFonts w:ascii="Consolas" w:hAnsi="Consolas"/>
          <w:sz w:val="20"/>
          <w:szCs w:val="20"/>
        </w:rPr>
        <w:t>reate</w:t>
      </w:r>
      <w:proofErr w:type="gramEnd"/>
      <w:r w:rsidRPr="005F34CB">
        <w:rPr>
          <w:rFonts w:ascii="Consolas" w:hAnsi="Consolas"/>
          <w:sz w:val="20"/>
          <w:szCs w:val="20"/>
        </w:rPr>
        <w:t xml:space="preserve"> virtual dataset using regular HDF5 call */</w:t>
      </w:r>
    </w:p>
    <w:p w14:paraId="55D30B77" w14:textId="011629BA" w:rsidR="001B58EE" w:rsidRPr="005F34CB" w:rsidRDefault="001B58EE" w:rsidP="001B58EE">
      <w:pPr>
        <w:ind w:firstLine="720"/>
        <w:jc w:val="left"/>
        <w:rPr>
          <w:rFonts w:ascii="Consolas" w:hAnsi="Consolas"/>
          <w:sz w:val="20"/>
          <w:szCs w:val="20"/>
        </w:rPr>
      </w:pPr>
      <w:proofErr w:type="spellStart"/>
      <w:r w:rsidRPr="005F34CB">
        <w:rPr>
          <w:rFonts w:ascii="Consolas" w:hAnsi="Consolas"/>
          <w:sz w:val="20"/>
          <w:szCs w:val="20"/>
        </w:rPr>
        <w:t>VDS_id</w:t>
      </w:r>
      <w:proofErr w:type="spellEnd"/>
      <w:r w:rsidRPr="005F34CB">
        <w:rPr>
          <w:rFonts w:ascii="Consolas" w:hAnsi="Consolas"/>
          <w:sz w:val="20"/>
          <w:szCs w:val="20"/>
        </w:rPr>
        <w:t xml:space="preserve"> = </w:t>
      </w:r>
      <w:proofErr w:type="gramStart"/>
      <w:r w:rsidRPr="005F34CB">
        <w:rPr>
          <w:rFonts w:ascii="Consolas" w:hAnsi="Consolas"/>
          <w:sz w:val="20"/>
          <w:szCs w:val="20"/>
        </w:rPr>
        <w:t>H5Dcreate(</w:t>
      </w:r>
      <w:proofErr w:type="gramEnd"/>
      <w:r w:rsidRPr="005F34CB">
        <w:rPr>
          <w:rFonts w:ascii="Consolas" w:hAnsi="Consolas"/>
          <w:sz w:val="20"/>
          <w:szCs w:val="20"/>
        </w:rPr>
        <w:t xml:space="preserve">…, “VDS”,…, </w:t>
      </w:r>
      <w:proofErr w:type="spellStart"/>
      <w:r>
        <w:rPr>
          <w:rFonts w:ascii="Consolas" w:hAnsi="Consolas"/>
          <w:sz w:val="20"/>
          <w:szCs w:val="20"/>
        </w:rPr>
        <w:t>v</w:t>
      </w:r>
      <w:r w:rsidRPr="005F34CB">
        <w:rPr>
          <w:rFonts w:ascii="Consolas" w:hAnsi="Consolas"/>
          <w:sz w:val="20"/>
          <w:szCs w:val="20"/>
        </w:rPr>
        <w:t>space_id</w:t>
      </w:r>
      <w:proofErr w:type="spellEnd"/>
      <w:r w:rsidRPr="005F34CB">
        <w:rPr>
          <w:rFonts w:ascii="Consolas" w:hAnsi="Consolas"/>
          <w:sz w:val="20"/>
          <w:szCs w:val="20"/>
        </w:rPr>
        <w:t>, …,</w:t>
      </w:r>
      <w:r>
        <w:rPr>
          <w:rFonts w:ascii="Consolas" w:hAnsi="Consolas"/>
          <w:sz w:val="20"/>
          <w:szCs w:val="20"/>
        </w:rPr>
        <w:t xml:space="preserve"> </w:t>
      </w:r>
      <w:proofErr w:type="spellStart"/>
      <w:r>
        <w:rPr>
          <w:rFonts w:ascii="Consolas" w:hAnsi="Consolas"/>
          <w:sz w:val="20"/>
          <w:szCs w:val="20"/>
        </w:rPr>
        <w:t>v</w:t>
      </w:r>
      <w:r w:rsidR="004D3179">
        <w:rPr>
          <w:rFonts w:ascii="Consolas" w:hAnsi="Consolas"/>
          <w:sz w:val="20"/>
          <w:szCs w:val="20"/>
        </w:rPr>
        <w:t>dcpl_</w:t>
      </w:r>
      <w:r w:rsidRPr="005F34CB">
        <w:rPr>
          <w:rFonts w:ascii="Consolas" w:hAnsi="Consolas"/>
          <w:sz w:val="20"/>
          <w:szCs w:val="20"/>
        </w:rPr>
        <w:t>id</w:t>
      </w:r>
      <w:proofErr w:type="spellEnd"/>
      <w:r w:rsidRPr="005F34CB">
        <w:rPr>
          <w:rFonts w:ascii="Consolas" w:hAnsi="Consolas"/>
          <w:sz w:val="20"/>
          <w:szCs w:val="20"/>
        </w:rPr>
        <w:t>,…);</w:t>
      </w:r>
    </w:p>
    <w:p w14:paraId="4F77BE7E" w14:textId="77777777" w:rsidR="00312FD7" w:rsidRDefault="00312FD7">
      <w:pPr>
        <w:spacing w:after="0"/>
        <w:jc w:val="left"/>
        <w:rPr>
          <w:rFonts w:asciiTheme="majorHAnsi" w:eastAsiaTheme="majorEastAsia" w:hAnsiTheme="majorHAnsi" w:cstheme="majorBidi"/>
          <w:b/>
          <w:bCs/>
          <w:color w:val="000000" w:themeColor="text1"/>
          <w:sz w:val="28"/>
          <w:szCs w:val="28"/>
        </w:rPr>
      </w:pPr>
      <w:r>
        <w:br w:type="page"/>
      </w:r>
    </w:p>
    <w:p w14:paraId="4CCD696A" w14:textId="4B0665AF" w:rsidR="00931193" w:rsidRDefault="00931193" w:rsidP="009E2A1F">
      <w:pPr>
        <w:pStyle w:val="Heading1"/>
      </w:pPr>
      <w:bookmarkStart w:id="456" w:name="_Toc406423510"/>
      <w:r>
        <w:lastRenderedPageBreak/>
        <w:t>Implementation Details</w:t>
      </w:r>
      <w:bookmarkEnd w:id="456"/>
    </w:p>
    <w:p w14:paraId="7F51E371" w14:textId="6DDAD929" w:rsidR="00931193" w:rsidRDefault="00931193" w:rsidP="00931193">
      <w:r>
        <w:t xml:space="preserve">This section describes the changes to </w:t>
      </w:r>
      <w:r w:rsidR="003C6222">
        <w:t>major components</w:t>
      </w:r>
      <w:r>
        <w:t xml:space="preserve"> of the HDF5 </w:t>
      </w:r>
      <w:r w:rsidR="003C6222">
        <w:t>software package needed for implementing the virtual dataset capability</w:t>
      </w:r>
      <w:r>
        <w:t>.</w:t>
      </w:r>
    </w:p>
    <w:p w14:paraId="55D960FB" w14:textId="322598D5" w:rsidR="00B279BB" w:rsidRDefault="00B279BB" w:rsidP="00931193">
      <w:pPr>
        <w:pStyle w:val="Heading2"/>
      </w:pPr>
      <w:bookmarkStart w:id="457" w:name="_Toc406423511"/>
      <w:r>
        <w:t xml:space="preserve">HDF5 </w:t>
      </w:r>
      <w:r w:rsidR="00233AC5">
        <w:t xml:space="preserve">C </w:t>
      </w:r>
      <w:r>
        <w:t>Library</w:t>
      </w:r>
      <w:bookmarkEnd w:id="457"/>
    </w:p>
    <w:p w14:paraId="65B77771" w14:textId="4D8F7C99" w:rsidR="00233AC5" w:rsidRPr="00233AC5" w:rsidRDefault="00233AC5" w:rsidP="00233AC5">
      <w:r>
        <w:t xml:space="preserve">This section describes </w:t>
      </w:r>
      <w:ins w:id="458" w:author="Evans, Mark" w:date="2014-12-12T09:27:00Z">
        <w:r w:rsidR="003F7C24">
          <w:t xml:space="preserve">the </w:t>
        </w:r>
      </w:ins>
      <w:r>
        <w:t xml:space="preserve">major modifications to the HDF5 C </w:t>
      </w:r>
      <w:r w:rsidR="001545A4">
        <w:t xml:space="preserve">Library </w:t>
      </w:r>
      <w:r>
        <w:t xml:space="preserve">required </w:t>
      </w:r>
      <w:r w:rsidR="00AC09CF">
        <w:t xml:space="preserve">for </w:t>
      </w:r>
      <w:ins w:id="459" w:author="Evans, Mark" w:date="2014-12-12T09:21:00Z">
        <w:r w:rsidR="001545A4">
          <w:t xml:space="preserve">the </w:t>
        </w:r>
      </w:ins>
      <w:r w:rsidR="00AC09CF">
        <w:t xml:space="preserve">implementation of </w:t>
      </w:r>
      <w:ins w:id="460" w:author="Evans, Mark" w:date="2014-12-12T09:21:00Z">
        <w:r w:rsidR="001545A4">
          <w:t xml:space="preserve">the </w:t>
        </w:r>
      </w:ins>
      <w:r w:rsidR="00AC09CF">
        <w:t>VDS</w:t>
      </w:r>
      <w:ins w:id="461" w:author="Evans, Mark" w:date="2014-12-12T09:21:00Z">
        <w:r w:rsidR="001545A4">
          <w:t xml:space="preserve"> feature</w:t>
        </w:r>
      </w:ins>
      <w:r>
        <w:t>.</w:t>
      </w:r>
    </w:p>
    <w:p w14:paraId="6AC10A01" w14:textId="14ABDA05" w:rsidR="00931193" w:rsidRDefault="00B279BB" w:rsidP="009E2A1F">
      <w:pPr>
        <w:pStyle w:val="Heading3"/>
      </w:pPr>
      <w:bookmarkStart w:id="462" w:name="_Toc406423512"/>
      <w:r>
        <w:t xml:space="preserve">Adding </w:t>
      </w:r>
      <w:ins w:id="463" w:author="Evans, Mark" w:date="2014-12-12T09:29:00Z">
        <w:r w:rsidR="003F7C24">
          <w:t xml:space="preserve">the </w:t>
        </w:r>
      </w:ins>
      <w:r>
        <w:t xml:space="preserve">VDS </w:t>
      </w:r>
      <w:r w:rsidR="009E2A1F">
        <w:t>Storage Layout</w:t>
      </w:r>
      <w:bookmarkEnd w:id="462"/>
    </w:p>
    <w:p w14:paraId="715237E0" w14:textId="3DD9BCE6" w:rsidR="00A90760" w:rsidRDefault="003C6222" w:rsidP="003C6222">
      <w:r w:rsidRPr="003C6222">
        <w:t xml:space="preserve">The core of the </w:t>
      </w:r>
      <w:r>
        <w:t>virtual dataset</w:t>
      </w:r>
      <w:r w:rsidRPr="003C6222">
        <w:t xml:space="preserve"> </w:t>
      </w:r>
      <w:r w:rsidR="00A90760">
        <w:t>feature</w:t>
      </w:r>
      <w:r w:rsidRPr="003C6222">
        <w:t xml:space="preserve"> will be in the implementation of the VDS dataset </w:t>
      </w:r>
      <w:r w:rsidR="00A90760">
        <w:t>layout</w:t>
      </w:r>
      <w:r w:rsidRPr="003C6222">
        <w:t xml:space="preserve"> type. This consists of adding callback functions for the VDS </w:t>
      </w:r>
      <w:r w:rsidRPr="00233AC5">
        <w:rPr>
          <w:rFonts w:ascii="Consolas" w:hAnsi="Consolas"/>
          <w:sz w:val="22"/>
        </w:rPr>
        <w:t>H5D_layout_t</w:t>
      </w:r>
      <w:r w:rsidRPr="003C6222">
        <w:t xml:space="preserve"> struct</w:t>
      </w:r>
      <w:r w:rsidR="00A90760">
        <w:t>ure</w:t>
      </w:r>
      <w:r w:rsidRPr="003C6222">
        <w:t xml:space="preserve"> and other auxiliary functions. </w:t>
      </w:r>
    </w:p>
    <w:p w14:paraId="2C7507B9" w14:textId="3240FFD5" w:rsidR="003C6222" w:rsidRPr="003C6222" w:rsidRDefault="00B279BB" w:rsidP="003C6222">
      <w:r>
        <w:t>W</w:t>
      </w:r>
      <w:r w:rsidR="003C6222" w:rsidRPr="003C6222">
        <w:t xml:space="preserve">e will have to create a structure for the VDS </w:t>
      </w:r>
      <w:r w:rsidR="002F146C">
        <w:t>layout</w:t>
      </w:r>
      <w:r w:rsidR="003C6222" w:rsidRPr="003C6222">
        <w:t xml:space="preserve"> type</w:t>
      </w:r>
      <w:ins w:id="464" w:author="Evans, Mark" w:date="2014-12-12T09:30:00Z">
        <w:r w:rsidR="003F7C24">
          <w:t>. This new layout type</w:t>
        </w:r>
      </w:ins>
      <w:del w:id="465" w:author="Evans, Mark" w:date="2014-12-12T09:30:00Z">
        <w:r w:rsidR="003C6222" w:rsidRPr="003C6222" w:rsidDel="003F7C24">
          <w:delText>, which</w:delText>
        </w:r>
      </w:del>
      <w:r w:rsidR="003C6222" w:rsidRPr="003C6222">
        <w:t xml:space="preserve"> will allow the library to track persistent information about the VDS storage for the dataset that is not contained in the layout info message or that should be cached for efficiency. We will also need to create </w:t>
      </w:r>
      <w:del w:id="466" w:author="Evans, Mark" w:date="2014-12-12T09:31:00Z">
        <w:r w:rsidR="003C6222" w:rsidRPr="003C6222" w:rsidDel="003F7C24">
          <w:delText xml:space="preserve">initialization </w:delText>
        </w:r>
      </w:del>
      <w:r w:rsidR="003C6222" w:rsidRPr="003C6222">
        <w:t>routines to initialize this structure when a dataset is opened</w:t>
      </w:r>
      <w:ins w:id="467" w:author="Evans, Mark" w:date="2014-12-12T09:31:00Z">
        <w:r w:rsidR="003F7C24">
          <w:t xml:space="preserve"> and</w:t>
        </w:r>
      </w:ins>
      <w:del w:id="468" w:author="Evans, Mark" w:date="2014-12-12T09:31:00Z">
        <w:r w:rsidR="003C6222" w:rsidRPr="003C6222" w:rsidDel="003F7C24">
          <w:delText>, as well as</w:delText>
        </w:r>
      </w:del>
      <w:r w:rsidR="003C6222" w:rsidRPr="003C6222">
        <w:t xml:space="preserve"> a routine to initialize the layout structure when the dataset is created.</w:t>
      </w:r>
    </w:p>
    <w:p w14:paraId="303FE11F" w14:textId="02A35B42" w:rsidR="002F146C" w:rsidRDefault="003C6222" w:rsidP="003C6222">
      <w:r w:rsidRPr="003C6222">
        <w:t xml:space="preserve">We will have to create a layout callback to inform the library if space has been allocated for the dataset yet. We will need to decide whether to examine the source datasets to see if they have been allocated, or simply return </w:t>
      </w:r>
      <w:r w:rsidR="002F146C">
        <w:t>“</w:t>
      </w:r>
      <w:r w:rsidRPr="003C6222">
        <w:t>yes</w:t>
      </w:r>
      <w:r w:rsidR="002F146C">
        <w:t>”</w:t>
      </w:r>
      <w:r w:rsidRPr="003C6222">
        <w:t>, at least until the private data feature is implemented</w:t>
      </w:r>
      <w:del w:id="469" w:author="Evans, Mark" w:date="2014-12-12T09:33:00Z">
        <w:r w:rsidRPr="003C6222" w:rsidDel="003F7C24">
          <w:delText xml:space="preserve"> (if ever)</w:delText>
        </w:r>
      </w:del>
      <w:r w:rsidRPr="003C6222">
        <w:t xml:space="preserve">. </w:t>
      </w:r>
    </w:p>
    <w:p w14:paraId="464D85F5" w14:textId="524C551E" w:rsidR="00B279BB" w:rsidRDefault="00B279BB" w:rsidP="009E2A1F">
      <w:pPr>
        <w:pStyle w:val="Heading3"/>
      </w:pPr>
      <w:bookmarkStart w:id="470" w:name="_Toc406423513"/>
      <w:r>
        <w:t>Modifications to I/O</w:t>
      </w:r>
      <w:bookmarkEnd w:id="470"/>
    </w:p>
    <w:p w14:paraId="72541115" w14:textId="77777777" w:rsidR="002F146C" w:rsidRDefault="003C6222" w:rsidP="003C6222">
      <w:r w:rsidRPr="003C6222">
        <w:t xml:space="preserve">We will need to write a function to initialize structures used during an I/O operation. This routine may need to make decisions about how to proceed with I/O and cache the results in the I/O structure, or it may defer those decisions to the read/write callbacks. </w:t>
      </w:r>
    </w:p>
    <w:p w14:paraId="0C2AD6C4" w14:textId="77777777" w:rsidR="002F146C" w:rsidRDefault="003C6222" w:rsidP="003C6222">
      <w:r w:rsidRPr="003C6222">
        <w:t>The translation between selections in the VDS and selections in the source datasets is one major tas</w:t>
      </w:r>
      <w:r w:rsidR="002F146C">
        <w:t>k that could be done when we make decisions about how to proceed with I/O or later in read/write callbacks. The translation</w:t>
      </w:r>
      <w:r w:rsidRPr="003C6222">
        <w:t xml:space="preserve"> will use HDF5 hyperslab routines in order to transform the selections as necessary. </w:t>
      </w:r>
    </w:p>
    <w:p w14:paraId="20B60120" w14:textId="10772335" w:rsidR="003C6222" w:rsidRDefault="003C6222" w:rsidP="003C6222">
      <w:r w:rsidRPr="003C6222">
        <w:t>The other major task that could be performed in either place is the resolution of file and dataset names for each source dataset in the selection. This includes resolving the “printf” style names to strings that can be used to open the source dataset directly.</w:t>
      </w:r>
    </w:p>
    <w:p w14:paraId="556A4CD8" w14:textId="2924F594" w:rsidR="00B279BB" w:rsidRPr="003C6222" w:rsidRDefault="002F146C" w:rsidP="003C6222">
      <w:r>
        <w:t xml:space="preserve">We will need to prototype solutions before finalizing the </w:t>
      </w:r>
      <w:r w:rsidR="00B279BB">
        <w:t xml:space="preserve">design of VDS and source datasets selections </w:t>
      </w:r>
      <w:r w:rsidR="00233AC5">
        <w:t>translations</w:t>
      </w:r>
      <w:r w:rsidR="00B279BB">
        <w:t>, and names resolutions.</w:t>
      </w:r>
    </w:p>
    <w:p w14:paraId="04696895" w14:textId="7EDE688B" w:rsidR="00B279BB" w:rsidRDefault="00B279BB" w:rsidP="003C6222">
      <w:r>
        <w:t xml:space="preserve">Adding </w:t>
      </w:r>
      <w:ins w:id="471" w:author="Evans, Mark" w:date="2014-12-12T09:39:00Z">
        <w:r w:rsidR="00070ED0">
          <w:t xml:space="preserve">the </w:t>
        </w:r>
      </w:ins>
      <w:r>
        <w:t xml:space="preserve">VDS feature to HDF5 will require changes for parallel I/O. </w:t>
      </w:r>
      <w:r w:rsidR="003C6222" w:rsidRPr="003C6222">
        <w:t xml:space="preserve">The </w:t>
      </w:r>
      <w:r w:rsidR="00DD2440">
        <w:t>H5D</w:t>
      </w:r>
      <w:r w:rsidR="003C6222" w:rsidRPr="003C6222">
        <w:t xml:space="preserve">read and </w:t>
      </w:r>
      <w:r w:rsidR="00DD2440">
        <w:t>H5D</w:t>
      </w:r>
      <w:r w:rsidR="003C6222" w:rsidRPr="003C6222">
        <w:t>write routines, used to perform actual I/O, will also need to determine if the I/O is a collective MPI operation, and if so, change it to independent, while adding a barrier to</w:t>
      </w:r>
      <w:r w:rsidR="002F146C">
        <w:t xml:space="preserve"> make it</w:t>
      </w:r>
      <w:r w:rsidR="003C6222" w:rsidRPr="003C6222">
        <w:t xml:space="preserve"> behave like a collective operation. </w:t>
      </w:r>
    </w:p>
    <w:p w14:paraId="7E3676C6" w14:textId="355D87B8" w:rsidR="00B279BB" w:rsidRDefault="00B279BB" w:rsidP="009E2A1F">
      <w:pPr>
        <w:pStyle w:val="Heading3"/>
      </w:pPr>
      <w:bookmarkStart w:id="472" w:name="_Toc406423514"/>
      <w:r>
        <w:lastRenderedPageBreak/>
        <w:t>VDS</w:t>
      </w:r>
      <w:r w:rsidR="00D31692">
        <w:t xml:space="preserve">, </w:t>
      </w:r>
      <w:r w:rsidR="009E2A1F">
        <w:t>Source Dataset</w:t>
      </w:r>
      <w:ins w:id="473" w:author="Evans, Mark" w:date="2014-12-12T09:41:00Z">
        <w:r w:rsidR="00070ED0">
          <w:t>,</w:t>
        </w:r>
      </w:ins>
      <w:r w:rsidR="009E2A1F">
        <w:t xml:space="preserve"> </w:t>
      </w:r>
      <w:r>
        <w:t xml:space="preserve">and </w:t>
      </w:r>
      <w:r w:rsidR="009E2A1F">
        <w:t>Fill Values</w:t>
      </w:r>
      <w:bookmarkEnd w:id="472"/>
    </w:p>
    <w:p w14:paraId="238E9BE6" w14:textId="77777777" w:rsidR="00B279BB" w:rsidRDefault="00B279BB" w:rsidP="003C6222">
      <w:r>
        <w:t xml:space="preserve">Special care should be taken to work with HDF5 fill values. </w:t>
      </w:r>
      <w:r w:rsidR="003C6222" w:rsidRPr="003C6222">
        <w:t xml:space="preserve">The read routine will need to, when a selected part of the VDS does not have an associated source dataset, propagate the fill value to the relevant places in the </w:t>
      </w:r>
      <w:proofErr w:type="gramStart"/>
      <w:r w:rsidR="003C6222" w:rsidRPr="003C6222">
        <w:t>application's</w:t>
      </w:r>
      <w:proofErr w:type="gramEnd"/>
      <w:r w:rsidR="003C6222" w:rsidRPr="003C6222">
        <w:t xml:space="preserve"> read buffer. </w:t>
      </w:r>
    </w:p>
    <w:p w14:paraId="184B91D4" w14:textId="05F0756E" w:rsidR="00233AC5" w:rsidRDefault="00233AC5" w:rsidP="009E2A1F">
      <w:pPr>
        <w:pStyle w:val="Heading3"/>
      </w:pPr>
      <w:bookmarkStart w:id="474" w:name="_Toc406423515"/>
      <w:r>
        <w:t xml:space="preserve">VDS </w:t>
      </w:r>
      <w:r w:rsidR="009E2A1F">
        <w:t>Flushing</w:t>
      </w:r>
      <w:bookmarkEnd w:id="474"/>
    </w:p>
    <w:p w14:paraId="0155F5F5" w14:textId="0468E2C7" w:rsidR="003C6222" w:rsidRDefault="003C6222" w:rsidP="003C6222">
      <w:r w:rsidRPr="003C6222">
        <w:t xml:space="preserve">We will need to write a </w:t>
      </w:r>
      <w:ins w:id="475" w:author="Evans, Mark" w:date="2014-12-12T09:42:00Z">
        <w:r w:rsidR="00070ED0">
          <w:t xml:space="preserve">VDS </w:t>
        </w:r>
      </w:ins>
      <w:r w:rsidRPr="003C6222">
        <w:t>flush routine</w:t>
      </w:r>
      <w:del w:id="476" w:author="Evans, Mark" w:date="2014-12-12T09:42:00Z">
        <w:r w:rsidRPr="003C6222" w:rsidDel="00070ED0">
          <w:delText>,</w:delText>
        </w:r>
      </w:del>
      <w:r w:rsidRPr="003C6222">
        <w:t xml:space="preserve"> which will instruct all source datasets to flush</w:t>
      </w:r>
      <w:ins w:id="477" w:author="Evans, Mark" w:date="2014-12-12T09:42:00Z">
        <w:r w:rsidR="00070ED0">
          <w:t xml:space="preserve">; we will also need to write </w:t>
        </w:r>
      </w:ins>
      <w:del w:id="478" w:author="Evans, Mark" w:date="2014-12-12T09:43:00Z">
        <w:r w:rsidRPr="003C6222" w:rsidDel="00070ED0">
          <w:delText xml:space="preserve">, as well as </w:delText>
        </w:r>
      </w:del>
      <w:r w:rsidRPr="003C6222">
        <w:t xml:space="preserve">a routine </w:t>
      </w:r>
      <w:ins w:id="479" w:author="Evans, Mark" w:date="2014-12-12T09:43:00Z">
        <w:r w:rsidR="00070ED0">
          <w:t>that will</w:t>
        </w:r>
      </w:ins>
      <w:del w:id="480" w:author="Evans, Mark" w:date="2014-12-12T09:43:00Z">
        <w:r w:rsidRPr="003C6222" w:rsidDel="00070ED0">
          <w:delText>to</w:delText>
        </w:r>
      </w:del>
      <w:r w:rsidRPr="003C6222">
        <w:t xml:space="preserve"> release any resources used during I/O.</w:t>
      </w:r>
    </w:p>
    <w:p w14:paraId="645EE6DE" w14:textId="71CB1ED3" w:rsidR="00233AC5" w:rsidRPr="003C6222" w:rsidRDefault="00233AC5" w:rsidP="009E2A1F">
      <w:pPr>
        <w:pStyle w:val="Heading3"/>
      </w:pPr>
      <w:bookmarkStart w:id="481" w:name="_Toc406423516"/>
      <w:r>
        <w:t xml:space="preserve">Modifications to </w:t>
      </w:r>
      <w:ins w:id="482" w:author="Evans, Mark" w:date="2014-12-15T10:13:00Z">
        <w:r w:rsidR="00515754">
          <w:t xml:space="preserve">the </w:t>
        </w:r>
      </w:ins>
      <w:r>
        <w:t xml:space="preserve">HDF5 </w:t>
      </w:r>
      <w:r w:rsidR="009E2A1F">
        <w:t>Selection Mechanism</w:t>
      </w:r>
      <w:bookmarkEnd w:id="481"/>
    </w:p>
    <w:p w14:paraId="59C95680" w14:textId="0499B394" w:rsidR="003C6222" w:rsidRDefault="00233AC5" w:rsidP="003C6222">
      <w:r>
        <w:t>C</w:t>
      </w:r>
      <w:r w:rsidR="003C6222" w:rsidRPr="003C6222">
        <w:t xml:space="preserve">hanges </w:t>
      </w:r>
      <w:r>
        <w:t xml:space="preserve">will be required </w:t>
      </w:r>
      <w:r w:rsidR="003C6222" w:rsidRPr="003C6222">
        <w:t>to the existing HDF5 hyperslab routines to support the “unlimited” selections for the VDS feature. Hyperslabs with unlimited selections may not be combined with any other selections. This will simplify the process of creating a hyperslab, as the library need only record the initial description of the hyperslab (</w:t>
      </w:r>
      <w:r w:rsidR="003C6222" w:rsidRPr="00710B4D">
        <w:rPr>
          <w:rFonts w:ascii="Consolas" w:hAnsi="Consolas"/>
          <w:sz w:val="22"/>
        </w:rPr>
        <w:t>start/stride/count/block</w:t>
      </w:r>
      <w:r w:rsidR="003C6222" w:rsidRPr="003C6222">
        <w:t>). Other hyperslab functions</w:t>
      </w:r>
      <w:del w:id="483" w:author="Evans, Mark" w:date="2014-12-15T10:12:00Z">
        <w:r w:rsidR="003C6222" w:rsidRPr="003C6222" w:rsidDel="00FE0917">
          <w:delText>,</w:delText>
        </w:r>
      </w:del>
      <w:r w:rsidR="003C6222" w:rsidRPr="003C6222">
        <w:t xml:space="preserve"> such as </w:t>
      </w:r>
      <w:ins w:id="484" w:author="Evans, Mark" w:date="2014-12-15T10:12:00Z">
        <w:r w:rsidR="00FE0917">
          <w:t xml:space="preserve">the </w:t>
        </w:r>
      </w:ins>
      <w:r w:rsidR="003C6222" w:rsidRPr="003C6222">
        <w:t>iterator functions</w:t>
      </w:r>
      <w:del w:id="485" w:author="Evans, Mark" w:date="2014-12-15T10:12:00Z">
        <w:r w:rsidR="003C6222" w:rsidRPr="003C6222" w:rsidDel="00FE0917">
          <w:delText>,</w:delText>
        </w:r>
      </w:del>
      <w:r w:rsidR="003C6222" w:rsidRPr="003C6222">
        <w:t xml:space="preserve"> will need to be updated to handle unlimited selections by clipping the selection to the extent of the dataspace. We will also need to update the serialized form of a dataspace to account for unlimited selections.</w:t>
      </w:r>
    </w:p>
    <w:p w14:paraId="1D236243" w14:textId="186A6B75" w:rsidR="00233AC5" w:rsidRPr="003C6222" w:rsidRDefault="00233AC5" w:rsidP="009E2A1F">
      <w:pPr>
        <w:pStyle w:val="Heading3"/>
      </w:pPr>
      <w:bookmarkStart w:id="486" w:name="_Toc406423517"/>
      <w:r>
        <w:t xml:space="preserve">Modifications to </w:t>
      </w:r>
      <w:ins w:id="487" w:author="Evans, Mark" w:date="2014-12-15T10:13:00Z">
        <w:r w:rsidR="00515754">
          <w:t xml:space="preserve">the </w:t>
        </w:r>
      </w:ins>
      <w:r w:rsidR="009E2A1F">
        <w:t>Dataset Layout Object Header Message</w:t>
      </w:r>
      <w:bookmarkEnd w:id="486"/>
    </w:p>
    <w:p w14:paraId="1C084392" w14:textId="45A92312" w:rsidR="003C6222" w:rsidRDefault="003C6222" w:rsidP="003C6222">
      <w:r w:rsidRPr="003C6222">
        <w:t xml:space="preserve">The dataset layout object header message will need to be updated to be able to describe virtual datasets. This includes both the in-memory structure and the serialized format written to the file. These will need to include the list of selections and </w:t>
      </w:r>
      <w:ins w:id="488" w:author="Evans, Mark" w:date="2014-12-15T10:17:00Z">
        <w:r w:rsidR="00515754">
          <w:t xml:space="preserve">the </w:t>
        </w:r>
      </w:ins>
      <w:r w:rsidRPr="003C6222">
        <w:t xml:space="preserve">paths to source datasets </w:t>
      </w:r>
      <w:r w:rsidR="00D46D29">
        <w:t>required</w:t>
      </w:r>
      <w:r w:rsidRPr="003C6222">
        <w:t xml:space="preserve"> to construct the VDS. This work will use the updated hyperslab routines for serializing selections described above. We will also need to update region references to be able to handle unlimited selections, though this work should be </w:t>
      </w:r>
      <w:r w:rsidR="001E4A27" w:rsidRPr="003C6222">
        <w:t>minimal,</w:t>
      </w:r>
      <w:r w:rsidRPr="003C6222">
        <w:t xml:space="preserve"> as it should just use the same hyperslab routines.</w:t>
      </w:r>
    </w:p>
    <w:p w14:paraId="3886EA29" w14:textId="0BA6F6AB" w:rsidR="00233AC5" w:rsidRPr="003C6222" w:rsidRDefault="00233AC5" w:rsidP="009E2A1F">
      <w:pPr>
        <w:pStyle w:val="Heading3"/>
      </w:pPr>
      <w:bookmarkStart w:id="489" w:name="_Toc406423518"/>
      <w:r>
        <w:t xml:space="preserve">VDS APIs and </w:t>
      </w:r>
      <w:r w:rsidR="009E2A1F">
        <w:t xml:space="preserve">Changes </w:t>
      </w:r>
      <w:r>
        <w:t xml:space="preserve">to </w:t>
      </w:r>
      <w:r w:rsidR="009E2A1F">
        <w:t xml:space="preserve">Existing </w:t>
      </w:r>
      <w:r>
        <w:t>APIs</w:t>
      </w:r>
      <w:bookmarkEnd w:id="489"/>
    </w:p>
    <w:p w14:paraId="0A7CD3F6" w14:textId="0F7A1879" w:rsidR="00233AC5" w:rsidRDefault="003C6222" w:rsidP="003C6222">
      <w:r w:rsidRPr="003C6222">
        <w:t>Finally, the new API function</w:t>
      </w:r>
      <w:r w:rsidR="00DD2440">
        <w:t>s</w:t>
      </w:r>
      <w:r w:rsidRPr="003C6222">
        <w:t xml:space="preserve"> will need to be written and others will need to be updated to reflect the change</w:t>
      </w:r>
      <w:r w:rsidR="00D46D29">
        <w:t xml:space="preserve">s specified in this </w:t>
      </w:r>
      <w:r w:rsidRPr="003C6222">
        <w:t xml:space="preserve">document. </w:t>
      </w:r>
    </w:p>
    <w:p w14:paraId="264922CF" w14:textId="5A09A496" w:rsidR="00233AC5" w:rsidRDefault="003C6222" w:rsidP="003C6222">
      <w:r w:rsidRPr="003C6222">
        <w:t xml:space="preserve">The </w:t>
      </w:r>
      <w:r w:rsidR="00D46D29">
        <w:t xml:space="preserve">public </w:t>
      </w:r>
      <w:r w:rsidRPr="003C6222">
        <w:t xml:space="preserve">API functions themselves will mostly check the parameters for validity and translate them into a form the internal library handles before calling internal functions. </w:t>
      </w:r>
    </w:p>
    <w:p w14:paraId="0278CC95" w14:textId="77777777" w:rsidR="00515754" w:rsidRDefault="00515754" w:rsidP="003C6222">
      <w:pPr>
        <w:rPr>
          <w:ins w:id="490" w:author="Evans, Mark" w:date="2014-12-15T10:23:00Z"/>
        </w:rPr>
      </w:pPr>
      <w:ins w:id="491" w:author="Evans, Mark" w:date="2014-12-15T10:22:00Z">
        <w:r>
          <w:t xml:space="preserve">The following are some other </w:t>
        </w:r>
      </w:ins>
      <w:ins w:id="492" w:author="Evans, Mark" w:date="2014-12-15T10:23:00Z">
        <w:r>
          <w:t xml:space="preserve">API-related </w:t>
        </w:r>
      </w:ins>
      <w:ins w:id="493" w:author="Evans, Mark" w:date="2014-12-15T10:22:00Z">
        <w:r>
          <w:t>changes</w:t>
        </w:r>
      </w:ins>
      <w:ins w:id="494" w:author="Evans, Mark" w:date="2014-12-15T10:23:00Z">
        <w:r>
          <w:t xml:space="preserve"> that will need to be made:</w:t>
        </w:r>
      </w:ins>
      <w:ins w:id="495" w:author="Evans, Mark" w:date="2014-12-15T10:22:00Z">
        <w:r>
          <w:t xml:space="preserve"> </w:t>
        </w:r>
      </w:ins>
    </w:p>
    <w:p w14:paraId="416E3FA5" w14:textId="77777777" w:rsidR="00515754" w:rsidRDefault="003C6222">
      <w:pPr>
        <w:pStyle w:val="ListParagraph"/>
        <w:numPr>
          <w:ilvl w:val="0"/>
          <w:numId w:val="19"/>
        </w:numPr>
        <w:rPr>
          <w:ins w:id="496" w:author="Evans, Mark" w:date="2014-12-15T10:23:00Z"/>
        </w:rPr>
        <w:pPrChange w:id="497" w:author="Evans, Mark" w:date="2014-12-15T16:08:00Z">
          <w:pPr>
            <w:pStyle w:val="ListParagraph"/>
            <w:numPr>
              <w:numId w:val="28"/>
            </w:numPr>
            <w:tabs>
              <w:tab w:val="num" w:pos="360"/>
              <w:tab w:val="num" w:pos="720"/>
            </w:tabs>
            <w:ind w:hanging="720"/>
          </w:pPr>
        </w:pPrChange>
      </w:pPr>
      <w:del w:id="498" w:author="Evans, Mark" w:date="2014-12-15T10:23:00Z">
        <w:r w:rsidRPr="003C6222" w:rsidDel="00515754">
          <w:delText xml:space="preserve">We will also need to </w:delText>
        </w:r>
      </w:del>
      <w:r w:rsidR="00515754" w:rsidRPr="003C6222">
        <w:t xml:space="preserve">Add </w:t>
      </w:r>
      <w:r w:rsidRPr="003C6222">
        <w:t>internal functions to handle the VDS layout on dataset creation property lists</w:t>
      </w:r>
    </w:p>
    <w:p w14:paraId="1C32015E" w14:textId="77777777" w:rsidR="00515754" w:rsidRPr="00515754" w:rsidRDefault="003C6222">
      <w:pPr>
        <w:pStyle w:val="ListParagraph"/>
        <w:numPr>
          <w:ilvl w:val="0"/>
          <w:numId w:val="19"/>
        </w:numPr>
        <w:rPr>
          <w:ins w:id="499" w:author="Evans, Mark" w:date="2014-12-15T10:26:00Z"/>
        </w:rPr>
        <w:pPrChange w:id="500" w:author="Evans, Mark" w:date="2014-12-15T16:08:00Z">
          <w:pPr>
            <w:pStyle w:val="ListParagraph"/>
            <w:numPr>
              <w:numId w:val="28"/>
            </w:numPr>
            <w:tabs>
              <w:tab w:val="num" w:pos="360"/>
              <w:tab w:val="num" w:pos="720"/>
            </w:tabs>
            <w:ind w:hanging="720"/>
          </w:pPr>
        </w:pPrChange>
      </w:pPr>
      <w:del w:id="501" w:author="Evans, Mark" w:date="2014-12-15T10:23:00Z">
        <w:r w:rsidRPr="003C6222" w:rsidDel="00515754">
          <w:delText xml:space="preserve">, as well as </w:delText>
        </w:r>
      </w:del>
      <w:r w:rsidR="00515754" w:rsidRPr="003C6222">
        <w:t xml:space="preserve">Add </w:t>
      </w:r>
      <w:del w:id="502" w:author="Evans, Mark" w:date="2014-12-15T10:24:00Z">
        <w:r w:rsidRPr="003C6222" w:rsidDel="00515754">
          <w:delText xml:space="preserve">the </w:delText>
        </w:r>
      </w:del>
      <w:r w:rsidRPr="003C6222">
        <w:t xml:space="preserve">options to control the </w:t>
      </w:r>
      <w:r w:rsidR="001E4A27" w:rsidRPr="003C6222">
        <w:t>behavior</w:t>
      </w:r>
      <w:r w:rsidRPr="003C6222">
        <w:t xml:space="preserve"> of </w:t>
      </w:r>
      <w:r w:rsidRPr="00515754">
        <w:rPr>
          <w:rFonts w:ascii="Consolas" w:hAnsi="Consolas"/>
          <w:sz w:val="22"/>
        </w:rPr>
        <w:t>H5Dget_</w:t>
      </w:r>
      <w:r w:rsidR="00DD2440" w:rsidRPr="00515754">
        <w:rPr>
          <w:rFonts w:ascii="Consolas" w:hAnsi="Consolas"/>
          <w:sz w:val="22"/>
        </w:rPr>
        <w:t>storage_</w:t>
      </w:r>
      <w:r w:rsidRPr="00515754">
        <w:rPr>
          <w:rFonts w:ascii="Consolas" w:hAnsi="Consolas"/>
          <w:sz w:val="22"/>
        </w:rPr>
        <w:t>size</w:t>
      </w:r>
    </w:p>
    <w:p w14:paraId="7ACC97F5" w14:textId="381DD574" w:rsidR="00515754" w:rsidRDefault="003C6222">
      <w:pPr>
        <w:pStyle w:val="ListParagraph"/>
        <w:numPr>
          <w:ilvl w:val="0"/>
          <w:numId w:val="19"/>
        </w:numPr>
        <w:rPr>
          <w:ins w:id="503" w:author="Evans, Mark" w:date="2014-12-15T10:24:00Z"/>
        </w:rPr>
        <w:pPrChange w:id="504" w:author="Evans, Mark" w:date="2014-12-15T16:08:00Z">
          <w:pPr>
            <w:pStyle w:val="ListParagraph"/>
            <w:numPr>
              <w:numId w:val="28"/>
            </w:numPr>
            <w:tabs>
              <w:tab w:val="num" w:pos="360"/>
              <w:tab w:val="num" w:pos="720"/>
            </w:tabs>
            <w:ind w:hanging="720"/>
          </w:pPr>
        </w:pPrChange>
      </w:pPr>
      <w:del w:id="505" w:author="Evans, Mark" w:date="2014-12-15T10:26:00Z">
        <w:r w:rsidRPr="003C6222" w:rsidDel="00515754">
          <w:delText xml:space="preserve"> and </w:delText>
        </w:r>
      </w:del>
      <w:r w:rsidR="00515754" w:rsidRPr="003C6222">
        <w:t xml:space="preserve">Update </w:t>
      </w:r>
      <w:r w:rsidRPr="003C6222">
        <w:t>the search path for source files to dataset access property lists</w:t>
      </w:r>
    </w:p>
    <w:p w14:paraId="1755AEC3" w14:textId="77777777" w:rsidR="00515754" w:rsidRDefault="003C6222">
      <w:pPr>
        <w:pStyle w:val="ListParagraph"/>
        <w:numPr>
          <w:ilvl w:val="0"/>
          <w:numId w:val="19"/>
        </w:numPr>
        <w:rPr>
          <w:ins w:id="506" w:author="Evans, Mark" w:date="2014-12-15T10:24:00Z"/>
        </w:rPr>
        <w:pPrChange w:id="507" w:author="Evans, Mark" w:date="2014-12-15T16:08:00Z">
          <w:pPr>
            <w:pStyle w:val="ListParagraph"/>
            <w:numPr>
              <w:numId w:val="28"/>
            </w:numPr>
            <w:tabs>
              <w:tab w:val="num" w:pos="360"/>
              <w:tab w:val="num" w:pos="720"/>
            </w:tabs>
            <w:ind w:hanging="720"/>
          </w:pPr>
        </w:pPrChange>
      </w:pPr>
      <w:del w:id="508" w:author="Evans, Mark" w:date="2014-12-15T10:24:00Z">
        <w:r w:rsidRPr="003C6222" w:rsidDel="00515754">
          <w:delText xml:space="preserve">. We will need to </w:delText>
        </w:r>
      </w:del>
      <w:r w:rsidR="00515754" w:rsidRPr="003C6222">
        <w:t xml:space="preserve">Update </w:t>
      </w:r>
      <w:r w:rsidRPr="00515754">
        <w:rPr>
          <w:rFonts w:ascii="Consolas" w:hAnsi="Consolas"/>
          <w:sz w:val="22"/>
        </w:rPr>
        <w:t>H5Dget_space</w:t>
      </w:r>
      <w:r w:rsidRPr="003C6222">
        <w:t xml:space="preserve"> to handle virtual datasets by checking to see which source datasets have been allocated and what sizes they are</w:t>
      </w:r>
    </w:p>
    <w:p w14:paraId="0AA9B430" w14:textId="64368FA8" w:rsidR="00931193" w:rsidRPr="003C6222" w:rsidRDefault="003C6222">
      <w:pPr>
        <w:pStyle w:val="ListParagraph"/>
        <w:numPr>
          <w:ilvl w:val="0"/>
          <w:numId w:val="19"/>
        </w:numPr>
        <w:pPrChange w:id="509" w:author="Evans, Mark" w:date="2014-12-15T16:08:00Z">
          <w:pPr>
            <w:pStyle w:val="ListParagraph"/>
            <w:numPr>
              <w:numId w:val="28"/>
            </w:numPr>
            <w:tabs>
              <w:tab w:val="num" w:pos="360"/>
              <w:tab w:val="num" w:pos="720"/>
            </w:tabs>
            <w:ind w:hanging="720"/>
          </w:pPr>
        </w:pPrChange>
      </w:pPr>
      <w:del w:id="510" w:author="Evans, Mark" w:date="2014-12-15T10:24:00Z">
        <w:r w:rsidRPr="003C6222" w:rsidDel="00515754">
          <w:delText xml:space="preserve">. Finally, we will need to </w:delText>
        </w:r>
      </w:del>
      <w:r w:rsidR="00515754" w:rsidRPr="003C6222">
        <w:t xml:space="preserve">Update </w:t>
      </w:r>
      <w:r w:rsidRPr="00515754">
        <w:rPr>
          <w:rFonts w:ascii="Consolas" w:hAnsi="Consolas"/>
          <w:sz w:val="22"/>
        </w:rPr>
        <w:t>H5Ocopy</w:t>
      </w:r>
      <w:r w:rsidRPr="003C6222">
        <w:t xml:space="preserve"> to</w:t>
      </w:r>
      <w:r w:rsidR="00DD2440">
        <w:t xml:space="preserve"> proper</w:t>
      </w:r>
      <w:ins w:id="511" w:author="Evans, Mark" w:date="2014-12-15T10:20:00Z">
        <w:r w:rsidR="00515754">
          <w:t>l</w:t>
        </w:r>
      </w:ins>
      <w:del w:id="512" w:author="Evans, Mark" w:date="2014-12-15T10:20:00Z">
        <w:r w:rsidR="00DD2440" w:rsidDel="00515754">
          <w:delText>t</w:delText>
        </w:r>
      </w:del>
      <w:r w:rsidR="00DD2440">
        <w:t>y copy virtual datasets</w:t>
      </w:r>
      <w:del w:id="513" w:author="Evans, Mark" w:date="2014-12-15T10:25:00Z">
        <w:r w:rsidR="00931193" w:rsidRPr="003C6222" w:rsidDel="00515754">
          <w:delText>.</w:delText>
        </w:r>
      </w:del>
    </w:p>
    <w:p w14:paraId="4DFF26D4" w14:textId="4D1DFFC2" w:rsidR="001E4A27" w:rsidRDefault="001E4A27" w:rsidP="001E4A27">
      <w:pPr>
        <w:pStyle w:val="Heading2"/>
      </w:pPr>
      <w:bookmarkStart w:id="514" w:name="_Toc406423519"/>
      <w:r>
        <w:lastRenderedPageBreak/>
        <w:t>HDF5 Library Testing</w:t>
      </w:r>
      <w:bookmarkEnd w:id="514"/>
    </w:p>
    <w:p w14:paraId="32B2D5CD" w14:textId="170885B3" w:rsidR="001E4A27" w:rsidRDefault="001E4A27" w:rsidP="001E4A27">
      <w:r>
        <w:t>The bulk of the regression testing will test the virtual dataset feature directly. These tests will start from simple cases</w:t>
      </w:r>
      <w:del w:id="515" w:author="Evans, Mark" w:date="2014-12-15T10:37:00Z">
        <w:r w:rsidDel="00515754">
          <w:delText>,</w:delText>
        </w:r>
      </w:del>
      <w:r>
        <w:t xml:space="preserve"> such as a single non-unlimited source dataset</w:t>
      </w:r>
      <w:del w:id="516" w:author="Evans, Mark" w:date="2014-12-15T10:37:00Z">
        <w:r w:rsidDel="00515754">
          <w:delText>,</w:delText>
        </w:r>
      </w:del>
      <w:r>
        <w:t xml:space="preserve"> and build to complex configurations</w:t>
      </w:r>
      <w:ins w:id="517" w:author="Evans, Mark" w:date="2014-12-15T10:38:00Z">
        <w:r w:rsidR="00515754">
          <w:t>.</w:t>
        </w:r>
      </w:ins>
      <w:del w:id="518" w:author="Evans, Mark" w:date="2014-12-15T10:38:00Z">
        <w:r w:rsidDel="00515754">
          <w:delText xml:space="preserve">, while testing that </w:delText>
        </w:r>
      </w:del>
      <w:ins w:id="519" w:author="Evans, Mark" w:date="2014-12-15T10:38:00Z">
        <w:r w:rsidR="00515754">
          <w:t xml:space="preserve"> </w:t>
        </w:r>
      </w:ins>
      <w:r w:rsidR="00515754">
        <w:t xml:space="preserve">Corner </w:t>
      </w:r>
      <w:r>
        <w:t>cases</w:t>
      </w:r>
      <w:del w:id="520" w:author="Evans, Mark" w:date="2014-12-15T10:38:00Z">
        <w:r w:rsidDel="00515754">
          <w:delText>,</w:delText>
        </w:r>
      </w:del>
      <w:r>
        <w:t xml:space="preserve"> such as a source dataset with a </w:t>
      </w:r>
      <w:r w:rsidR="00D46D29" w:rsidRPr="00D46D29">
        <w:rPr>
          <w:rFonts w:ascii="Consolas" w:hAnsi="Consolas"/>
          <w:sz w:val="22"/>
        </w:rPr>
        <w:t>NULL</w:t>
      </w:r>
      <w:r>
        <w:t xml:space="preserve"> dataspace</w:t>
      </w:r>
      <w:del w:id="521" w:author="Evans, Mark" w:date="2014-12-15T10:38:00Z">
        <w:r w:rsidDel="00515754">
          <w:delText>,</w:delText>
        </w:r>
      </w:del>
      <w:r>
        <w:t xml:space="preserve"> </w:t>
      </w:r>
      <w:ins w:id="522" w:author="Evans, Mark" w:date="2014-12-15T10:38:00Z">
        <w:r w:rsidR="00515754">
          <w:t>will also be tested</w:t>
        </w:r>
      </w:ins>
      <w:del w:id="523" w:author="Evans, Mark" w:date="2014-12-15T10:39:00Z">
        <w:r w:rsidDel="00515754">
          <w:delText>are handled correctly</w:delText>
        </w:r>
      </w:del>
      <w:r>
        <w:t xml:space="preserve">. These tests will </w:t>
      </w:r>
      <w:del w:id="524" w:author="Evans, Mark" w:date="2014-12-15T10:39:00Z">
        <w:r w:rsidDel="00515754">
          <w:delText xml:space="preserve">also </w:delText>
        </w:r>
      </w:del>
      <w:r>
        <w:t>make sure that invalid inputs</w:t>
      </w:r>
      <w:del w:id="525" w:author="Evans, Mark" w:date="2014-12-15T10:39:00Z">
        <w:r w:rsidDel="00515754">
          <w:delText>,</w:delText>
        </w:r>
      </w:del>
      <w:r>
        <w:t xml:space="preserve"> such as overlapping source datasets</w:t>
      </w:r>
      <w:del w:id="526" w:author="Evans, Mark" w:date="2014-12-15T10:39:00Z">
        <w:r w:rsidDel="00515754">
          <w:delText>,</w:delText>
        </w:r>
      </w:del>
      <w:r>
        <w:t xml:space="preserve"> are rejected appropriately.</w:t>
      </w:r>
    </w:p>
    <w:p w14:paraId="64A3CBAD" w14:textId="77777777" w:rsidR="00C6742B" w:rsidRDefault="00C6742B" w:rsidP="001E4A27">
      <w:pPr>
        <w:rPr>
          <w:ins w:id="527" w:author="Evans, Mark" w:date="2014-12-15T10:52:00Z"/>
        </w:rPr>
      </w:pPr>
      <w:ins w:id="528" w:author="Evans, Mark" w:date="2014-12-15T10:52:00Z">
        <w:r>
          <w:t>The following other tests will also need to be written:</w:t>
        </w:r>
      </w:ins>
    </w:p>
    <w:p w14:paraId="44636968" w14:textId="3B6776D8" w:rsidR="00C6742B" w:rsidRDefault="001E4A27">
      <w:pPr>
        <w:pStyle w:val="ListParagraph"/>
        <w:numPr>
          <w:ilvl w:val="0"/>
          <w:numId w:val="20"/>
        </w:numPr>
        <w:rPr>
          <w:ins w:id="529" w:author="Evans, Mark" w:date="2014-12-15T10:53:00Z"/>
        </w:rPr>
        <w:pPrChange w:id="530" w:author="Evans, Mark" w:date="2014-12-15T16:08:00Z">
          <w:pPr>
            <w:pStyle w:val="ListParagraph"/>
            <w:numPr>
              <w:numId w:val="31"/>
            </w:numPr>
            <w:tabs>
              <w:tab w:val="num" w:pos="360"/>
              <w:tab w:val="num" w:pos="720"/>
            </w:tabs>
            <w:ind w:hanging="720"/>
          </w:pPr>
        </w:pPrChange>
      </w:pPr>
      <w:del w:id="531" w:author="Evans, Mark" w:date="2014-12-15T10:53:00Z">
        <w:r w:rsidDel="00C6742B">
          <w:delText xml:space="preserve">We will also need to write </w:delText>
        </w:r>
      </w:del>
      <w:del w:id="532" w:author="Evans, Mark" w:date="2014-12-15T10:54:00Z">
        <w:r w:rsidDel="00C6742B">
          <w:delText xml:space="preserve">similar </w:delText>
        </w:r>
      </w:del>
      <w:r w:rsidR="00C6742B">
        <w:t xml:space="preserve">Tests </w:t>
      </w:r>
      <w:ins w:id="533" w:author="Evans, Mark" w:date="2014-12-15T10:54:00Z">
        <w:r w:rsidR="00C6742B">
          <w:t>similar to</w:t>
        </w:r>
      </w:ins>
      <w:del w:id="534" w:author="Evans, Mark" w:date="2014-12-15T10:54:00Z">
        <w:r w:rsidDel="00C6742B">
          <w:delText>for</w:delText>
        </w:r>
      </w:del>
      <w:r>
        <w:t xml:space="preserve"> the hyperslab selection code to test that unlimited selections are handled correctly by all </w:t>
      </w:r>
      <w:ins w:id="535" w:author="Evans, Mark" w:date="2014-12-15T10:54:00Z">
        <w:r w:rsidR="00C6742B">
          <w:t xml:space="preserve">of </w:t>
        </w:r>
      </w:ins>
      <w:r>
        <w:t>the internal selection routines</w:t>
      </w:r>
      <w:del w:id="536" w:author="Evans, Mark" w:date="2014-12-15T10:40:00Z">
        <w:r w:rsidDel="00515754">
          <w:delText>,</w:delText>
        </w:r>
      </w:del>
      <w:r>
        <w:t xml:space="preserve"> including the routines to serialize and de</w:t>
      </w:r>
      <w:r w:rsidR="00D46D29">
        <w:t>-</w:t>
      </w:r>
      <w:r>
        <w:t>serialize the selection</w:t>
      </w:r>
      <w:del w:id="537" w:author="Evans, Mark" w:date="2014-12-15T10:54:00Z">
        <w:r w:rsidDel="00C6742B">
          <w:delText>.</w:delText>
        </w:r>
      </w:del>
      <w:r>
        <w:t xml:space="preserve"> </w:t>
      </w:r>
    </w:p>
    <w:p w14:paraId="52EDD621" w14:textId="77777777" w:rsidR="00C6742B" w:rsidRDefault="001E4A27">
      <w:pPr>
        <w:pStyle w:val="ListParagraph"/>
        <w:numPr>
          <w:ilvl w:val="0"/>
          <w:numId w:val="20"/>
        </w:numPr>
        <w:rPr>
          <w:ins w:id="538" w:author="Evans, Mark" w:date="2014-12-15T10:55:00Z"/>
        </w:rPr>
        <w:pPrChange w:id="539" w:author="Evans, Mark" w:date="2014-12-15T16:08:00Z">
          <w:pPr>
            <w:pStyle w:val="ListParagraph"/>
            <w:numPr>
              <w:numId w:val="31"/>
            </w:numPr>
            <w:tabs>
              <w:tab w:val="num" w:pos="360"/>
              <w:tab w:val="num" w:pos="720"/>
            </w:tabs>
            <w:ind w:hanging="720"/>
          </w:pPr>
        </w:pPrChange>
      </w:pPr>
      <w:del w:id="540" w:author="Evans, Mark" w:date="2014-12-15T10:54:00Z">
        <w:r w:rsidDel="00C6742B">
          <w:delText xml:space="preserve">We will also add </w:delText>
        </w:r>
      </w:del>
      <w:r w:rsidR="00C6742B">
        <w:t xml:space="preserve">A </w:t>
      </w:r>
      <w:r>
        <w:t>test to verify that region references to unlimited selections are handled appropriately</w:t>
      </w:r>
    </w:p>
    <w:p w14:paraId="11C0D8A4" w14:textId="327D0CDD" w:rsidR="001E4A27" w:rsidRDefault="001E4A27">
      <w:pPr>
        <w:pStyle w:val="ListParagraph"/>
        <w:numPr>
          <w:ilvl w:val="0"/>
          <w:numId w:val="20"/>
        </w:numPr>
        <w:pPrChange w:id="541" w:author="Evans, Mark" w:date="2014-12-15T16:08:00Z">
          <w:pPr>
            <w:pStyle w:val="ListParagraph"/>
            <w:numPr>
              <w:numId w:val="31"/>
            </w:numPr>
            <w:tabs>
              <w:tab w:val="num" w:pos="360"/>
              <w:tab w:val="num" w:pos="720"/>
            </w:tabs>
            <w:ind w:hanging="720"/>
          </w:pPr>
        </w:pPrChange>
      </w:pPr>
      <w:del w:id="542" w:author="Evans, Mark" w:date="2014-12-15T10:55:00Z">
        <w:r w:rsidDel="00C6742B">
          <w:delText xml:space="preserve">, as well as </w:delText>
        </w:r>
      </w:del>
      <w:r w:rsidR="00C6742B">
        <w:t xml:space="preserve">A </w:t>
      </w:r>
      <w:r>
        <w:t xml:space="preserve">test to make sure that virtual datasets can be accessed in SWMR </w:t>
      </w:r>
      <w:del w:id="543" w:author="Evans, Mark" w:date="2014-12-11T09:29:00Z">
        <w:r w:rsidDel="006444D1">
          <w:delText xml:space="preserve">(single writer, multiple reader) </w:delText>
        </w:r>
      </w:del>
      <w:r>
        <w:t>mode correctly</w:t>
      </w:r>
      <w:del w:id="544" w:author="Evans, Mark" w:date="2014-12-15T10:55:00Z">
        <w:r w:rsidDel="00C6742B">
          <w:delText>.</w:delText>
        </w:r>
      </w:del>
      <w:r>
        <w:t xml:space="preserve"> </w:t>
      </w:r>
    </w:p>
    <w:p w14:paraId="16DAB964" w14:textId="77777777" w:rsidR="00C6742B" w:rsidRDefault="001E4A27">
      <w:pPr>
        <w:pStyle w:val="ListParagraph"/>
        <w:numPr>
          <w:ilvl w:val="0"/>
          <w:numId w:val="20"/>
        </w:numPr>
        <w:rPr>
          <w:ins w:id="545" w:author="Evans, Mark" w:date="2014-12-15T10:56:00Z"/>
        </w:rPr>
        <w:pPrChange w:id="546" w:author="Evans, Mark" w:date="2014-12-15T16:08:00Z">
          <w:pPr>
            <w:pStyle w:val="ListParagraph"/>
            <w:numPr>
              <w:numId w:val="31"/>
            </w:numPr>
            <w:tabs>
              <w:tab w:val="num" w:pos="360"/>
              <w:tab w:val="num" w:pos="720"/>
            </w:tabs>
            <w:ind w:hanging="720"/>
          </w:pPr>
        </w:pPrChange>
      </w:pPr>
      <w:del w:id="547" w:author="Evans, Mark" w:date="2014-12-15T10:56:00Z">
        <w:r w:rsidDel="00C6742B">
          <w:delText>In addition to t</w:delText>
        </w:r>
        <w:r w:rsidR="00D46D29" w:rsidDel="00C6742B">
          <w:delText xml:space="preserve">he internal tests, we will </w:delText>
        </w:r>
        <w:r w:rsidDel="00C6742B">
          <w:delText xml:space="preserve">write </w:delText>
        </w:r>
      </w:del>
      <w:proofErr w:type="gramStart"/>
      <w:r w:rsidR="00C6742B">
        <w:t xml:space="preserve">An </w:t>
      </w:r>
      <w:r>
        <w:t>acceptance test suite to make sure we correctly handle</w:t>
      </w:r>
      <w:proofErr w:type="gramEnd"/>
      <w:r>
        <w:t xml:space="preserve"> the customer's </w:t>
      </w:r>
      <w:r w:rsidR="00D46D29">
        <w:t>requirements</w:t>
      </w:r>
      <w:r>
        <w:t>. We will work closely with the customer to develop these tests to ensure that they closely reflect</w:t>
      </w:r>
      <w:r w:rsidR="00D46D29">
        <w:t xml:space="preserve"> the use cases</w:t>
      </w:r>
      <w:r>
        <w:t xml:space="preserve">, and the customer will sign off on the test suite before the project is complete. </w:t>
      </w:r>
    </w:p>
    <w:p w14:paraId="21E990AE" w14:textId="77777777" w:rsidR="00C6742B" w:rsidRDefault="001E4A27">
      <w:pPr>
        <w:pStyle w:val="ListParagraph"/>
        <w:numPr>
          <w:ilvl w:val="0"/>
          <w:numId w:val="20"/>
        </w:numPr>
        <w:rPr>
          <w:ins w:id="548" w:author="Evans, Mark" w:date="2014-12-15T10:56:00Z"/>
        </w:rPr>
        <w:pPrChange w:id="549" w:author="Evans, Mark" w:date="2014-12-15T16:08:00Z">
          <w:pPr>
            <w:pStyle w:val="ListParagraph"/>
            <w:numPr>
              <w:numId w:val="31"/>
            </w:numPr>
            <w:tabs>
              <w:tab w:val="num" w:pos="360"/>
              <w:tab w:val="num" w:pos="720"/>
            </w:tabs>
            <w:ind w:hanging="720"/>
          </w:pPr>
        </w:pPrChange>
      </w:pPr>
      <w:del w:id="550" w:author="Evans, Mark" w:date="2014-12-15T10:56:00Z">
        <w:r w:rsidDel="00C6742B">
          <w:delText xml:space="preserve">In addition to the acceptance tests, we will also write </w:delText>
        </w:r>
      </w:del>
      <w:r w:rsidR="00C6742B">
        <w:t xml:space="preserve">A </w:t>
      </w:r>
      <w:r>
        <w:t>performance benchmark to ensure that the virtual dataset feature's performance in the customer's use cases adequately meets their needs.</w:t>
      </w:r>
      <w:r w:rsidR="0006099B" w:rsidRPr="0006099B">
        <w:t xml:space="preserve"> </w:t>
      </w:r>
    </w:p>
    <w:p w14:paraId="53F5DC5F" w14:textId="2BF6793F" w:rsidR="00CE0D89" w:rsidRPr="005D4B79" w:rsidRDefault="00D46D29">
      <w:pPr>
        <w:pStyle w:val="ListParagraph"/>
        <w:numPr>
          <w:ilvl w:val="0"/>
          <w:numId w:val="20"/>
        </w:numPr>
        <w:pPrChange w:id="551" w:author="Evans, Mark" w:date="2014-12-15T16:08:00Z">
          <w:pPr>
            <w:pStyle w:val="ListParagraph"/>
            <w:numPr>
              <w:numId w:val="31"/>
            </w:numPr>
            <w:tabs>
              <w:tab w:val="num" w:pos="360"/>
              <w:tab w:val="num" w:pos="720"/>
            </w:tabs>
            <w:ind w:hanging="720"/>
          </w:pPr>
        </w:pPrChange>
      </w:pPr>
      <w:del w:id="552" w:author="Evans, Mark" w:date="2014-12-15T10:56:00Z">
        <w:r w:rsidDel="00C6742B">
          <w:delText>We will create</w:delText>
        </w:r>
        <w:r w:rsidR="0006099B" w:rsidDel="00C6742B">
          <w:delText xml:space="preserve"> </w:delText>
        </w:r>
      </w:del>
      <w:r w:rsidR="00C6742B">
        <w:t xml:space="preserve">A </w:t>
      </w:r>
      <w:r w:rsidR="0006099B">
        <w:t>performance regression test to ensure that the performance of the VDS feature does not degrade in the future.</w:t>
      </w:r>
    </w:p>
    <w:p w14:paraId="18BFE01A" w14:textId="14504C74" w:rsidR="001E4A27" w:rsidRDefault="001E4A27" w:rsidP="001E4A27">
      <w:pPr>
        <w:pStyle w:val="Heading2"/>
      </w:pPr>
      <w:bookmarkStart w:id="553" w:name="_Toc406423520"/>
      <w:r>
        <w:t>HDF5 Command-</w:t>
      </w:r>
      <w:r w:rsidR="00C6742B">
        <w:t xml:space="preserve">line </w:t>
      </w:r>
      <w:r>
        <w:t xml:space="preserve">Tools </w:t>
      </w:r>
      <w:ins w:id="554" w:author="Evans, Mark" w:date="2014-12-15T10:57:00Z">
        <w:r w:rsidR="00C6742B">
          <w:t>and</w:t>
        </w:r>
      </w:ins>
      <w:del w:id="555" w:author="Evans, Mark" w:date="2014-12-15T10:57:00Z">
        <w:r w:rsidDel="00C6742B">
          <w:delText>&amp;</w:delText>
        </w:r>
      </w:del>
      <w:r>
        <w:t xml:space="preserve"> Testing</w:t>
      </w:r>
      <w:bookmarkEnd w:id="553"/>
    </w:p>
    <w:p w14:paraId="3A91B2CC" w14:textId="69565B3E" w:rsidR="005D4B79" w:rsidRDefault="001E4A27" w:rsidP="001E4A27">
      <w:r>
        <w:t xml:space="preserve">As </w:t>
      </w:r>
      <w:del w:id="556" w:author="Evans, Mark" w:date="2014-12-15T10:58:00Z">
        <w:r w:rsidDel="00C6742B">
          <w:delText xml:space="preserve">the design of </w:delText>
        </w:r>
      </w:del>
      <w:r>
        <w:t>the changes to the command-line tools for HDF5 (</w:t>
      </w:r>
      <w:ins w:id="557" w:author="Evans, Mark" w:date="2014-12-15T10:58:00Z">
        <w:r w:rsidR="00C6742B">
          <w:t>for example,</w:t>
        </w:r>
      </w:ins>
      <w:del w:id="558" w:author="Evans, Mark" w:date="2014-12-15T10:58:00Z">
        <w:r w:rsidDel="00C6742B">
          <w:delText>e.g.</w:delText>
        </w:r>
      </w:del>
      <w:r>
        <w:t xml:space="preserve"> h5dump</w:t>
      </w:r>
      <w:ins w:id="559" w:author="Evans, Mark" w:date="2014-12-15T10:59:00Z">
        <w:r w:rsidR="00C6742B">
          <w:t xml:space="preserve"> and</w:t>
        </w:r>
      </w:ins>
      <w:del w:id="560" w:author="Evans, Mark" w:date="2014-12-15T10:59:00Z">
        <w:r w:rsidDel="00C6742B">
          <w:delText>,</w:delText>
        </w:r>
      </w:del>
      <w:r>
        <w:t xml:space="preserve"> h5repack</w:t>
      </w:r>
      <w:del w:id="561" w:author="Evans, Mark" w:date="2014-12-15T10:59:00Z">
        <w:r w:rsidDel="00C6742B">
          <w:delText>, etc.</w:delText>
        </w:r>
      </w:del>
      <w:r>
        <w:t>) to support virtual datasets ha</w:t>
      </w:r>
      <w:ins w:id="562" w:author="Evans, Mark" w:date="2014-12-15T10:59:00Z">
        <w:r w:rsidR="00C6742B">
          <w:t>ve</w:t>
        </w:r>
      </w:ins>
      <w:del w:id="563" w:author="Evans, Mark" w:date="2014-12-15T10:59:00Z">
        <w:r w:rsidDel="00C6742B">
          <w:delText>s</w:delText>
        </w:r>
      </w:del>
      <w:r>
        <w:t xml:space="preserve"> not yet been </w:t>
      </w:r>
      <w:del w:id="564" w:author="Evans, Mark" w:date="2014-12-15T10:59:00Z">
        <w:r w:rsidDel="00C6742B">
          <w:delText>performed</w:delText>
        </w:r>
      </w:del>
      <w:ins w:id="565" w:author="Evans, Mark" w:date="2014-12-15T10:59:00Z">
        <w:r w:rsidR="00C6742B">
          <w:t>designed</w:t>
        </w:r>
      </w:ins>
      <w:r>
        <w:t xml:space="preserve">, implementation details are not yet available.  As the </w:t>
      </w:r>
      <w:r w:rsidR="008D7C06">
        <w:t>design for the command-line tools is finalized, this section will be updated with information about the implementation and testing details.</w:t>
      </w:r>
    </w:p>
    <w:p w14:paraId="03B2701E" w14:textId="5C29A2A1" w:rsidR="008D7C06" w:rsidRDefault="008D7C06" w:rsidP="008D7C06">
      <w:pPr>
        <w:pStyle w:val="Heading2"/>
      </w:pPr>
      <w:bookmarkStart w:id="566" w:name="_Toc406423521"/>
      <w:r>
        <w:t xml:space="preserve">HDF5 Language Wrappers </w:t>
      </w:r>
      <w:ins w:id="567" w:author="Evans, Mark" w:date="2014-12-15T10:57:00Z">
        <w:r w:rsidR="00C6742B">
          <w:t>and</w:t>
        </w:r>
      </w:ins>
      <w:del w:id="568" w:author="Evans, Mark" w:date="2014-12-15T10:57:00Z">
        <w:r w:rsidDel="00C6742B">
          <w:delText>&amp;</w:delText>
        </w:r>
      </w:del>
      <w:r>
        <w:t xml:space="preserve"> Testing</w:t>
      </w:r>
      <w:bookmarkEnd w:id="566"/>
    </w:p>
    <w:p w14:paraId="52117B42" w14:textId="4606ADDD" w:rsidR="008D7C06" w:rsidRPr="005D4B79" w:rsidRDefault="008D7C06" w:rsidP="008D7C06">
      <w:r>
        <w:t xml:space="preserve">As with the </w:t>
      </w:r>
      <w:ins w:id="569" w:author="Evans, Mark" w:date="2014-12-15T11:01:00Z">
        <w:r w:rsidR="00C6742B">
          <w:t>command-line tools</w:t>
        </w:r>
      </w:ins>
      <w:del w:id="570" w:author="Evans, Mark" w:date="2014-12-15T11:01:00Z">
        <w:r w:rsidDel="00C6742B">
          <w:delText>section above</w:delText>
        </w:r>
      </w:del>
      <w:r>
        <w:t>, the language wrappers have not yet been designed, and this section will be updated at that time.</w:t>
      </w:r>
    </w:p>
    <w:p w14:paraId="5C3EC672" w14:textId="77777777" w:rsidR="008D7C06" w:rsidRDefault="008D7C06">
      <w:pPr>
        <w:spacing w:after="0"/>
        <w:jc w:val="left"/>
        <w:rPr>
          <w:rFonts w:asciiTheme="majorHAnsi" w:eastAsiaTheme="majorEastAsia" w:hAnsiTheme="majorHAnsi" w:cstheme="majorBidi"/>
          <w:b/>
          <w:bCs/>
          <w:sz w:val="28"/>
          <w:szCs w:val="28"/>
        </w:rPr>
      </w:pPr>
      <w:r>
        <w:br w:type="page"/>
      </w:r>
    </w:p>
    <w:p w14:paraId="449FE271" w14:textId="48D2372D" w:rsidR="00C47D84" w:rsidRDefault="00C47D84" w:rsidP="001D4BDE">
      <w:pPr>
        <w:pStyle w:val="Heading1"/>
      </w:pPr>
      <w:bookmarkStart w:id="571" w:name="_Toc406423522"/>
      <w:del w:id="572" w:author="Evans, Mark" w:date="2014-12-15T11:46:00Z">
        <w:r w:rsidDel="001D4BDE">
          <w:lastRenderedPageBreak/>
          <w:delText xml:space="preserve">Appendix I – </w:delText>
        </w:r>
      </w:del>
      <w:r>
        <w:t>Exa</w:t>
      </w:r>
      <w:bookmarkStart w:id="573" w:name="ExamplesOfSourceToVirtualDatasetMapping"/>
      <w:bookmarkEnd w:id="573"/>
      <w:r>
        <w:t>mples of Source to Virtual Dataset Mapping</w:t>
      </w:r>
      <w:bookmarkEnd w:id="571"/>
    </w:p>
    <w:p w14:paraId="5AD775DC" w14:textId="04308647" w:rsidR="00E66FDD" w:rsidRPr="00626923" w:rsidRDefault="00E66FDD" w:rsidP="00E66FDD">
      <w:r>
        <w:t xml:space="preserve">The following code examples show various combinations of the possible source and virtual dataset mappings, and elaborate on </w:t>
      </w:r>
      <w:r w:rsidRPr="00091C0B">
        <w:rPr>
          <w:rFonts w:ascii="Consolas" w:hAnsi="Consolas"/>
          <w:sz w:val="22"/>
        </w:rPr>
        <w:t>printf</w:t>
      </w:r>
      <w:r>
        <w:t xml:space="preserve"> usage.</w:t>
      </w:r>
    </w:p>
    <w:p w14:paraId="48A25710" w14:textId="77777777" w:rsidR="006A03F5" w:rsidRDefault="006A03F5">
      <w:pPr>
        <w:spacing w:after="0"/>
        <w:jc w:val="left"/>
        <w:rPr>
          <w:ins w:id="574" w:author="Evans, Mark" w:date="2014-12-15T13:58:00Z"/>
          <w:rFonts w:asciiTheme="majorHAnsi" w:eastAsiaTheme="majorEastAsia" w:hAnsiTheme="majorHAnsi" w:cstheme="majorBidi"/>
          <w:b/>
          <w:bCs/>
          <w:color w:val="000000" w:themeColor="text1"/>
          <w:sz w:val="26"/>
          <w:szCs w:val="26"/>
        </w:rPr>
      </w:pPr>
      <w:ins w:id="575" w:author="Evans, Mark" w:date="2014-12-15T13:58:00Z">
        <w:r>
          <w:br w:type="page"/>
        </w:r>
      </w:ins>
    </w:p>
    <w:p w14:paraId="16D15756" w14:textId="314BEBD0" w:rsidR="00E66FDD" w:rsidRDefault="00E66FDD" w:rsidP="001D4BDE">
      <w:pPr>
        <w:pStyle w:val="Heading2"/>
      </w:pPr>
      <w:bookmarkStart w:id="576" w:name="_Toc406423523"/>
      <w:r>
        <w:lastRenderedPageBreak/>
        <w:t xml:space="preserve">Fixed-size </w:t>
      </w:r>
      <w:r w:rsidR="001D4BDE">
        <w:t xml:space="preserve">Source </w:t>
      </w:r>
      <w:r>
        <w:t xml:space="preserve">and </w:t>
      </w:r>
      <w:r w:rsidR="001D4BDE">
        <w:t>Fixed</w:t>
      </w:r>
      <w:r>
        <w:t xml:space="preserve">-size </w:t>
      </w:r>
      <w:r w:rsidR="001D4BDE">
        <w:t>Virtual Dataset Mapping</w:t>
      </w:r>
      <w:r>
        <w:t xml:space="preserve">, </w:t>
      </w:r>
      <w:r w:rsidR="001D4BDE">
        <w:t xml:space="preserve">Blocked Pattern </w:t>
      </w:r>
      <w:r>
        <w:t xml:space="preserve">in </w:t>
      </w:r>
      <w:ins w:id="577" w:author="Evans, Mark" w:date="2014-12-15T11:50:00Z">
        <w:r w:rsidR="001D4BDE">
          <w:t xml:space="preserve">the </w:t>
        </w:r>
      </w:ins>
      <w:r w:rsidR="001D4BDE">
        <w:t xml:space="preserve">Slowest Dimension </w:t>
      </w:r>
      <w:r>
        <w:t xml:space="preserve">of </w:t>
      </w:r>
      <w:ins w:id="578" w:author="Evans, Mark" w:date="2014-12-15T11:50:00Z">
        <w:r w:rsidR="001D4BDE">
          <w:t xml:space="preserve">a </w:t>
        </w:r>
      </w:ins>
      <w:r w:rsidR="001D4BDE">
        <w:t>Virtual Dataset</w:t>
      </w:r>
      <w:bookmarkEnd w:id="576"/>
    </w:p>
    <w:p w14:paraId="78102C9F" w14:textId="4A5F69D0" w:rsidR="00E66FDD" w:rsidRDefault="00E66FDD" w:rsidP="00E66FDD">
      <w:r>
        <w:t>The figure below shows a mapping of two source datasets with fixed-size selections of the entire source dataset to a single virtual dataset</w:t>
      </w:r>
      <w:ins w:id="579" w:author="Evans, Mark" w:date="2014-12-15T13:56:00Z">
        <w:r w:rsidR="006A03F5">
          <w:t xml:space="preserve"> and</w:t>
        </w:r>
      </w:ins>
      <w:del w:id="580" w:author="Evans, Mark" w:date="2014-12-15T13:56:00Z">
        <w:r w:rsidDel="006A03F5">
          <w:delText>,</w:delText>
        </w:r>
      </w:del>
      <w:r>
        <w:t xml:space="preserve"> with each source dataset occupying a block along the virtual dataset’s slowest changing dimension.</w:t>
      </w:r>
    </w:p>
    <w:p w14:paraId="1F8CBA50" w14:textId="77777777" w:rsidR="00E66FDD" w:rsidRDefault="00E66FDD" w:rsidP="00E66FDD">
      <w:pPr>
        <w:keepNext/>
      </w:pPr>
      <w:r>
        <w:rPr>
          <w:noProof/>
        </w:rPr>
        <w:drawing>
          <wp:inline distT="0" distB="0" distL="0" distR="0" wp14:anchorId="73639683" wp14:editId="4E9211C8">
            <wp:extent cx="5501005" cy="6485800"/>
            <wp:effectExtent l="0" t="0" r="1079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FullFixed-BlockedVirtual.png"/>
                    <pic:cNvPicPr/>
                  </pic:nvPicPr>
                  <pic:blipFill>
                    <a:blip r:embed="rId15">
                      <a:extLst>
                        <a:ext uri="{28A0092B-C50C-407E-A947-70E740481C1C}">
                          <a14:useLocalDpi xmlns:a14="http://schemas.microsoft.com/office/drawing/2010/main" val="0"/>
                        </a:ext>
                      </a:extLst>
                    </a:blip>
                    <a:stretch>
                      <a:fillRect/>
                    </a:stretch>
                  </pic:blipFill>
                  <pic:spPr>
                    <a:xfrm>
                      <a:off x="0" y="0"/>
                      <a:ext cx="5501005" cy="6485800"/>
                    </a:xfrm>
                    <a:prstGeom prst="rect">
                      <a:avLst/>
                    </a:prstGeom>
                  </pic:spPr>
                </pic:pic>
              </a:graphicData>
            </a:graphic>
          </wp:inline>
        </w:drawing>
      </w:r>
    </w:p>
    <w:p w14:paraId="74D44DED" w14:textId="496B37E3" w:rsidR="00E66FDD" w:rsidRDefault="00E66FDD" w:rsidP="007830A8">
      <w:pPr>
        <w:pStyle w:val="Caption"/>
        <w:rPr>
          <w:ins w:id="581" w:author="Evans, Mark" w:date="2014-12-10T15:03:00Z"/>
        </w:rPr>
      </w:pPr>
      <w:r w:rsidRPr="00097E6A">
        <w:t xml:space="preserve">Figure </w:t>
      </w:r>
      <w:fldSimple w:instr=" SEQ Figure \* ARABIC ">
        <w:r w:rsidR="0064185E">
          <w:rPr>
            <w:noProof/>
          </w:rPr>
          <w:t>7</w:t>
        </w:r>
      </w:fldSimple>
      <w:r w:rsidRPr="00097E6A">
        <w:t xml:space="preserve">: </w:t>
      </w:r>
      <w:r>
        <w:t xml:space="preserve">Mapping fixed-size selections of two entire source datasets to blocks in </w:t>
      </w:r>
      <w:ins w:id="582" w:author="Evans, Mark" w:date="2014-12-15T13:57:00Z">
        <w:r w:rsidR="006A03F5">
          <w:t xml:space="preserve">the </w:t>
        </w:r>
      </w:ins>
      <w:r>
        <w:t>slowest changing dimension of virtual dataset</w:t>
      </w:r>
      <w:del w:id="583" w:author="Evans, Mark" w:date="2014-12-10T15:03:00Z">
        <w:r w:rsidDel="007830A8">
          <w:delText>.</w:delText>
        </w:r>
      </w:del>
      <w:r>
        <w:t xml:space="preserve"> </w:t>
      </w:r>
    </w:p>
    <w:p w14:paraId="03EA4447" w14:textId="77777777" w:rsidR="007830A8" w:rsidRPr="007830A8" w:rsidRDefault="007830A8" w:rsidP="007830A8"/>
    <w:p w14:paraId="0FBE6627" w14:textId="77777777" w:rsidR="00E66FDD" w:rsidRDefault="00E66FDD" w:rsidP="00E66FDD">
      <w:r>
        <w:lastRenderedPageBreak/>
        <w:t>The following pseudo-code shows how to create this mapping:</w:t>
      </w:r>
    </w:p>
    <w:p w14:paraId="16618CC2"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[3]</w:t>
      </w:r>
      <w:r w:rsidRPr="002E7157">
        <w:rPr>
          <w:rFonts w:ascii="Consolas" w:hAnsi="Consolas"/>
          <w:sz w:val="22"/>
        </w:rPr>
        <w:t>;</w:t>
      </w:r>
      <w:r w:rsidRPr="003462F9">
        <w:rPr>
          <w:sz w:val="22"/>
        </w:rPr>
        <w:t xml:space="preserve"> </w:t>
      </w:r>
    </w:p>
    <w:p w14:paraId="3761B6DC"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3AB0DB3B"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2DD740F3"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35E36DF0" w14:textId="77777777" w:rsidR="00E66FDD" w:rsidRDefault="00E66FDD" w:rsidP="00E66FDD">
      <w:pPr>
        <w:pStyle w:val="ListParagraph"/>
        <w:ind w:left="0"/>
        <w:rPr>
          <w:rFonts w:ascii="Consolas" w:hAnsi="Consolas"/>
          <w:sz w:val="22"/>
        </w:rPr>
      </w:pPr>
    </w:p>
    <w:p w14:paraId="70FD6AD9"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44F8FECB"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1F53843F"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620517D6" w14:textId="77777777" w:rsidR="00E66FDD" w:rsidRDefault="00E66FDD" w:rsidP="00E66FDD">
      <w:pPr>
        <w:pStyle w:val="ListParagraph"/>
        <w:ind w:left="0"/>
        <w:rPr>
          <w:rFonts w:ascii="Consolas" w:hAnsi="Consolas"/>
          <w:sz w:val="22"/>
        </w:rPr>
      </w:pPr>
    </w:p>
    <w:p w14:paraId="78705A5C"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source dataspace and set selection */</w:t>
      </w:r>
    </w:p>
    <w:p w14:paraId="094771AA"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14E02C26"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770A79C7"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67EECE89"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4F7658BA"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0A36B42F"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6FAB3607"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644AB46"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636B524D" w14:textId="77777777" w:rsidR="00E66FDD" w:rsidRPr="003462F9" w:rsidRDefault="00E66FDD" w:rsidP="00E66FDD">
      <w:pPr>
        <w:pStyle w:val="ListParagraph"/>
        <w:ind w:left="0" w:firstLine="720"/>
        <w:rPr>
          <w:rFonts w:ascii="Consolas" w:hAnsi="Consolas"/>
          <w:sz w:val="22"/>
        </w:rPr>
      </w:pPr>
    </w:p>
    <w:p w14:paraId="274144D1"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0DF9CE89"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20, /* Y: */ 10, /* X: */ 10}</w:t>
      </w:r>
      <w:r w:rsidRPr="002E7157">
        <w:rPr>
          <w:rFonts w:ascii="Consolas" w:hAnsi="Consolas"/>
          <w:sz w:val="22"/>
        </w:rPr>
        <w:t>;</w:t>
      </w:r>
      <w:r w:rsidRPr="003462F9">
        <w:rPr>
          <w:sz w:val="22"/>
        </w:rPr>
        <w:t xml:space="preserve"> </w:t>
      </w:r>
    </w:p>
    <w:p w14:paraId="4375119F"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NULL);</w:t>
      </w:r>
    </w:p>
    <w:p w14:paraId="7D31CEE9"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7ADBABCA"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585A5AFE"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1D61B0CC"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47C83283"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646B277"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41396821" w14:textId="77777777" w:rsidR="00E66FDD" w:rsidRPr="003462F9" w:rsidRDefault="00E66FDD" w:rsidP="00E66FDD">
      <w:pPr>
        <w:pStyle w:val="ListParagraph"/>
        <w:ind w:left="0" w:firstLine="720"/>
        <w:rPr>
          <w:rFonts w:ascii="Consolas" w:hAnsi="Consolas"/>
          <w:sz w:val="22"/>
        </w:rPr>
      </w:pPr>
    </w:p>
    <w:p w14:paraId="525C9F37"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4654EA08"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42A301B5" w14:textId="77777777" w:rsidR="00E66FDD" w:rsidRDefault="00E66FDD" w:rsidP="00E66FDD">
      <w:pPr>
        <w:jc w:val="left"/>
        <w:rPr>
          <w:rFonts w:ascii="Consolas" w:hAnsi="Consolas"/>
          <w:sz w:val="22"/>
        </w:rPr>
      </w:pPr>
    </w:p>
    <w:p w14:paraId="02855D91"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51632ADD"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{10, 0, 0}</w:t>
      </w:r>
      <w:r w:rsidRPr="002E7157">
        <w:rPr>
          <w:rFonts w:ascii="Consolas" w:hAnsi="Consolas"/>
          <w:sz w:val="22"/>
        </w:rPr>
        <w:t>;</w:t>
      </w:r>
      <w:r w:rsidRPr="003462F9">
        <w:rPr>
          <w:sz w:val="22"/>
        </w:rPr>
        <w:t xml:space="preserve"> </w:t>
      </w:r>
    </w:p>
    <w:p w14:paraId="64703A0D" w14:textId="77777777" w:rsidR="00E66FDD" w:rsidRDefault="00E66FDD" w:rsidP="00E66FDD">
      <w:pPr>
        <w:pStyle w:val="ListParagraph"/>
        <w:ind w:left="0"/>
        <w:rPr>
          <w:rFonts w:ascii="Consolas" w:hAnsi="Consolas"/>
          <w:sz w:val="22"/>
        </w:rPr>
      </w:pPr>
      <w:proofErr w:type="gramStart"/>
      <w:r>
        <w:rPr>
          <w:rFonts w:ascii="Consolas" w:hAnsi="Consolas"/>
          <w:sz w:val="22"/>
        </w:rPr>
        <w:lastRenderedPageBreak/>
        <w:t>stride[</w:t>
      </w:r>
      <w:proofErr w:type="gramEnd"/>
      <w:r>
        <w:rPr>
          <w:rFonts w:ascii="Consolas" w:hAnsi="Consolas"/>
          <w:sz w:val="22"/>
        </w:rPr>
        <w:t>3] = {1, 1, 1};</w:t>
      </w:r>
    </w:p>
    <w:p w14:paraId="406FE66E"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1FE7DE68"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1D4C0A75"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939F9B5"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102D4802" w14:textId="77777777" w:rsidR="00E66FDD" w:rsidRPr="003462F9" w:rsidRDefault="00E66FDD" w:rsidP="00E66FDD">
      <w:pPr>
        <w:pStyle w:val="ListParagraph"/>
        <w:ind w:left="0" w:firstLine="720"/>
        <w:rPr>
          <w:rFonts w:ascii="Consolas" w:hAnsi="Consolas"/>
          <w:sz w:val="22"/>
        </w:rPr>
      </w:pPr>
    </w:p>
    <w:p w14:paraId="3430317F"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37E79487"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“b.h5”, “/B”,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4A39CC25" w14:textId="77777777" w:rsidR="00E66FDD" w:rsidRDefault="00E66FDD" w:rsidP="00E66FDD">
      <w:pPr>
        <w:pStyle w:val="ListParagraph"/>
        <w:ind w:left="0"/>
        <w:rPr>
          <w:rFonts w:ascii="Consolas" w:hAnsi="Consolas"/>
          <w:sz w:val="22"/>
        </w:rPr>
      </w:pPr>
    </w:p>
    <w:p w14:paraId="26597DC3"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523A5EE8"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2457C58C" w14:textId="77777777" w:rsidR="00E66FDD" w:rsidRPr="00F11F7D" w:rsidRDefault="00E66FDD" w:rsidP="00E66FDD">
      <w:pPr>
        <w:jc w:val="left"/>
        <w:rPr>
          <w:rFonts w:ascii="Consolas" w:hAnsi="Consolas"/>
          <w:sz w:val="22"/>
        </w:rPr>
      </w:pPr>
    </w:p>
    <w:p w14:paraId="0058CC36" w14:textId="77777777" w:rsidR="006A03F5" w:rsidRDefault="006A03F5">
      <w:pPr>
        <w:spacing w:after="0"/>
        <w:jc w:val="left"/>
        <w:rPr>
          <w:ins w:id="584" w:author="Evans, Mark" w:date="2014-12-15T13:59:00Z"/>
          <w:rFonts w:asciiTheme="majorHAnsi" w:eastAsiaTheme="majorEastAsia" w:hAnsiTheme="majorHAnsi" w:cstheme="majorBidi"/>
          <w:b/>
          <w:bCs/>
          <w:color w:val="000000" w:themeColor="text1"/>
          <w:sz w:val="26"/>
          <w:szCs w:val="26"/>
        </w:rPr>
      </w:pPr>
      <w:ins w:id="585" w:author="Evans, Mark" w:date="2014-12-15T13:59:00Z">
        <w:r>
          <w:br w:type="page"/>
        </w:r>
      </w:ins>
    </w:p>
    <w:p w14:paraId="5642487A" w14:textId="16F2EC1D" w:rsidR="00E66FDD" w:rsidRDefault="00E66FDD" w:rsidP="006A03F5">
      <w:pPr>
        <w:pStyle w:val="Heading2"/>
      </w:pPr>
      <w:bookmarkStart w:id="586" w:name="_Toc406423524"/>
      <w:r>
        <w:lastRenderedPageBreak/>
        <w:t xml:space="preserve">Fixed-size </w:t>
      </w:r>
      <w:r w:rsidR="001D4BDE">
        <w:t xml:space="preserve">Source </w:t>
      </w:r>
      <w:r>
        <w:t xml:space="preserve">and </w:t>
      </w:r>
      <w:r w:rsidR="001D4BDE">
        <w:t>Fixed</w:t>
      </w:r>
      <w:r>
        <w:t xml:space="preserve">-size </w:t>
      </w:r>
      <w:r w:rsidR="001D4BDE">
        <w:t>Virtual Dataset Mapping</w:t>
      </w:r>
      <w:r>
        <w:t xml:space="preserve">, </w:t>
      </w:r>
      <w:r w:rsidR="001D4BDE">
        <w:t xml:space="preserve">Tiled Pattern </w:t>
      </w:r>
      <w:r>
        <w:t xml:space="preserve">in </w:t>
      </w:r>
      <w:ins w:id="587" w:author="Evans, Mark" w:date="2014-12-15T11:51:00Z">
        <w:r w:rsidR="001D4BDE">
          <w:t xml:space="preserve">the </w:t>
        </w:r>
      </w:ins>
      <w:r w:rsidR="001D4BDE">
        <w:t>Virtual Dataset</w:t>
      </w:r>
      <w:r>
        <w:t xml:space="preserve">, </w:t>
      </w:r>
      <w:r w:rsidR="001D4BDE">
        <w:t>Partial Source Dataset Selected</w:t>
      </w:r>
      <w:bookmarkEnd w:id="586"/>
    </w:p>
    <w:p w14:paraId="47E34823" w14:textId="0FD7F81C" w:rsidR="00E66FDD" w:rsidRDefault="00E66FDD" w:rsidP="00E66FDD">
      <w:r>
        <w:t>The figure below shows a mapping of four source datasets with fixed-size selections of a portion of the source dataset to a single virtual dataset</w:t>
      </w:r>
      <w:del w:id="588" w:author="Evans, Mark" w:date="2014-12-15T14:00:00Z">
        <w:r w:rsidDel="006A03F5">
          <w:delText>,</w:delText>
        </w:r>
      </w:del>
      <w:r>
        <w:t xml:space="preserve"> with each source dataset selection occupying a tiled portion of the virtual dataset.</w:t>
      </w:r>
    </w:p>
    <w:p w14:paraId="75533C0E" w14:textId="77777777" w:rsidR="00E66FDD" w:rsidRDefault="00E66FDD" w:rsidP="00E66FDD">
      <w:pPr>
        <w:keepNext/>
      </w:pPr>
      <w:r>
        <w:rPr>
          <w:noProof/>
        </w:rPr>
        <w:drawing>
          <wp:inline distT="0" distB="0" distL="0" distR="0" wp14:anchorId="54C0F89A" wp14:editId="699EE584">
            <wp:extent cx="3977640" cy="7013448"/>
            <wp:effectExtent l="0" t="0" r="381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BlockedVirtual.png"/>
                    <pic:cNvPicPr/>
                  </pic:nvPicPr>
                  <pic:blipFill>
                    <a:blip r:embed="rId12">
                      <a:extLst>
                        <a:ext uri="{28A0092B-C50C-407E-A947-70E740481C1C}">
                          <a14:useLocalDpi xmlns:a14="http://schemas.microsoft.com/office/drawing/2010/main" val="0"/>
                        </a:ext>
                      </a:extLst>
                    </a:blip>
                    <a:stretch>
                      <a:fillRect/>
                    </a:stretch>
                  </pic:blipFill>
                  <pic:spPr>
                    <a:xfrm>
                      <a:off x="0" y="0"/>
                      <a:ext cx="3977640" cy="7013448"/>
                    </a:xfrm>
                    <a:prstGeom prst="rect">
                      <a:avLst/>
                    </a:prstGeom>
                  </pic:spPr>
                </pic:pic>
              </a:graphicData>
            </a:graphic>
          </wp:inline>
        </w:drawing>
      </w:r>
    </w:p>
    <w:p w14:paraId="1533E105" w14:textId="6B561566" w:rsidR="00E66FDD" w:rsidRDefault="00E66FDD" w:rsidP="007830A8">
      <w:pPr>
        <w:pStyle w:val="Caption"/>
        <w:rPr>
          <w:ins w:id="589" w:author="Evans, Mark" w:date="2014-12-10T15:03:00Z"/>
        </w:rPr>
      </w:pPr>
      <w:r w:rsidRPr="00097E6A">
        <w:t xml:space="preserve">Figure </w:t>
      </w:r>
      <w:fldSimple w:instr=" SEQ Figure \* ARABIC ">
        <w:r w:rsidR="0064185E">
          <w:rPr>
            <w:noProof/>
          </w:rPr>
          <w:t>8</w:t>
        </w:r>
      </w:fldSimple>
      <w:r w:rsidRPr="00097E6A">
        <w:t xml:space="preserve">: </w:t>
      </w:r>
      <w:r>
        <w:t xml:space="preserve">Mapping fixed-size partial selections of four source datasets to tiles </w:t>
      </w:r>
      <w:r w:rsidRPr="007830A8">
        <w:t>in</w:t>
      </w:r>
      <w:r>
        <w:t xml:space="preserve"> </w:t>
      </w:r>
      <w:ins w:id="590" w:author="Evans, Mark" w:date="2014-12-15T14:01:00Z">
        <w:r w:rsidR="006A03F5">
          <w:t xml:space="preserve">a </w:t>
        </w:r>
      </w:ins>
      <w:r>
        <w:t>virtual dataset</w:t>
      </w:r>
      <w:del w:id="591" w:author="Evans, Mark" w:date="2014-12-10T15:03:00Z">
        <w:r w:rsidDel="007830A8">
          <w:delText>.</w:delText>
        </w:r>
      </w:del>
    </w:p>
    <w:p w14:paraId="32152067" w14:textId="77777777" w:rsidR="007830A8" w:rsidRPr="007830A8" w:rsidRDefault="007830A8" w:rsidP="007830A8"/>
    <w:p w14:paraId="024C4115" w14:textId="77777777" w:rsidR="00E66FDD" w:rsidRDefault="00E66FDD" w:rsidP="00E66FDD">
      <w:r>
        <w:t>The following pseudo-code shows how to create this mapping:</w:t>
      </w:r>
    </w:p>
    <w:p w14:paraId="426961F3"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[3]</w:t>
      </w:r>
      <w:r w:rsidRPr="002E7157">
        <w:rPr>
          <w:rFonts w:ascii="Consolas" w:hAnsi="Consolas"/>
          <w:sz w:val="22"/>
        </w:rPr>
        <w:t>;</w:t>
      </w:r>
      <w:r w:rsidRPr="003462F9">
        <w:rPr>
          <w:sz w:val="22"/>
        </w:rPr>
        <w:t xml:space="preserve"> </w:t>
      </w:r>
    </w:p>
    <w:p w14:paraId="5FDF7E45"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1BFC097D"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2F04D3E2"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674145EA" w14:textId="77777777" w:rsidR="00E66FDD" w:rsidRDefault="00E66FDD" w:rsidP="00E66FDD">
      <w:pPr>
        <w:pStyle w:val="ListParagraph"/>
        <w:ind w:left="0"/>
        <w:rPr>
          <w:rFonts w:ascii="Consolas" w:hAnsi="Consolas"/>
          <w:sz w:val="22"/>
        </w:rPr>
      </w:pPr>
    </w:p>
    <w:p w14:paraId="4E24006B"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5630DD9D"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2BB2BA96"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02ACCB36" w14:textId="77777777" w:rsidR="00E66FDD" w:rsidRDefault="00E66FDD" w:rsidP="00E66FDD">
      <w:pPr>
        <w:pStyle w:val="ListParagraph"/>
        <w:ind w:left="0"/>
        <w:rPr>
          <w:rFonts w:ascii="Consolas" w:hAnsi="Consolas"/>
          <w:sz w:val="22"/>
        </w:rPr>
      </w:pPr>
    </w:p>
    <w:p w14:paraId="39FC8B5E"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first source dataspace and set selection */</w:t>
      </w:r>
    </w:p>
    <w:p w14:paraId="287B6A32"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15, /* Y: */ 10, /* X: */ 10}</w:t>
      </w:r>
      <w:r w:rsidRPr="002E7157">
        <w:rPr>
          <w:rFonts w:ascii="Consolas" w:hAnsi="Consolas"/>
          <w:sz w:val="22"/>
        </w:rPr>
        <w:t>;</w:t>
      </w:r>
      <w:r w:rsidRPr="003462F9">
        <w:rPr>
          <w:sz w:val="22"/>
        </w:rPr>
        <w:t xml:space="preserve"> </w:t>
      </w:r>
    </w:p>
    <w:p w14:paraId="21A5D0DD"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714A79CF"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{5, 0, 0}</w:t>
      </w:r>
      <w:r w:rsidRPr="002E7157">
        <w:rPr>
          <w:rFonts w:ascii="Consolas" w:hAnsi="Consolas"/>
          <w:sz w:val="22"/>
        </w:rPr>
        <w:t>;</w:t>
      </w:r>
      <w:r w:rsidRPr="003462F9">
        <w:rPr>
          <w:sz w:val="22"/>
        </w:rPr>
        <w:t xml:space="preserve"> </w:t>
      </w:r>
    </w:p>
    <w:p w14:paraId="512FFDFF"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39300CF5"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036DED5F"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2B380B3D"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013DFB4"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3579CD3D" w14:textId="77777777" w:rsidR="00E66FDD" w:rsidRPr="003462F9" w:rsidRDefault="00E66FDD" w:rsidP="00E66FDD">
      <w:pPr>
        <w:pStyle w:val="ListParagraph"/>
        <w:ind w:left="0" w:firstLine="720"/>
        <w:rPr>
          <w:rFonts w:ascii="Consolas" w:hAnsi="Consolas"/>
          <w:sz w:val="22"/>
        </w:rPr>
      </w:pPr>
    </w:p>
    <w:p w14:paraId="1CC376A1"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11AAAD52"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20, /* X: */ 20}</w:t>
      </w:r>
      <w:r w:rsidRPr="002E7157">
        <w:rPr>
          <w:rFonts w:ascii="Consolas" w:hAnsi="Consolas"/>
          <w:sz w:val="22"/>
        </w:rPr>
        <w:t>;</w:t>
      </w:r>
      <w:r w:rsidRPr="003462F9">
        <w:rPr>
          <w:sz w:val="22"/>
        </w:rPr>
        <w:t xml:space="preserve"> </w:t>
      </w:r>
    </w:p>
    <w:p w14:paraId="5BC7EA6B"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NULL);</w:t>
      </w:r>
    </w:p>
    <w:p w14:paraId="1F78FD97"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7FA540D9"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01B5D17A"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3731E68D"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10666FAB"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44D69F54"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78AB39CC" w14:textId="77777777" w:rsidR="00E66FDD" w:rsidRPr="003462F9" w:rsidRDefault="00E66FDD" w:rsidP="00E66FDD">
      <w:pPr>
        <w:pStyle w:val="ListParagraph"/>
        <w:ind w:left="0" w:firstLine="720"/>
        <w:rPr>
          <w:rFonts w:ascii="Consolas" w:hAnsi="Consolas"/>
          <w:sz w:val="22"/>
        </w:rPr>
      </w:pPr>
    </w:p>
    <w:p w14:paraId="5BD5309B"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1CB6A0EC"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254845D1" w14:textId="77777777" w:rsidR="00E66FDD" w:rsidRDefault="00E66FDD" w:rsidP="00E66FDD">
      <w:pPr>
        <w:pStyle w:val="ListParagraph"/>
        <w:ind w:left="0"/>
        <w:rPr>
          <w:rFonts w:ascii="Consolas" w:hAnsi="Consolas"/>
          <w:sz w:val="22"/>
        </w:rPr>
      </w:pPr>
    </w:p>
    <w:p w14:paraId="60AB32B9" w14:textId="77777777" w:rsidR="00E66FDD" w:rsidRDefault="00E66FDD" w:rsidP="00E66FDD">
      <w:pPr>
        <w:pStyle w:val="ListParagraph"/>
        <w:ind w:left="0"/>
        <w:rPr>
          <w:rFonts w:ascii="Consolas" w:hAnsi="Consolas"/>
          <w:sz w:val="22"/>
        </w:rPr>
      </w:pPr>
      <w:r>
        <w:rPr>
          <w:rFonts w:ascii="Consolas" w:hAnsi="Consolas"/>
          <w:sz w:val="22"/>
        </w:rPr>
        <w:t>/* Close first source dataspace */</w:t>
      </w:r>
    </w:p>
    <w:p w14:paraId="22C5CE35" w14:textId="77777777" w:rsidR="00E66FDD" w:rsidRDefault="00E66FDD" w:rsidP="00E66FDD">
      <w:pPr>
        <w:jc w:val="left"/>
        <w:rPr>
          <w:rFonts w:ascii="Consolas" w:hAnsi="Consolas"/>
          <w:sz w:val="22"/>
        </w:rPr>
      </w:pPr>
      <w:proofErr w:type="gramStart"/>
      <w:r>
        <w:rPr>
          <w:rFonts w:ascii="Consolas" w:hAnsi="Consolas"/>
          <w:sz w:val="22"/>
        </w:rPr>
        <w:lastRenderedPageBreak/>
        <w:t>H5Sclose(</w:t>
      </w:r>
      <w:proofErr w:type="spellStart"/>
      <w:proofErr w:type="gramEnd"/>
      <w:r>
        <w:rPr>
          <w:rFonts w:ascii="Consolas" w:hAnsi="Consolas"/>
          <w:sz w:val="22"/>
        </w:rPr>
        <w:t>src_space_id</w:t>
      </w:r>
      <w:proofErr w:type="spellEnd"/>
      <w:r>
        <w:rPr>
          <w:rFonts w:ascii="Consolas" w:hAnsi="Consolas"/>
          <w:sz w:val="22"/>
        </w:rPr>
        <w:t>);</w:t>
      </w:r>
    </w:p>
    <w:p w14:paraId="1984896B" w14:textId="77777777" w:rsidR="00E66FDD" w:rsidRDefault="00E66FDD" w:rsidP="00E66FDD">
      <w:pPr>
        <w:jc w:val="left"/>
        <w:rPr>
          <w:rFonts w:ascii="Consolas" w:hAnsi="Consolas"/>
          <w:sz w:val="22"/>
        </w:rPr>
      </w:pPr>
    </w:p>
    <w:p w14:paraId="0C989043"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second source dataspace and set selection */</w:t>
      </w:r>
    </w:p>
    <w:p w14:paraId="53E30B44"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15, /* Y: */ 10, /* X: */ 10}</w:t>
      </w:r>
      <w:r w:rsidRPr="002E7157">
        <w:rPr>
          <w:rFonts w:ascii="Consolas" w:hAnsi="Consolas"/>
          <w:sz w:val="22"/>
        </w:rPr>
        <w:t>;</w:t>
      </w:r>
      <w:r w:rsidRPr="003462F9">
        <w:rPr>
          <w:sz w:val="22"/>
        </w:rPr>
        <w:t xml:space="preserve"> </w:t>
      </w:r>
    </w:p>
    <w:p w14:paraId="483420FF"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12E2A2B1"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1B8821CA"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508512C8"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1C2E58AD"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390CAC68"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63ED72A"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3D147BE" w14:textId="77777777" w:rsidR="00E66FDD" w:rsidRDefault="00E66FDD" w:rsidP="00E66FDD">
      <w:pPr>
        <w:pStyle w:val="ListParagraph"/>
        <w:ind w:left="0"/>
        <w:rPr>
          <w:rFonts w:ascii="Consolas" w:hAnsi="Consolas"/>
          <w:sz w:val="22"/>
        </w:rPr>
      </w:pPr>
    </w:p>
    <w:p w14:paraId="2EBA0390"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3127865A"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10}</w:t>
      </w:r>
      <w:r w:rsidRPr="002E7157">
        <w:rPr>
          <w:rFonts w:ascii="Consolas" w:hAnsi="Consolas"/>
          <w:sz w:val="22"/>
        </w:rPr>
        <w:t>;</w:t>
      </w:r>
      <w:r w:rsidRPr="003462F9">
        <w:rPr>
          <w:sz w:val="22"/>
        </w:rPr>
        <w:t xml:space="preserve"> </w:t>
      </w:r>
    </w:p>
    <w:p w14:paraId="5459F8C5"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1AA981C0"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3E3509A"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72982A70"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52A10CB0"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07709B7A" w14:textId="77777777" w:rsidR="00E66FDD" w:rsidRPr="003462F9" w:rsidRDefault="00E66FDD" w:rsidP="00E66FDD">
      <w:pPr>
        <w:pStyle w:val="ListParagraph"/>
        <w:ind w:left="0" w:firstLine="720"/>
        <w:rPr>
          <w:rFonts w:ascii="Consolas" w:hAnsi="Consolas"/>
          <w:sz w:val="22"/>
        </w:rPr>
      </w:pPr>
    </w:p>
    <w:p w14:paraId="06093B24"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2B2E80D0"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“b.h5”, “/B”,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32106FE6" w14:textId="77777777" w:rsidR="00E66FDD" w:rsidRDefault="00E66FDD" w:rsidP="00E66FDD">
      <w:pPr>
        <w:pStyle w:val="ListParagraph"/>
        <w:ind w:left="0"/>
        <w:rPr>
          <w:rFonts w:ascii="Consolas" w:hAnsi="Consolas"/>
          <w:sz w:val="22"/>
        </w:rPr>
      </w:pPr>
    </w:p>
    <w:p w14:paraId="3BA19735" w14:textId="77777777" w:rsidR="00E66FDD" w:rsidRDefault="00E66FDD" w:rsidP="00E66FDD">
      <w:pPr>
        <w:pStyle w:val="ListParagraph"/>
        <w:ind w:left="0"/>
        <w:rPr>
          <w:rFonts w:ascii="Consolas" w:hAnsi="Consolas"/>
          <w:sz w:val="22"/>
        </w:rPr>
      </w:pPr>
      <w:r>
        <w:rPr>
          <w:rFonts w:ascii="Consolas" w:hAnsi="Consolas"/>
          <w:sz w:val="22"/>
        </w:rPr>
        <w:t>/* Close second source dataspace */</w:t>
      </w:r>
    </w:p>
    <w:p w14:paraId="41329F20"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4E0F646B" w14:textId="77777777" w:rsidR="00E66FDD" w:rsidRDefault="00E66FDD" w:rsidP="00E66FDD">
      <w:pPr>
        <w:jc w:val="left"/>
        <w:rPr>
          <w:rFonts w:ascii="Consolas" w:hAnsi="Consolas"/>
          <w:sz w:val="22"/>
        </w:rPr>
      </w:pPr>
    </w:p>
    <w:p w14:paraId="3F8C35E3"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third source dataspace and set selection */</w:t>
      </w:r>
    </w:p>
    <w:p w14:paraId="00FC1737"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15}</w:t>
      </w:r>
      <w:r w:rsidRPr="002E7157">
        <w:rPr>
          <w:rFonts w:ascii="Consolas" w:hAnsi="Consolas"/>
          <w:sz w:val="22"/>
        </w:rPr>
        <w:t>;</w:t>
      </w:r>
      <w:r w:rsidRPr="003462F9">
        <w:rPr>
          <w:sz w:val="22"/>
        </w:rPr>
        <w:t xml:space="preserve"> </w:t>
      </w:r>
    </w:p>
    <w:p w14:paraId="621352F9"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1A630AEE"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64A6FDB0"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755F2FBC"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5FB74797"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15425548"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CCE7470"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lastRenderedPageBreak/>
        <w:t>count</w:t>
      </w:r>
      <w:proofErr w:type="gramEnd"/>
      <w:r w:rsidRPr="002E7157">
        <w:rPr>
          <w:rFonts w:ascii="Consolas" w:hAnsi="Consolas"/>
          <w:sz w:val="22"/>
        </w:rPr>
        <w:t>);</w:t>
      </w:r>
    </w:p>
    <w:p w14:paraId="0755B8E5" w14:textId="77777777" w:rsidR="00E66FDD" w:rsidRDefault="00E66FDD" w:rsidP="00E66FDD">
      <w:pPr>
        <w:pStyle w:val="ListParagraph"/>
        <w:ind w:left="0"/>
        <w:rPr>
          <w:rFonts w:ascii="Consolas" w:hAnsi="Consolas"/>
          <w:sz w:val="22"/>
        </w:rPr>
      </w:pPr>
    </w:p>
    <w:p w14:paraId="7EA2D240"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4768CFC5"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10, 0}</w:t>
      </w:r>
      <w:r w:rsidRPr="002E7157">
        <w:rPr>
          <w:rFonts w:ascii="Consolas" w:hAnsi="Consolas"/>
          <w:sz w:val="22"/>
        </w:rPr>
        <w:t>;</w:t>
      </w:r>
      <w:r w:rsidRPr="003462F9">
        <w:rPr>
          <w:sz w:val="22"/>
        </w:rPr>
        <w:t xml:space="preserve"> </w:t>
      </w:r>
    </w:p>
    <w:p w14:paraId="1AF78F69"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264576A1"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51E4BCE7"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4F2FCF85"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83906D7"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3EC86B07" w14:textId="77777777" w:rsidR="00E66FDD" w:rsidRPr="003462F9" w:rsidRDefault="00E66FDD" w:rsidP="00E66FDD">
      <w:pPr>
        <w:pStyle w:val="ListParagraph"/>
        <w:ind w:left="0" w:firstLine="720"/>
        <w:rPr>
          <w:rFonts w:ascii="Consolas" w:hAnsi="Consolas"/>
          <w:sz w:val="22"/>
        </w:rPr>
      </w:pPr>
    </w:p>
    <w:p w14:paraId="29BECE60"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and third block in virtual dataset */</w:t>
      </w:r>
    </w:p>
    <w:p w14:paraId="180002C2"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“c.h5”, “/C”,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537683B3" w14:textId="77777777" w:rsidR="00E66FDD" w:rsidRDefault="00E66FDD" w:rsidP="00E66FDD">
      <w:pPr>
        <w:pStyle w:val="ListParagraph"/>
        <w:ind w:left="0"/>
        <w:rPr>
          <w:rFonts w:ascii="Consolas" w:hAnsi="Consolas"/>
          <w:sz w:val="22"/>
        </w:rPr>
      </w:pPr>
    </w:p>
    <w:p w14:paraId="04A73EDA" w14:textId="77777777" w:rsidR="00E66FDD" w:rsidRDefault="00E66FDD" w:rsidP="00E66FDD">
      <w:pPr>
        <w:pStyle w:val="ListParagraph"/>
        <w:ind w:left="0"/>
        <w:rPr>
          <w:rFonts w:ascii="Consolas" w:hAnsi="Consolas"/>
          <w:sz w:val="22"/>
        </w:rPr>
      </w:pPr>
      <w:r>
        <w:rPr>
          <w:rFonts w:ascii="Consolas" w:hAnsi="Consolas"/>
          <w:sz w:val="22"/>
        </w:rPr>
        <w:t>/* Close third source dataspace */</w:t>
      </w:r>
    </w:p>
    <w:p w14:paraId="1F22D5FD"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16780582" w14:textId="77777777" w:rsidR="00E66FDD" w:rsidRDefault="00E66FDD" w:rsidP="00E66FDD">
      <w:pPr>
        <w:jc w:val="left"/>
        <w:rPr>
          <w:rFonts w:ascii="Consolas" w:hAnsi="Consolas"/>
          <w:sz w:val="22"/>
        </w:rPr>
      </w:pPr>
    </w:p>
    <w:p w14:paraId="1578015B"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fourth source dataspace and set selection */</w:t>
      </w:r>
    </w:p>
    <w:p w14:paraId="37D8AB38"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15}</w:t>
      </w:r>
      <w:r w:rsidRPr="002E7157">
        <w:rPr>
          <w:rFonts w:ascii="Consolas" w:hAnsi="Consolas"/>
          <w:sz w:val="22"/>
        </w:rPr>
        <w:t>;</w:t>
      </w:r>
      <w:r w:rsidRPr="003462F9">
        <w:rPr>
          <w:sz w:val="22"/>
        </w:rPr>
        <w:t xml:space="preserve"> </w:t>
      </w:r>
    </w:p>
    <w:p w14:paraId="0E2D4ECD"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7B34BE93"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2, 0}</w:t>
      </w:r>
      <w:r w:rsidRPr="002E7157">
        <w:rPr>
          <w:rFonts w:ascii="Consolas" w:hAnsi="Consolas"/>
          <w:sz w:val="22"/>
        </w:rPr>
        <w:t>;</w:t>
      </w:r>
      <w:r w:rsidRPr="003462F9">
        <w:rPr>
          <w:sz w:val="22"/>
        </w:rPr>
        <w:t xml:space="preserve"> </w:t>
      </w:r>
    </w:p>
    <w:p w14:paraId="317FFEC5"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165D9EAA"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209CA418"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344FF95F"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B1E8461"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5CC97965" w14:textId="77777777" w:rsidR="00E66FDD" w:rsidRDefault="00E66FDD" w:rsidP="00E66FDD">
      <w:pPr>
        <w:pStyle w:val="ListParagraph"/>
        <w:ind w:left="0"/>
        <w:rPr>
          <w:rFonts w:ascii="Consolas" w:hAnsi="Consolas"/>
          <w:sz w:val="22"/>
        </w:rPr>
      </w:pPr>
    </w:p>
    <w:p w14:paraId="3842F0C8"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7B1C015E"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10, 10}</w:t>
      </w:r>
      <w:r w:rsidRPr="002E7157">
        <w:rPr>
          <w:rFonts w:ascii="Consolas" w:hAnsi="Consolas"/>
          <w:sz w:val="22"/>
        </w:rPr>
        <w:t>;</w:t>
      </w:r>
      <w:r w:rsidRPr="003462F9">
        <w:rPr>
          <w:sz w:val="22"/>
        </w:rPr>
        <w:t xml:space="preserve"> </w:t>
      </w:r>
    </w:p>
    <w:p w14:paraId="7C6D75BF"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0E4B114F"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0E3ACFB"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{10, 1, 1};</w:t>
      </w:r>
    </w:p>
    <w:p w14:paraId="69701C9B"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D06573B"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474D1BA5" w14:textId="77777777" w:rsidR="00E66FDD" w:rsidRPr="003462F9" w:rsidRDefault="00E66FDD" w:rsidP="00E66FDD">
      <w:pPr>
        <w:pStyle w:val="ListParagraph"/>
        <w:ind w:left="0" w:firstLine="720"/>
        <w:rPr>
          <w:rFonts w:ascii="Consolas" w:hAnsi="Consolas"/>
          <w:sz w:val="22"/>
        </w:rPr>
      </w:pPr>
    </w:p>
    <w:p w14:paraId="742A5F08" w14:textId="77777777" w:rsidR="00E66FDD" w:rsidRDefault="00E66FDD" w:rsidP="00E66FDD">
      <w:pPr>
        <w:pStyle w:val="ListParagraph"/>
        <w:ind w:left="0"/>
        <w:rPr>
          <w:rFonts w:ascii="Consolas" w:hAnsi="Consolas"/>
          <w:sz w:val="22"/>
        </w:rPr>
      </w:pPr>
      <w:r>
        <w:rPr>
          <w:rFonts w:ascii="Consolas" w:hAnsi="Consolas"/>
          <w:sz w:val="22"/>
        </w:rPr>
        <w:lastRenderedPageBreak/>
        <w:t>/* Set mapping between fourth source dataset and fourth block in virtual dataset */</w:t>
      </w:r>
    </w:p>
    <w:p w14:paraId="188CAACC"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“d.h5”, “/D”,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6781155F" w14:textId="77777777" w:rsidR="00E66FDD" w:rsidRDefault="00E66FDD" w:rsidP="00E66FDD">
      <w:pPr>
        <w:pStyle w:val="ListParagraph"/>
        <w:ind w:left="0"/>
        <w:rPr>
          <w:rFonts w:ascii="Consolas" w:hAnsi="Consolas"/>
          <w:sz w:val="22"/>
        </w:rPr>
      </w:pPr>
    </w:p>
    <w:p w14:paraId="5E1DBF5E" w14:textId="77777777" w:rsidR="00E66FDD" w:rsidRDefault="00E66FDD" w:rsidP="00E66FDD">
      <w:pPr>
        <w:pStyle w:val="ListParagraph"/>
        <w:ind w:left="0"/>
        <w:rPr>
          <w:rFonts w:ascii="Consolas" w:hAnsi="Consolas"/>
          <w:sz w:val="22"/>
        </w:rPr>
      </w:pPr>
      <w:r>
        <w:rPr>
          <w:rFonts w:ascii="Consolas" w:hAnsi="Consolas"/>
          <w:sz w:val="22"/>
        </w:rPr>
        <w:t>/* Close fourth source dataspace */</w:t>
      </w:r>
    </w:p>
    <w:p w14:paraId="36435B88"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511B36D7" w14:textId="77777777" w:rsidR="00E66FDD" w:rsidRDefault="00E66FDD" w:rsidP="00E66FDD">
      <w:pPr>
        <w:jc w:val="left"/>
        <w:rPr>
          <w:rFonts w:ascii="Consolas" w:hAnsi="Consolas"/>
          <w:sz w:val="22"/>
        </w:rPr>
      </w:pPr>
    </w:p>
    <w:p w14:paraId="22A761A1" w14:textId="77777777" w:rsidR="006A03F5" w:rsidRDefault="006A03F5">
      <w:pPr>
        <w:spacing w:after="0"/>
        <w:jc w:val="left"/>
        <w:rPr>
          <w:ins w:id="592" w:author="Evans, Mark" w:date="2014-12-15T14:01:00Z"/>
          <w:rFonts w:asciiTheme="majorHAnsi" w:eastAsiaTheme="majorEastAsia" w:hAnsiTheme="majorHAnsi" w:cstheme="majorBidi"/>
          <w:b/>
          <w:bCs/>
          <w:color w:val="000000" w:themeColor="text1"/>
          <w:sz w:val="26"/>
          <w:szCs w:val="26"/>
        </w:rPr>
      </w:pPr>
      <w:ins w:id="593" w:author="Evans, Mark" w:date="2014-12-15T14:01:00Z">
        <w:r>
          <w:br w:type="page"/>
        </w:r>
      </w:ins>
    </w:p>
    <w:p w14:paraId="1C13A60E" w14:textId="607FD1FB" w:rsidR="00E66FDD" w:rsidRDefault="00E66FDD" w:rsidP="006A03F5">
      <w:pPr>
        <w:pStyle w:val="Heading2"/>
      </w:pPr>
      <w:bookmarkStart w:id="594" w:name="_Toc406423525"/>
      <w:r>
        <w:lastRenderedPageBreak/>
        <w:t xml:space="preserve">Unlimited-dimension </w:t>
      </w:r>
      <w:r w:rsidR="001D4BDE">
        <w:t xml:space="preserve">Source </w:t>
      </w:r>
      <w:r>
        <w:t xml:space="preserve">and </w:t>
      </w:r>
      <w:r w:rsidR="001D4BDE">
        <w:t>Unlimited</w:t>
      </w:r>
      <w:r>
        <w:t xml:space="preserve">-dimension </w:t>
      </w:r>
      <w:r w:rsidR="001D4BDE">
        <w:t>Virtual Dataset Mapping</w:t>
      </w:r>
      <w:r>
        <w:t xml:space="preserve">, </w:t>
      </w:r>
      <w:r w:rsidR="001D4BDE">
        <w:t xml:space="preserve">Tiled Pattern </w:t>
      </w:r>
      <w:r>
        <w:t xml:space="preserve">in </w:t>
      </w:r>
      <w:ins w:id="595" w:author="Evans, Mark" w:date="2014-12-15T11:51:00Z">
        <w:r w:rsidR="001D4BDE">
          <w:t xml:space="preserve">the </w:t>
        </w:r>
      </w:ins>
      <w:r w:rsidR="001D4BDE">
        <w:t>Virtual Dataset</w:t>
      </w:r>
      <w:r>
        <w:t xml:space="preserve">, </w:t>
      </w:r>
      <w:r w:rsidR="001D4BDE">
        <w:t>Entire Source Dataset Selected</w:t>
      </w:r>
      <w:bookmarkEnd w:id="594"/>
    </w:p>
    <w:p w14:paraId="38D639A8" w14:textId="0A590FFE" w:rsidR="00E66FDD" w:rsidRDefault="00E66FDD" w:rsidP="00E66FDD">
      <w:r>
        <w:t>The figure below shows a mapping of four source datasets with unlimited selections of the entire source dataset to a single virtual dataset with unlimited dimensions</w:t>
      </w:r>
      <w:del w:id="596" w:author="Evans, Mark" w:date="2014-12-15T14:02:00Z">
        <w:r w:rsidDel="006A03F5">
          <w:delText>,</w:delText>
        </w:r>
      </w:del>
      <w:r>
        <w:t xml:space="preserve"> with each source dataset selection occupying a tiled portion of the virtual dataset.</w:t>
      </w:r>
    </w:p>
    <w:p w14:paraId="0D6EC251" w14:textId="77777777" w:rsidR="00E66FDD" w:rsidRDefault="00E66FDD" w:rsidP="00E66FDD">
      <w:pPr>
        <w:keepNext/>
      </w:pPr>
      <w:r>
        <w:rPr>
          <w:noProof/>
        </w:rPr>
        <w:drawing>
          <wp:inline distT="0" distB="0" distL="0" distR="0" wp14:anchorId="5770DCA6" wp14:editId="18FED93B">
            <wp:extent cx="4453128" cy="6684264"/>
            <wp:effectExtent l="0" t="0" r="5080" b="254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ullUnlimited-TiledVirtual.png"/>
                    <pic:cNvPicPr/>
                  </pic:nvPicPr>
                  <pic:blipFill>
                    <a:blip r:embed="rId16">
                      <a:extLst>
                        <a:ext uri="{28A0092B-C50C-407E-A947-70E740481C1C}">
                          <a14:useLocalDpi xmlns:a14="http://schemas.microsoft.com/office/drawing/2010/main" val="0"/>
                        </a:ext>
                      </a:extLst>
                    </a:blip>
                    <a:stretch>
                      <a:fillRect/>
                    </a:stretch>
                  </pic:blipFill>
                  <pic:spPr>
                    <a:xfrm>
                      <a:off x="0" y="0"/>
                      <a:ext cx="4453128" cy="6684264"/>
                    </a:xfrm>
                    <a:prstGeom prst="rect">
                      <a:avLst/>
                    </a:prstGeom>
                  </pic:spPr>
                </pic:pic>
              </a:graphicData>
            </a:graphic>
          </wp:inline>
        </w:drawing>
      </w:r>
    </w:p>
    <w:p w14:paraId="6D21608F" w14:textId="03E075CB" w:rsidR="00E66FDD" w:rsidRDefault="00E66FDD" w:rsidP="007830A8">
      <w:pPr>
        <w:pStyle w:val="Caption"/>
      </w:pPr>
      <w:r w:rsidRPr="00097E6A">
        <w:t xml:space="preserve">Figure </w:t>
      </w:r>
      <w:fldSimple w:instr=" SEQ Figure \* ARABIC ">
        <w:r w:rsidR="0064185E">
          <w:rPr>
            <w:noProof/>
          </w:rPr>
          <w:t>9</w:t>
        </w:r>
      </w:fldSimple>
      <w:r w:rsidRPr="00097E6A">
        <w:t xml:space="preserve">: </w:t>
      </w:r>
      <w:r>
        <w:t xml:space="preserve">Mapping unlimited full selections of four source datasets to tiles in </w:t>
      </w:r>
      <w:ins w:id="597" w:author="Evans, Mark" w:date="2014-12-15T14:04:00Z">
        <w:r w:rsidR="006A03F5">
          <w:t xml:space="preserve">a </w:t>
        </w:r>
      </w:ins>
      <w:r>
        <w:t xml:space="preserve">virtual dataset with an unlimited </w:t>
      </w:r>
      <w:r w:rsidRPr="007830A8">
        <w:t>dimension</w:t>
      </w:r>
      <w:del w:id="598" w:author="Evans, Mark" w:date="2014-12-10T15:04:00Z">
        <w:r w:rsidDel="007830A8">
          <w:delText>.</w:delText>
        </w:r>
      </w:del>
    </w:p>
    <w:p w14:paraId="34824490" w14:textId="77777777" w:rsidR="00E66FDD" w:rsidRDefault="00E66FDD" w:rsidP="00E66FDD">
      <w:r>
        <w:lastRenderedPageBreak/>
        <w:t>The following pseudo-code shows how to create this mapping:</w:t>
      </w:r>
    </w:p>
    <w:p w14:paraId="048D1079"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max_src_dims</w:t>
      </w:r>
      <w:proofErr w:type="spell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[3], </w:t>
      </w:r>
      <w:proofErr w:type="spellStart"/>
      <w:r>
        <w:rPr>
          <w:rFonts w:ascii="Consolas" w:hAnsi="Consolas"/>
          <w:sz w:val="22"/>
        </w:rPr>
        <w:t>max_vds_dims</w:t>
      </w:r>
      <w:proofErr w:type="spellEnd"/>
      <w:r>
        <w:rPr>
          <w:rFonts w:ascii="Consolas" w:hAnsi="Consolas"/>
          <w:sz w:val="22"/>
        </w:rPr>
        <w:t>[3]</w:t>
      </w:r>
      <w:r w:rsidRPr="002E7157">
        <w:rPr>
          <w:rFonts w:ascii="Consolas" w:hAnsi="Consolas"/>
          <w:sz w:val="22"/>
        </w:rPr>
        <w:t>;</w:t>
      </w:r>
      <w:r w:rsidRPr="003462F9">
        <w:rPr>
          <w:sz w:val="22"/>
        </w:rPr>
        <w:t xml:space="preserve"> </w:t>
      </w:r>
    </w:p>
    <w:p w14:paraId="32BDA25D"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300A8A4D"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1F686E83"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04645675" w14:textId="77777777" w:rsidR="00E66FDD" w:rsidRDefault="00E66FDD" w:rsidP="00E66FDD">
      <w:pPr>
        <w:pStyle w:val="ListParagraph"/>
        <w:ind w:left="0"/>
        <w:rPr>
          <w:rFonts w:ascii="Consolas" w:hAnsi="Consolas"/>
          <w:sz w:val="22"/>
        </w:rPr>
      </w:pPr>
    </w:p>
    <w:p w14:paraId="18558931"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247CE99B"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671A99C0"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02894EAB" w14:textId="77777777" w:rsidR="00E66FDD" w:rsidRDefault="00E66FDD" w:rsidP="00E66FDD">
      <w:pPr>
        <w:pStyle w:val="ListParagraph"/>
        <w:ind w:left="0"/>
        <w:rPr>
          <w:rFonts w:ascii="Consolas" w:hAnsi="Consolas"/>
          <w:sz w:val="22"/>
        </w:rPr>
      </w:pPr>
    </w:p>
    <w:p w14:paraId="689BA985"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unlimited source dataspace and set selection */</w:t>
      </w:r>
    </w:p>
    <w:p w14:paraId="36C34463"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7C23581D"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72F83BAE"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381678D3"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5125FECF"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39AD21F8"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41FCE79B"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1E4E0E36"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383EC7C"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671413BB" w14:textId="77777777" w:rsidR="00E66FDD" w:rsidRPr="003462F9" w:rsidRDefault="00E66FDD" w:rsidP="00E66FDD">
      <w:pPr>
        <w:pStyle w:val="ListParagraph"/>
        <w:ind w:left="0" w:firstLine="720"/>
        <w:rPr>
          <w:rFonts w:ascii="Consolas" w:hAnsi="Consolas"/>
          <w:sz w:val="22"/>
        </w:rPr>
      </w:pPr>
    </w:p>
    <w:p w14:paraId="0845E01A"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7BB2FFE3"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20, /* X: */ 20}</w:t>
      </w:r>
      <w:r w:rsidRPr="002E7157">
        <w:rPr>
          <w:rFonts w:ascii="Consolas" w:hAnsi="Consolas"/>
          <w:sz w:val="22"/>
        </w:rPr>
        <w:t>;</w:t>
      </w:r>
      <w:r w:rsidRPr="003462F9">
        <w:rPr>
          <w:sz w:val="22"/>
        </w:rPr>
        <w:t xml:space="preserve"> </w:t>
      </w:r>
    </w:p>
    <w:p w14:paraId="1D0F9B62" w14:textId="77777777" w:rsidR="00E66FDD" w:rsidRDefault="00E66FDD" w:rsidP="00E66FDD">
      <w:pPr>
        <w:pStyle w:val="ListParagraph"/>
        <w:ind w:left="0"/>
        <w:rPr>
          <w:sz w:val="22"/>
        </w:rPr>
      </w:pPr>
      <w:proofErr w:type="spellStart"/>
      <w:r>
        <w:rPr>
          <w:rFonts w:ascii="Consolas" w:hAnsi="Consolas"/>
          <w:sz w:val="22"/>
        </w:rPr>
        <w:t>max_vds_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20, /* X: */ 20}</w:t>
      </w:r>
      <w:r w:rsidRPr="002E7157">
        <w:rPr>
          <w:rFonts w:ascii="Consolas" w:hAnsi="Consolas"/>
          <w:sz w:val="22"/>
        </w:rPr>
        <w:t>;</w:t>
      </w:r>
      <w:r w:rsidRPr="003462F9">
        <w:rPr>
          <w:sz w:val="22"/>
        </w:rPr>
        <w:t xml:space="preserve"> </w:t>
      </w:r>
    </w:p>
    <w:p w14:paraId="7AC8B213"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 </w:t>
      </w:r>
      <w:proofErr w:type="spellStart"/>
      <w:r>
        <w:rPr>
          <w:rFonts w:ascii="Consolas" w:hAnsi="Consolas"/>
          <w:sz w:val="22"/>
        </w:rPr>
        <w:t>max_vds_dims</w:t>
      </w:r>
      <w:proofErr w:type="spellEnd"/>
      <w:r>
        <w:rPr>
          <w:rFonts w:ascii="Consolas" w:hAnsi="Consolas"/>
          <w:sz w:val="22"/>
        </w:rPr>
        <w:t>);</w:t>
      </w:r>
    </w:p>
    <w:p w14:paraId="00647AF1"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29CD22BA"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3DBA15BC"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26E09F32"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12480919"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091C5F1"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363A1CB" w14:textId="77777777" w:rsidR="00E66FDD" w:rsidRPr="003462F9" w:rsidRDefault="00E66FDD" w:rsidP="00E66FDD">
      <w:pPr>
        <w:pStyle w:val="ListParagraph"/>
        <w:ind w:left="0" w:firstLine="720"/>
        <w:rPr>
          <w:rFonts w:ascii="Consolas" w:hAnsi="Consolas"/>
          <w:sz w:val="22"/>
        </w:rPr>
      </w:pPr>
    </w:p>
    <w:p w14:paraId="4042AA4F"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588C7010"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1EB40E13" w14:textId="77777777" w:rsidR="00E66FDD" w:rsidRDefault="00E66FDD" w:rsidP="00E66FDD">
      <w:pPr>
        <w:pStyle w:val="ListParagraph"/>
        <w:ind w:left="0"/>
        <w:rPr>
          <w:rFonts w:ascii="Consolas" w:hAnsi="Consolas"/>
          <w:sz w:val="22"/>
        </w:rPr>
      </w:pPr>
    </w:p>
    <w:p w14:paraId="7C8CB6D5" w14:textId="77777777" w:rsidR="00E66FDD" w:rsidRDefault="00E66FDD" w:rsidP="00E66FDD">
      <w:pPr>
        <w:pStyle w:val="ListParagraph"/>
        <w:ind w:left="0"/>
        <w:rPr>
          <w:rFonts w:ascii="Consolas" w:hAnsi="Consolas"/>
          <w:sz w:val="22"/>
        </w:rPr>
      </w:pPr>
      <w:r>
        <w:rPr>
          <w:rFonts w:ascii="Consolas" w:hAnsi="Consolas"/>
          <w:sz w:val="22"/>
        </w:rPr>
        <w:lastRenderedPageBreak/>
        <w:t>/* Set second selection in virtual dataset */</w:t>
      </w:r>
    </w:p>
    <w:p w14:paraId="3D4EF19B"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10}</w:t>
      </w:r>
      <w:r w:rsidRPr="002E7157">
        <w:rPr>
          <w:rFonts w:ascii="Consolas" w:hAnsi="Consolas"/>
          <w:sz w:val="22"/>
        </w:rPr>
        <w:t>;</w:t>
      </w:r>
      <w:r w:rsidRPr="003462F9">
        <w:rPr>
          <w:sz w:val="22"/>
        </w:rPr>
        <w:t xml:space="preserve"> </w:t>
      </w:r>
    </w:p>
    <w:p w14:paraId="18979443"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0A1F96B9"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8E5FC83"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2A152E78"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9A47542"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145D8A65"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6392F0BF"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“b.h5”, “/B”,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5F4B3275"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62DBA85D"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10, 0}</w:t>
      </w:r>
      <w:r w:rsidRPr="002E7157">
        <w:rPr>
          <w:rFonts w:ascii="Consolas" w:hAnsi="Consolas"/>
          <w:sz w:val="22"/>
        </w:rPr>
        <w:t>;</w:t>
      </w:r>
      <w:r w:rsidRPr="003462F9">
        <w:rPr>
          <w:sz w:val="22"/>
        </w:rPr>
        <w:t xml:space="preserve"> </w:t>
      </w:r>
    </w:p>
    <w:p w14:paraId="1FD6ED46"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13596914"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6820E527"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5103EE8C"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EE3417C"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32879DE"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and third block in virtual dataset */</w:t>
      </w:r>
    </w:p>
    <w:p w14:paraId="62D80027"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“c.h5”, “/C”,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138AD573" w14:textId="77777777" w:rsidR="00E66FDD" w:rsidRDefault="00E66FDD" w:rsidP="00E66FDD">
      <w:pPr>
        <w:pStyle w:val="ListParagraph"/>
        <w:ind w:left="0"/>
        <w:rPr>
          <w:rFonts w:ascii="Consolas" w:hAnsi="Consolas"/>
          <w:sz w:val="22"/>
        </w:rPr>
      </w:pPr>
    </w:p>
    <w:p w14:paraId="502B6B3A"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2CBD70BB"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10, 10}</w:t>
      </w:r>
      <w:r w:rsidRPr="002E7157">
        <w:rPr>
          <w:rFonts w:ascii="Consolas" w:hAnsi="Consolas"/>
          <w:sz w:val="22"/>
        </w:rPr>
        <w:t>;</w:t>
      </w:r>
      <w:r w:rsidRPr="003462F9">
        <w:rPr>
          <w:sz w:val="22"/>
        </w:rPr>
        <w:t xml:space="preserve"> </w:t>
      </w:r>
    </w:p>
    <w:p w14:paraId="7A9A758B"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129C5DDE"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13C9D79B"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41611380"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4435E633"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62CCFE0E" w14:textId="77777777" w:rsidR="00E66FDD" w:rsidRPr="003462F9" w:rsidRDefault="00E66FDD" w:rsidP="00E66FDD">
      <w:pPr>
        <w:pStyle w:val="ListParagraph"/>
        <w:ind w:left="0" w:firstLine="720"/>
        <w:rPr>
          <w:rFonts w:ascii="Consolas" w:hAnsi="Consolas"/>
          <w:sz w:val="22"/>
        </w:rPr>
      </w:pPr>
    </w:p>
    <w:p w14:paraId="6D3B3C85"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and fourth block in virtual dataset */</w:t>
      </w:r>
    </w:p>
    <w:p w14:paraId="148DA791"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“d.h5”, “/D”,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196212DC" w14:textId="77777777" w:rsidR="00E66FDD" w:rsidRDefault="00E66FDD" w:rsidP="00E66FDD">
      <w:pPr>
        <w:pStyle w:val="ListParagraph"/>
        <w:ind w:left="0"/>
        <w:rPr>
          <w:rFonts w:ascii="Consolas" w:hAnsi="Consolas"/>
          <w:sz w:val="22"/>
        </w:rPr>
      </w:pPr>
    </w:p>
    <w:p w14:paraId="627A49B4"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086A58AF"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6BF6A7E3" w14:textId="77777777" w:rsidR="006A03F5" w:rsidRDefault="006A03F5">
      <w:pPr>
        <w:spacing w:after="0"/>
        <w:jc w:val="left"/>
        <w:rPr>
          <w:ins w:id="599" w:author="Evans, Mark" w:date="2014-12-15T14:04:00Z"/>
          <w:rFonts w:asciiTheme="majorHAnsi" w:eastAsiaTheme="majorEastAsia" w:hAnsiTheme="majorHAnsi" w:cstheme="majorBidi"/>
          <w:b/>
          <w:bCs/>
          <w:color w:val="000000" w:themeColor="text1"/>
          <w:sz w:val="26"/>
          <w:szCs w:val="26"/>
        </w:rPr>
      </w:pPr>
      <w:ins w:id="600" w:author="Evans, Mark" w:date="2014-12-15T14:04:00Z">
        <w:r>
          <w:br w:type="page"/>
        </w:r>
      </w:ins>
    </w:p>
    <w:p w14:paraId="72D8E054" w14:textId="5513998D" w:rsidR="00E66FDD" w:rsidRDefault="00E66FDD" w:rsidP="00EA2048">
      <w:pPr>
        <w:pStyle w:val="Heading2"/>
      </w:pPr>
      <w:bookmarkStart w:id="601" w:name="_Toc406423526"/>
      <w:r>
        <w:lastRenderedPageBreak/>
        <w:t xml:space="preserve">Unlimited-dimension </w:t>
      </w:r>
      <w:r w:rsidR="001D4BDE">
        <w:t xml:space="preserve">Source </w:t>
      </w:r>
      <w:r>
        <w:t xml:space="preserve">and </w:t>
      </w:r>
      <w:r w:rsidR="001D4BDE">
        <w:t>Unlimited</w:t>
      </w:r>
      <w:r>
        <w:t xml:space="preserve">-dimension </w:t>
      </w:r>
      <w:r w:rsidR="001D4BDE">
        <w:t>Virtual Dataset Mapping</w:t>
      </w:r>
      <w:r>
        <w:t xml:space="preserve">, </w:t>
      </w:r>
      <w:r w:rsidR="001D4BDE">
        <w:t xml:space="preserve">Tiled </w:t>
      </w:r>
      <w:r>
        <w:t xml:space="preserve">and </w:t>
      </w:r>
      <w:r w:rsidR="001D4BDE">
        <w:t xml:space="preserve">Interleaved Pattern </w:t>
      </w:r>
      <w:r>
        <w:t xml:space="preserve">in </w:t>
      </w:r>
      <w:ins w:id="602" w:author="Evans, Mark" w:date="2014-12-15T11:52:00Z">
        <w:r w:rsidR="001D4BDE">
          <w:t xml:space="preserve">the </w:t>
        </w:r>
      </w:ins>
      <w:r w:rsidR="001D4BDE">
        <w:t>Virtual Dataset</w:t>
      </w:r>
      <w:r>
        <w:t xml:space="preserve">, </w:t>
      </w:r>
      <w:r w:rsidR="001D4BDE">
        <w:t xml:space="preserve">Partial </w:t>
      </w:r>
      <w:r>
        <w:t xml:space="preserve">and </w:t>
      </w:r>
      <w:proofErr w:type="spellStart"/>
      <w:r w:rsidR="001D4BDE">
        <w:t>Strided</w:t>
      </w:r>
      <w:proofErr w:type="spellEnd"/>
      <w:r w:rsidR="001D4BDE">
        <w:t xml:space="preserve"> Source Dataset Selected</w:t>
      </w:r>
      <w:bookmarkEnd w:id="601"/>
    </w:p>
    <w:p w14:paraId="0522DD8C" w14:textId="77777777" w:rsidR="00E66FDD" w:rsidRDefault="00E66FDD" w:rsidP="00E66FDD">
      <w:r>
        <w:t xml:space="preserve">The figure below shows a mapping of four source datasets with unlimited selections of partial and </w:t>
      </w:r>
      <w:proofErr w:type="spellStart"/>
      <w:r>
        <w:t>strided</w:t>
      </w:r>
      <w:proofErr w:type="spellEnd"/>
      <w:r>
        <w:t xml:space="preserve"> source dataset to a single virtual dataset with unlimited dimensions, with each source dataset selection occupying a tiled and interleaved portion of the virtual dataset.</w:t>
      </w:r>
    </w:p>
    <w:p w14:paraId="2599EE0C" w14:textId="77777777" w:rsidR="00E66FDD" w:rsidRDefault="00E66FDD" w:rsidP="00E66FDD">
      <w:pPr>
        <w:keepNext/>
      </w:pPr>
      <w:r>
        <w:rPr>
          <w:noProof/>
        </w:rPr>
        <w:drawing>
          <wp:inline distT="0" distB="0" distL="0" distR="0" wp14:anchorId="2E43986F" wp14:editId="5321208A">
            <wp:extent cx="4315968" cy="6510528"/>
            <wp:effectExtent l="0" t="0" r="8890" b="508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artialStridedUnlimited-TiledStridedVirtual.png"/>
                    <pic:cNvPicPr/>
                  </pic:nvPicPr>
                  <pic:blipFill>
                    <a:blip r:embed="rId17">
                      <a:extLst>
                        <a:ext uri="{28A0092B-C50C-407E-A947-70E740481C1C}">
                          <a14:useLocalDpi xmlns:a14="http://schemas.microsoft.com/office/drawing/2010/main" val="0"/>
                        </a:ext>
                      </a:extLst>
                    </a:blip>
                    <a:stretch>
                      <a:fillRect/>
                    </a:stretch>
                  </pic:blipFill>
                  <pic:spPr>
                    <a:xfrm>
                      <a:off x="0" y="0"/>
                      <a:ext cx="4315968" cy="6510528"/>
                    </a:xfrm>
                    <a:prstGeom prst="rect">
                      <a:avLst/>
                    </a:prstGeom>
                  </pic:spPr>
                </pic:pic>
              </a:graphicData>
            </a:graphic>
          </wp:inline>
        </w:drawing>
      </w:r>
    </w:p>
    <w:p w14:paraId="1D4DFFF4" w14:textId="6A60CD71" w:rsidR="00E66FDD" w:rsidRDefault="00E66FDD" w:rsidP="007830A8">
      <w:pPr>
        <w:pStyle w:val="Caption"/>
        <w:rPr>
          <w:ins w:id="603" w:author="Evans, Mark" w:date="2014-12-10T15:04:00Z"/>
        </w:rPr>
      </w:pPr>
      <w:r w:rsidRPr="00097E6A">
        <w:t xml:space="preserve">Figure </w:t>
      </w:r>
      <w:fldSimple w:instr=" SEQ Figure \* ARABIC ">
        <w:r w:rsidR="0064185E">
          <w:rPr>
            <w:noProof/>
          </w:rPr>
          <w:t>10</w:t>
        </w:r>
      </w:fldSimple>
      <w:r w:rsidRPr="00097E6A">
        <w:t xml:space="preserve">: </w:t>
      </w:r>
      <w:r>
        <w:t xml:space="preserve">Mapping unlimited partial and </w:t>
      </w:r>
      <w:proofErr w:type="spellStart"/>
      <w:r>
        <w:t>strided</w:t>
      </w:r>
      <w:proofErr w:type="spellEnd"/>
      <w:r>
        <w:t xml:space="preserve"> selections of four source datasets to </w:t>
      </w:r>
      <w:proofErr w:type="spellStart"/>
      <w:r>
        <w:t>strided</w:t>
      </w:r>
      <w:proofErr w:type="spellEnd"/>
      <w:r>
        <w:t xml:space="preserve"> tiles in virtual dataset with an unlimited </w:t>
      </w:r>
      <w:r w:rsidRPr="007830A8">
        <w:t>dimension</w:t>
      </w:r>
      <w:del w:id="604" w:author="Evans, Mark" w:date="2014-12-10T15:04:00Z">
        <w:r w:rsidDel="007830A8">
          <w:delText>.</w:delText>
        </w:r>
      </w:del>
    </w:p>
    <w:p w14:paraId="1EB656B9" w14:textId="77777777" w:rsidR="007830A8" w:rsidRPr="007830A8" w:rsidRDefault="007830A8" w:rsidP="007830A8"/>
    <w:p w14:paraId="5460F2F4" w14:textId="77777777" w:rsidR="00E66FDD" w:rsidRDefault="00E66FDD" w:rsidP="00E66FDD">
      <w:r>
        <w:t>The following pseudo-code shows how to create this mapping:</w:t>
      </w:r>
    </w:p>
    <w:p w14:paraId="26556724"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max_src_dims</w:t>
      </w:r>
      <w:proofErr w:type="spell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[3], </w:t>
      </w:r>
      <w:proofErr w:type="spellStart"/>
      <w:r>
        <w:rPr>
          <w:rFonts w:ascii="Consolas" w:hAnsi="Consolas"/>
          <w:sz w:val="22"/>
        </w:rPr>
        <w:t>max_vds_dims</w:t>
      </w:r>
      <w:proofErr w:type="spellEnd"/>
      <w:r>
        <w:rPr>
          <w:rFonts w:ascii="Consolas" w:hAnsi="Consolas"/>
          <w:sz w:val="22"/>
        </w:rPr>
        <w:t>[3]</w:t>
      </w:r>
      <w:r w:rsidRPr="002E7157">
        <w:rPr>
          <w:rFonts w:ascii="Consolas" w:hAnsi="Consolas"/>
          <w:sz w:val="22"/>
        </w:rPr>
        <w:t>;</w:t>
      </w:r>
      <w:r w:rsidRPr="003462F9">
        <w:rPr>
          <w:sz w:val="22"/>
        </w:rPr>
        <w:t xml:space="preserve"> </w:t>
      </w:r>
    </w:p>
    <w:p w14:paraId="35628427"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1F74AF3A"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5A72FC7D"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084D3F00" w14:textId="77777777" w:rsidR="00E66FDD" w:rsidRDefault="00E66FDD" w:rsidP="00E66FDD">
      <w:pPr>
        <w:pStyle w:val="ListParagraph"/>
        <w:ind w:left="0"/>
        <w:rPr>
          <w:rFonts w:ascii="Consolas" w:hAnsi="Consolas"/>
          <w:sz w:val="22"/>
        </w:rPr>
      </w:pPr>
    </w:p>
    <w:p w14:paraId="16769295"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5DE21EB7"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46C14259"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7F1B3170" w14:textId="77777777" w:rsidR="00E66FDD" w:rsidRDefault="00E66FDD" w:rsidP="00E66FDD">
      <w:pPr>
        <w:pStyle w:val="ListParagraph"/>
        <w:ind w:left="0"/>
        <w:rPr>
          <w:rFonts w:ascii="Consolas" w:hAnsi="Consolas"/>
          <w:sz w:val="22"/>
        </w:rPr>
      </w:pPr>
    </w:p>
    <w:p w14:paraId="51447F1C"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first unlimited source dataspace and set selection */</w:t>
      </w:r>
    </w:p>
    <w:p w14:paraId="4BCD44E4"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1CD8B200"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4031754E"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446DF9DE"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4A178CE5"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0484FF77"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D493CA3"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7DA83332"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8C0FA47"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5E4E4C09" w14:textId="77777777" w:rsidR="00E66FDD" w:rsidRPr="00F11F7D" w:rsidRDefault="00E66FDD" w:rsidP="00E66FDD">
      <w:pPr>
        <w:rPr>
          <w:rFonts w:ascii="Consolas" w:hAnsi="Consolas"/>
          <w:sz w:val="22"/>
        </w:rPr>
      </w:pPr>
    </w:p>
    <w:p w14:paraId="7CC7D1BA"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18C5D252"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20, /* Y: */ 10, /* X: */ 20}</w:t>
      </w:r>
      <w:r w:rsidRPr="002E7157">
        <w:rPr>
          <w:rFonts w:ascii="Consolas" w:hAnsi="Consolas"/>
          <w:sz w:val="22"/>
        </w:rPr>
        <w:t>;</w:t>
      </w:r>
      <w:r w:rsidRPr="003462F9">
        <w:rPr>
          <w:sz w:val="22"/>
        </w:rPr>
        <w:t xml:space="preserve"> </w:t>
      </w:r>
    </w:p>
    <w:p w14:paraId="7822501A" w14:textId="77777777" w:rsidR="00E66FDD" w:rsidRDefault="00E66FDD" w:rsidP="00E66FDD">
      <w:pPr>
        <w:pStyle w:val="ListParagraph"/>
        <w:ind w:left="0"/>
        <w:rPr>
          <w:sz w:val="22"/>
        </w:rPr>
      </w:pPr>
      <w:proofErr w:type="spellStart"/>
      <w:r>
        <w:rPr>
          <w:rFonts w:ascii="Consolas" w:hAnsi="Consolas"/>
          <w:sz w:val="22"/>
        </w:rPr>
        <w:t>max_vds_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20}</w:t>
      </w:r>
      <w:r w:rsidRPr="002E7157">
        <w:rPr>
          <w:rFonts w:ascii="Consolas" w:hAnsi="Consolas"/>
          <w:sz w:val="22"/>
        </w:rPr>
        <w:t>;</w:t>
      </w:r>
      <w:r w:rsidRPr="003462F9">
        <w:rPr>
          <w:sz w:val="22"/>
        </w:rPr>
        <w:t xml:space="preserve"> </w:t>
      </w:r>
    </w:p>
    <w:p w14:paraId="5767FE1D"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 </w:t>
      </w:r>
      <w:proofErr w:type="spellStart"/>
      <w:r>
        <w:rPr>
          <w:rFonts w:ascii="Consolas" w:hAnsi="Consolas"/>
          <w:sz w:val="22"/>
        </w:rPr>
        <w:t>max_vds_dims</w:t>
      </w:r>
      <w:proofErr w:type="spellEnd"/>
      <w:r>
        <w:rPr>
          <w:rFonts w:ascii="Consolas" w:hAnsi="Consolas"/>
          <w:sz w:val="22"/>
        </w:rPr>
        <w:t>);</w:t>
      </w:r>
    </w:p>
    <w:p w14:paraId="4B8C845D"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68BEB7DA"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{2, 1, 1};</w:t>
      </w:r>
    </w:p>
    <w:p w14:paraId="77A01EC0"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54C8B5EB"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32F7D01D"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7F7B6E8"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530E256" w14:textId="77777777" w:rsidR="00E66FDD" w:rsidRPr="00F11F7D" w:rsidRDefault="00E66FDD" w:rsidP="00E66FDD">
      <w:pPr>
        <w:rPr>
          <w:rFonts w:ascii="Consolas" w:hAnsi="Consolas"/>
          <w:sz w:val="22"/>
        </w:rPr>
      </w:pPr>
    </w:p>
    <w:p w14:paraId="5F67C0FA"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first source dataset and first unlimited, </w:t>
      </w:r>
      <w:proofErr w:type="spellStart"/>
      <w:r>
        <w:rPr>
          <w:rFonts w:ascii="Consolas" w:hAnsi="Consolas"/>
          <w:sz w:val="22"/>
        </w:rPr>
        <w:t>strided</w:t>
      </w:r>
      <w:proofErr w:type="spellEnd"/>
      <w:r>
        <w:rPr>
          <w:rFonts w:ascii="Consolas" w:hAnsi="Consolas"/>
          <w:sz w:val="22"/>
        </w:rPr>
        <w:t xml:space="preserve"> selection in virtual dataset */</w:t>
      </w:r>
    </w:p>
    <w:p w14:paraId="2A631874" w14:textId="77777777" w:rsidR="00E66FDD" w:rsidRDefault="00E66FDD" w:rsidP="00E66FDD">
      <w:pPr>
        <w:jc w:val="left"/>
        <w:rPr>
          <w:rFonts w:ascii="Consolas" w:hAnsi="Consolas"/>
          <w:sz w:val="22"/>
        </w:rPr>
      </w:pPr>
      <w:r w:rsidRPr="002C4D15">
        <w:rPr>
          <w:rFonts w:ascii="Consolas" w:hAnsi="Consolas"/>
          <w:sz w:val="22"/>
        </w:rPr>
        <w:lastRenderedPageBreak/>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36ADE79E" w14:textId="77777777" w:rsidR="00E66FDD" w:rsidRDefault="00E66FDD" w:rsidP="00E66FDD">
      <w:pPr>
        <w:pStyle w:val="ListParagraph"/>
        <w:ind w:left="0"/>
        <w:rPr>
          <w:rFonts w:ascii="Consolas" w:hAnsi="Consolas"/>
          <w:sz w:val="22"/>
        </w:rPr>
      </w:pPr>
    </w:p>
    <w:p w14:paraId="489B6B32" w14:textId="77777777" w:rsidR="00E66FDD" w:rsidRDefault="00E66FDD" w:rsidP="00E66FDD">
      <w:pPr>
        <w:pStyle w:val="ListParagraph"/>
        <w:ind w:left="0"/>
        <w:rPr>
          <w:rFonts w:ascii="Consolas" w:hAnsi="Consolas"/>
          <w:sz w:val="22"/>
        </w:rPr>
      </w:pPr>
      <w:r>
        <w:rPr>
          <w:rFonts w:ascii="Consolas" w:hAnsi="Consolas"/>
          <w:sz w:val="22"/>
        </w:rPr>
        <w:t>/* Close first source dataspace */</w:t>
      </w:r>
    </w:p>
    <w:p w14:paraId="0D6C2BFE"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09E0660D" w14:textId="77777777" w:rsidR="00E66FDD" w:rsidRDefault="00E66FDD" w:rsidP="00E66FDD">
      <w:pPr>
        <w:jc w:val="left"/>
        <w:rPr>
          <w:rFonts w:ascii="Consolas" w:hAnsi="Consolas"/>
          <w:sz w:val="22"/>
        </w:rPr>
      </w:pPr>
    </w:p>
    <w:p w14:paraId="00B7ABBC"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second unlimited source dataspace and set </w:t>
      </w:r>
      <w:proofErr w:type="spellStart"/>
      <w:r>
        <w:rPr>
          <w:rFonts w:ascii="Consolas" w:hAnsi="Consolas"/>
          <w:sz w:val="22"/>
        </w:rPr>
        <w:t>strided</w:t>
      </w:r>
      <w:proofErr w:type="spellEnd"/>
      <w:r>
        <w:rPr>
          <w:rFonts w:ascii="Consolas" w:hAnsi="Consolas"/>
          <w:sz w:val="22"/>
        </w:rPr>
        <w:t xml:space="preserve"> selection */</w:t>
      </w:r>
    </w:p>
    <w:p w14:paraId="214408D1"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20, /* Y: */ 10, /* X: */ 10}</w:t>
      </w:r>
      <w:r w:rsidRPr="002E7157">
        <w:rPr>
          <w:rFonts w:ascii="Consolas" w:hAnsi="Consolas"/>
          <w:sz w:val="22"/>
        </w:rPr>
        <w:t>;</w:t>
      </w:r>
      <w:r w:rsidRPr="003462F9">
        <w:rPr>
          <w:sz w:val="22"/>
        </w:rPr>
        <w:t xml:space="preserve"> </w:t>
      </w:r>
    </w:p>
    <w:p w14:paraId="4A12F246"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53E53D2F"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1C691CD4"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0783A1F3"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{2, 1, 1};</w:t>
      </w:r>
    </w:p>
    <w:p w14:paraId="5FE88BD7"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749A985"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5FF93B2A"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75FB12A"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D1CA294" w14:textId="77777777" w:rsidR="00E66FDD" w:rsidRPr="00F11F7D" w:rsidRDefault="00E66FDD" w:rsidP="00E66FDD">
      <w:pPr>
        <w:rPr>
          <w:rFonts w:ascii="Consolas" w:hAnsi="Consolas"/>
          <w:sz w:val="22"/>
        </w:rPr>
      </w:pPr>
    </w:p>
    <w:p w14:paraId="3E95C73B"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1308F682"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10}</w:t>
      </w:r>
      <w:r w:rsidRPr="002E7157">
        <w:rPr>
          <w:rFonts w:ascii="Consolas" w:hAnsi="Consolas"/>
          <w:sz w:val="22"/>
        </w:rPr>
        <w:t>;</w:t>
      </w:r>
      <w:r w:rsidRPr="003462F9">
        <w:rPr>
          <w:sz w:val="22"/>
        </w:rPr>
        <w:t xml:space="preserve"> </w:t>
      </w:r>
    </w:p>
    <w:p w14:paraId="59E5850F"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{2, 1, 1};</w:t>
      </w:r>
    </w:p>
    <w:p w14:paraId="552E7441"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22EB95A"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0589A670"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CC2CA2B"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7D27EEE" w14:textId="77777777" w:rsidR="00E66FDD" w:rsidRPr="00F11F7D" w:rsidRDefault="00E66FDD" w:rsidP="00E66FDD">
      <w:pPr>
        <w:rPr>
          <w:rFonts w:ascii="Consolas" w:hAnsi="Consolas"/>
          <w:sz w:val="22"/>
        </w:rPr>
      </w:pPr>
    </w:p>
    <w:p w14:paraId="515C49DA"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second source dataset and second unlimited, </w:t>
      </w:r>
      <w:proofErr w:type="spellStart"/>
      <w:r>
        <w:rPr>
          <w:rFonts w:ascii="Consolas" w:hAnsi="Consolas"/>
          <w:sz w:val="22"/>
        </w:rPr>
        <w:t>strided</w:t>
      </w:r>
      <w:proofErr w:type="spellEnd"/>
      <w:r>
        <w:rPr>
          <w:rFonts w:ascii="Consolas" w:hAnsi="Consolas"/>
          <w:sz w:val="22"/>
        </w:rPr>
        <w:t xml:space="preserve"> selection in virtual dataset */</w:t>
      </w:r>
    </w:p>
    <w:p w14:paraId="5C89FE6B"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“b.h5”, “/B”,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34F240FD" w14:textId="77777777" w:rsidR="00E66FDD" w:rsidRDefault="00E66FDD" w:rsidP="00E66FDD">
      <w:pPr>
        <w:pStyle w:val="ListParagraph"/>
        <w:ind w:left="0"/>
        <w:rPr>
          <w:rFonts w:ascii="Consolas" w:hAnsi="Consolas"/>
          <w:sz w:val="22"/>
        </w:rPr>
      </w:pPr>
    </w:p>
    <w:p w14:paraId="4CB3F5E3" w14:textId="77777777" w:rsidR="00E66FDD" w:rsidRDefault="00E66FDD" w:rsidP="00E66FDD">
      <w:pPr>
        <w:pStyle w:val="ListParagraph"/>
        <w:ind w:left="0"/>
        <w:rPr>
          <w:rFonts w:ascii="Consolas" w:hAnsi="Consolas"/>
          <w:sz w:val="22"/>
        </w:rPr>
      </w:pPr>
      <w:r>
        <w:rPr>
          <w:rFonts w:ascii="Consolas" w:hAnsi="Consolas"/>
          <w:sz w:val="22"/>
        </w:rPr>
        <w:t>/* Close second source dataspace */</w:t>
      </w:r>
    </w:p>
    <w:p w14:paraId="2EECE659"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514DB8DA" w14:textId="77777777" w:rsidR="00E66FDD" w:rsidRDefault="00E66FDD" w:rsidP="00E66FDD">
      <w:pPr>
        <w:jc w:val="left"/>
        <w:rPr>
          <w:rFonts w:ascii="Consolas" w:hAnsi="Consolas"/>
          <w:sz w:val="22"/>
        </w:rPr>
      </w:pPr>
    </w:p>
    <w:p w14:paraId="2DB958D7"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third unlimited source dataspace and set partial, </w:t>
      </w:r>
      <w:proofErr w:type="spellStart"/>
      <w:r>
        <w:rPr>
          <w:rFonts w:ascii="Consolas" w:hAnsi="Consolas"/>
          <w:sz w:val="22"/>
        </w:rPr>
        <w:t>strided</w:t>
      </w:r>
      <w:proofErr w:type="spellEnd"/>
      <w:r>
        <w:rPr>
          <w:rFonts w:ascii="Consolas" w:hAnsi="Consolas"/>
          <w:sz w:val="22"/>
        </w:rPr>
        <w:t xml:space="preserve"> selection */</w:t>
      </w:r>
    </w:p>
    <w:p w14:paraId="3A91FB2F"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20, /* Y: */ 10, /* X: */ 15}</w:t>
      </w:r>
      <w:r w:rsidRPr="002E7157">
        <w:rPr>
          <w:rFonts w:ascii="Consolas" w:hAnsi="Consolas"/>
          <w:sz w:val="22"/>
        </w:rPr>
        <w:t>;</w:t>
      </w:r>
      <w:r w:rsidRPr="003462F9">
        <w:rPr>
          <w:sz w:val="22"/>
        </w:rPr>
        <w:t xml:space="preserve"> </w:t>
      </w:r>
    </w:p>
    <w:p w14:paraId="0D5E1411"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15}</w:t>
      </w:r>
      <w:r w:rsidRPr="002E7157">
        <w:rPr>
          <w:rFonts w:ascii="Consolas" w:hAnsi="Consolas"/>
          <w:sz w:val="22"/>
        </w:rPr>
        <w:t>;</w:t>
      </w:r>
      <w:r w:rsidRPr="003462F9">
        <w:rPr>
          <w:sz w:val="22"/>
        </w:rPr>
        <w:t xml:space="preserve"> </w:t>
      </w:r>
    </w:p>
    <w:p w14:paraId="6D34896B"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1388C562" w14:textId="77777777" w:rsidR="00E66FDD" w:rsidRDefault="00E66FDD" w:rsidP="00E66FDD">
      <w:pPr>
        <w:pStyle w:val="ListParagraph"/>
        <w:ind w:left="0"/>
        <w:rPr>
          <w:sz w:val="22"/>
        </w:rPr>
      </w:pPr>
      <w:proofErr w:type="gramStart"/>
      <w:r w:rsidRPr="002E7157">
        <w:rPr>
          <w:rFonts w:ascii="Consolas" w:hAnsi="Consolas"/>
          <w:sz w:val="22"/>
        </w:rPr>
        <w:lastRenderedPageBreak/>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01090FA8"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{2, 1, 1};</w:t>
      </w:r>
    </w:p>
    <w:p w14:paraId="53AA4558"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46332C58"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3438F613"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8450309"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5A92125C" w14:textId="77777777" w:rsidR="00E66FDD" w:rsidRPr="00F11F7D" w:rsidRDefault="00E66FDD" w:rsidP="00E66FDD">
      <w:pPr>
        <w:rPr>
          <w:rFonts w:ascii="Consolas" w:hAnsi="Consolas"/>
          <w:sz w:val="22"/>
        </w:rPr>
      </w:pPr>
    </w:p>
    <w:p w14:paraId="30D74610"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4DA7AA34"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{1, 0, 0}</w:t>
      </w:r>
      <w:r w:rsidRPr="002E7157">
        <w:rPr>
          <w:rFonts w:ascii="Consolas" w:hAnsi="Consolas"/>
          <w:sz w:val="22"/>
        </w:rPr>
        <w:t>;</w:t>
      </w:r>
      <w:r w:rsidRPr="003462F9">
        <w:rPr>
          <w:sz w:val="22"/>
        </w:rPr>
        <w:t xml:space="preserve"> </w:t>
      </w:r>
    </w:p>
    <w:p w14:paraId="3439774A"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{2, 1, 1};</w:t>
      </w:r>
    </w:p>
    <w:p w14:paraId="1BA22907"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370CAE89"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7C90920F"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514056EA"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C532673" w14:textId="77777777" w:rsidR="00E66FDD" w:rsidRPr="00F11F7D" w:rsidRDefault="00E66FDD" w:rsidP="00E66FDD">
      <w:pPr>
        <w:rPr>
          <w:rFonts w:ascii="Consolas" w:hAnsi="Consolas"/>
          <w:sz w:val="22"/>
        </w:rPr>
      </w:pPr>
    </w:p>
    <w:p w14:paraId="0CF6E2A5"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third source dataset and third unlimited, </w:t>
      </w:r>
      <w:proofErr w:type="spellStart"/>
      <w:r>
        <w:rPr>
          <w:rFonts w:ascii="Consolas" w:hAnsi="Consolas"/>
          <w:sz w:val="22"/>
        </w:rPr>
        <w:t>strided</w:t>
      </w:r>
      <w:proofErr w:type="spellEnd"/>
      <w:r>
        <w:rPr>
          <w:rFonts w:ascii="Consolas" w:hAnsi="Consolas"/>
          <w:sz w:val="22"/>
        </w:rPr>
        <w:t xml:space="preserve"> selection in virtual dataset */</w:t>
      </w:r>
    </w:p>
    <w:p w14:paraId="766197C0"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“c.h5”, “/C”,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1907895A" w14:textId="77777777" w:rsidR="00E66FDD" w:rsidRDefault="00E66FDD" w:rsidP="00E66FDD">
      <w:pPr>
        <w:pStyle w:val="ListParagraph"/>
        <w:ind w:left="0"/>
        <w:rPr>
          <w:rFonts w:ascii="Consolas" w:hAnsi="Consolas"/>
          <w:sz w:val="22"/>
        </w:rPr>
      </w:pPr>
    </w:p>
    <w:p w14:paraId="512D0B0D" w14:textId="77777777" w:rsidR="00E66FDD" w:rsidRDefault="00E66FDD" w:rsidP="00E66FDD">
      <w:pPr>
        <w:pStyle w:val="ListParagraph"/>
        <w:ind w:left="0"/>
        <w:rPr>
          <w:rFonts w:ascii="Consolas" w:hAnsi="Consolas"/>
          <w:sz w:val="22"/>
        </w:rPr>
      </w:pPr>
      <w:r>
        <w:rPr>
          <w:rFonts w:ascii="Consolas" w:hAnsi="Consolas"/>
          <w:sz w:val="22"/>
        </w:rPr>
        <w:t>/* Close third source dataspace */</w:t>
      </w:r>
    </w:p>
    <w:p w14:paraId="480DC4E5"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5347507E" w14:textId="77777777" w:rsidR="00E66FDD" w:rsidRDefault="00E66FDD" w:rsidP="00E66FDD">
      <w:pPr>
        <w:jc w:val="left"/>
        <w:rPr>
          <w:rFonts w:ascii="Consolas" w:hAnsi="Consolas"/>
          <w:sz w:val="22"/>
        </w:rPr>
      </w:pPr>
    </w:p>
    <w:p w14:paraId="71E7E0AA"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fourth unlimited source dataspace and set partial selection */</w:t>
      </w:r>
    </w:p>
    <w:p w14:paraId="67A2D35D"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15, /* X: */ 10}</w:t>
      </w:r>
      <w:r w:rsidRPr="002E7157">
        <w:rPr>
          <w:rFonts w:ascii="Consolas" w:hAnsi="Consolas"/>
          <w:sz w:val="22"/>
        </w:rPr>
        <w:t>;</w:t>
      </w:r>
      <w:r w:rsidRPr="003462F9">
        <w:rPr>
          <w:sz w:val="22"/>
        </w:rPr>
        <w:t xml:space="preserve"> </w:t>
      </w:r>
    </w:p>
    <w:p w14:paraId="6C938F7E"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15, /* X: */ 10}</w:t>
      </w:r>
      <w:r w:rsidRPr="002E7157">
        <w:rPr>
          <w:rFonts w:ascii="Consolas" w:hAnsi="Consolas"/>
          <w:sz w:val="22"/>
        </w:rPr>
        <w:t>;</w:t>
      </w:r>
      <w:r w:rsidRPr="003462F9">
        <w:rPr>
          <w:sz w:val="22"/>
        </w:rPr>
        <w:t xml:space="preserve"> </w:t>
      </w:r>
    </w:p>
    <w:p w14:paraId="73F4C683"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1070859B"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2, 0}</w:t>
      </w:r>
      <w:r w:rsidRPr="002E7157">
        <w:rPr>
          <w:rFonts w:ascii="Consolas" w:hAnsi="Consolas"/>
          <w:sz w:val="22"/>
        </w:rPr>
        <w:t>;</w:t>
      </w:r>
      <w:r w:rsidRPr="003462F9">
        <w:rPr>
          <w:sz w:val="22"/>
        </w:rPr>
        <w:t xml:space="preserve"> </w:t>
      </w:r>
    </w:p>
    <w:p w14:paraId="47C24215"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026DF101"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4EC370E1"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3ACE4673"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6718B0A"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1CEFA945" w14:textId="77777777" w:rsidR="00E66FDD" w:rsidRPr="00F11F7D" w:rsidRDefault="00E66FDD" w:rsidP="00E66FDD">
      <w:pPr>
        <w:rPr>
          <w:rFonts w:ascii="Consolas" w:hAnsi="Consolas"/>
          <w:sz w:val="22"/>
        </w:rPr>
      </w:pPr>
    </w:p>
    <w:p w14:paraId="313D7D1B"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1EF541C3"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{1, 0, 10}</w:t>
      </w:r>
      <w:r w:rsidRPr="002E7157">
        <w:rPr>
          <w:rFonts w:ascii="Consolas" w:hAnsi="Consolas"/>
          <w:sz w:val="22"/>
        </w:rPr>
        <w:t>;</w:t>
      </w:r>
      <w:r w:rsidRPr="003462F9">
        <w:rPr>
          <w:sz w:val="22"/>
        </w:rPr>
        <w:t xml:space="preserve"> </w:t>
      </w:r>
    </w:p>
    <w:p w14:paraId="41E89E39" w14:textId="77777777" w:rsidR="00E66FDD" w:rsidRDefault="00E66FDD" w:rsidP="00E66FDD">
      <w:pPr>
        <w:pStyle w:val="ListParagraph"/>
        <w:ind w:left="0"/>
        <w:rPr>
          <w:rFonts w:ascii="Consolas" w:hAnsi="Consolas"/>
          <w:sz w:val="22"/>
        </w:rPr>
      </w:pPr>
      <w:proofErr w:type="gramStart"/>
      <w:r>
        <w:rPr>
          <w:rFonts w:ascii="Consolas" w:hAnsi="Consolas"/>
          <w:sz w:val="22"/>
        </w:rPr>
        <w:lastRenderedPageBreak/>
        <w:t>stride[</w:t>
      </w:r>
      <w:proofErr w:type="gramEnd"/>
      <w:r>
        <w:rPr>
          <w:rFonts w:ascii="Consolas" w:hAnsi="Consolas"/>
          <w:sz w:val="22"/>
        </w:rPr>
        <w:t>3] = {2, 1, 1};</w:t>
      </w:r>
    </w:p>
    <w:p w14:paraId="140AB605"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9F591F7"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5CED9AC1"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256B8DB"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73FE5BC2" w14:textId="77777777" w:rsidR="00E66FDD" w:rsidRPr="00F11F7D" w:rsidRDefault="00E66FDD" w:rsidP="00E66FDD">
      <w:pPr>
        <w:rPr>
          <w:rFonts w:ascii="Consolas" w:hAnsi="Consolas"/>
          <w:sz w:val="22"/>
        </w:rPr>
      </w:pPr>
    </w:p>
    <w:p w14:paraId="00131625"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and fourth block in virtual dataset */</w:t>
      </w:r>
    </w:p>
    <w:p w14:paraId="774535DF"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“d.h5”, “/D”,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3530A134" w14:textId="77777777" w:rsidR="00E66FDD" w:rsidRDefault="00E66FDD" w:rsidP="00E66FDD">
      <w:pPr>
        <w:pStyle w:val="ListParagraph"/>
        <w:ind w:left="0"/>
        <w:rPr>
          <w:rFonts w:ascii="Consolas" w:hAnsi="Consolas"/>
          <w:sz w:val="22"/>
        </w:rPr>
      </w:pPr>
    </w:p>
    <w:p w14:paraId="25A50C74" w14:textId="77777777" w:rsidR="00E66FDD" w:rsidRDefault="00E66FDD" w:rsidP="00E66FDD">
      <w:pPr>
        <w:pStyle w:val="ListParagraph"/>
        <w:ind w:left="0"/>
        <w:rPr>
          <w:rFonts w:ascii="Consolas" w:hAnsi="Consolas"/>
          <w:sz w:val="22"/>
        </w:rPr>
      </w:pPr>
      <w:r>
        <w:rPr>
          <w:rFonts w:ascii="Consolas" w:hAnsi="Consolas"/>
          <w:sz w:val="22"/>
        </w:rPr>
        <w:t>/* Close fourth source dataspace */</w:t>
      </w:r>
    </w:p>
    <w:p w14:paraId="47DB7955"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0AE9A32D" w14:textId="77777777" w:rsidR="00EA2048" w:rsidRDefault="00EA2048">
      <w:pPr>
        <w:spacing w:after="0"/>
        <w:jc w:val="left"/>
        <w:rPr>
          <w:ins w:id="605" w:author="Evans, Mark" w:date="2014-12-15T14:40:00Z"/>
          <w:rFonts w:asciiTheme="majorHAnsi" w:eastAsiaTheme="majorEastAsia" w:hAnsiTheme="majorHAnsi" w:cstheme="majorBidi"/>
          <w:b/>
          <w:bCs/>
          <w:color w:val="000000" w:themeColor="text1"/>
          <w:sz w:val="26"/>
          <w:szCs w:val="26"/>
        </w:rPr>
      </w:pPr>
      <w:ins w:id="606" w:author="Evans, Mark" w:date="2014-12-15T14:40:00Z">
        <w:r>
          <w:br w:type="page"/>
        </w:r>
      </w:ins>
    </w:p>
    <w:p w14:paraId="49CA9EC0" w14:textId="612960C0" w:rsidR="00E66FDD" w:rsidRDefault="00E66FDD" w:rsidP="00EA2048">
      <w:pPr>
        <w:pStyle w:val="Heading2"/>
      </w:pPr>
      <w:bookmarkStart w:id="607" w:name="_Toc406423527"/>
      <w:r>
        <w:lastRenderedPageBreak/>
        <w:t xml:space="preserve">Fixed-dimension </w:t>
      </w:r>
      <w:r w:rsidR="001D4BDE">
        <w:t xml:space="preserve">Full Source </w:t>
      </w:r>
      <w:r>
        <w:t xml:space="preserve">and </w:t>
      </w:r>
      <w:r w:rsidR="001D4BDE">
        <w:t>Unlimited</w:t>
      </w:r>
      <w:r>
        <w:t xml:space="preserve">-dimension </w:t>
      </w:r>
      <w:r w:rsidR="001D4BDE">
        <w:t>Virtual Dataset Mapping</w:t>
      </w:r>
      <w:r>
        <w:t xml:space="preserve">, </w:t>
      </w:r>
      <w:r w:rsidR="001D4BDE">
        <w:t xml:space="preserve">Blocked Pattern </w:t>
      </w:r>
      <w:r>
        <w:t xml:space="preserve">in </w:t>
      </w:r>
      <w:ins w:id="608" w:author="Evans, Mark" w:date="2014-12-15T11:53:00Z">
        <w:r w:rsidR="001D4BDE">
          <w:t xml:space="preserve">the </w:t>
        </w:r>
      </w:ins>
      <w:r w:rsidR="001D4BDE">
        <w:t>Virtual Dataset</w:t>
      </w:r>
      <w:r>
        <w:t xml:space="preserve">, printf-named </w:t>
      </w:r>
      <w:r w:rsidR="001D4BDE">
        <w:t xml:space="preserve">Source Datasets </w:t>
      </w:r>
      <w:ins w:id="609" w:author="Evans, Mark" w:date="2014-12-15T13:29:00Z">
        <w:r w:rsidR="00B47FD8">
          <w:t>with</w:t>
        </w:r>
      </w:ins>
      <w:ins w:id="610" w:author="Evans, Mark" w:date="2014-12-15T14:46:00Z">
        <w:r w:rsidR="00EA2048">
          <w:t xml:space="preserve"> a</w:t>
        </w:r>
      </w:ins>
      <w:ins w:id="611" w:author="Evans, Mark" w:date="2014-12-15T14:47:00Z">
        <w:r w:rsidR="00EA2048">
          <w:t>n</w:t>
        </w:r>
      </w:ins>
      <w:del w:id="612" w:author="Evans, Mark" w:date="2014-12-15T13:29:00Z">
        <w:r w:rsidDel="00B47FD8">
          <w:delText>in</w:delText>
        </w:r>
      </w:del>
      <w:r>
        <w:t xml:space="preserve"> </w:t>
      </w:r>
      <w:r w:rsidR="00B47FD8">
        <w:t>Unlimited Dimension</w:t>
      </w:r>
      <w:bookmarkEnd w:id="607"/>
    </w:p>
    <w:p w14:paraId="7D3902AA" w14:textId="40259DF6" w:rsidR="00E66FDD" w:rsidRDefault="00E66FDD" w:rsidP="00E66FDD">
      <w:r>
        <w:t>The figure below shows a mapping of a printf-named sequence of source datasets with fixed-dimensions and full selections to a single virtual dataset with unlimited dimensions</w:t>
      </w:r>
      <w:del w:id="613" w:author="Evans, Mark" w:date="2014-12-15T14:46:00Z">
        <w:r w:rsidDel="00EA2048">
          <w:delText>,</w:delText>
        </w:r>
      </w:del>
      <w:r>
        <w:t xml:space="preserve"> with each source dataset selection occupying a sequentially blocked portion of the virtual dataset.</w:t>
      </w:r>
    </w:p>
    <w:p w14:paraId="0F282893" w14:textId="77777777" w:rsidR="00E66FDD" w:rsidRDefault="00E66FDD" w:rsidP="00E66FDD">
      <w:pPr>
        <w:keepNext/>
      </w:pPr>
      <w:r>
        <w:rPr>
          <w:noProof/>
        </w:rPr>
        <w:drawing>
          <wp:inline distT="0" distB="0" distL="0" distR="0" wp14:anchorId="77C91D6F" wp14:editId="38B24EE9">
            <wp:extent cx="4581144" cy="638251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ullFixedPrintf-BlockedVirtual.png"/>
                    <pic:cNvPicPr/>
                  </pic:nvPicPr>
                  <pic:blipFill>
                    <a:blip r:embed="rId18">
                      <a:extLst>
                        <a:ext uri="{28A0092B-C50C-407E-A947-70E740481C1C}">
                          <a14:useLocalDpi xmlns:a14="http://schemas.microsoft.com/office/drawing/2010/main" val="0"/>
                        </a:ext>
                      </a:extLst>
                    </a:blip>
                    <a:stretch>
                      <a:fillRect/>
                    </a:stretch>
                  </pic:blipFill>
                  <pic:spPr>
                    <a:xfrm>
                      <a:off x="0" y="0"/>
                      <a:ext cx="4581144" cy="6382512"/>
                    </a:xfrm>
                    <a:prstGeom prst="rect">
                      <a:avLst/>
                    </a:prstGeom>
                  </pic:spPr>
                </pic:pic>
              </a:graphicData>
            </a:graphic>
          </wp:inline>
        </w:drawing>
      </w:r>
    </w:p>
    <w:p w14:paraId="12A949C6" w14:textId="7E29AB13" w:rsidR="00E66FDD" w:rsidRDefault="00E66FDD" w:rsidP="007830A8">
      <w:pPr>
        <w:pStyle w:val="Caption"/>
        <w:rPr>
          <w:ins w:id="614" w:author="Evans, Mark" w:date="2014-12-10T15:05:00Z"/>
        </w:rPr>
      </w:pPr>
      <w:r w:rsidRPr="00097E6A">
        <w:t xml:space="preserve">Figure </w:t>
      </w:r>
      <w:fldSimple w:instr=" SEQ Figure \* ARABIC ">
        <w:r w:rsidR="0064185E">
          <w:rPr>
            <w:noProof/>
          </w:rPr>
          <w:t>11</w:t>
        </w:r>
      </w:fldSimple>
      <w:r w:rsidRPr="00097E6A">
        <w:t xml:space="preserve">: </w:t>
      </w:r>
      <w:r>
        <w:t xml:space="preserve">Mapping full selections of four fixed-dimension source datasets chosen with printf-naming to blocks in </w:t>
      </w:r>
      <w:ins w:id="615" w:author="Evans, Mark" w:date="2014-12-15T14:46:00Z">
        <w:r w:rsidR="00EA2048">
          <w:t xml:space="preserve">a </w:t>
        </w:r>
      </w:ins>
      <w:r>
        <w:t xml:space="preserve">virtual dataset with an unlimited </w:t>
      </w:r>
      <w:r w:rsidRPr="007830A8">
        <w:t>dimension</w:t>
      </w:r>
      <w:del w:id="616" w:author="Evans, Mark" w:date="2014-12-10T15:05:00Z">
        <w:r w:rsidDel="007830A8">
          <w:delText>.</w:delText>
        </w:r>
      </w:del>
    </w:p>
    <w:p w14:paraId="5F269A7E" w14:textId="77777777" w:rsidR="007830A8" w:rsidRPr="007830A8" w:rsidRDefault="007830A8" w:rsidP="007830A8"/>
    <w:p w14:paraId="037FF784" w14:textId="77777777" w:rsidR="00E66FDD" w:rsidRDefault="00E66FDD" w:rsidP="00E66FDD">
      <w:r>
        <w:lastRenderedPageBreak/>
        <w:t>The following pseudo-code shows how to create this mapping:</w:t>
      </w:r>
    </w:p>
    <w:p w14:paraId="5F473A79"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[3], </w:t>
      </w:r>
      <w:proofErr w:type="spellStart"/>
      <w:r>
        <w:rPr>
          <w:rFonts w:ascii="Consolas" w:hAnsi="Consolas"/>
          <w:sz w:val="22"/>
        </w:rPr>
        <w:t>max_vds_dims</w:t>
      </w:r>
      <w:proofErr w:type="spellEnd"/>
      <w:r>
        <w:rPr>
          <w:rFonts w:ascii="Consolas" w:hAnsi="Consolas"/>
          <w:sz w:val="22"/>
        </w:rPr>
        <w:t>[3]</w:t>
      </w:r>
      <w:r w:rsidRPr="002E7157">
        <w:rPr>
          <w:rFonts w:ascii="Consolas" w:hAnsi="Consolas"/>
          <w:sz w:val="22"/>
        </w:rPr>
        <w:t>;</w:t>
      </w:r>
      <w:r w:rsidRPr="003462F9">
        <w:rPr>
          <w:sz w:val="22"/>
        </w:rPr>
        <w:t xml:space="preserve"> </w:t>
      </w:r>
    </w:p>
    <w:p w14:paraId="4A9B24A6"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3CD9D556"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0BDA26B4"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4B0B6E6E" w14:textId="77777777" w:rsidR="00E66FDD" w:rsidRDefault="00E66FDD" w:rsidP="00E66FDD">
      <w:pPr>
        <w:pStyle w:val="ListParagraph"/>
        <w:ind w:left="0"/>
        <w:rPr>
          <w:rFonts w:ascii="Consolas" w:hAnsi="Consolas"/>
          <w:sz w:val="22"/>
        </w:rPr>
      </w:pPr>
    </w:p>
    <w:p w14:paraId="10983DCB"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3B874154"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4EE21047"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519748B0" w14:textId="77777777" w:rsidR="00E66FDD" w:rsidRDefault="00E66FDD" w:rsidP="00E66FDD">
      <w:pPr>
        <w:pStyle w:val="ListParagraph"/>
        <w:ind w:left="0"/>
        <w:rPr>
          <w:rFonts w:ascii="Consolas" w:hAnsi="Consolas"/>
          <w:sz w:val="22"/>
        </w:rPr>
      </w:pPr>
    </w:p>
    <w:p w14:paraId="33CC5A0F"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source dataspace, defaults to “all” selection */</w:t>
      </w:r>
    </w:p>
    <w:p w14:paraId="41A7CE49"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5DA1A261"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1CDF579B" w14:textId="77777777" w:rsidR="00E66FDD" w:rsidRPr="00DD2EE9" w:rsidRDefault="00E66FDD" w:rsidP="00E66FDD">
      <w:pPr>
        <w:rPr>
          <w:rFonts w:ascii="Consolas" w:hAnsi="Consolas"/>
          <w:sz w:val="22"/>
        </w:rPr>
      </w:pPr>
    </w:p>
    <w:p w14:paraId="3F308C28"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447DB2DF"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40, /* Y: */ 10, /* X: */ 10}</w:t>
      </w:r>
      <w:r w:rsidRPr="002E7157">
        <w:rPr>
          <w:rFonts w:ascii="Consolas" w:hAnsi="Consolas"/>
          <w:sz w:val="22"/>
        </w:rPr>
        <w:t>;</w:t>
      </w:r>
      <w:r w:rsidRPr="003462F9">
        <w:rPr>
          <w:sz w:val="22"/>
        </w:rPr>
        <w:t xml:space="preserve"> </w:t>
      </w:r>
    </w:p>
    <w:p w14:paraId="2543F4C6" w14:textId="77777777" w:rsidR="00E66FDD" w:rsidRDefault="00E66FDD" w:rsidP="00E66FDD">
      <w:pPr>
        <w:pStyle w:val="ListParagraph"/>
        <w:ind w:left="0"/>
        <w:rPr>
          <w:sz w:val="22"/>
        </w:rPr>
      </w:pPr>
      <w:proofErr w:type="spellStart"/>
      <w:r>
        <w:rPr>
          <w:rFonts w:ascii="Consolas" w:hAnsi="Consolas"/>
          <w:sz w:val="22"/>
        </w:rPr>
        <w:t>max_vds_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3B1208A7"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 </w:t>
      </w:r>
      <w:proofErr w:type="spellStart"/>
      <w:r>
        <w:rPr>
          <w:rFonts w:ascii="Consolas" w:hAnsi="Consolas"/>
          <w:sz w:val="22"/>
        </w:rPr>
        <w:t>max_vds_dims</w:t>
      </w:r>
      <w:proofErr w:type="spellEnd"/>
      <w:r>
        <w:rPr>
          <w:rFonts w:ascii="Consolas" w:hAnsi="Consolas"/>
          <w:sz w:val="22"/>
        </w:rPr>
        <w:t>);</w:t>
      </w:r>
    </w:p>
    <w:p w14:paraId="3DE2B567"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3D55F5E1"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{10, 10, 10};</w:t>
      </w:r>
    </w:p>
    <w:p w14:paraId="25C67AD4"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{10, 10, 10};</w:t>
      </w:r>
    </w:p>
    <w:p w14:paraId="4A62D26F"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4C2FC7BC"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00E6836"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3C0D58E" w14:textId="77777777" w:rsidR="00E66FDD" w:rsidRPr="00DD2EE9" w:rsidRDefault="00E66FDD" w:rsidP="00E66FDD">
      <w:pPr>
        <w:rPr>
          <w:rFonts w:ascii="Consolas" w:hAnsi="Consolas"/>
          <w:sz w:val="22"/>
        </w:rPr>
      </w:pPr>
    </w:p>
    <w:p w14:paraId="37CD7EAE"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first source dataset and first unlimited, </w:t>
      </w:r>
      <w:proofErr w:type="spellStart"/>
      <w:r>
        <w:rPr>
          <w:rFonts w:ascii="Consolas" w:hAnsi="Consolas"/>
          <w:sz w:val="22"/>
        </w:rPr>
        <w:t>strided</w:t>
      </w:r>
      <w:proofErr w:type="spellEnd"/>
      <w:r>
        <w:rPr>
          <w:rFonts w:ascii="Consolas" w:hAnsi="Consolas"/>
          <w:sz w:val="22"/>
        </w:rPr>
        <w:t xml:space="preserve"> selection in virtual dataset, with printf-mapping */</w:t>
      </w:r>
    </w:p>
    <w:p w14:paraId="6181A7BC"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“/A-%0b”,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460CBEEC" w14:textId="77777777" w:rsidR="00E66FDD" w:rsidRDefault="00E66FDD" w:rsidP="00E66FDD">
      <w:pPr>
        <w:pStyle w:val="ListParagraph"/>
        <w:ind w:left="0"/>
        <w:rPr>
          <w:rFonts w:ascii="Consolas" w:hAnsi="Consolas"/>
          <w:sz w:val="22"/>
        </w:rPr>
      </w:pPr>
    </w:p>
    <w:p w14:paraId="72054597"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4F4B943C"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2182AEAB" w14:textId="45A99DF3" w:rsidR="00E66FDD" w:rsidRDefault="00E66FDD" w:rsidP="00EA2048">
      <w:pPr>
        <w:pStyle w:val="Heading2"/>
      </w:pPr>
      <w:bookmarkStart w:id="617" w:name="_Toc406423528"/>
      <w:r>
        <w:lastRenderedPageBreak/>
        <w:t xml:space="preserve">Unlimited-dimension </w:t>
      </w:r>
      <w:r w:rsidR="00B47FD8">
        <w:t xml:space="preserve">Full Source </w:t>
      </w:r>
      <w:r>
        <w:t xml:space="preserve">and </w:t>
      </w:r>
      <w:r w:rsidR="00B47FD8">
        <w:t>Unlimited-Dimension Virtual Dataset Mapping</w:t>
      </w:r>
      <w:r>
        <w:t xml:space="preserve">, </w:t>
      </w:r>
      <w:r w:rsidR="00B47FD8">
        <w:t xml:space="preserve">Tiled Pattern </w:t>
      </w:r>
      <w:r>
        <w:t xml:space="preserve">in </w:t>
      </w:r>
      <w:ins w:id="618" w:author="Evans, Mark" w:date="2014-12-15T14:48:00Z">
        <w:r w:rsidR="001A08C5">
          <w:t xml:space="preserve">the </w:t>
        </w:r>
      </w:ins>
      <w:r w:rsidR="00B47FD8">
        <w:t>Virtual Dataset</w:t>
      </w:r>
      <w:r>
        <w:t xml:space="preserve">, printf-named </w:t>
      </w:r>
      <w:r w:rsidR="00B47FD8">
        <w:t xml:space="preserve">Source Datasets </w:t>
      </w:r>
      <w:ins w:id="619" w:author="Evans, Mark" w:date="2014-12-15T13:30:00Z">
        <w:r w:rsidR="00B47FD8">
          <w:t>with</w:t>
        </w:r>
      </w:ins>
      <w:del w:id="620" w:author="Evans, Mark" w:date="2014-12-15T13:30:00Z">
        <w:r w:rsidDel="00B47FD8">
          <w:delText>in</w:delText>
        </w:r>
      </w:del>
      <w:r>
        <w:t xml:space="preserve"> </w:t>
      </w:r>
      <w:r w:rsidR="00B47FD8">
        <w:t>Non</w:t>
      </w:r>
      <w:r>
        <w:t xml:space="preserve">-unlimited </w:t>
      </w:r>
      <w:r w:rsidR="00B47FD8">
        <w:t>Dimensions</w:t>
      </w:r>
      <w:bookmarkEnd w:id="617"/>
    </w:p>
    <w:p w14:paraId="2D73AD0A" w14:textId="7FCBFEC3" w:rsidR="00E66FDD" w:rsidRDefault="00E66FDD" w:rsidP="00E66FDD">
      <w:r>
        <w:t>The figure below shows a mapping of a printf-named array of source datasets with unlimited-dimensions and full selections to a single virtual dataset with unlimited dimensions</w:t>
      </w:r>
      <w:del w:id="621" w:author="Evans, Mark" w:date="2014-12-15T14:49:00Z">
        <w:r w:rsidDel="001A08C5">
          <w:delText>,</w:delText>
        </w:r>
      </w:del>
      <w:r>
        <w:t xml:space="preserve"> with each source dataset selection occupying a sequentially tiled portion of the virtual dataset.</w:t>
      </w:r>
    </w:p>
    <w:p w14:paraId="49C22715" w14:textId="77777777" w:rsidR="00E66FDD" w:rsidRDefault="00E66FDD" w:rsidP="00E66FDD">
      <w:pPr>
        <w:keepNext/>
      </w:pPr>
      <w:r>
        <w:rPr>
          <w:noProof/>
        </w:rPr>
        <w:drawing>
          <wp:inline distT="0" distB="0" distL="0" distR="0" wp14:anchorId="05C5E5D8" wp14:editId="08F7FE60">
            <wp:extent cx="4224528" cy="6336792"/>
            <wp:effectExtent l="0" t="0" r="5080" b="698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ullFixedPrintf-TiledUnlimitedVirtual.png"/>
                    <pic:cNvPicPr/>
                  </pic:nvPicPr>
                  <pic:blipFill>
                    <a:blip r:embed="rId19">
                      <a:extLst>
                        <a:ext uri="{28A0092B-C50C-407E-A947-70E740481C1C}">
                          <a14:useLocalDpi xmlns:a14="http://schemas.microsoft.com/office/drawing/2010/main" val="0"/>
                        </a:ext>
                      </a:extLst>
                    </a:blip>
                    <a:stretch>
                      <a:fillRect/>
                    </a:stretch>
                  </pic:blipFill>
                  <pic:spPr>
                    <a:xfrm>
                      <a:off x="0" y="0"/>
                      <a:ext cx="4224528" cy="6336792"/>
                    </a:xfrm>
                    <a:prstGeom prst="rect">
                      <a:avLst/>
                    </a:prstGeom>
                  </pic:spPr>
                </pic:pic>
              </a:graphicData>
            </a:graphic>
          </wp:inline>
        </w:drawing>
      </w:r>
    </w:p>
    <w:p w14:paraId="3862314A" w14:textId="2CE66678" w:rsidR="00E66FDD" w:rsidRDefault="00E66FDD" w:rsidP="007830A8">
      <w:pPr>
        <w:pStyle w:val="Caption"/>
        <w:rPr>
          <w:ins w:id="622" w:author="Evans, Mark" w:date="2014-12-10T15:05:00Z"/>
        </w:rPr>
      </w:pPr>
      <w:r w:rsidRPr="00097E6A">
        <w:t xml:space="preserve">Figure </w:t>
      </w:r>
      <w:fldSimple w:instr=" SEQ Figure \* ARABIC ">
        <w:r w:rsidR="0064185E">
          <w:rPr>
            <w:noProof/>
          </w:rPr>
          <w:t>12</w:t>
        </w:r>
      </w:fldSimple>
      <w:r w:rsidRPr="00097E6A">
        <w:t xml:space="preserve">: </w:t>
      </w:r>
      <w:r>
        <w:t xml:space="preserve">Mapping full selections of four unlimited-dimension source datasets chosen with printf-naming to tiles in </w:t>
      </w:r>
      <w:ins w:id="623" w:author="Evans, Mark" w:date="2014-12-15T14:51:00Z">
        <w:r w:rsidR="008F0CF5">
          <w:t xml:space="preserve">a </w:t>
        </w:r>
      </w:ins>
      <w:r>
        <w:t xml:space="preserve">virtual dataset with an unlimited </w:t>
      </w:r>
      <w:r w:rsidRPr="007830A8">
        <w:t>dimension</w:t>
      </w:r>
      <w:del w:id="624" w:author="Evans, Mark" w:date="2014-12-10T15:05:00Z">
        <w:r w:rsidDel="007830A8">
          <w:delText>.</w:delText>
        </w:r>
      </w:del>
    </w:p>
    <w:p w14:paraId="48CCB66B" w14:textId="77777777" w:rsidR="007830A8" w:rsidRPr="007830A8" w:rsidRDefault="007830A8" w:rsidP="007830A8"/>
    <w:p w14:paraId="2A09A380" w14:textId="77777777" w:rsidR="00E66FDD" w:rsidRDefault="00E66FDD" w:rsidP="00E66FDD">
      <w:r>
        <w:lastRenderedPageBreak/>
        <w:t>The following pseudo-code shows how to create this mapping:</w:t>
      </w:r>
    </w:p>
    <w:p w14:paraId="4ED22124"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max_src_dims</w:t>
      </w:r>
      <w:proofErr w:type="spell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[3], </w:t>
      </w:r>
      <w:proofErr w:type="spellStart"/>
      <w:r>
        <w:rPr>
          <w:rFonts w:ascii="Consolas" w:hAnsi="Consolas"/>
          <w:sz w:val="22"/>
        </w:rPr>
        <w:t>max_vds_dims</w:t>
      </w:r>
      <w:proofErr w:type="spellEnd"/>
      <w:r>
        <w:rPr>
          <w:rFonts w:ascii="Consolas" w:hAnsi="Consolas"/>
          <w:sz w:val="22"/>
        </w:rPr>
        <w:t>[3]</w:t>
      </w:r>
      <w:r w:rsidRPr="002E7157">
        <w:rPr>
          <w:rFonts w:ascii="Consolas" w:hAnsi="Consolas"/>
          <w:sz w:val="22"/>
        </w:rPr>
        <w:t>;</w:t>
      </w:r>
      <w:r w:rsidRPr="003462F9">
        <w:rPr>
          <w:sz w:val="22"/>
        </w:rPr>
        <w:t xml:space="preserve"> </w:t>
      </w:r>
    </w:p>
    <w:p w14:paraId="6E4E5265"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4DBBD13F"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39572EBC"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60A8BBC2" w14:textId="77777777" w:rsidR="00E66FDD" w:rsidRDefault="00E66FDD" w:rsidP="00E66FDD">
      <w:pPr>
        <w:pStyle w:val="ListParagraph"/>
        <w:ind w:left="0"/>
        <w:rPr>
          <w:rFonts w:ascii="Consolas" w:hAnsi="Consolas"/>
          <w:sz w:val="22"/>
        </w:rPr>
      </w:pPr>
    </w:p>
    <w:p w14:paraId="4437FD09"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32F309E7"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30CFAF45"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2A83C76E" w14:textId="77777777" w:rsidR="00E66FDD" w:rsidRDefault="00E66FDD" w:rsidP="00E66FDD">
      <w:pPr>
        <w:pStyle w:val="ListParagraph"/>
        <w:ind w:left="0"/>
        <w:rPr>
          <w:rFonts w:ascii="Consolas" w:hAnsi="Consolas"/>
          <w:sz w:val="22"/>
        </w:rPr>
      </w:pPr>
    </w:p>
    <w:p w14:paraId="1C8686E1"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source dataspace, select unlimited selection */</w:t>
      </w:r>
    </w:p>
    <w:p w14:paraId="6FF116E3"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0F0808AA" w14:textId="77777777" w:rsidR="00E66FDD" w:rsidRDefault="00E66FDD" w:rsidP="00E66FDD">
      <w:pPr>
        <w:pStyle w:val="ListParagraph"/>
        <w:ind w:left="0"/>
        <w:rPr>
          <w:sz w:val="22"/>
        </w:rPr>
      </w:pPr>
      <w:proofErr w:type="spellStart"/>
      <w:r>
        <w:rPr>
          <w:rFonts w:ascii="Consolas" w:hAnsi="Consolas"/>
          <w:sz w:val="22"/>
        </w:rPr>
        <w:t>max_src_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42412186"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xml:space="preserve">, </w:t>
      </w:r>
      <w:proofErr w:type="spellStart"/>
      <w:r>
        <w:rPr>
          <w:rFonts w:ascii="Consolas" w:hAnsi="Consolas"/>
          <w:sz w:val="22"/>
        </w:rPr>
        <w:t>max_src_dims</w:t>
      </w:r>
      <w:proofErr w:type="spellEnd"/>
      <w:r>
        <w:rPr>
          <w:rFonts w:ascii="Consolas" w:hAnsi="Consolas"/>
          <w:sz w:val="22"/>
        </w:rPr>
        <w:t>);</w:t>
      </w:r>
    </w:p>
    <w:p w14:paraId="57AFDB42"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107B5B0E"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6760E706"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0B8BC133"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0B7F8A36"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r w:rsidRPr="002E7157">
        <w:rPr>
          <w:rFonts w:ascii="Consolas" w:hAnsi="Consolas"/>
          <w:sz w:val="22"/>
        </w:rPr>
        <w:t>(</w:t>
      </w:r>
      <w:proofErr w:type="spellStart"/>
      <w:proofErr w:type="gramEnd"/>
      <w:r>
        <w:rPr>
          <w:rFonts w:ascii="Consolas" w:hAnsi="Consolas"/>
          <w:sz w:val="22"/>
        </w:rPr>
        <w:t>src_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6E5F470"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2EDF36B8" w14:textId="77777777" w:rsidR="00E66FDD" w:rsidRPr="00DD2EE9" w:rsidRDefault="00E66FDD" w:rsidP="00E66FDD">
      <w:pPr>
        <w:rPr>
          <w:rFonts w:ascii="Consolas" w:hAnsi="Consolas"/>
          <w:sz w:val="22"/>
        </w:rPr>
      </w:pPr>
    </w:p>
    <w:p w14:paraId="4442F601"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selection */</w:t>
      </w:r>
    </w:p>
    <w:p w14:paraId="57E450F0"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20, /* X: */ 20}</w:t>
      </w:r>
      <w:r w:rsidRPr="002E7157">
        <w:rPr>
          <w:rFonts w:ascii="Consolas" w:hAnsi="Consolas"/>
          <w:sz w:val="22"/>
        </w:rPr>
        <w:t>;</w:t>
      </w:r>
      <w:r w:rsidRPr="003462F9">
        <w:rPr>
          <w:sz w:val="22"/>
        </w:rPr>
        <w:t xml:space="preserve"> </w:t>
      </w:r>
    </w:p>
    <w:p w14:paraId="6D01F973" w14:textId="77777777" w:rsidR="00E66FDD" w:rsidRDefault="00E66FDD" w:rsidP="00E66FDD">
      <w:pPr>
        <w:pStyle w:val="ListParagraph"/>
        <w:ind w:left="0"/>
        <w:rPr>
          <w:sz w:val="22"/>
        </w:rPr>
      </w:pPr>
      <w:proofErr w:type="spellStart"/>
      <w:r>
        <w:rPr>
          <w:rFonts w:ascii="Consolas" w:hAnsi="Consolas"/>
          <w:sz w:val="22"/>
        </w:rPr>
        <w:t>max_vds_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20, /* X: */ 20}</w:t>
      </w:r>
      <w:r w:rsidRPr="002E7157">
        <w:rPr>
          <w:rFonts w:ascii="Consolas" w:hAnsi="Consolas"/>
          <w:sz w:val="22"/>
        </w:rPr>
        <w:t>;</w:t>
      </w:r>
      <w:r w:rsidRPr="003462F9">
        <w:rPr>
          <w:sz w:val="22"/>
        </w:rPr>
        <w:t xml:space="preserve"> </w:t>
      </w:r>
    </w:p>
    <w:p w14:paraId="7FCBB10D"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 </w:t>
      </w:r>
      <w:proofErr w:type="spellStart"/>
      <w:r>
        <w:rPr>
          <w:rFonts w:ascii="Consolas" w:hAnsi="Consolas"/>
          <w:sz w:val="22"/>
        </w:rPr>
        <w:t>max_vds_dims</w:t>
      </w:r>
      <w:proofErr w:type="spellEnd"/>
      <w:r>
        <w:rPr>
          <w:rFonts w:ascii="Consolas" w:hAnsi="Consolas"/>
          <w:sz w:val="22"/>
        </w:rPr>
        <w:t>);</w:t>
      </w:r>
    </w:p>
    <w:p w14:paraId="44543EBA"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6EF73AE9"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{1, 1, 1};</w:t>
      </w:r>
    </w:p>
    <w:p w14:paraId="1D9BF894"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039C0A08"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1439743B"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B2CAC0F"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7BD1B73A" w14:textId="77777777" w:rsidR="00E66FDD" w:rsidRPr="00DD2EE9" w:rsidRDefault="00E66FDD" w:rsidP="00E66FDD">
      <w:pPr>
        <w:rPr>
          <w:rFonts w:ascii="Consolas" w:hAnsi="Consolas"/>
          <w:sz w:val="22"/>
        </w:rPr>
      </w:pPr>
    </w:p>
    <w:p w14:paraId="376F2EF9" w14:textId="77777777" w:rsidR="00E66FDD" w:rsidRDefault="00E66FDD" w:rsidP="00E66FDD">
      <w:pPr>
        <w:pStyle w:val="ListParagraph"/>
        <w:ind w:left="0"/>
        <w:rPr>
          <w:rFonts w:ascii="Consolas" w:hAnsi="Consolas"/>
          <w:sz w:val="22"/>
        </w:rPr>
      </w:pPr>
      <w:r>
        <w:rPr>
          <w:rFonts w:ascii="Consolas" w:hAnsi="Consolas"/>
          <w:sz w:val="22"/>
        </w:rPr>
        <w:t>/* Set mapping between source datasets and unlimited, tiled selection in virtual dataset, with printf-mapping */</w:t>
      </w:r>
    </w:p>
    <w:p w14:paraId="3F69C685"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“/A-%1b-%2b”,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57F1C1C5" w14:textId="77777777" w:rsidR="00E66FDD" w:rsidRDefault="00E66FDD" w:rsidP="00E66FDD">
      <w:pPr>
        <w:pStyle w:val="ListParagraph"/>
        <w:ind w:left="0"/>
        <w:rPr>
          <w:rFonts w:ascii="Consolas" w:hAnsi="Consolas"/>
          <w:sz w:val="22"/>
        </w:rPr>
      </w:pPr>
    </w:p>
    <w:p w14:paraId="70A37A28"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4A923755"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792958C6" w14:textId="77777777" w:rsidR="008F0CF5" w:rsidRDefault="008F0CF5">
      <w:pPr>
        <w:spacing w:after="0"/>
        <w:jc w:val="left"/>
        <w:rPr>
          <w:ins w:id="625" w:author="Evans, Mark" w:date="2014-12-15T14:51:00Z"/>
          <w:rFonts w:asciiTheme="majorHAnsi" w:eastAsiaTheme="majorEastAsia" w:hAnsiTheme="majorHAnsi" w:cstheme="majorBidi"/>
          <w:b/>
          <w:bCs/>
          <w:color w:val="000000" w:themeColor="text1"/>
          <w:sz w:val="26"/>
          <w:szCs w:val="26"/>
        </w:rPr>
      </w:pPr>
      <w:ins w:id="626" w:author="Evans, Mark" w:date="2014-12-15T14:51:00Z">
        <w:r>
          <w:br w:type="page"/>
        </w:r>
      </w:ins>
    </w:p>
    <w:p w14:paraId="666199CF" w14:textId="2D87C1FC" w:rsidR="00E66FDD" w:rsidRDefault="00E66FDD" w:rsidP="008F0CF5">
      <w:pPr>
        <w:pStyle w:val="Heading2"/>
      </w:pPr>
      <w:bookmarkStart w:id="627" w:name="_Toc406423529"/>
      <w:r>
        <w:lastRenderedPageBreak/>
        <w:t xml:space="preserve">Fixed-dimension </w:t>
      </w:r>
      <w:r w:rsidR="00B47FD8">
        <w:t xml:space="preserve">Full Source </w:t>
      </w:r>
      <w:r>
        <w:t xml:space="preserve">and </w:t>
      </w:r>
      <w:r w:rsidR="00B47FD8">
        <w:t>Unlimited</w:t>
      </w:r>
      <w:r>
        <w:t xml:space="preserve">-dimension </w:t>
      </w:r>
      <w:r w:rsidR="00B47FD8">
        <w:t>Virtual Dataset Mapping</w:t>
      </w:r>
      <w:r>
        <w:t xml:space="preserve">, </w:t>
      </w:r>
      <w:r w:rsidR="00B47FD8">
        <w:t xml:space="preserve">Interleaved Pattern </w:t>
      </w:r>
      <w:r>
        <w:t xml:space="preserve">in </w:t>
      </w:r>
      <w:ins w:id="628" w:author="Evans, Mark" w:date="2014-12-15T14:52:00Z">
        <w:r w:rsidR="00562A9A">
          <w:t xml:space="preserve">the </w:t>
        </w:r>
      </w:ins>
      <w:r w:rsidR="00B47FD8">
        <w:t>Virtual Dataset</w:t>
      </w:r>
      <w:r>
        <w:t xml:space="preserve">, printf-named </w:t>
      </w:r>
      <w:r w:rsidR="00B47FD8">
        <w:t xml:space="preserve">Source Datasets </w:t>
      </w:r>
      <w:ins w:id="629" w:author="Evans, Mark" w:date="2014-12-15T13:31:00Z">
        <w:r w:rsidR="00B47FD8">
          <w:t>with</w:t>
        </w:r>
      </w:ins>
      <w:ins w:id="630" w:author="Evans, Mark" w:date="2014-12-15T14:53:00Z">
        <w:r w:rsidR="00562A9A">
          <w:t xml:space="preserve"> an</w:t>
        </w:r>
      </w:ins>
      <w:del w:id="631" w:author="Evans, Mark" w:date="2014-12-15T13:31:00Z">
        <w:r w:rsidDel="00B47FD8">
          <w:delText>in</w:delText>
        </w:r>
      </w:del>
      <w:r>
        <w:t xml:space="preserve"> </w:t>
      </w:r>
      <w:r w:rsidR="00B47FD8">
        <w:t>Unlimited Dimension</w:t>
      </w:r>
      <w:bookmarkEnd w:id="627"/>
    </w:p>
    <w:p w14:paraId="4956838C" w14:textId="6E05417A" w:rsidR="00E66FDD" w:rsidRDefault="00E66FDD" w:rsidP="00E66FDD">
      <w:r>
        <w:t>The figure below shows a mapping of a printf-named set of source datasets with fixed-dimensions and full selections to a single virtual dataset with unlimited dimensions</w:t>
      </w:r>
      <w:del w:id="632" w:author="Evans, Mark" w:date="2014-12-15T14:53:00Z">
        <w:r w:rsidDel="00562A9A">
          <w:delText>,</w:delText>
        </w:r>
      </w:del>
      <w:r>
        <w:t xml:space="preserve"> with each source dataset selection occupying an interleaved portion of the virtual dataset.</w:t>
      </w:r>
    </w:p>
    <w:p w14:paraId="17017A89" w14:textId="77777777" w:rsidR="00E66FDD" w:rsidRDefault="00E66FDD" w:rsidP="00E66FDD">
      <w:pPr>
        <w:keepNext/>
      </w:pPr>
      <w:r>
        <w:rPr>
          <w:noProof/>
        </w:rPr>
        <w:drawing>
          <wp:inline distT="0" distB="0" distL="0" distR="0" wp14:anchorId="29DB4054" wp14:editId="6B11BADE">
            <wp:extent cx="5065776" cy="6364224"/>
            <wp:effectExtent l="0" t="0" r="190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ullFixedPrintf-BlockedInterleavedUnlimitedVirtual.png"/>
                    <pic:cNvPicPr/>
                  </pic:nvPicPr>
                  <pic:blipFill>
                    <a:blip r:embed="rId20">
                      <a:extLst>
                        <a:ext uri="{28A0092B-C50C-407E-A947-70E740481C1C}">
                          <a14:useLocalDpi xmlns:a14="http://schemas.microsoft.com/office/drawing/2010/main" val="0"/>
                        </a:ext>
                      </a:extLst>
                    </a:blip>
                    <a:stretch>
                      <a:fillRect/>
                    </a:stretch>
                  </pic:blipFill>
                  <pic:spPr>
                    <a:xfrm>
                      <a:off x="0" y="0"/>
                      <a:ext cx="5065776" cy="6364224"/>
                    </a:xfrm>
                    <a:prstGeom prst="rect">
                      <a:avLst/>
                    </a:prstGeom>
                  </pic:spPr>
                </pic:pic>
              </a:graphicData>
            </a:graphic>
          </wp:inline>
        </w:drawing>
      </w:r>
    </w:p>
    <w:p w14:paraId="2EC6AA18" w14:textId="5AA1AA91" w:rsidR="00E66FDD" w:rsidRDefault="00E66FDD" w:rsidP="007830A8">
      <w:pPr>
        <w:pStyle w:val="Caption"/>
        <w:rPr>
          <w:ins w:id="633" w:author="Evans, Mark" w:date="2014-12-10T15:06:00Z"/>
        </w:rPr>
      </w:pPr>
      <w:r w:rsidRPr="00097E6A">
        <w:t xml:space="preserve">Figure </w:t>
      </w:r>
      <w:fldSimple w:instr=" SEQ Figure \* ARABIC ">
        <w:r w:rsidR="0064185E">
          <w:rPr>
            <w:noProof/>
          </w:rPr>
          <w:t>13</w:t>
        </w:r>
      </w:fldSimple>
      <w:r w:rsidRPr="00097E6A">
        <w:t xml:space="preserve">: </w:t>
      </w:r>
      <w:r>
        <w:t xml:space="preserve">Mapping full selections of fixed-dimension source datasets chosen with printf-naming to </w:t>
      </w:r>
      <w:ins w:id="634" w:author="Evans, Mark" w:date="2014-12-15T14:54:00Z">
        <w:r w:rsidR="00562A9A">
          <w:t xml:space="preserve">an </w:t>
        </w:r>
      </w:ins>
      <w:r>
        <w:t xml:space="preserve">interleaved portion of </w:t>
      </w:r>
      <w:ins w:id="635" w:author="Evans, Mark" w:date="2014-12-15T14:54:00Z">
        <w:r w:rsidR="00562A9A">
          <w:t xml:space="preserve">a </w:t>
        </w:r>
      </w:ins>
      <w:r>
        <w:t xml:space="preserve">virtual dataset with an unlimited </w:t>
      </w:r>
      <w:r w:rsidRPr="007830A8">
        <w:t>dimension</w:t>
      </w:r>
      <w:del w:id="636" w:author="Evans, Mark" w:date="2014-12-10T15:06:00Z">
        <w:r w:rsidDel="007830A8">
          <w:delText>.</w:delText>
        </w:r>
      </w:del>
    </w:p>
    <w:p w14:paraId="55256273" w14:textId="77777777" w:rsidR="007830A8" w:rsidRPr="007830A8" w:rsidRDefault="007830A8" w:rsidP="007830A8"/>
    <w:p w14:paraId="167829C5" w14:textId="77777777" w:rsidR="00E66FDD" w:rsidRDefault="00E66FDD" w:rsidP="00E66FDD">
      <w:r>
        <w:lastRenderedPageBreak/>
        <w:t>The following pseudo-code shows how to create this mapping:</w:t>
      </w:r>
    </w:p>
    <w:p w14:paraId="1AE7363F" w14:textId="77777777" w:rsidR="00E66FDD" w:rsidRDefault="00E66FDD" w:rsidP="00E66FDD">
      <w:pPr>
        <w:pStyle w:val="ListParagraph"/>
        <w:ind w:left="0"/>
        <w:rPr>
          <w:sz w:val="22"/>
        </w:rPr>
      </w:pPr>
      <w:r>
        <w:rPr>
          <w:rFonts w:ascii="Consolas" w:hAnsi="Consolas"/>
          <w:sz w:val="22"/>
        </w:rPr>
        <w:t xml:space="preserve">hsize_t </w:t>
      </w: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[3], </w:t>
      </w:r>
      <w:proofErr w:type="spellStart"/>
      <w:r>
        <w:rPr>
          <w:rFonts w:ascii="Consolas" w:hAnsi="Consolas"/>
          <w:sz w:val="22"/>
        </w:rPr>
        <w:t>max_vds_dims</w:t>
      </w:r>
      <w:proofErr w:type="spellEnd"/>
      <w:r>
        <w:rPr>
          <w:rFonts w:ascii="Consolas" w:hAnsi="Consolas"/>
          <w:sz w:val="22"/>
        </w:rPr>
        <w:t>[3]</w:t>
      </w:r>
      <w:r w:rsidRPr="002E7157">
        <w:rPr>
          <w:rFonts w:ascii="Consolas" w:hAnsi="Consolas"/>
          <w:sz w:val="22"/>
        </w:rPr>
        <w:t>;</w:t>
      </w:r>
      <w:r w:rsidRPr="003462F9">
        <w:rPr>
          <w:sz w:val="22"/>
        </w:rPr>
        <w:t xml:space="preserve"> </w:t>
      </w:r>
    </w:p>
    <w:p w14:paraId="3318D3E6" w14:textId="77777777" w:rsidR="00E66FDD" w:rsidRDefault="00E66FDD" w:rsidP="00E66FDD">
      <w:pPr>
        <w:pStyle w:val="ListParagraph"/>
        <w:ind w:left="0"/>
        <w:rPr>
          <w:rFonts w:ascii="Consolas" w:hAnsi="Consolas"/>
          <w:sz w:val="22"/>
        </w:rPr>
      </w:pPr>
      <w:proofErr w:type="gramStart"/>
      <w:r>
        <w:rPr>
          <w:rFonts w:ascii="Consolas" w:hAnsi="Consolas"/>
          <w:sz w:val="22"/>
        </w:rPr>
        <w:t>hsize_t</w:t>
      </w:r>
      <w:proofErr w:type="gramEnd"/>
      <w:r>
        <w:rPr>
          <w:rFonts w:ascii="Consolas" w:hAnsi="Consolas"/>
          <w:sz w:val="22"/>
        </w:rPr>
        <w:t xml:space="preserve"> </w:t>
      </w:r>
      <w:r w:rsidRPr="002E7157">
        <w:rPr>
          <w:rFonts w:ascii="Consolas" w:hAnsi="Consolas"/>
          <w:sz w:val="22"/>
        </w:rPr>
        <w:t>start</w:t>
      </w:r>
      <w:r>
        <w:rPr>
          <w:rFonts w:ascii="Consolas" w:hAnsi="Consolas"/>
          <w:sz w:val="22"/>
        </w:rPr>
        <w:t>[3], stride[3], block[3], count[3];</w:t>
      </w:r>
    </w:p>
    <w:p w14:paraId="5A85DD32"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src_space_id</w:t>
      </w:r>
      <w:proofErr w:type="spellEnd"/>
      <w:r>
        <w:rPr>
          <w:rFonts w:ascii="Consolas" w:hAnsi="Consolas"/>
          <w:sz w:val="22"/>
        </w:rPr>
        <w:t xml:space="preserve">, </w:t>
      </w:r>
      <w:proofErr w:type="spellStart"/>
      <w:r>
        <w:rPr>
          <w:rFonts w:ascii="Consolas" w:hAnsi="Consolas"/>
          <w:sz w:val="22"/>
        </w:rPr>
        <w:t>vds_space_id</w:t>
      </w:r>
      <w:proofErr w:type="spellEnd"/>
      <w:r>
        <w:rPr>
          <w:rFonts w:ascii="Consolas" w:hAnsi="Consolas"/>
          <w:sz w:val="22"/>
        </w:rPr>
        <w:t>;</w:t>
      </w:r>
    </w:p>
    <w:p w14:paraId="5C839B4F" w14:textId="77777777" w:rsidR="00E66FDD" w:rsidRDefault="00E66FDD" w:rsidP="00E66FDD">
      <w:pPr>
        <w:pStyle w:val="ListParagraph"/>
        <w:ind w:left="0"/>
        <w:rPr>
          <w:rFonts w:ascii="Consolas" w:hAnsi="Consolas"/>
          <w:sz w:val="22"/>
        </w:rPr>
      </w:pPr>
      <w:r>
        <w:rPr>
          <w:rFonts w:ascii="Consolas" w:hAnsi="Consolas"/>
          <w:sz w:val="22"/>
        </w:rPr>
        <w:t xml:space="preserve">hid_t </w:t>
      </w:r>
      <w:proofErr w:type="spellStart"/>
      <w:r>
        <w:rPr>
          <w:rFonts w:ascii="Consolas" w:hAnsi="Consolas"/>
          <w:sz w:val="22"/>
        </w:rPr>
        <w:t>dcpl_id</w:t>
      </w:r>
      <w:proofErr w:type="spellEnd"/>
      <w:r>
        <w:rPr>
          <w:rFonts w:ascii="Consolas" w:hAnsi="Consolas"/>
          <w:sz w:val="22"/>
        </w:rPr>
        <w:t>;</w:t>
      </w:r>
    </w:p>
    <w:p w14:paraId="3FE9FEDD" w14:textId="77777777" w:rsidR="00E66FDD" w:rsidRDefault="00E66FDD" w:rsidP="00E66FDD">
      <w:pPr>
        <w:pStyle w:val="ListParagraph"/>
        <w:ind w:left="0"/>
        <w:rPr>
          <w:rFonts w:ascii="Consolas" w:hAnsi="Consolas"/>
          <w:sz w:val="22"/>
        </w:rPr>
      </w:pPr>
    </w:p>
    <w:p w14:paraId="0EE343F9"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DCPL and set to virtual storage */</w:t>
      </w:r>
    </w:p>
    <w:p w14:paraId="3FB35936" w14:textId="77777777" w:rsidR="00E66FDD" w:rsidRDefault="00E66FDD" w:rsidP="00E66FDD">
      <w:pPr>
        <w:pStyle w:val="ListParagraph"/>
        <w:ind w:left="0"/>
        <w:rPr>
          <w:rFonts w:ascii="Consolas" w:hAnsi="Consolas" w:cs="Menlo Regular"/>
          <w:color w:val="000000"/>
          <w:sz w:val="22"/>
        </w:rPr>
      </w:pPr>
      <w:proofErr w:type="spellStart"/>
      <w:r>
        <w:rPr>
          <w:rFonts w:ascii="Consolas" w:hAnsi="Consolas"/>
          <w:sz w:val="22"/>
        </w:rPr>
        <w:t>dcpl_id</w:t>
      </w:r>
      <w:proofErr w:type="spellEnd"/>
      <w:r>
        <w:rPr>
          <w:rFonts w:ascii="Consolas" w:hAnsi="Consolas"/>
          <w:sz w:val="22"/>
        </w:rPr>
        <w:t xml:space="preserve"> = </w:t>
      </w:r>
      <w:proofErr w:type="gramStart"/>
      <w:r>
        <w:rPr>
          <w:rFonts w:ascii="Consolas" w:hAnsi="Consolas"/>
          <w:sz w:val="22"/>
        </w:rPr>
        <w:t>H5Pcreate(</w:t>
      </w:r>
      <w:proofErr w:type="gramEnd"/>
      <w:r w:rsidRPr="00217F22">
        <w:rPr>
          <w:rFonts w:ascii="Consolas" w:hAnsi="Consolas" w:cs="Menlo Regular"/>
          <w:color w:val="000000"/>
          <w:sz w:val="22"/>
        </w:rPr>
        <w:t>H5P_DATASET_CREATE</w:t>
      </w:r>
      <w:r>
        <w:rPr>
          <w:rFonts w:ascii="Consolas" w:hAnsi="Consolas" w:cs="Menlo Regular"/>
          <w:color w:val="000000"/>
          <w:sz w:val="22"/>
        </w:rPr>
        <w:t>);</w:t>
      </w:r>
    </w:p>
    <w:p w14:paraId="5E723778"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w:t>
      </w:r>
      <w:proofErr w:type="gramStart"/>
      <w:r>
        <w:rPr>
          <w:rFonts w:ascii="Consolas" w:hAnsi="Consolas"/>
          <w:sz w:val="22"/>
        </w:rPr>
        <w:t>virtual(</w:t>
      </w:r>
      <w:proofErr w:type="spellStart"/>
      <w:proofErr w:type="gramEnd"/>
      <w:r>
        <w:rPr>
          <w:rFonts w:ascii="Consolas" w:hAnsi="Consolas"/>
          <w:sz w:val="22"/>
        </w:rPr>
        <w:t>dcpl_id</w:t>
      </w:r>
      <w:proofErr w:type="spellEnd"/>
      <w:r>
        <w:rPr>
          <w:rFonts w:ascii="Consolas" w:hAnsi="Consolas"/>
          <w:sz w:val="22"/>
        </w:rPr>
        <w:t>);</w:t>
      </w:r>
    </w:p>
    <w:p w14:paraId="5EC6E20A" w14:textId="77777777" w:rsidR="00E66FDD" w:rsidRDefault="00E66FDD" w:rsidP="00E66FDD">
      <w:pPr>
        <w:pStyle w:val="ListParagraph"/>
        <w:ind w:left="0"/>
        <w:rPr>
          <w:rFonts w:ascii="Consolas" w:hAnsi="Consolas"/>
          <w:sz w:val="22"/>
        </w:rPr>
      </w:pPr>
    </w:p>
    <w:p w14:paraId="0EDA859C"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source dataspace, defaults to “all” selection */</w:t>
      </w:r>
    </w:p>
    <w:p w14:paraId="70445B54" w14:textId="77777777" w:rsidR="00E66FDD" w:rsidRDefault="00E66FDD" w:rsidP="00E66FDD">
      <w:pPr>
        <w:pStyle w:val="ListParagraph"/>
        <w:ind w:left="0"/>
        <w:rPr>
          <w:sz w:val="22"/>
        </w:rPr>
      </w:pPr>
      <w:proofErr w:type="spellStart"/>
      <w:r>
        <w:rPr>
          <w:rFonts w:ascii="Consolas" w:hAnsi="Consolas"/>
          <w:sz w:val="22"/>
        </w:rPr>
        <w:t>src_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0970A56C" w14:textId="77777777" w:rsidR="00E66FDD" w:rsidRDefault="00E66FDD" w:rsidP="00E66FDD">
      <w:pPr>
        <w:pStyle w:val="ListParagraph"/>
        <w:ind w:left="0"/>
        <w:rPr>
          <w:sz w:val="22"/>
        </w:rPr>
      </w:pPr>
      <w:proofErr w:type="spellStart"/>
      <w:r>
        <w:rPr>
          <w:rFonts w:ascii="Consolas" w:hAnsi="Consolas"/>
          <w:sz w:val="22"/>
        </w:rPr>
        <w:t>src_space_id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src_dims</w:t>
      </w:r>
      <w:proofErr w:type="spellEnd"/>
      <w:r>
        <w:rPr>
          <w:rFonts w:ascii="Consolas" w:hAnsi="Consolas"/>
          <w:sz w:val="22"/>
        </w:rPr>
        <w:t>, NULL);</w:t>
      </w:r>
    </w:p>
    <w:p w14:paraId="4186D61C" w14:textId="77777777" w:rsidR="00E66FDD" w:rsidRPr="00DD2EE9" w:rsidRDefault="00E66FDD" w:rsidP="00E66FDD">
      <w:pPr>
        <w:rPr>
          <w:rFonts w:ascii="Consolas" w:hAnsi="Consolas"/>
          <w:sz w:val="22"/>
        </w:rPr>
      </w:pPr>
    </w:p>
    <w:p w14:paraId="6CD0BAA6" w14:textId="77777777" w:rsidR="00E66FDD" w:rsidRDefault="00E66FDD" w:rsidP="00E66FDD">
      <w:pPr>
        <w:pStyle w:val="ListParagraph"/>
        <w:ind w:left="0"/>
        <w:rPr>
          <w:rFonts w:ascii="Consolas" w:hAnsi="Consolas"/>
          <w:sz w:val="22"/>
        </w:rPr>
      </w:pPr>
      <w:r>
        <w:rPr>
          <w:rFonts w:ascii="Consolas" w:hAnsi="Consolas"/>
          <w:sz w:val="22"/>
        </w:rPr>
        <w:t xml:space="preserve">/* </w:t>
      </w:r>
      <w:proofErr w:type="gramStart"/>
      <w:r>
        <w:rPr>
          <w:rFonts w:ascii="Consolas" w:hAnsi="Consolas"/>
          <w:sz w:val="22"/>
        </w:rPr>
        <w:t>Create</w:t>
      </w:r>
      <w:proofErr w:type="gramEnd"/>
      <w:r>
        <w:rPr>
          <w:rFonts w:ascii="Consolas" w:hAnsi="Consolas"/>
          <w:sz w:val="22"/>
        </w:rPr>
        <w:t xml:space="preserve"> virtual dataspace and set first selection */</w:t>
      </w:r>
    </w:p>
    <w:p w14:paraId="1E956147" w14:textId="77777777" w:rsidR="00E66FDD" w:rsidRDefault="00E66FDD" w:rsidP="00E66FDD">
      <w:pPr>
        <w:pStyle w:val="ListParagraph"/>
        <w:ind w:left="0"/>
        <w:rPr>
          <w:sz w:val="22"/>
        </w:rPr>
      </w:pPr>
      <w:proofErr w:type="spellStart"/>
      <w:r>
        <w:rPr>
          <w:rFonts w:ascii="Consolas" w:hAnsi="Consolas"/>
          <w:sz w:val="22"/>
        </w:rPr>
        <w:t>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10, /* Y: */ 10, /* X: */ 10}</w:t>
      </w:r>
      <w:r w:rsidRPr="002E7157">
        <w:rPr>
          <w:rFonts w:ascii="Consolas" w:hAnsi="Consolas"/>
          <w:sz w:val="22"/>
        </w:rPr>
        <w:t>;</w:t>
      </w:r>
      <w:r w:rsidRPr="003462F9">
        <w:rPr>
          <w:sz w:val="22"/>
        </w:rPr>
        <w:t xml:space="preserve"> </w:t>
      </w:r>
    </w:p>
    <w:p w14:paraId="63C194B7" w14:textId="77777777" w:rsidR="00E66FDD" w:rsidRDefault="00E66FDD" w:rsidP="00E66FDD">
      <w:pPr>
        <w:pStyle w:val="ListParagraph"/>
        <w:ind w:left="0"/>
        <w:rPr>
          <w:sz w:val="22"/>
        </w:rPr>
      </w:pPr>
      <w:proofErr w:type="spellStart"/>
      <w:r>
        <w:rPr>
          <w:rFonts w:ascii="Consolas" w:hAnsi="Consolas"/>
          <w:sz w:val="22"/>
        </w:rPr>
        <w:t>max_vds_</w:t>
      </w:r>
      <w:proofErr w:type="gramStart"/>
      <w:r>
        <w:rPr>
          <w:rFonts w:ascii="Consolas" w:hAnsi="Consolas"/>
          <w:sz w:val="22"/>
        </w:rPr>
        <w:t>dims</w:t>
      </w:r>
      <w:proofErr w:type="spellEnd"/>
      <w:r>
        <w:rPr>
          <w:rFonts w:ascii="Consolas" w:hAnsi="Consolas"/>
          <w:sz w:val="22"/>
        </w:rPr>
        <w:t>[</w:t>
      </w:r>
      <w:proofErr w:type="gramEnd"/>
      <w:r>
        <w:rPr>
          <w:rFonts w:ascii="Consolas" w:hAnsi="Consolas"/>
          <w:sz w:val="22"/>
        </w:rPr>
        <w:t>3] = {/* Z: */ H5S_UNLIMITED, /* Y: */ 10, /* X: */ 10}</w:t>
      </w:r>
      <w:r w:rsidRPr="002E7157">
        <w:rPr>
          <w:rFonts w:ascii="Consolas" w:hAnsi="Consolas"/>
          <w:sz w:val="22"/>
        </w:rPr>
        <w:t>;</w:t>
      </w:r>
      <w:r w:rsidRPr="003462F9">
        <w:rPr>
          <w:sz w:val="22"/>
        </w:rPr>
        <w:t xml:space="preserve"> </w:t>
      </w:r>
    </w:p>
    <w:p w14:paraId="14732BF7" w14:textId="77777777" w:rsidR="00E66FDD" w:rsidRPr="00DD2EE9" w:rsidRDefault="00E66FDD" w:rsidP="00E66FDD">
      <w:pPr>
        <w:pStyle w:val="ListParagraph"/>
        <w:ind w:left="0"/>
        <w:rPr>
          <w:rFonts w:ascii="Consolas" w:hAnsi="Consolas"/>
          <w:sz w:val="22"/>
        </w:rPr>
      </w:pPr>
      <w:proofErr w:type="spellStart"/>
      <w:r>
        <w:rPr>
          <w:rFonts w:ascii="Consolas" w:hAnsi="Consolas"/>
          <w:sz w:val="22"/>
        </w:rPr>
        <w:t>vds_space_id</w:t>
      </w:r>
      <w:proofErr w:type="spellEnd"/>
      <w:r>
        <w:rPr>
          <w:rFonts w:ascii="Consolas" w:hAnsi="Consolas"/>
          <w:sz w:val="22"/>
        </w:rPr>
        <w:t xml:space="preserve"> = H5Screate_</w:t>
      </w:r>
      <w:proofErr w:type="gramStart"/>
      <w:r>
        <w:rPr>
          <w:rFonts w:ascii="Consolas" w:hAnsi="Consolas"/>
          <w:sz w:val="22"/>
        </w:rPr>
        <w:t>simple(</w:t>
      </w:r>
      <w:proofErr w:type="gramEnd"/>
      <w:r>
        <w:rPr>
          <w:rFonts w:ascii="Consolas" w:hAnsi="Consolas"/>
          <w:sz w:val="22"/>
        </w:rPr>
        <w:t xml:space="preserve">3, </w:t>
      </w:r>
      <w:proofErr w:type="spellStart"/>
      <w:r>
        <w:rPr>
          <w:rFonts w:ascii="Consolas" w:hAnsi="Consolas"/>
          <w:sz w:val="22"/>
        </w:rPr>
        <w:t>vds_dims</w:t>
      </w:r>
      <w:proofErr w:type="spellEnd"/>
      <w:r>
        <w:rPr>
          <w:rFonts w:ascii="Consolas" w:hAnsi="Consolas"/>
          <w:sz w:val="22"/>
        </w:rPr>
        <w:t xml:space="preserve">, </w:t>
      </w:r>
      <w:proofErr w:type="spellStart"/>
      <w:r>
        <w:rPr>
          <w:rFonts w:ascii="Consolas" w:hAnsi="Consolas"/>
          <w:sz w:val="22"/>
        </w:rPr>
        <w:t>max_vds_dims</w:t>
      </w:r>
      <w:proofErr w:type="spellEnd"/>
      <w:r>
        <w:rPr>
          <w:rFonts w:ascii="Consolas" w:hAnsi="Consolas"/>
          <w:sz w:val="22"/>
        </w:rPr>
        <w:t>);</w:t>
      </w:r>
    </w:p>
    <w:p w14:paraId="216A6365"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{0, 0, 0}</w:t>
      </w:r>
      <w:r w:rsidRPr="002E7157">
        <w:rPr>
          <w:rFonts w:ascii="Consolas" w:hAnsi="Consolas"/>
          <w:sz w:val="22"/>
        </w:rPr>
        <w:t>;</w:t>
      </w:r>
      <w:r w:rsidRPr="003462F9">
        <w:rPr>
          <w:sz w:val="22"/>
        </w:rPr>
        <w:t xml:space="preserve"> </w:t>
      </w:r>
    </w:p>
    <w:p w14:paraId="0973EA2B"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{4, 1, 1};</w:t>
      </w:r>
    </w:p>
    <w:p w14:paraId="3EEB2A3F"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5EC07652"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188813EA"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770AF9B"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790D9E9A" w14:textId="77777777" w:rsidR="00E66FDD" w:rsidRPr="00DD2EE9" w:rsidRDefault="00E66FDD" w:rsidP="00E66FDD">
      <w:pPr>
        <w:rPr>
          <w:rFonts w:ascii="Consolas" w:hAnsi="Consolas"/>
          <w:sz w:val="22"/>
        </w:rPr>
      </w:pPr>
    </w:p>
    <w:p w14:paraId="1A8A7D39"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first source dataset sequence and first unlimited, </w:t>
      </w:r>
      <w:proofErr w:type="spellStart"/>
      <w:r>
        <w:rPr>
          <w:rFonts w:ascii="Consolas" w:hAnsi="Consolas"/>
          <w:sz w:val="22"/>
        </w:rPr>
        <w:t>strided</w:t>
      </w:r>
      <w:proofErr w:type="spellEnd"/>
      <w:r>
        <w:rPr>
          <w:rFonts w:ascii="Consolas" w:hAnsi="Consolas"/>
          <w:sz w:val="22"/>
        </w:rPr>
        <w:t xml:space="preserve"> selection in virtual dataset, with printf-mapping */</w:t>
      </w:r>
    </w:p>
    <w:p w14:paraId="4DF2B02C"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“/A-%0b”,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725D7839" w14:textId="77777777" w:rsidR="00E66FDD" w:rsidRDefault="00E66FDD" w:rsidP="00E66FDD">
      <w:pPr>
        <w:pStyle w:val="ListParagraph"/>
        <w:ind w:left="0"/>
        <w:rPr>
          <w:rFonts w:ascii="Consolas" w:hAnsi="Consolas"/>
          <w:sz w:val="22"/>
        </w:rPr>
      </w:pPr>
    </w:p>
    <w:p w14:paraId="06DA26A9"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dataspace */</w:t>
      </w:r>
    </w:p>
    <w:p w14:paraId="7A09CFEC"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{1, 0, 0}</w:t>
      </w:r>
      <w:r w:rsidRPr="002E7157">
        <w:rPr>
          <w:rFonts w:ascii="Consolas" w:hAnsi="Consolas"/>
          <w:sz w:val="22"/>
        </w:rPr>
        <w:t>;</w:t>
      </w:r>
      <w:r w:rsidRPr="003462F9">
        <w:rPr>
          <w:sz w:val="22"/>
        </w:rPr>
        <w:t xml:space="preserve"> </w:t>
      </w:r>
    </w:p>
    <w:p w14:paraId="657A8938"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{4, 1, 1};</w:t>
      </w:r>
    </w:p>
    <w:p w14:paraId="28EF062E"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4CCEE92"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74E94B66"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4FE8BB4"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lastRenderedPageBreak/>
        <w:t>count</w:t>
      </w:r>
      <w:proofErr w:type="gramEnd"/>
      <w:r w:rsidRPr="002E7157">
        <w:rPr>
          <w:rFonts w:ascii="Consolas" w:hAnsi="Consolas"/>
          <w:sz w:val="22"/>
        </w:rPr>
        <w:t>);</w:t>
      </w:r>
    </w:p>
    <w:p w14:paraId="244257C7" w14:textId="77777777" w:rsidR="00E66FDD" w:rsidRPr="00DD2EE9" w:rsidRDefault="00E66FDD" w:rsidP="00E66FDD">
      <w:pPr>
        <w:rPr>
          <w:rFonts w:ascii="Consolas" w:hAnsi="Consolas"/>
          <w:sz w:val="22"/>
        </w:rPr>
      </w:pPr>
    </w:p>
    <w:p w14:paraId="202E298A"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second source dataset sequence and second unlimited, </w:t>
      </w:r>
      <w:proofErr w:type="spellStart"/>
      <w:r>
        <w:rPr>
          <w:rFonts w:ascii="Consolas" w:hAnsi="Consolas"/>
          <w:sz w:val="22"/>
        </w:rPr>
        <w:t>strided</w:t>
      </w:r>
      <w:proofErr w:type="spellEnd"/>
      <w:r>
        <w:rPr>
          <w:rFonts w:ascii="Consolas" w:hAnsi="Consolas"/>
          <w:sz w:val="22"/>
        </w:rPr>
        <w:t xml:space="preserve"> selection in virtual dataset, with printf-mapping */</w:t>
      </w:r>
    </w:p>
    <w:p w14:paraId="25FC481C"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“/B-%0b”,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5A671DC2" w14:textId="77777777" w:rsidR="00E66FDD" w:rsidRDefault="00E66FDD" w:rsidP="00E66FDD">
      <w:pPr>
        <w:pStyle w:val="ListParagraph"/>
        <w:ind w:left="0"/>
        <w:rPr>
          <w:rFonts w:ascii="Consolas" w:hAnsi="Consolas"/>
          <w:sz w:val="22"/>
        </w:rPr>
      </w:pPr>
    </w:p>
    <w:p w14:paraId="40ED6F2C" w14:textId="77777777" w:rsidR="00E66FDD" w:rsidRDefault="00E66FDD" w:rsidP="00E66FDD">
      <w:pPr>
        <w:pStyle w:val="ListParagraph"/>
        <w:ind w:left="0"/>
        <w:rPr>
          <w:rFonts w:ascii="Consolas" w:hAnsi="Consolas"/>
          <w:sz w:val="22"/>
        </w:rPr>
      </w:pPr>
      <w:r>
        <w:rPr>
          <w:rFonts w:ascii="Consolas" w:hAnsi="Consolas"/>
          <w:sz w:val="22"/>
        </w:rPr>
        <w:t>/* Set third selection in virtual dataspace */</w:t>
      </w:r>
    </w:p>
    <w:p w14:paraId="6FCEC0B3"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{2, 0, 0}</w:t>
      </w:r>
      <w:r w:rsidRPr="002E7157">
        <w:rPr>
          <w:rFonts w:ascii="Consolas" w:hAnsi="Consolas"/>
          <w:sz w:val="22"/>
        </w:rPr>
        <w:t>;</w:t>
      </w:r>
      <w:r w:rsidRPr="003462F9">
        <w:rPr>
          <w:sz w:val="22"/>
        </w:rPr>
        <w:t xml:space="preserve"> </w:t>
      </w:r>
    </w:p>
    <w:p w14:paraId="69C38B6F"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{4, 1, 1};</w:t>
      </w:r>
    </w:p>
    <w:p w14:paraId="0DC91DA2"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77829070"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66EC088E"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81110C6"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11BD1F99" w14:textId="77777777" w:rsidR="00E66FDD" w:rsidRPr="00DD2EE9" w:rsidRDefault="00E66FDD" w:rsidP="00E66FDD">
      <w:pPr>
        <w:rPr>
          <w:rFonts w:ascii="Consolas" w:hAnsi="Consolas"/>
          <w:sz w:val="22"/>
        </w:rPr>
      </w:pPr>
    </w:p>
    <w:p w14:paraId="1F71F5BE"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third source dataset sequence and third unlimited, </w:t>
      </w:r>
      <w:proofErr w:type="spellStart"/>
      <w:r>
        <w:rPr>
          <w:rFonts w:ascii="Consolas" w:hAnsi="Consolas"/>
          <w:sz w:val="22"/>
        </w:rPr>
        <w:t>strided</w:t>
      </w:r>
      <w:proofErr w:type="spellEnd"/>
      <w:r>
        <w:rPr>
          <w:rFonts w:ascii="Consolas" w:hAnsi="Consolas"/>
          <w:sz w:val="22"/>
        </w:rPr>
        <w:t xml:space="preserve"> selection in virtual dataset, with printf-mapping */</w:t>
      </w:r>
    </w:p>
    <w:p w14:paraId="71ED4699"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“/C-%0b”,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36BA4DD9" w14:textId="77777777" w:rsidR="00E66FDD" w:rsidRDefault="00E66FDD" w:rsidP="00E66FDD">
      <w:pPr>
        <w:pStyle w:val="ListParagraph"/>
        <w:ind w:left="0"/>
        <w:rPr>
          <w:rFonts w:ascii="Consolas" w:hAnsi="Consolas"/>
          <w:sz w:val="22"/>
        </w:rPr>
      </w:pPr>
    </w:p>
    <w:p w14:paraId="244957D3"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dataspace */</w:t>
      </w:r>
    </w:p>
    <w:p w14:paraId="2CBAF2E6" w14:textId="77777777" w:rsidR="00E66FDD" w:rsidRDefault="00E66FDD" w:rsidP="00E66FDD">
      <w:pPr>
        <w:pStyle w:val="ListParagraph"/>
        <w:ind w:left="0"/>
        <w:rPr>
          <w:sz w:val="22"/>
        </w:rPr>
      </w:pPr>
      <w:proofErr w:type="gramStart"/>
      <w:r w:rsidRPr="002E7157">
        <w:rPr>
          <w:rFonts w:ascii="Consolas" w:hAnsi="Consolas"/>
          <w:sz w:val="22"/>
        </w:rPr>
        <w:t>start</w:t>
      </w:r>
      <w:r>
        <w:rPr>
          <w:rFonts w:ascii="Consolas" w:hAnsi="Consolas"/>
          <w:sz w:val="22"/>
        </w:rPr>
        <w:t>[</w:t>
      </w:r>
      <w:proofErr w:type="gramEnd"/>
      <w:r>
        <w:rPr>
          <w:rFonts w:ascii="Consolas" w:hAnsi="Consolas"/>
          <w:sz w:val="22"/>
        </w:rPr>
        <w:t>3] = {3, 0, 0}</w:t>
      </w:r>
      <w:r w:rsidRPr="002E7157">
        <w:rPr>
          <w:rFonts w:ascii="Consolas" w:hAnsi="Consolas"/>
          <w:sz w:val="22"/>
        </w:rPr>
        <w:t>;</w:t>
      </w:r>
      <w:r w:rsidRPr="003462F9">
        <w:rPr>
          <w:sz w:val="22"/>
        </w:rPr>
        <w:t xml:space="preserve"> </w:t>
      </w:r>
    </w:p>
    <w:p w14:paraId="1B0532B4" w14:textId="77777777" w:rsidR="00E66FDD" w:rsidRDefault="00E66FDD" w:rsidP="00E66FDD">
      <w:pPr>
        <w:pStyle w:val="ListParagraph"/>
        <w:ind w:left="0"/>
        <w:rPr>
          <w:rFonts w:ascii="Consolas" w:hAnsi="Consolas"/>
          <w:sz w:val="22"/>
        </w:rPr>
      </w:pPr>
      <w:proofErr w:type="gramStart"/>
      <w:r>
        <w:rPr>
          <w:rFonts w:ascii="Consolas" w:hAnsi="Consolas"/>
          <w:sz w:val="22"/>
        </w:rPr>
        <w:t>stride[</w:t>
      </w:r>
      <w:proofErr w:type="gramEnd"/>
      <w:r>
        <w:rPr>
          <w:rFonts w:ascii="Consolas" w:hAnsi="Consolas"/>
          <w:sz w:val="22"/>
        </w:rPr>
        <w:t>3] = {4, 1, 1};</w:t>
      </w:r>
    </w:p>
    <w:p w14:paraId="3176F25E" w14:textId="77777777" w:rsidR="00E66FDD" w:rsidRDefault="00E66FDD" w:rsidP="00E66FDD">
      <w:pPr>
        <w:pStyle w:val="ListParagraph"/>
        <w:ind w:left="0"/>
        <w:rPr>
          <w:rFonts w:ascii="Consolas" w:hAnsi="Consolas"/>
          <w:sz w:val="22"/>
        </w:rPr>
      </w:pPr>
      <w:proofErr w:type="gramStart"/>
      <w:r>
        <w:rPr>
          <w:rFonts w:ascii="Consolas" w:hAnsi="Consolas"/>
          <w:sz w:val="22"/>
        </w:rPr>
        <w:t>block[</w:t>
      </w:r>
      <w:proofErr w:type="gramEnd"/>
      <w:r>
        <w:rPr>
          <w:rFonts w:ascii="Consolas" w:hAnsi="Consolas"/>
          <w:sz w:val="22"/>
        </w:rPr>
        <w:t>3] = {1, 10, 10};</w:t>
      </w:r>
    </w:p>
    <w:p w14:paraId="3B3CC4DC" w14:textId="77777777" w:rsidR="00E66FDD" w:rsidRDefault="00E66FDD" w:rsidP="00E66FDD">
      <w:pPr>
        <w:pStyle w:val="ListParagraph"/>
        <w:ind w:left="0"/>
        <w:rPr>
          <w:rFonts w:ascii="Consolas" w:hAnsi="Consolas"/>
          <w:sz w:val="22"/>
        </w:rPr>
      </w:pPr>
      <w:proofErr w:type="gramStart"/>
      <w:r>
        <w:rPr>
          <w:rFonts w:ascii="Consolas" w:hAnsi="Consolas"/>
          <w:sz w:val="22"/>
        </w:rPr>
        <w:t>count[</w:t>
      </w:r>
      <w:proofErr w:type="gramEnd"/>
      <w:r>
        <w:rPr>
          <w:rFonts w:ascii="Consolas" w:hAnsi="Consolas"/>
          <w:sz w:val="22"/>
        </w:rPr>
        <w:t>3] = {H5S_UNLIMITED, 1, 1};</w:t>
      </w:r>
    </w:p>
    <w:p w14:paraId="2558F50E" w14:textId="77777777" w:rsidR="00E66FDD" w:rsidRDefault="00E66FDD" w:rsidP="00E66FDD">
      <w:pPr>
        <w:pStyle w:val="ListParagraph"/>
        <w:ind w:left="0"/>
        <w:rPr>
          <w:rFonts w:ascii="Consolas" w:hAnsi="Consolas"/>
          <w:sz w:val="22"/>
        </w:rPr>
      </w:pPr>
      <w:r w:rsidRPr="002E7157">
        <w:rPr>
          <w:rFonts w:ascii="Consolas" w:hAnsi="Consolas"/>
          <w:sz w:val="22"/>
        </w:rPr>
        <w:t>H5Sselect_</w:t>
      </w:r>
      <w:proofErr w:type="gramStart"/>
      <w:r>
        <w:rPr>
          <w:rFonts w:ascii="Consolas" w:hAnsi="Consolas"/>
          <w:sz w:val="22"/>
        </w:rPr>
        <w:t>hyperslab(</w:t>
      </w:r>
      <w:proofErr w:type="spellStart"/>
      <w:proofErr w:type="gramEnd"/>
      <w:r>
        <w:rPr>
          <w:rFonts w:ascii="Consolas" w:hAnsi="Consolas"/>
          <w:sz w:val="22"/>
        </w:rPr>
        <w:t>vds_</w:t>
      </w:r>
      <w:r w:rsidRPr="002E7157">
        <w:rPr>
          <w:rFonts w:ascii="Consolas" w:hAnsi="Consolas"/>
          <w:sz w:val="22"/>
        </w:rPr>
        <w:t>space_id</w:t>
      </w:r>
      <w:proofErr w:type="spellEnd"/>
      <w:r w:rsidRPr="002E7157">
        <w:rPr>
          <w:rFonts w:ascii="Consolas" w:hAnsi="Consolas"/>
          <w:sz w:val="22"/>
        </w:rPr>
        <w:t xml:space="preserve">,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0BDD85A" w14:textId="77777777" w:rsidR="00E66FDD" w:rsidRDefault="00E66FDD" w:rsidP="00E66FDD">
      <w:pPr>
        <w:pStyle w:val="ListParagraph"/>
        <w:ind w:left="0" w:firstLine="720"/>
        <w:rPr>
          <w:rFonts w:ascii="Consolas" w:hAnsi="Consolas"/>
          <w:sz w:val="22"/>
        </w:rPr>
      </w:pPr>
      <w:proofErr w:type="gramStart"/>
      <w:r w:rsidRPr="002E7157">
        <w:rPr>
          <w:rFonts w:ascii="Consolas" w:hAnsi="Consolas"/>
          <w:sz w:val="22"/>
        </w:rPr>
        <w:t>count</w:t>
      </w:r>
      <w:proofErr w:type="gramEnd"/>
      <w:r w:rsidRPr="002E7157">
        <w:rPr>
          <w:rFonts w:ascii="Consolas" w:hAnsi="Consolas"/>
          <w:sz w:val="22"/>
        </w:rPr>
        <w:t>);</w:t>
      </w:r>
    </w:p>
    <w:p w14:paraId="6E21CC5C" w14:textId="77777777" w:rsidR="00E66FDD" w:rsidRPr="00DD2EE9" w:rsidRDefault="00E66FDD" w:rsidP="00E66FDD">
      <w:pPr>
        <w:rPr>
          <w:rFonts w:ascii="Consolas" w:hAnsi="Consolas"/>
          <w:sz w:val="22"/>
        </w:rPr>
      </w:pPr>
    </w:p>
    <w:p w14:paraId="21A9D332" w14:textId="77777777" w:rsidR="00E66FDD" w:rsidRDefault="00E66FDD" w:rsidP="00E66FDD">
      <w:pPr>
        <w:pStyle w:val="ListParagraph"/>
        <w:ind w:left="0"/>
        <w:rPr>
          <w:rFonts w:ascii="Consolas" w:hAnsi="Consolas"/>
          <w:sz w:val="22"/>
        </w:rPr>
      </w:pPr>
      <w:r>
        <w:rPr>
          <w:rFonts w:ascii="Consolas" w:hAnsi="Consolas"/>
          <w:sz w:val="22"/>
        </w:rPr>
        <w:t xml:space="preserve">/* Set mapping between fourth source dataset sequence and fourth unlimited, </w:t>
      </w:r>
      <w:proofErr w:type="spellStart"/>
      <w:r>
        <w:rPr>
          <w:rFonts w:ascii="Consolas" w:hAnsi="Consolas"/>
          <w:sz w:val="22"/>
        </w:rPr>
        <w:t>strided</w:t>
      </w:r>
      <w:proofErr w:type="spellEnd"/>
      <w:r>
        <w:rPr>
          <w:rFonts w:ascii="Consolas" w:hAnsi="Consolas"/>
          <w:sz w:val="22"/>
        </w:rPr>
        <w:t xml:space="preserve"> selection in virtual dataset, with printf-mapping */</w:t>
      </w:r>
    </w:p>
    <w:p w14:paraId="0B17DCB1" w14:textId="77777777" w:rsidR="00E66FDD" w:rsidRDefault="00E66FDD" w:rsidP="00E66FDD">
      <w:pPr>
        <w:jc w:val="left"/>
        <w:rPr>
          <w:rFonts w:ascii="Consolas" w:hAnsi="Consolas"/>
          <w:sz w:val="22"/>
        </w:rPr>
      </w:pPr>
      <w:r w:rsidRPr="002C4D15">
        <w:rPr>
          <w:rFonts w:ascii="Consolas" w:hAnsi="Consolas"/>
          <w:sz w:val="22"/>
        </w:rPr>
        <w:t>H5Pset_virtual_</w:t>
      </w:r>
      <w:proofErr w:type="gramStart"/>
      <w:r w:rsidRPr="002C4D15">
        <w:rPr>
          <w:rFonts w:ascii="Consolas" w:hAnsi="Consolas"/>
          <w:sz w:val="22"/>
        </w:rPr>
        <w:t>mapping</w:t>
      </w:r>
      <w:r>
        <w:rPr>
          <w:rFonts w:ascii="Consolas" w:hAnsi="Consolas"/>
          <w:sz w:val="22"/>
        </w:rPr>
        <w:t>(</w:t>
      </w:r>
      <w:proofErr w:type="spellStart"/>
      <w:proofErr w:type="gramEnd"/>
      <w:r>
        <w:rPr>
          <w:rFonts w:ascii="Consolas" w:hAnsi="Consolas"/>
          <w:sz w:val="22"/>
        </w:rPr>
        <w:t>dcpl_id</w:t>
      </w:r>
      <w:proofErr w:type="spellEnd"/>
      <w:r>
        <w:rPr>
          <w:rFonts w:ascii="Consolas" w:hAnsi="Consolas"/>
          <w:sz w:val="22"/>
        </w:rPr>
        <w:t xml:space="preserve">, </w:t>
      </w:r>
      <w:proofErr w:type="spellStart"/>
      <w:r>
        <w:rPr>
          <w:rFonts w:ascii="Consolas" w:hAnsi="Consolas"/>
          <w:sz w:val="22"/>
        </w:rPr>
        <w:t>vds_</w:t>
      </w:r>
      <w:r w:rsidRPr="002C4D15">
        <w:rPr>
          <w:rFonts w:ascii="Consolas" w:hAnsi="Consolas"/>
          <w:sz w:val="22"/>
        </w:rPr>
        <w:t>space_id</w:t>
      </w:r>
      <w:proofErr w:type="spellEnd"/>
      <w:r w:rsidRPr="002C4D15">
        <w:rPr>
          <w:rFonts w:ascii="Consolas" w:hAnsi="Consolas"/>
          <w:sz w:val="22"/>
        </w:rPr>
        <w:t xml:space="preserve">, </w:t>
      </w:r>
      <w:r>
        <w:rPr>
          <w:rFonts w:ascii="Consolas" w:hAnsi="Consolas"/>
          <w:sz w:val="22"/>
        </w:rPr>
        <w:t xml:space="preserve">“a.h5”, “/D-%0b”, </w:t>
      </w:r>
      <w:proofErr w:type="spellStart"/>
      <w:r>
        <w:rPr>
          <w:rFonts w:ascii="Consolas" w:hAnsi="Consolas"/>
          <w:sz w:val="22"/>
        </w:rPr>
        <w:t>src</w:t>
      </w:r>
      <w:r w:rsidRPr="002C4D15">
        <w:rPr>
          <w:rFonts w:ascii="Consolas" w:hAnsi="Consolas"/>
          <w:sz w:val="22"/>
        </w:rPr>
        <w:t>_space_id</w:t>
      </w:r>
      <w:proofErr w:type="spellEnd"/>
      <w:r w:rsidRPr="002C4D15">
        <w:rPr>
          <w:rFonts w:ascii="Consolas" w:hAnsi="Consolas"/>
          <w:sz w:val="22"/>
        </w:rPr>
        <w:t>);</w:t>
      </w:r>
    </w:p>
    <w:p w14:paraId="2D7A1645" w14:textId="77777777" w:rsidR="00E66FDD" w:rsidRDefault="00E66FDD" w:rsidP="00E66FDD">
      <w:pPr>
        <w:pStyle w:val="ListParagraph"/>
        <w:ind w:left="0"/>
        <w:rPr>
          <w:rFonts w:ascii="Consolas" w:hAnsi="Consolas"/>
          <w:sz w:val="22"/>
        </w:rPr>
      </w:pPr>
    </w:p>
    <w:p w14:paraId="3FB50FBC"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202981C1" w14:textId="77777777" w:rsidR="00E66FDD" w:rsidRDefault="00E66FDD" w:rsidP="00E66FDD">
      <w:pPr>
        <w:jc w:val="left"/>
        <w:rPr>
          <w:rFonts w:ascii="Consolas" w:hAnsi="Consolas"/>
          <w:sz w:val="22"/>
        </w:rPr>
      </w:pPr>
      <w:proofErr w:type="gramStart"/>
      <w:r>
        <w:rPr>
          <w:rFonts w:ascii="Consolas" w:hAnsi="Consolas"/>
          <w:sz w:val="22"/>
        </w:rPr>
        <w:t>H5Sclose(</w:t>
      </w:r>
      <w:proofErr w:type="spellStart"/>
      <w:proofErr w:type="gramEnd"/>
      <w:r>
        <w:rPr>
          <w:rFonts w:ascii="Consolas" w:hAnsi="Consolas"/>
          <w:sz w:val="22"/>
        </w:rPr>
        <w:t>src_space_id</w:t>
      </w:r>
      <w:proofErr w:type="spellEnd"/>
      <w:r>
        <w:rPr>
          <w:rFonts w:ascii="Consolas" w:hAnsi="Consolas"/>
          <w:sz w:val="22"/>
        </w:rPr>
        <w:t>);</w:t>
      </w:r>
    </w:p>
    <w:p w14:paraId="261974DD" w14:textId="77777777" w:rsidR="0020503C" w:rsidRPr="0020503C" w:rsidRDefault="0020503C" w:rsidP="0020503C"/>
    <w:p w14:paraId="23838257" w14:textId="51923614" w:rsidR="00697134" w:rsidRPr="00C136C8" w:rsidRDefault="00C136C8" w:rsidP="00C136C8">
      <w:pPr>
        <w:rPr>
          <w:szCs w:val="24"/>
        </w:rPr>
      </w:pPr>
      <w:r>
        <w:rPr>
          <w:szCs w:val="24"/>
        </w:rPr>
        <w:tab/>
      </w:r>
      <w:r w:rsidRPr="00D6658A">
        <w:rPr>
          <w:szCs w:val="24"/>
        </w:rPr>
        <w:t xml:space="preserve">  </w:t>
      </w:r>
      <w:r w:rsidR="00697134">
        <w:br w:type="page"/>
      </w:r>
    </w:p>
    <w:p w14:paraId="5A35C94E" w14:textId="17CEC662" w:rsidR="007E2A20" w:rsidRDefault="007E2A20" w:rsidP="009E2A1F">
      <w:pPr>
        <w:pStyle w:val="Heading"/>
      </w:pPr>
      <w:bookmarkStart w:id="637" w:name="_Toc406423530"/>
      <w:r>
        <w:lastRenderedPageBreak/>
        <w:t>R</w:t>
      </w:r>
      <w:bookmarkStart w:id="638" w:name="References"/>
      <w:bookmarkEnd w:id="638"/>
      <w:r>
        <w:t>eferences</w:t>
      </w:r>
      <w:bookmarkEnd w:id="637"/>
    </w:p>
    <w:p w14:paraId="5C788D3A" w14:textId="2DBA4DFB" w:rsidR="007E2A20" w:rsidRDefault="007830A8" w:rsidP="00107D2D">
      <w:pPr>
        <w:pStyle w:val="ListParagraph"/>
        <w:numPr>
          <w:ilvl w:val="0"/>
          <w:numId w:val="13"/>
        </w:numPr>
      </w:pPr>
      <w:bookmarkStart w:id="639" w:name="_Ref238633273"/>
      <w:ins w:id="640" w:author="Evans, Mark" w:date="2014-12-10T14:49:00Z">
        <w:r>
          <w:t>“</w:t>
        </w:r>
      </w:ins>
      <w:r w:rsidR="007E2A20">
        <w:t>DLS RFC: HDF5 Parallel Compressed Writer Requirements and Use Cases”, Doc No: TDI-CTRL-REQ-034, Issue: 0.2, April 5, 2013</w:t>
      </w:r>
      <w:bookmarkEnd w:id="639"/>
      <w:ins w:id="641" w:author="Evans, Mark" w:date="2014-12-10T14:49:00Z">
        <w:r>
          <w:t>.</w:t>
        </w:r>
      </w:ins>
    </w:p>
    <w:p w14:paraId="79500FC0" w14:textId="77777777" w:rsidR="00FF554D" w:rsidRDefault="00FF554D" w:rsidP="00FF554D"/>
    <w:p w14:paraId="188B651F" w14:textId="77777777" w:rsidR="00FF554D" w:rsidRDefault="00FF554D" w:rsidP="00FF554D"/>
    <w:p w14:paraId="36B30911" w14:textId="5866E8ED" w:rsidR="00FF554D" w:rsidRDefault="00FF554D" w:rsidP="00FF554D">
      <w:pPr>
        <w:rPr>
          <w:rFonts w:asciiTheme="majorHAnsi" w:hAnsiTheme="majorHAnsi"/>
          <w:b/>
          <w:sz w:val="28"/>
          <w:szCs w:val="28"/>
        </w:rPr>
      </w:pPr>
      <w:r w:rsidRPr="00FF554D">
        <w:rPr>
          <w:rFonts w:asciiTheme="majorHAnsi" w:hAnsiTheme="majorHAnsi"/>
          <w:b/>
          <w:sz w:val="28"/>
          <w:szCs w:val="28"/>
        </w:rPr>
        <w:t>Acknowledgment</w:t>
      </w:r>
    </w:p>
    <w:p w14:paraId="7F02B119" w14:textId="531B875F" w:rsidR="00FF554D" w:rsidRPr="00FF554D" w:rsidRDefault="00FF554D" w:rsidP="00FF554D">
      <w:pPr>
        <w:rPr>
          <w:b/>
          <w:szCs w:val="24"/>
        </w:rPr>
      </w:pPr>
      <w:r>
        <w:rPr>
          <w:rFonts w:cs="Arial"/>
          <w:color w:val="292929"/>
          <w:szCs w:val="24"/>
        </w:rPr>
        <w:t>This paper</w:t>
      </w:r>
      <w:r w:rsidRPr="00FF554D">
        <w:rPr>
          <w:rFonts w:cs="Arial"/>
          <w:color w:val="292929"/>
          <w:szCs w:val="24"/>
        </w:rPr>
        <w:t xml:space="preserve"> is based upon work supported by Diamond Light Source Limited.</w:t>
      </w:r>
    </w:p>
    <w:p w14:paraId="0662046A" w14:textId="77777777" w:rsidR="00FF554D" w:rsidRDefault="00FF554D">
      <w:pPr>
        <w:spacing w:after="0"/>
        <w:jc w:val="left"/>
        <w:rPr>
          <w:rFonts w:asciiTheme="majorHAnsi" w:eastAsiaTheme="majorEastAsia" w:hAnsiTheme="majorHAnsi" w:cstheme="majorBidi"/>
          <w:b/>
          <w:bCs/>
          <w:sz w:val="28"/>
          <w:szCs w:val="28"/>
        </w:rPr>
      </w:pPr>
      <w:r>
        <w:br w:type="page"/>
      </w:r>
    </w:p>
    <w:p w14:paraId="072C0BD7" w14:textId="0B0CD55D" w:rsidR="00611674" w:rsidRDefault="00611674" w:rsidP="009E2A1F">
      <w:pPr>
        <w:pStyle w:val="Heading"/>
      </w:pPr>
      <w:bookmarkStart w:id="642" w:name="_Toc406423531"/>
      <w:r>
        <w:lastRenderedPageBreak/>
        <w:t>Revision History</w:t>
      </w:r>
      <w:bookmarkEnd w:id="642"/>
    </w:p>
    <w:p w14:paraId="3FCEEE7A" w14:textId="77777777" w:rsidR="00611674" w:rsidRDefault="00611674" w:rsidP="00611674">
      <w:r>
        <w:t xml:space="preserve"> </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7743"/>
      </w:tblGrid>
      <w:tr w:rsidR="00611674" w:rsidRPr="009D6CFF" w14:paraId="3CCB830E" w14:textId="77777777">
        <w:trPr>
          <w:jc w:val="center"/>
        </w:trPr>
        <w:tc>
          <w:tcPr>
            <w:tcW w:w="2337" w:type="dxa"/>
          </w:tcPr>
          <w:p w14:paraId="009FA114" w14:textId="77777777" w:rsidR="00611674" w:rsidRPr="009D6CFF" w:rsidRDefault="00BD7527" w:rsidP="00611674">
            <w:pPr>
              <w:jc w:val="left"/>
              <w:rPr>
                <w:i/>
              </w:rPr>
            </w:pPr>
            <w:r>
              <w:rPr>
                <w:i/>
              </w:rPr>
              <w:t>April 24</w:t>
            </w:r>
            <w:r w:rsidR="008526C7">
              <w:rPr>
                <w:i/>
              </w:rPr>
              <w:t>, 2013</w:t>
            </w:r>
            <w:r w:rsidR="00611674" w:rsidRPr="009D6CFF">
              <w:rPr>
                <w:i/>
              </w:rPr>
              <w:t>:</w:t>
            </w:r>
          </w:p>
        </w:tc>
        <w:tc>
          <w:tcPr>
            <w:tcW w:w="7743" w:type="dxa"/>
          </w:tcPr>
          <w:p w14:paraId="06F33F2E" w14:textId="77777777" w:rsidR="00611674" w:rsidRPr="009D6CFF" w:rsidRDefault="00611674" w:rsidP="00BD7527">
            <w:pPr>
              <w:jc w:val="left"/>
            </w:pPr>
            <w:r w:rsidRPr="009D6CFF">
              <w:t xml:space="preserve">Version 1 </w:t>
            </w:r>
            <w:r w:rsidR="00BD7527">
              <w:t>prepared for the brain storming meeting by Elena</w:t>
            </w:r>
            <w:r w:rsidRPr="009D6CFF">
              <w:t xml:space="preserve"> </w:t>
            </w:r>
          </w:p>
        </w:tc>
      </w:tr>
      <w:tr w:rsidR="00611674" w:rsidRPr="009D6CFF" w14:paraId="407AF6FB" w14:textId="77777777">
        <w:trPr>
          <w:jc w:val="center"/>
        </w:trPr>
        <w:tc>
          <w:tcPr>
            <w:tcW w:w="2337" w:type="dxa"/>
          </w:tcPr>
          <w:p w14:paraId="666F9008" w14:textId="77777777" w:rsidR="00611674" w:rsidRPr="009D6CFF" w:rsidRDefault="00611674" w:rsidP="004F6860">
            <w:pPr>
              <w:jc w:val="left"/>
              <w:rPr>
                <w:rStyle w:val="Emphasis"/>
              </w:rPr>
            </w:pPr>
          </w:p>
        </w:tc>
        <w:tc>
          <w:tcPr>
            <w:tcW w:w="7743" w:type="dxa"/>
          </w:tcPr>
          <w:p w14:paraId="60F56044" w14:textId="3F7D959F" w:rsidR="00611674" w:rsidRPr="004F6860" w:rsidRDefault="00341EA9" w:rsidP="001E5F1A">
            <w:pPr>
              <w:jc w:val="left"/>
              <w:rPr>
                <w:rStyle w:val="Emphasis"/>
                <w:i w:val="0"/>
              </w:rPr>
            </w:pPr>
            <w:r>
              <w:rPr>
                <w:rStyle w:val="Emphasis"/>
                <w:i w:val="0"/>
              </w:rPr>
              <w:t xml:space="preserve">Version 2: accepted </w:t>
            </w:r>
            <w:proofErr w:type="spellStart"/>
            <w:r>
              <w:rPr>
                <w:rStyle w:val="Emphasis"/>
                <w:i w:val="0"/>
              </w:rPr>
              <w:t>Quincey’s</w:t>
            </w:r>
            <w:proofErr w:type="spellEnd"/>
            <w:r>
              <w:rPr>
                <w:rStyle w:val="Emphasis"/>
                <w:i w:val="0"/>
              </w:rPr>
              <w:t xml:space="preserve"> changes; sent to </w:t>
            </w:r>
            <w:r w:rsidR="001E5F1A">
              <w:rPr>
                <w:rStyle w:val="Emphasis"/>
                <w:i w:val="0"/>
              </w:rPr>
              <w:t>DLS</w:t>
            </w:r>
          </w:p>
        </w:tc>
      </w:tr>
      <w:tr w:rsidR="00611674" w:rsidRPr="009D6CFF" w14:paraId="17DD69FA" w14:textId="77777777">
        <w:trPr>
          <w:jc w:val="center"/>
        </w:trPr>
        <w:tc>
          <w:tcPr>
            <w:tcW w:w="2337" w:type="dxa"/>
          </w:tcPr>
          <w:p w14:paraId="4861D2B3" w14:textId="626C1364" w:rsidR="00611674" w:rsidRPr="009D6CFF" w:rsidRDefault="003A18A7" w:rsidP="00611674">
            <w:pPr>
              <w:jc w:val="left"/>
              <w:rPr>
                <w:rStyle w:val="Emphasis"/>
              </w:rPr>
            </w:pPr>
            <w:r>
              <w:rPr>
                <w:rStyle w:val="Emphasis"/>
              </w:rPr>
              <w:t>August 20, 2013</w:t>
            </w:r>
          </w:p>
        </w:tc>
        <w:tc>
          <w:tcPr>
            <w:tcW w:w="7743" w:type="dxa"/>
          </w:tcPr>
          <w:p w14:paraId="6BDCFCDC" w14:textId="42189187" w:rsidR="00611674" w:rsidRPr="003A18A7" w:rsidRDefault="003A18A7" w:rsidP="00611674">
            <w:pPr>
              <w:jc w:val="left"/>
              <w:rPr>
                <w:rStyle w:val="Emphasis"/>
                <w:i w:val="0"/>
              </w:rPr>
            </w:pPr>
            <w:r w:rsidRPr="003A18A7">
              <w:rPr>
                <w:rStyle w:val="Emphasis"/>
                <w:i w:val="0"/>
              </w:rPr>
              <w:t>Version 3: drawing and programming model were added</w:t>
            </w:r>
          </w:p>
        </w:tc>
      </w:tr>
      <w:tr w:rsidR="00611674" w:rsidRPr="009D6CFF" w14:paraId="209D4D3E" w14:textId="77777777">
        <w:trPr>
          <w:jc w:val="center"/>
        </w:trPr>
        <w:tc>
          <w:tcPr>
            <w:tcW w:w="2337" w:type="dxa"/>
          </w:tcPr>
          <w:p w14:paraId="24375E95" w14:textId="1A665232" w:rsidR="00611674" w:rsidRPr="009D6CFF" w:rsidRDefault="003A18A7" w:rsidP="00611674">
            <w:pPr>
              <w:jc w:val="left"/>
              <w:rPr>
                <w:rStyle w:val="Emphasis"/>
              </w:rPr>
            </w:pPr>
            <w:r>
              <w:rPr>
                <w:rStyle w:val="Emphasis"/>
              </w:rPr>
              <w:t>September 1, 2013</w:t>
            </w:r>
          </w:p>
        </w:tc>
        <w:tc>
          <w:tcPr>
            <w:tcW w:w="7743" w:type="dxa"/>
          </w:tcPr>
          <w:p w14:paraId="7B344DE5" w14:textId="166ACDD0" w:rsidR="00611674" w:rsidRPr="003A18A7" w:rsidRDefault="003A18A7" w:rsidP="00611674">
            <w:pPr>
              <w:jc w:val="left"/>
              <w:rPr>
                <w:rStyle w:val="Emphasis"/>
                <w:i w:val="0"/>
              </w:rPr>
            </w:pPr>
            <w:r w:rsidRPr="003A18A7">
              <w:rPr>
                <w:rStyle w:val="Emphasis"/>
                <w:i w:val="0"/>
              </w:rPr>
              <w:t>Version 4: revised programming model</w:t>
            </w:r>
          </w:p>
        </w:tc>
      </w:tr>
      <w:tr w:rsidR="00E66FDD" w:rsidRPr="009D6CFF" w14:paraId="1C4C9214" w14:textId="77777777" w:rsidTr="00E66FDD">
        <w:trPr>
          <w:jc w:val="center"/>
        </w:trPr>
        <w:tc>
          <w:tcPr>
            <w:tcW w:w="2337" w:type="dxa"/>
          </w:tcPr>
          <w:p w14:paraId="28162B96" w14:textId="77777777" w:rsidR="00E66FDD" w:rsidRPr="009D6CFF" w:rsidRDefault="00E66FDD" w:rsidP="00E66FDD">
            <w:pPr>
              <w:jc w:val="left"/>
              <w:rPr>
                <w:rStyle w:val="Emphasis"/>
              </w:rPr>
            </w:pPr>
            <w:r>
              <w:rPr>
                <w:rStyle w:val="Emphasis"/>
              </w:rPr>
              <w:t>September 3, 2013</w:t>
            </w:r>
          </w:p>
        </w:tc>
        <w:tc>
          <w:tcPr>
            <w:tcW w:w="7743" w:type="dxa"/>
          </w:tcPr>
          <w:p w14:paraId="7592D043" w14:textId="77777777" w:rsidR="00E66FDD" w:rsidRPr="0057185F" w:rsidRDefault="00E66FDD" w:rsidP="00E66FDD">
            <w:pPr>
              <w:jc w:val="left"/>
              <w:rPr>
                <w:rStyle w:val="Emphasis"/>
                <w:i w:val="0"/>
              </w:rPr>
            </w:pPr>
            <w:r w:rsidRPr="0057185F">
              <w:rPr>
                <w:rStyle w:val="Emphasis"/>
                <w:i w:val="0"/>
              </w:rPr>
              <w:t xml:space="preserve">Version 5: </w:t>
            </w:r>
            <w:r>
              <w:rPr>
                <w:rStyle w:val="Emphasis"/>
                <w:i w:val="0"/>
              </w:rPr>
              <w:t>created</w:t>
            </w:r>
            <w:r w:rsidRPr="0057185F">
              <w:rPr>
                <w:rStyle w:val="Emphasis"/>
                <w:i w:val="0"/>
              </w:rPr>
              <w:t xml:space="preserve"> section 7</w:t>
            </w:r>
            <w:r>
              <w:rPr>
                <w:rStyle w:val="Emphasis"/>
                <w:i w:val="0"/>
              </w:rPr>
              <w:t>; sent to DLS</w:t>
            </w:r>
            <w:r w:rsidRPr="0057185F">
              <w:rPr>
                <w:rStyle w:val="Emphasis"/>
                <w:i w:val="0"/>
              </w:rPr>
              <w:t xml:space="preserve"> </w:t>
            </w:r>
          </w:p>
        </w:tc>
      </w:tr>
      <w:tr w:rsidR="00E66FDD" w:rsidRPr="009D6CFF" w14:paraId="105D0098" w14:textId="77777777" w:rsidTr="00E66FDD">
        <w:trPr>
          <w:jc w:val="center"/>
        </w:trPr>
        <w:tc>
          <w:tcPr>
            <w:tcW w:w="2337" w:type="dxa"/>
          </w:tcPr>
          <w:p w14:paraId="0B40915C" w14:textId="77777777" w:rsidR="00E66FDD" w:rsidRPr="009D6CFF" w:rsidRDefault="00E66FDD" w:rsidP="00E66FDD">
            <w:pPr>
              <w:jc w:val="left"/>
              <w:rPr>
                <w:rStyle w:val="Emphasis"/>
              </w:rPr>
            </w:pPr>
            <w:r>
              <w:rPr>
                <w:rStyle w:val="Emphasis"/>
              </w:rPr>
              <w:t>November 21, 2014</w:t>
            </w:r>
          </w:p>
        </w:tc>
        <w:tc>
          <w:tcPr>
            <w:tcW w:w="7743" w:type="dxa"/>
          </w:tcPr>
          <w:p w14:paraId="47151F42" w14:textId="77777777" w:rsidR="00E66FDD" w:rsidRPr="0057185F" w:rsidRDefault="00E66FDD" w:rsidP="00E66FDD">
            <w:pPr>
              <w:jc w:val="left"/>
              <w:rPr>
                <w:rStyle w:val="Emphasis"/>
                <w:i w:val="0"/>
              </w:rPr>
            </w:pPr>
            <w:r w:rsidRPr="0057185F">
              <w:rPr>
                <w:rStyle w:val="Emphasis"/>
                <w:i w:val="0"/>
              </w:rPr>
              <w:t xml:space="preserve">Version </w:t>
            </w:r>
            <w:r>
              <w:rPr>
                <w:rStyle w:val="Emphasis"/>
                <w:i w:val="0"/>
              </w:rPr>
              <w:t>6</w:t>
            </w:r>
            <w:r w:rsidRPr="0057185F">
              <w:rPr>
                <w:rStyle w:val="Emphasis"/>
                <w:i w:val="0"/>
              </w:rPr>
              <w:t xml:space="preserve">: </w:t>
            </w:r>
            <w:r>
              <w:rPr>
                <w:rStyle w:val="Emphasis"/>
                <w:i w:val="0"/>
              </w:rPr>
              <w:t>Many revisions to simplify programming model, added examples of how to use mapping function call; sent to DLS</w:t>
            </w:r>
            <w:r w:rsidRPr="0057185F">
              <w:rPr>
                <w:rStyle w:val="Emphasis"/>
                <w:i w:val="0"/>
              </w:rPr>
              <w:t xml:space="preserve"> </w:t>
            </w:r>
          </w:p>
        </w:tc>
      </w:tr>
      <w:tr w:rsidR="00611674" w:rsidRPr="009D6CFF" w14:paraId="5437E92B" w14:textId="77777777">
        <w:trPr>
          <w:jc w:val="center"/>
        </w:trPr>
        <w:tc>
          <w:tcPr>
            <w:tcW w:w="2337" w:type="dxa"/>
          </w:tcPr>
          <w:p w14:paraId="4DA91186" w14:textId="294CC550" w:rsidR="00611674" w:rsidRPr="009D6CFF" w:rsidRDefault="00E66FDD" w:rsidP="00BC0F6D">
            <w:pPr>
              <w:jc w:val="left"/>
              <w:rPr>
                <w:rStyle w:val="Emphasis"/>
              </w:rPr>
            </w:pPr>
            <w:r>
              <w:rPr>
                <w:rStyle w:val="Emphasis"/>
              </w:rPr>
              <w:t xml:space="preserve">December </w:t>
            </w:r>
            <w:r w:rsidR="00BC0F6D">
              <w:rPr>
                <w:rStyle w:val="Emphasis"/>
              </w:rPr>
              <w:t>4</w:t>
            </w:r>
            <w:r w:rsidR="0057185F">
              <w:rPr>
                <w:rStyle w:val="Emphasis"/>
              </w:rPr>
              <w:t>, 201</w:t>
            </w:r>
            <w:r>
              <w:rPr>
                <w:rStyle w:val="Emphasis"/>
              </w:rPr>
              <w:t>4</w:t>
            </w:r>
          </w:p>
        </w:tc>
        <w:tc>
          <w:tcPr>
            <w:tcW w:w="7743" w:type="dxa"/>
          </w:tcPr>
          <w:p w14:paraId="6A121EE3" w14:textId="07A17578" w:rsidR="00611674" w:rsidRPr="0057185F" w:rsidRDefault="0057185F" w:rsidP="001D4BDE">
            <w:pPr>
              <w:jc w:val="left"/>
              <w:rPr>
                <w:rStyle w:val="Emphasis"/>
                <w:i w:val="0"/>
              </w:rPr>
            </w:pPr>
            <w:r w:rsidRPr="0057185F">
              <w:rPr>
                <w:rStyle w:val="Emphasis"/>
                <w:i w:val="0"/>
              </w:rPr>
              <w:t xml:space="preserve">Version </w:t>
            </w:r>
            <w:r w:rsidR="00E66FDD">
              <w:rPr>
                <w:rStyle w:val="Emphasis"/>
                <w:i w:val="0"/>
              </w:rPr>
              <w:t>7</w:t>
            </w:r>
            <w:r w:rsidRPr="0057185F">
              <w:rPr>
                <w:rStyle w:val="Emphasis"/>
                <w:i w:val="0"/>
              </w:rPr>
              <w:t xml:space="preserve">: </w:t>
            </w:r>
            <w:r w:rsidR="00E66FDD">
              <w:rPr>
                <w:rStyle w:val="Emphasis"/>
                <w:i w:val="0"/>
              </w:rPr>
              <w:t xml:space="preserve">Moved programming examples to </w:t>
            </w:r>
            <w:ins w:id="643" w:author="Evans, Mark" w:date="2014-12-15T11:46:00Z">
              <w:r w:rsidR="001D4BDE">
                <w:rPr>
                  <w:rStyle w:val="Emphasis"/>
                  <w:i w:val="0"/>
                </w:rPr>
                <w:t>the “</w:t>
              </w:r>
            </w:ins>
            <w:ins w:id="644" w:author="Evans, Mark" w:date="2014-12-15T11:47:00Z">
              <w:r w:rsidR="001D4BDE" w:rsidRPr="001D4BDE">
                <w:rPr>
                  <w:rStyle w:val="Emphasis"/>
                  <w:i w:val="0"/>
                </w:rPr>
                <w:t>Examples of Source to Virtual Dataset Mapping</w:t>
              </w:r>
              <w:r w:rsidR="001D4BDE">
                <w:rPr>
                  <w:rStyle w:val="Emphasis"/>
                  <w:i w:val="0"/>
                </w:rPr>
                <w:t>” chapter</w:t>
              </w:r>
            </w:ins>
            <w:del w:id="645" w:author="Evans, Mark" w:date="2014-12-15T11:47:00Z">
              <w:r w:rsidR="00E66FDD" w:rsidDel="001D4BDE">
                <w:rPr>
                  <w:rStyle w:val="Emphasis"/>
                  <w:i w:val="0"/>
                </w:rPr>
                <w:delText>appendix</w:delText>
              </w:r>
            </w:del>
            <w:r w:rsidR="00E66FDD">
              <w:rPr>
                <w:rStyle w:val="Emphasis"/>
                <w:i w:val="0"/>
              </w:rPr>
              <w:t>, more cleanups and clarifications.</w:t>
            </w:r>
            <w:r w:rsidRPr="0057185F">
              <w:rPr>
                <w:rStyle w:val="Emphasis"/>
                <w:i w:val="0"/>
              </w:rPr>
              <w:t xml:space="preserve"> </w:t>
            </w:r>
          </w:p>
        </w:tc>
      </w:tr>
      <w:tr w:rsidR="00611674" w:rsidRPr="009D6CFF" w14:paraId="579524F5" w14:textId="77777777">
        <w:trPr>
          <w:jc w:val="center"/>
        </w:trPr>
        <w:tc>
          <w:tcPr>
            <w:tcW w:w="2337" w:type="dxa"/>
          </w:tcPr>
          <w:p w14:paraId="7FF8F660" w14:textId="6DEB5891" w:rsidR="00611674" w:rsidRPr="009D6CFF" w:rsidRDefault="00DC668C" w:rsidP="00611674">
            <w:pPr>
              <w:jc w:val="left"/>
              <w:rPr>
                <w:rStyle w:val="Emphasis"/>
              </w:rPr>
            </w:pPr>
            <w:r>
              <w:rPr>
                <w:rStyle w:val="Emphasis"/>
              </w:rPr>
              <w:t>December 9, 2014</w:t>
            </w:r>
          </w:p>
        </w:tc>
        <w:tc>
          <w:tcPr>
            <w:tcW w:w="7743" w:type="dxa"/>
          </w:tcPr>
          <w:p w14:paraId="0D10C653" w14:textId="5C664A4B" w:rsidR="00611674" w:rsidRPr="00DC668C" w:rsidRDefault="00DC668C" w:rsidP="00611674">
            <w:pPr>
              <w:jc w:val="left"/>
              <w:rPr>
                <w:rStyle w:val="Emphasis"/>
                <w:i w:val="0"/>
              </w:rPr>
            </w:pPr>
            <w:r w:rsidRPr="00DC668C">
              <w:rPr>
                <w:rStyle w:val="Emphasis"/>
                <w:i w:val="0"/>
              </w:rPr>
              <w:t xml:space="preserve">Version </w:t>
            </w:r>
            <w:r>
              <w:rPr>
                <w:rStyle w:val="Emphasis"/>
                <w:i w:val="0"/>
              </w:rPr>
              <w:t xml:space="preserve">8: </w:t>
            </w:r>
            <w:r w:rsidR="00F25A96">
              <w:rPr>
                <w:rStyle w:val="Emphasis"/>
                <w:i w:val="0"/>
              </w:rPr>
              <w:t>Added the section on implementation and s</w:t>
            </w:r>
            <w:r>
              <w:rPr>
                <w:rStyle w:val="Emphasis"/>
                <w:i w:val="0"/>
              </w:rPr>
              <w:t>ent to DLS</w:t>
            </w:r>
          </w:p>
        </w:tc>
      </w:tr>
      <w:tr w:rsidR="00D60DE1" w:rsidRPr="009D6CFF" w14:paraId="6279790B" w14:textId="77777777">
        <w:trPr>
          <w:jc w:val="center"/>
        </w:trPr>
        <w:tc>
          <w:tcPr>
            <w:tcW w:w="2337" w:type="dxa"/>
          </w:tcPr>
          <w:p w14:paraId="58A437A3" w14:textId="774EBA57" w:rsidR="00D60DE1" w:rsidRDefault="00D60DE1" w:rsidP="00611674">
            <w:pPr>
              <w:jc w:val="left"/>
              <w:rPr>
                <w:rStyle w:val="Emphasis"/>
              </w:rPr>
            </w:pPr>
            <w:r>
              <w:rPr>
                <w:rStyle w:val="Emphasis"/>
              </w:rPr>
              <w:t>December 10, 2014</w:t>
            </w:r>
          </w:p>
        </w:tc>
        <w:tc>
          <w:tcPr>
            <w:tcW w:w="7743" w:type="dxa"/>
          </w:tcPr>
          <w:p w14:paraId="2EF75B62" w14:textId="224F8FD2" w:rsidR="00D60DE1" w:rsidRPr="00DC668C" w:rsidRDefault="00D60DE1" w:rsidP="00611674">
            <w:pPr>
              <w:jc w:val="left"/>
              <w:rPr>
                <w:rStyle w:val="Emphasis"/>
                <w:i w:val="0"/>
              </w:rPr>
            </w:pPr>
            <w:r>
              <w:rPr>
                <w:rStyle w:val="Emphasis"/>
                <w:i w:val="0"/>
              </w:rPr>
              <w:t>Version 9: General editing.</w:t>
            </w:r>
          </w:p>
        </w:tc>
      </w:tr>
    </w:tbl>
    <w:p w14:paraId="0FB7BDCC" w14:textId="77777777" w:rsidR="00611674" w:rsidRDefault="00611674" w:rsidP="009E2A1F">
      <w:pPr>
        <w:pStyle w:val="Heading"/>
      </w:pPr>
    </w:p>
    <w:sectPr w:rsidR="00611674" w:rsidSect="00611674">
      <w:headerReference w:type="default" r:id="rId21"/>
      <w:footerReference w:type="default" r:id="rId22"/>
      <w:headerReference w:type="first" r:id="rId23"/>
      <w:footerReference w:type="first" r:id="rId24"/>
      <w:pgSz w:w="12240" w:h="15840" w:code="1"/>
      <w:pgMar w:top="1152" w:right="1152" w:bottom="1440" w:left="1152" w:header="432"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Evans, Mark" w:date="2014-12-15T15:59:00Z" w:initials="MEE">
    <w:p w14:paraId="522B9C8C" w14:textId="37C82528" w:rsidR="00397F3B" w:rsidRDefault="00397F3B">
      <w:pPr>
        <w:pStyle w:val="CommentText"/>
      </w:pPr>
      <w:r>
        <w:rPr>
          <w:rStyle w:val="CommentReference"/>
        </w:rPr>
        <w:annotationRef/>
      </w:r>
      <w:r>
        <w:t>The picture has a title in it, and the title needs to be edited or deleted.</w:t>
      </w:r>
    </w:p>
  </w:comment>
  <w:comment w:id="79" w:author="Evans, Mark" w:date="2014-12-15T16:02:00Z" w:initials="MEE">
    <w:p w14:paraId="14463A8A" w14:textId="739A651C" w:rsidR="00397F3B" w:rsidRDefault="00397F3B">
      <w:pPr>
        <w:pStyle w:val="CommentText"/>
      </w:pPr>
      <w:r>
        <w:rPr>
          <w:rStyle w:val="CommentReference"/>
        </w:rPr>
        <w:annotationRef/>
      </w:r>
      <w:r>
        <w:t>The title in this picture needs to be edited (all caps) or removed.</w:t>
      </w:r>
    </w:p>
  </w:comment>
  <w:comment w:id="89" w:author="Evans, Mark" w:date="2014-12-11T16:43:00Z" w:initials="MEE">
    <w:p w14:paraId="3177D7CF" w14:textId="540BCE37" w:rsidR="004E1931" w:rsidRDefault="004E1931">
      <w:pPr>
        <w:pStyle w:val="CommentText"/>
      </w:pPr>
      <w:r>
        <w:rPr>
          <w:rStyle w:val="CommentReference"/>
        </w:rPr>
        <w:annotationRef/>
      </w:r>
      <w:r>
        <w:t>The title of this figure, not the caption, is “Virtual Dataset VDS with”. With what? With gaps maybe? The image is not editable in Word.</w:t>
      </w:r>
    </w:p>
  </w:comment>
  <w:comment w:id="391" w:author="Evans, Mark" w:date="2014-12-11T15:58:00Z" w:initials="MEE">
    <w:p w14:paraId="6637BAA4" w14:textId="2A8AC7B6" w:rsidR="007E2B8F" w:rsidRDefault="007E2B8F">
      <w:pPr>
        <w:pStyle w:val="CommentText"/>
      </w:pPr>
      <w:r>
        <w:rPr>
          <w:rStyle w:val="CommentReference"/>
        </w:rPr>
        <w:annotationRef/>
      </w:r>
      <w:r>
        <w:t>Should this be semicolon-separated?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BD33B2" w14:textId="77777777" w:rsidR="00091611" w:rsidRDefault="00091611" w:rsidP="00611674">
      <w:r>
        <w:separator/>
      </w:r>
    </w:p>
  </w:endnote>
  <w:endnote w:type="continuationSeparator" w:id="0">
    <w:p w14:paraId="2E99CACA" w14:textId="77777777" w:rsidR="00091611" w:rsidRDefault="00091611" w:rsidP="0061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enlo Regular">
    <w:charset w:val="00"/>
    <w:family w:val="auto"/>
    <w:pitch w:val="variable"/>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25"/>
      <w:docPartObj>
        <w:docPartGallery w:val="Page Numbers (Bottom of Page)"/>
        <w:docPartUnique/>
      </w:docPartObj>
    </w:sdtPr>
    <w:sdtEndPr/>
    <w:sdtContent>
      <w:sdt>
        <w:sdtPr>
          <w:id w:val="1478426"/>
          <w:docPartObj>
            <w:docPartGallery w:val="Page Numbers (Top of Page)"/>
            <w:docPartUnique/>
          </w:docPartObj>
        </w:sdtPr>
        <w:sdtEndPr/>
        <w:sdtContent>
          <w:p w14:paraId="4AF69E2A" w14:textId="77777777" w:rsidR="00233AC5" w:rsidRDefault="00233AC5" w:rsidP="00611674">
            <w:pPr>
              <w:pStyle w:val="HDFFooter"/>
            </w:pPr>
            <w:r>
              <w:rPr>
                <w:noProof/>
              </w:rPr>
              <w:drawing>
                <wp:anchor distT="0" distB="0" distL="0" distR="0" simplePos="0" relativeHeight="251658240" behindDoc="0" locked="0" layoutInCell="1" allowOverlap="1" wp14:anchorId="721C2C71" wp14:editId="3DE1CFD4">
                  <wp:simplePos x="0" y="0"/>
                  <wp:positionH relativeFrom="leftMargin">
                    <wp:posOffset>822960</wp:posOffset>
                  </wp:positionH>
                  <wp:positionV relativeFrom="bottomMargin">
                    <wp:posOffset>288290</wp:posOffset>
                  </wp:positionV>
                  <wp:extent cx="594360" cy="360680"/>
                  <wp:effectExtent l="19050" t="0" r="0" b="0"/>
                  <wp:wrapSquare wrapText="right"/>
                  <wp:docPr id="1"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107D2D">
              <w:rPr>
                <w:noProof/>
              </w:rPr>
              <w:t>25</w:t>
            </w:r>
            <w:r>
              <w:rPr>
                <w:noProof/>
              </w:rPr>
              <w:fldChar w:fldCharType="end"/>
            </w:r>
            <w:r>
              <w:t xml:space="preserve"> of </w:t>
            </w:r>
            <w:fldSimple w:instr=" NUMPAGES  ">
              <w:r w:rsidR="00107D2D">
                <w:rPr>
                  <w:noProof/>
                </w:rPr>
                <w:t>60</w:t>
              </w:r>
            </w:fldSimple>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83"/>
      <w:docPartObj>
        <w:docPartGallery w:val="Page Numbers (Bottom of Page)"/>
        <w:docPartUnique/>
      </w:docPartObj>
    </w:sdtPr>
    <w:sdtEndPr/>
    <w:sdtContent>
      <w:sdt>
        <w:sdtPr>
          <w:id w:val="1478484"/>
          <w:docPartObj>
            <w:docPartGallery w:val="Page Numbers (Top of Page)"/>
            <w:docPartUnique/>
          </w:docPartObj>
        </w:sdtPr>
        <w:sdtEndPr/>
        <w:sdtContent>
          <w:p w14:paraId="08133EAB" w14:textId="77777777" w:rsidR="00233AC5" w:rsidRDefault="00233AC5" w:rsidP="00611674">
            <w:pPr>
              <w:pStyle w:val="HDFFooter"/>
            </w:pPr>
            <w:r>
              <w:rPr>
                <w:noProof/>
              </w:rPr>
              <w:drawing>
                <wp:anchor distT="0" distB="0" distL="0" distR="0" simplePos="0" relativeHeight="251660288" behindDoc="0" locked="0" layoutInCell="1" allowOverlap="1" wp14:anchorId="1AEEDDB2" wp14:editId="58BBBBCC">
                  <wp:simplePos x="0" y="0"/>
                  <wp:positionH relativeFrom="leftMargin">
                    <wp:posOffset>822960</wp:posOffset>
                  </wp:positionH>
                  <wp:positionV relativeFrom="bottomMargin">
                    <wp:posOffset>288290</wp:posOffset>
                  </wp:positionV>
                  <wp:extent cx="594360" cy="360680"/>
                  <wp:effectExtent l="19050" t="0" r="0" b="0"/>
                  <wp:wrapSquare wrapText="right"/>
                  <wp:docPr id="3"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107D2D">
              <w:rPr>
                <w:noProof/>
              </w:rPr>
              <w:t>1</w:t>
            </w:r>
            <w:r>
              <w:rPr>
                <w:noProof/>
              </w:rPr>
              <w:fldChar w:fldCharType="end"/>
            </w:r>
            <w:r>
              <w:t xml:space="preserve"> of </w:t>
            </w:r>
            <w:fldSimple w:instr=" NUMPAGES  ">
              <w:r w:rsidR="00107D2D">
                <w:rPr>
                  <w:noProof/>
                </w:rPr>
                <w:t>60</w:t>
              </w:r>
            </w:fldSimple>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B72659" w14:textId="77777777" w:rsidR="00091611" w:rsidRDefault="00091611" w:rsidP="00611674">
      <w:r>
        <w:separator/>
      </w:r>
    </w:p>
  </w:footnote>
  <w:footnote w:type="continuationSeparator" w:id="0">
    <w:p w14:paraId="248604AA" w14:textId="77777777" w:rsidR="00091611" w:rsidRDefault="00091611" w:rsidP="006116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EF357" w14:textId="375A46C0" w:rsidR="00233AC5" w:rsidRDefault="00233AC5" w:rsidP="00611674">
    <w:pPr>
      <w:pStyle w:val="THGHeader2"/>
    </w:pPr>
    <w:r>
      <w:t xml:space="preserve">December </w:t>
    </w:r>
    <w:r w:rsidR="009E2A1F">
      <w:t>10</w:t>
    </w:r>
    <w:r>
      <w:t>, 2014</w:t>
    </w:r>
    <w:r>
      <w:ptab w:relativeTo="margin" w:alignment="center" w:leader="none"/>
    </w:r>
    <w:r>
      <w:ptab w:relativeTo="margin" w:alignment="right" w:leader="none"/>
    </w:r>
    <w:r>
      <w:t>RFC THG 2013-04-24.v</w:t>
    </w:r>
    <w:r w:rsidR="009E2A1F">
      <w:t>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0EC7" w14:textId="67C025E8" w:rsidR="00233AC5" w:rsidRPr="006D4EA4" w:rsidRDefault="00233AC5" w:rsidP="00611674">
    <w:pPr>
      <w:pStyle w:val="THGHeader"/>
    </w:pPr>
    <w:r>
      <w:t xml:space="preserve">December </w:t>
    </w:r>
    <w:r w:rsidR="00B64A4B">
      <w:t>10</w:t>
    </w:r>
    <w:r>
      <w:t>, 2014</w:t>
    </w:r>
    <w:r>
      <w:ptab w:relativeTo="margin" w:alignment="center" w:leader="none"/>
    </w:r>
    <w:r>
      <w:ptab w:relativeTo="margin" w:alignment="right" w:leader="none"/>
    </w:r>
    <w:r>
      <w:t>RFC THG 2013-04-24.v</w:t>
    </w:r>
    <w:r w:rsidR="00B64A4B">
      <w:t>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141D16"/>
    <w:lvl w:ilvl="0">
      <w:start w:val="1"/>
      <w:numFmt w:val="decimal"/>
      <w:pStyle w:val="ListNumber5"/>
      <w:lvlText w:val="%1)"/>
      <w:lvlJc w:val="left"/>
      <w:pPr>
        <w:ind w:left="1800" w:hanging="360"/>
      </w:pPr>
    </w:lvl>
  </w:abstractNum>
  <w:abstractNum w:abstractNumId="1">
    <w:nsid w:val="FFFFFF7D"/>
    <w:multiLevelType w:val="singleLevel"/>
    <w:tmpl w:val="652EF332"/>
    <w:lvl w:ilvl="0">
      <w:start w:val="1"/>
      <w:numFmt w:val="decimal"/>
      <w:pStyle w:val="ListNumber4"/>
      <w:lvlText w:val="%1)"/>
      <w:lvlJc w:val="left"/>
      <w:pPr>
        <w:ind w:left="1440" w:hanging="360"/>
      </w:pPr>
    </w:lvl>
  </w:abstractNum>
  <w:abstractNum w:abstractNumId="2">
    <w:nsid w:val="FFFFFF7E"/>
    <w:multiLevelType w:val="singleLevel"/>
    <w:tmpl w:val="B70E38B6"/>
    <w:lvl w:ilvl="0">
      <w:start w:val="1"/>
      <w:numFmt w:val="decimal"/>
      <w:pStyle w:val="ListNumber3"/>
      <w:lvlText w:val="%1)"/>
      <w:lvlJc w:val="left"/>
      <w:pPr>
        <w:ind w:left="1080" w:hanging="360"/>
      </w:pPr>
    </w:lvl>
  </w:abstractNum>
  <w:abstractNum w:abstractNumId="3">
    <w:nsid w:val="FFFFFF88"/>
    <w:multiLevelType w:val="singleLevel"/>
    <w:tmpl w:val="A7D08074"/>
    <w:lvl w:ilvl="0">
      <w:start w:val="1"/>
      <w:numFmt w:val="decimal"/>
      <w:pStyle w:val="ListNumberReference"/>
      <w:lvlText w:val="%1."/>
      <w:lvlJc w:val="left"/>
      <w:pPr>
        <w:ind w:left="360" w:hanging="360"/>
      </w:pPr>
    </w:lvl>
  </w:abstractNum>
  <w:abstractNum w:abstractNumId="4">
    <w:nsid w:val="07591A68"/>
    <w:multiLevelType w:val="multilevel"/>
    <w:tmpl w:val="68169736"/>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008" w:hanging="1008"/>
      </w:pPr>
    </w:lvl>
    <w:lvl w:ilvl="5">
      <w:start w:val="1"/>
      <w:numFmt w:val="decimal"/>
      <w:pStyle w:val="Heading6"/>
      <w:lvlText w:val="%6."/>
      <w:lvlJc w:val="left"/>
      <w:pPr>
        <w:ind w:left="360" w:hanging="360"/>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E614D37"/>
    <w:multiLevelType w:val="hybridMultilevel"/>
    <w:tmpl w:val="C806222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8F2402"/>
    <w:multiLevelType w:val="hybridMultilevel"/>
    <w:tmpl w:val="29C28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FF4A93"/>
    <w:multiLevelType w:val="hybridMultilevel"/>
    <w:tmpl w:val="3842C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732E08"/>
    <w:multiLevelType w:val="hybridMultilevel"/>
    <w:tmpl w:val="4A0E932A"/>
    <w:lvl w:ilvl="0" w:tplc="30883CC2">
      <w:start w:val="1"/>
      <w:numFmt w:val="lowerLetter"/>
      <w:pStyle w:val="ListAlph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A22DC2"/>
    <w:multiLevelType w:val="multilevel"/>
    <w:tmpl w:val="42E496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22196106"/>
    <w:multiLevelType w:val="hybridMultilevel"/>
    <w:tmpl w:val="E7C4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B64108"/>
    <w:multiLevelType w:val="hybridMultilevel"/>
    <w:tmpl w:val="01209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10275"/>
    <w:multiLevelType w:val="hybridMultilevel"/>
    <w:tmpl w:val="D5861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6966256"/>
    <w:multiLevelType w:val="hybridMultilevel"/>
    <w:tmpl w:val="8ED02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E505FC"/>
    <w:multiLevelType w:val="hybridMultilevel"/>
    <w:tmpl w:val="6FC08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01E7971"/>
    <w:multiLevelType w:val="hybridMultilevel"/>
    <w:tmpl w:val="5410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0757D7"/>
    <w:multiLevelType w:val="hybridMultilevel"/>
    <w:tmpl w:val="A776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873BA"/>
    <w:multiLevelType w:val="hybridMultilevel"/>
    <w:tmpl w:val="1E20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51D8E"/>
    <w:multiLevelType w:val="hybridMultilevel"/>
    <w:tmpl w:val="FC74B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7576E4C"/>
    <w:multiLevelType w:val="hybridMultilevel"/>
    <w:tmpl w:val="413E7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8352A3"/>
    <w:multiLevelType w:val="hybridMultilevel"/>
    <w:tmpl w:val="EA0A1458"/>
    <w:lvl w:ilvl="0" w:tplc="F30CBE4A">
      <w:start w:val="1"/>
      <w:numFmt w:val="decimal"/>
      <w:pStyle w:val="ListNumber2"/>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num>
  <w:num w:numId="3">
    <w:abstractNumId w:val="2"/>
  </w:num>
  <w:num w:numId="4">
    <w:abstractNumId w:val="1"/>
  </w:num>
  <w:num w:numId="5">
    <w:abstractNumId w:val="0"/>
  </w:num>
  <w:num w:numId="6">
    <w:abstractNumId w:val="8"/>
  </w:num>
  <w:num w:numId="7">
    <w:abstractNumId w:val="3"/>
  </w:num>
  <w:num w:numId="8">
    <w:abstractNumId w:val="5"/>
  </w:num>
  <w:num w:numId="9">
    <w:abstractNumId w:val="15"/>
  </w:num>
  <w:num w:numId="10">
    <w:abstractNumId w:val="16"/>
  </w:num>
  <w:num w:numId="11">
    <w:abstractNumId w:val="13"/>
  </w:num>
  <w:num w:numId="12">
    <w:abstractNumId w:val="19"/>
  </w:num>
  <w:num w:numId="13">
    <w:abstractNumId w:val="7"/>
  </w:num>
  <w:num w:numId="14">
    <w:abstractNumId w:val="11"/>
  </w:num>
  <w:num w:numId="15">
    <w:abstractNumId w:val="6"/>
  </w:num>
  <w:num w:numId="16">
    <w:abstractNumId w:val="17"/>
  </w:num>
  <w:num w:numId="17">
    <w:abstractNumId w:val="12"/>
  </w:num>
  <w:num w:numId="18">
    <w:abstractNumId w:val="14"/>
  </w:num>
  <w:num w:numId="19">
    <w:abstractNumId w:val="18"/>
  </w:num>
  <w:num w:numId="20">
    <w:abstractNumId w:val="10"/>
  </w:num>
  <w:num w:numId="21">
    <w:abstractNumId w:val="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C0C"/>
    <w:rsid w:val="0000135A"/>
    <w:rsid w:val="0000147E"/>
    <w:rsid w:val="00001A6C"/>
    <w:rsid w:val="00003F95"/>
    <w:rsid w:val="000121EB"/>
    <w:rsid w:val="00017335"/>
    <w:rsid w:val="000224B8"/>
    <w:rsid w:val="00031C4E"/>
    <w:rsid w:val="00033DC3"/>
    <w:rsid w:val="00037FBE"/>
    <w:rsid w:val="00043A87"/>
    <w:rsid w:val="00046DB7"/>
    <w:rsid w:val="00054EE8"/>
    <w:rsid w:val="00057804"/>
    <w:rsid w:val="00057E06"/>
    <w:rsid w:val="000603DF"/>
    <w:rsid w:val="0006099B"/>
    <w:rsid w:val="00064443"/>
    <w:rsid w:val="00064A25"/>
    <w:rsid w:val="00064EAA"/>
    <w:rsid w:val="00070ED0"/>
    <w:rsid w:val="00073D82"/>
    <w:rsid w:val="00075918"/>
    <w:rsid w:val="00091611"/>
    <w:rsid w:val="00091C0B"/>
    <w:rsid w:val="000923D1"/>
    <w:rsid w:val="00093B51"/>
    <w:rsid w:val="00097E6A"/>
    <w:rsid w:val="000A2A17"/>
    <w:rsid w:val="000A397F"/>
    <w:rsid w:val="000A3DA1"/>
    <w:rsid w:val="000A3E36"/>
    <w:rsid w:val="000B101B"/>
    <w:rsid w:val="000B10A0"/>
    <w:rsid w:val="000B25B1"/>
    <w:rsid w:val="000B5CB1"/>
    <w:rsid w:val="000C1EBF"/>
    <w:rsid w:val="000C49B7"/>
    <w:rsid w:val="000E0ED7"/>
    <w:rsid w:val="000E1C61"/>
    <w:rsid w:val="000E6903"/>
    <w:rsid w:val="000E6ECC"/>
    <w:rsid w:val="000F00A0"/>
    <w:rsid w:val="000F4B90"/>
    <w:rsid w:val="000F4CE5"/>
    <w:rsid w:val="0010137C"/>
    <w:rsid w:val="0010256A"/>
    <w:rsid w:val="00105D20"/>
    <w:rsid w:val="00107D2D"/>
    <w:rsid w:val="00110F66"/>
    <w:rsid w:val="001122C7"/>
    <w:rsid w:val="00114EC8"/>
    <w:rsid w:val="00115CD9"/>
    <w:rsid w:val="00117706"/>
    <w:rsid w:val="00136951"/>
    <w:rsid w:val="00141354"/>
    <w:rsid w:val="001424DB"/>
    <w:rsid w:val="001545A4"/>
    <w:rsid w:val="0015737E"/>
    <w:rsid w:val="00161C36"/>
    <w:rsid w:val="001620D7"/>
    <w:rsid w:val="00175FE9"/>
    <w:rsid w:val="001819A0"/>
    <w:rsid w:val="00182A3E"/>
    <w:rsid w:val="00182A50"/>
    <w:rsid w:val="00182B9F"/>
    <w:rsid w:val="0018449D"/>
    <w:rsid w:val="00186255"/>
    <w:rsid w:val="00186F50"/>
    <w:rsid w:val="00186F95"/>
    <w:rsid w:val="001870CF"/>
    <w:rsid w:val="00192E7E"/>
    <w:rsid w:val="00193502"/>
    <w:rsid w:val="001A08C5"/>
    <w:rsid w:val="001A1701"/>
    <w:rsid w:val="001A34E1"/>
    <w:rsid w:val="001A77D3"/>
    <w:rsid w:val="001B0E69"/>
    <w:rsid w:val="001B58C5"/>
    <w:rsid w:val="001B58EE"/>
    <w:rsid w:val="001B6911"/>
    <w:rsid w:val="001C1447"/>
    <w:rsid w:val="001C276E"/>
    <w:rsid w:val="001C2AA0"/>
    <w:rsid w:val="001C2D38"/>
    <w:rsid w:val="001C5FB0"/>
    <w:rsid w:val="001C768F"/>
    <w:rsid w:val="001D360F"/>
    <w:rsid w:val="001D4BDE"/>
    <w:rsid w:val="001E4A27"/>
    <w:rsid w:val="001E5F1A"/>
    <w:rsid w:val="001E6081"/>
    <w:rsid w:val="001E65D4"/>
    <w:rsid w:val="001F06B7"/>
    <w:rsid w:val="001F2457"/>
    <w:rsid w:val="001F34A4"/>
    <w:rsid w:val="001F4398"/>
    <w:rsid w:val="001F4A00"/>
    <w:rsid w:val="001F73FF"/>
    <w:rsid w:val="001F7FB5"/>
    <w:rsid w:val="0020503C"/>
    <w:rsid w:val="00207BBB"/>
    <w:rsid w:val="00213C4D"/>
    <w:rsid w:val="0021719B"/>
    <w:rsid w:val="00217F22"/>
    <w:rsid w:val="002244EA"/>
    <w:rsid w:val="002264E4"/>
    <w:rsid w:val="00233AC5"/>
    <w:rsid w:val="00234B10"/>
    <w:rsid w:val="00237953"/>
    <w:rsid w:val="0025088F"/>
    <w:rsid w:val="00257BE9"/>
    <w:rsid w:val="00260FEA"/>
    <w:rsid w:val="00262AE6"/>
    <w:rsid w:val="00263A6C"/>
    <w:rsid w:val="00264191"/>
    <w:rsid w:val="00270FD7"/>
    <w:rsid w:val="00273E1F"/>
    <w:rsid w:val="00280F49"/>
    <w:rsid w:val="00282CD9"/>
    <w:rsid w:val="002919BB"/>
    <w:rsid w:val="0029724C"/>
    <w:rsid w:val="002A070E"/>
    <w:rsid w:val="002A10DE"/>
    <w:rsid w:val="002A2D38"/>
    <w:rsid w:val="002A4682"/>
    <w:rsid w:val="002A6C3C"/>
    <w:rsid w:val="002B0EF7"/>
    <w:rsid w:val="002B5035"/>
    <w:rsid w:val="002C0A42"/>
    <w:rsid w:val="002C4D15"/>
    <w:rsid w:val="002D3574"/>
    <w:rsid w:val="002E25F6"/>
    <w:rsid w:val="002E3A08"/>
    <w:rsid w:val="002E7157"/>
    <w:rsid w:val="002E7285"/>
    <w:rsid w:val="002F146C"/>
    <w:rsid w:val="00300D47"/>
    <w:rsid w:val="00306708"/>
    <w:rsid w:val="00307C36"/>
    <w:rsid w:val="00307CC3"/>
    <w:rsid w:val="00311C0C"/>
    <w:rsid w:val="00312FD7"/>
    <w:rsid w:val="00322CF9"/>
    <w:rsid w:val="00324916"/>
    <w:rsid w:val="00331366"/>
    <w:rsid w:val="00341EA9"/>
    <w:rsid w:val="003462F9"/>
    <w:rsid w:val="00351C0E"/>
    <w:rsid w:val="00357EE9"/>
    <w:rsid w:val="00364A45"/>
    <w:rsid w:val="00370161"/>
    <w:rsid w:val="00385AE8"/>
    <w:rsid w:val="00386B2E"/>
    <w:rsid w:val="0039483F"/>
    <w:rsid w:val="00395324"/>
    <w:rsid w:val="00395D86"/>
    <w:rsid w:val="00396C84"/>
    <w:rsid w:val="003978D7"/>
    <w:rsid w:val="00397F3B"/>
    <w:rsid w:val="003A18A7"/>
    <w:rsid w:val="003A22DA"/>
    <w:rsid w:val="003A37C1"/>
    <w:rsid w:val="003A73DB"/>
    <w:rsid w:val="003C1676"/>
    <w:rsid w:val="003C1CCC"/>
    <w:rsid w:val="003C3F49"/>
    <w:rsid w:val="003C51B5"/>
    <w:rsid w:val="003C6222"/>
    <w:rsid w:val="003C7264"/>
    <w:rsid w:val="003D429D"/>
    <w:rsid w:val="003D5BCF"/>
    <w:rsid w:val="003D6206"/>
    <w:rsid w:val="003D7FA8"/>
    <w:rsid w:val="003E7D04"/>
    <w:rsid w:val="003F2178"/>
    <w:rsid w:val="003F4188"/>
    <w:rsid w:val="003F465B"/>
    <w:rsid w:val="003F4AA4"/>
    <w:rsid w:val="003F4BA9"/>
    <w:rsid w:val="003F798A"/>
    <w:rsid w:val="003F7C24"/>
    <w:rsid w:val="0040032A"/>
    <w:rsid w:val="00404A0B"/>
    <w:rsid w:val="004104D1"/>
    <w:rsid w:val="00413536"/>
    <w:rsid w:val="0041420D"/>
    <w:rsid w:val="004156FC"/>
    <w:rsid w:val="00415DBD"/>
    <w:rsid w:val="00417090"/>
    <w:rsid w:val="004201E0"/>
    <w:rsid w:val="004206AE"/>
    <w:rsid w:val="004226E4"/>
    <w:rsid w:val="00423FBC"/>
    <w:rsid w:val="004273F0"/>
    <w:rsid w:val="00430BD5"/>
    <w:rsid w:val="00432E7E"/>
    <w:rsid w:val="00435FB7"/>
    <w:rsid w:val="00454C16"/>
    <w:rsid w:val="00457792"/>
    <w:rsid w:val="00467CB2"/>
    <w:rsid w:val="00470755"/>
    <w:rsid w:val="0047249A"/>
    <w:rsid w:val="00473E9A"/>
    <w:rsid w:val="00481EE9"/>
    <w:rsid w:val="00482B81"/>
    <w:rsid w:val="0048322D"/>
    <w:rsid w:val="00483F21"/>
    <w:rsid w:val="004872DF"/>
    <w:rsid w:val="0048748F"/>
    <w:rsid w:val="00490146"/>
    <w:rsid w:val="004939F9"/>
    <w:rsid w:val="004A5B81"/>
    <w:rsid w:val="004B029A"/>
    <w:rsid w:val="004B2AE2"/>
    <w:rsid w:val="004B2C0A"/>
    <w:rsid w:val="004B6A26"/>
    <w:rsid w:val="004B6C32"/>
    <w:rsid w:val="004C0C65"/>
    <w:rsid w:val="004C20FC"/>
    <w:rsid w:val="004C26E3"/>
    <w:rsid w:val="004C381E"/>
    <w:rsid w:val="004C5B74"/>
    <w:rsid w:val="004D0083"/>
    <w:rsid w:val="004D3179"/>
    <w:rsid w:val="004D3E89"/>
    <w:rsid w:val="004E1931"/>
    <w:rsid w:val="004F1010"/>
    <w:rsid w:val="004F24F5"/>
    <w:rsid w:val="004F2C6F"/>
    <w:rsid w:val="004F59DA"/>
    <w:rsid w:val="004F6562"/>
    <w:rsid w:val="004F6860"/>
    <w:rsid w:val="005026C2"/>
    <w:rsid w:val="00505027"/>
    <w:rsid w:val="00505522"/>
    <w:rsid w:val="005064A6"/>
    <w:rsid w:val="005127DC"/>
    <w:rsid w:val="00515754"/>
    <w:rsid w:val="00516DEF"/>
    <w:rsid w:val="00517D0C"/>
    <w:rsid w:val="00521E47"/>
    <w:rsid w:val="00530360"/>
    <w:rsid w:val="005331DA"/>
    <w:rsid w:val="00534172"/>
    <w:rsid w:val="005375CB"/>
    <w:rsid w:val="00540E2A"/>
    <w:rsid w:val="0054347B"/>
    <w:rsid w:val="00543E78"/>
    <w:rsid w:val="005440DB"/>
    <w:rsid w:val="0055284F"/>
    <w:rsid w:val="00553D8A"/>
    <w:rsid w:val="00562A9A"/>
    <w:rsid w:val="00562FFD"/>
    <w:rsid w:val="00571373"/>
    <w:rsid w:val="0057185F"/>
    <w:rsid w:val="00572FD7"/>
    <w:rsid w:val="00573D7A"/>
    <w:rsid w:val="00574F3A"/>
    <w:rsid w:val="00575058"/>
    <w:rsid w:val="005804C0"/>
    <w:rsid w:val="00585052"/>
    <w:rsid w:val="00590DB1"/>
    <w:rsid w:val="005A1B21"/>
    <w:rsid w:val="005A2B60"/>
    <w:rsid w:val="005A4E7D"/>
    <w:rsid w:val="005A687A"/>
    <w:rsid w:val="005A7166"/>
    <w:rsid w:val="005B20DE"/>
    <w:rsid w:val="005B3E0C"/>
    <w:rsid w:val="005B6D3A"/>
    <w:rsid w:val="005C608E"/>
    <w:rsid w:val="005C7D4B"/>
    <w:rsid w:val="005D0167"/>
    <w:rsid w:val="005D0193"/>
    <w:rsid w:val="005D25E6"/>
    <w:rsid w:val="005D4B79"/>
    <w:rsid w:val="005D5FAD"/>
    <w:rsid w:val="005E0A6B"/>
    <w:rsid w:val="005E5960"/>
    <w:rsid w:val="005F34CB"/>
    <w:rsid w:val="00600F00"/>
    <w:rsid w:val="0060170A"/>
    <w:rsid w:val="00602AC2"/>
    <w:rsid w:val="00604C6B"/>
    <w:rsid w:val="00607DF1"/>
    <w:rsid w:val="00611674"/>
    <w:rsid w:val="00613F73"/>
    <w:rsid w:val="00614922"/>
    <w:rsid w:val="006161DD"/>
    <w:rsid w:val="006165B2"/>
    <w:rsid w:val="00625E6B"/>
    <w:rsid w:val="00626923"/>
    <w:rsid w:val="00632FC4"/>
    <w:rsid w:val="00633D3E"/>
    <w:rsid w:val="006343EE"/>
    <w:rsid w:val="00636157"/>
    <w:rsid w:val="0064185E"/>
    <w:rsid w:val="00642A9A"/>
    <w:rsid w:val="006444D1"/>
    <w:rsid w:val="006459B2"/>
    <w:rsid w:val="006471F9"/>
    <w:rsid w:val="0064766F"/>
    <w:rsid w:val="00652F7F"/>
    <w:rsid w:val="00685C2F"/>
    <w:rsid w:val="0068669B"/>
    <w:rsid w:val="006949D7"/>
    <w:rsid w:val="00696997"/>
    <w:rsid w:val="00697134"/>
    <w:rsid w:val="006A03F5"/>
    <w:rsid w:val="006A1796"/>
    <w:rsid w:val="006B0BC4"/>
    <w:rsid w:val="006B35F5"/>
    <w:rsid w:val="006B768A"/>
    <w:rsid w:val="006C0EEB"/>
    <w:rsid w:val="006C0FCA"/>
    <w:rsid w:val="006C3853"/>
    <w:rsid w:val="006C7D7C"/>
    <w:rsid w:val="006D52D7"/>
    <w:rsid w:val="006D5D16"/>
    <w:rsid w:val="006D5FD5"/>
    <w:rsid w:val="006E67C8"/>
    <w:rsid w:val="006F05BA"/>
    <w:rsid w:val="006F545C"/>
    <w:rsid w:val="0070257C"/>
    <w:rsid w:val="0070275F"/>
    <w:rsid w:val="0070408B"/>
    <w:rsid w:val="00706C23"/>
    <w:rsid w:val="00710B4D"/>
    <w:rsid w:val="00712572"/>
    <w:rsid w:val="00722FB9"/>
    <w:rsid w:val="00725C51"/>
    <w:rsid w:val="00732938"/>
    <w:rsid w:val="007352C7"/>
    <w:rsid w:val="007358E6"/>
    <w:rsid w:val="00737F0B"/>
    <w:rsid w:val="00742A21"/>
    <w:rsid w:val="00744FF2"/>
    <w:rsid w:val="00745B16"/>
    <w:rsid w:val="007509FF"/>
    <w:rsid w:val="00751399"/>
    <w:rsid w:val="007525AC"/>
    <w:rsid w:val="00752E96"/>
    <w:rsid w:val="00754518"/>
    <w:rsid w:val="0075533B"/>
    <w:rsid w:val="00756A19"/>
    <w:rsid w:val="00772F4E"/>
    <w:rsid w:val="00774D9E"/>
    <w:rsid w:val="0077703A"/>
    <w:rsid w:val="007830A8"/>
    <w:rsid w:val="0078362C"/>
    <w:rsid w:val="00786B06"/>
    <w:rsid w:val="007876AF"/>
    <w:rsid w:val="00791522"/>
    <w:rsid w:val="0079282F"/>
    <w:rsid w:val="007A1417"/>
    <w:rsid w:val="007A3D62"/>
    <w:rsid w:val="007C1AE8"/>
    <w:rsid w:val="007C3662"/>
    <w:rsid w:val="007C5543"/>
    <w:rsid w:val="007D14C7"/>
    <w:rsid w:val="007D1A54"/>
    <w:rsid w:val="007D419E"/>
    <w:rsid w:val="007D65CC"/>
    <w:rsid w:val="007E084D"/>
    <w:rsid w:val="007E2A20"/>
    <w:rsid w:val="007E2B8F"/>
    <w:rsid w:val="007E36D3"/>
    <w:rsid w:val="007E6EB9"/>
    <w:rsid w:val="007F4E09"/>
    <w:rsid w:val="00800163"/>
    <w:rsid w:val="00804297"/>
    <w:rsid w:val="00806C84"/>
    <w:rsid w:val="008164FC"/>
    <w:rsid w:val="0082100E"/>
    <w:rsid w:val="00821361"/>
    <w:rsid w:val="0082480F"/>
    <w:rsid w:val="00826E4B"/>
    <w:rsid w:val="00830110"/>
    <w:rsid w:val="00836774"/>
    <w:rsid w:val="008376C0"/>
    <w:rsid w:val="00844E29"/>
    <w:rsid w:val="0084576F"/>
    <w:rsid w:val="00846C23"/>
    <w:rsid w:val="00846DC1"/>
    <w:rsid w:val="008526C7"/>
    <w:rsid w:val="00863D66"/>
    <w:rsid w:val="008641DC"/>
    <w:rsid w:val="008665E1"/>
    <w:rsid w:val="00871992"/>
    <w:rsid w:val="00872DB9"/>
    <w:rsid w:val="0087562F"/>
    <w:rsid w:val="00877206"/>
    <w:rsid w:val="008772AF"/>
    <w:rsid w:val="00881F8D"/>
    <w:rsid w:val="0088226D"/>
    <w:rsid w:val="008826F7"/>
    <w:rsid w:val="00885D59"/>
    <w:rsid w:val="008926F5"/>
    <w:rsid w:val="00893BF3"/>
    <w:rsid w:val="00896371"/>
    <w:rsid w:val="008A2B5E"/>
    <w:rsid w:val="008A7624"/>
    <w:rsid w:val="008B4865"/>
    <w:rsid w:val="008B491E"/>
    <w:rsid w:val="008B4969"/>
    <w:rsid w:val="008C466C"/>
    <w:rsid w:val="008C7286"/>
    <w:rsid w:val="008C7E39"/>
    <w:rsid w:val="008D24C7"/>
    <w:rsid w:val="008D2C8C"/>
    <w:rsid w:val="008D7C06"/>
    <w:rsid w:val="008E3EE1"/>
    <w:rsid w:val="008F0CF5"/>
    <w:rsid w:val="008F2ABD"/>
    <w:rsid w:val="008F679E"/>
    <w:rsid w:val="008F6CB3"/>
    <w:rsid w:val="009032C0"/>
    <w:rsid w:val="0090517A"/>
    <w:rsid w:val="00905780"/>
    <w:rsid w:val="00906486"/>
    <w:rsid w:val="009064A2"/>
    <w:rsid w:val="0091581E"/>
    <w:rsid w:val="00916A57"/>
    <w:rsid w:val="00931193"/>
    <w:rsid w:val="009415D9"/>
    <w:rsid w:val="00955B96"/>
    <w:rsid w:val="00955BD9"/>
    <w:rsid w:val="00962E81"/>
    <w:rsid w:val="0096328B"/>
    <w:rsid w:val="00964724"/>
    <w:rsid w:val="00966DBD"/>
    <w:rsid w:val="00971230"/>
    <w:rsid w:val="00977390"/>
    <w:rsid w:val="009773B3"/>
    <w:rsid w:val="00980CBB"/>
    <w:rsid w:val="009839A5"/>
    <w:rsid w:val="009843B7"/>
    <w:rsid w:val="00995C50"/>
    <w:rsid w:val="00996A9F"/>
    <w:rsid w:val="009A01E9"/>
    <w:rsid w:val="009A1463"/>
    <w:rsid w:val="009A6157"/>
    <w:rsid w:val="009A7CA5"/>
    <w:rsid w:val="009B6EF1"/>
    <w:rsid w:val="009C27DF"/>
    <w:rsid w:val="009C4EAB"/>
    <w:rsid w:val="009C698A"/>
    <w:rsid w:val="009D0C9A"/>
    <w:rsid w:val="009D43FF"/>
    <w:rsid w:val="009E2A1F"/>
    <w:rsid w:val="009F059E"/>
    <w:rsid w:val="009F0FB9"/>
    <w:rsid w:val="00A0457B"/>
    <w:rsid w:val="00A056A0"/>
    <w:rsid w:val="00A05EEB"/>
    <w:rsid w:val="00A11E7F"/>
    <w:rsid w:val="00A15169"/>
    <w:rsid w:val="00A21922"/>
    <w:rsid w:val="00A2337B"/>
    <w:rsid w:val="00A254D6"/>
    <w:rsid w:val="00A276E8"/>
    <w:rsid w:val="00A30943"/>
    <w:rsid w:val="00A32A0B"/>
    <w:rsid w:val="00A32CAB"/>
    <w:rsid w:val="00A331BC"/>
    <w:rsid w:val="00A35057"/>
    <w:rsid w:val="00A4084A"/>
    <w:rsid w:val="00A60E98"/>
    <w:rsid w:val="00A61785"/>
    <w:rsid w:val="00A619BC"/>
    <w:rsid w:val="00A62BE0"/>
    <w:rsid w:val="00A71668"/>
    <w:rsid w:val="00A72A7D"/>
    <w:rsid w:val="00A76F2A"/>
    <w:rsid w:val="00A80C68"/>
    <w:rsid w:val="00A843BB"/>
    <w:rsid w:val="00A90760"/>
    <w:rsid w:val="00A9092F"/>
    <w:rsid w:val="00A9714E"/>
    <w:rsid w:val="00A97184"/>
    <w:rsid w:val="00A97D5C"/>
    <w:rsid w:val="00AA3F0E"/>
    <w:rsid w:val="00AA459D"/>
    <w:rsid w:val="00AA60F8"/>
    <w:rsid w:val="00AB02DF"/>
    <w:rsid w:val="00AB12E8"/>
    <w:rsid w:val="00AB2671"/>
    <w:rsid w:val="00AB3CE9"/>
    <w:rsid w:val="00AB6781"/>
    <w:rsid w:val="00AC09CF"/>
    <w:rsid w:val="00AC3541"/>
    <w:rsid w:val="00AC41EB"/>
    <w:rsid w:val="00AC5DB5"/>
    <w:rsid w:val="00AE0B1F"/>
    <w:rsid w:val="00AE15C8"/>
    <w:rsid w:val="00AE24A4"/>
    <w:rsid w:val="00AF5236"/>
    <w:rsid w:val="00B0143F"/>
    <w:rsid w:val="00B0380B"/>
    <w:rsid w:val="00B04719"/>
    <w:rsid w:val="00B103B0"/>
    <w:rsid w:val="00B279BB"/>
    <w:rsid w:val="00B323D7"/>
    <w:rsid w:val="00B33C0E"/>
    <w:rsid w:val="00B350A3"/>
    <w:rsid w:val="00B363F6"/>
    <w:rsid w:val="00B45C86"/>
    <w:rsid w:val="00B46AA0"/>
    <w:rsid w:val="00B4795F"/>
    <w:rsid w:val="00B47FD8"/>
    <w:rsid w:val="00B50CDD"/>
    <w:rsid w:val="00B64A4B"/>
    <w:rsid w:val="00B70B3B"/>
    <w:rsid w:val="00B73286"/>
    <w:rsid w:val="00B74380"/>
    <w:rsid w:val="00B81A31"/>
    <w:rsid w:val="00B82190"/>
    <w:rsid w:val="00B8237E"/>
    <w:rsid w:val="00B82754"/>
    <w:rsid w:val="00B8296C"/>
    <w:rsid w:val="00B84794"/>
    <w:rsid w:val="00B95C6B"/>
    <w:rsid w:val="00B96495"/>
    <w:rsid w:val="00BA09DB"/>
    <w:rsid w:val="00BB0921"/>
    <w:rsid w:val="00BB12E9"/>
    <w:rsid w:val="00BC0F6D"/>
    <w:rsid w:val="00BC2647"/>
    <w:rsid w:val="00BC40A2"/>
    <w:rsid w:val="00BC5842"/>
    <w:rsid w:val="00BC58CC"/>
    <w:rsid w:val="00BD7527"/>
    <w:rsid w:val="00BD75CB"/>
    <w:rsid w:val="00BD7880"/>
    <w:rsid w:val="00BD7A45"/>
    <w:rsid w:val="00BE4907"/>
    <w:rsid w:val="00BE49B2"/>
    <w:rsid w:val="00C004AD"/>
    <w:rsid w:val="00C0165C"/>
    <w:rsid w:val="00C05989"/>
    <w:rsid w:val="00C061FF"/>
    <w:rsid w:val="00C1229A"/>
    <w:rsid w:val="00C129A6"/>
    <w:rsid w:val="00C136C8"/>
    <w:rsid w:val="00C1641D"/>
    <w:rsid w:val="00C23DBD"/>
    <w:rsid w:val="00C37670"/>
    <w:rsid w:val="00C40D50"/>
    <w:rsid w:val="00C42A49"/>
    <w:rsid w:val="00C42BC6"/>
    <w:rsid w:val="00C42F92"/>
    <w:rsid w:val="00C46155"/>
    <w:rsid w:val="00C47D84"/>
    <w:rsid w:val="00C5122F"/>
    <w:rsid w:val="00C51AB4"/>
    <w:rsid w:val="00C52DBB"/>
    <w:rsid w:val="00C62331"/>
    <w:rsid w:val="00C6508F"/>
    <w:rsid w:val="00C6742B"/>
    <w:rsid w:val="00C74F29"/>
    <w:rsid w:val="00C766E2"/>
    <w:rsid w:val="00C80CC7"/>
    <w:rsid w:val="00C8100A"/>
    <w:rsid w:val="00C8179B"/>
    <w:rsid w:val="00C90DE2"/>
    <w:rsid w:val="00CA082F"/>
    <w:rsid w:val="00CA1283"/>
    <w:rsid w:val="00CA1DD1"/>
    <w:rsid w:val="00CB286A"/>
    <w:rsid w:val="00CB6EEA"/>
    <w:rsid w:val="00CB7A13"/>
    <w:rsid w:val="00CC1E91"/>
    <w:rsid w:val="00CC4280"/>
    <w:rsid w:val="00CD00E6"/>
    <w:rsid w:val="00CD60AB"/>
    <w:rsid w:val="00CE0D89"/>
    <w:rsid w:val="00CE44D2"/>
    <w:rsid w:val="00CF106B"/>
    <w:rsid w:val="00CF39E0"/>
    <w:rsid w:val="00CF5348"/>
    <w:rsid w:val="00D0436A"/>
    <w:rsid w:val="00D12E3A"/>
    <w:rsid w:val="00D13E76"/>
    <w:rsid w:val="00D17F93"/>
    <w:rsid w:val="00D2292C"/>
    <w:rsid w:val="00D23396"/>
    <w:rsid w:val="00D245AF"/>
    <w:rsid w:val="00D25493"/>
    <w:rsid w:val="00D31692"/>
    <w:rsid w:val="00D317A3"/>
    <w:rsid w:val="00D32D38"/>
    <w:rsid w:val="00D42E0F"/>
    <w:rsid w:val="00D46D29"/>
    <w:rsid w:val="00D46F74"/>
    <w:rsid w:val="00D51081"/>
    <w:rsid w:val="00D530B1"/>
    <w:rsid w:val="00D556C9"/>
    <w:rsid w:val="00D560FE"/>
    <w:rsid w:val="00D60DE1"/>
    <w:rsid w:val="00D6658A"/>
    <w:rsid w:val="00D701E2"/>
    <w:rsid w:val="00D70D7F"/>
    <w:rsid w:val="00D724C2"/>
    <w:rsid w:val="00D743DA"/>
    <w:rsid w:val="00D7474D"/>
    <w:rsid w:val="00D74BDB"/>
    <w:rsid w:val="00D84522"/>
    <w:rsid w:val="00D872B5"/>
    <w:rsid w:val="00D91257"/>
    <w:rsid w:val="00D964F7"/>
    <w:rsid w:val="00DA2A89"/>
    <w:rsid w:val="00DA3F85"/>
    <w:rsid w:val="00DA5741"/>
    <w:rsid w:val="00DB6C6F"/>
    <w:rsid w:val="00DC2E8E"/>
    <w:rsid w:val="00DC4106"/>
    <w:rsid w:val="00DC668C"/>
    <w:rsid w:val="00DD2440"/>
    <w:rsid w:val="00DD2B8B"/>
    <w:rsid w:val="00DD5B29"/>
    <w:rsid w:val="00DD6341"/>
    <w:rsid w:val="00DD63D8"/>
    <w:rsid w:val="00DE0FA5"/>
    <w:rsid w:val="00DE653E"/>
    <w:rsid w:val="00DF4957"/>
    <w:rsid w:val="00DF6B9F"/>
    <w:rsid w:val="00E0552C"/>
    <w:rsid w:val="00E12143"/>
    <w:rsid w:val="00E21AC9"/>
    <w:rsid w:val="00E23B8D"/>
    <w:rsid w:val="00E2671B"/>
    <w:rsid w:val="00E26DD0"/>
    <w:rsid w:val="00E27580"/>
    <w:rsid w:val="00E32FCB"/>
    <w:rsid w:val="00E5029C"/>
    <w:rsid w:val="00E52ACE"/>
    <w:rsid w:val="00E61DCE"/>
    <w:rsid w:val="00E64528"/>
    <w:rsid w:val="00E66FDD"/>
    <w:rsid w:val="00E75AC3"/>
    <w:rsid w:val="00E77CB0"/>
    <w:rsid w:val="00E83C5F"/>
    <w:rsid w:val="00E86522"/>
    <w:rsid w:val="00E86685"/>
    <w:rsid w:val="00E869C8"/>
    <w:rsid w:val="00E87BCD"/>
    <w:rsid w:val="00E96DC1"/>
    <w:rsid w:val="00EA0967"/>
    <w:rsid w:val="00EA2048"/>
    <w:rsid w:val="00EA2FFC"/>
    <w:rsid w:val="00EA3188"/>
    <w:rsid w:val="00EA6E7C"/>
    <w:rsid w:val="00EA75B5"/>
    <w:rsid w:val="00EB36C8"/>
    <w:rsid w:val="00EB65A7"/>
    <w:rsid w:val="00EC4540"/>
    <w:rsid w:val="00EC70DC"/>
    <w:rsid w:val="00ED2FDB"/>
    <w:rsid w:val="00EE0F05"/>
    <w:rsid w:val="00EE2CF5"/>
    <w:rsid w:val="00EE3F2C"/>
    <w:rsid w:val="00EE4540"/>
    <w:rsid w:val="00EE5283"/>
    <w:rsid w:val="00EF0403"/>
    <w:rsid w:val="00EF08D5"/>
    <w:rsid w:val="00EF0F3C"/>
    <w:rsid w:val="00EF48E3"/>
    <w:rsid w:val="00F0123E"/>
    <w:rsid w:val="00F030D3"/>
    <w:rsid w:val="00F03659"/>
    <w:rsid w:val="00F0656A"/>
    <w:rsid w:val="00F11F7D"/>
    <w:rsid w:val="00F14A63"/>
    <w:rsid w:val="00F1622C"/>
    <w:rsid w:val="00F20E3A"/>
    <w:rsid w:val="00F21293"/>
    <w:rsid w:val="00F25A96"/>
    <w:rsid w:val="00F2757E"/>
    <w:rsid w:val="00F34E90"/>
    <w:rsid w:val="00F359D1"/>
    <w:rsid w:val="00F369CC"/>
    <w:rsid w:val="00F40C61"/>
    <w:rsid w:val="00F433C8"/>
    <w:rsid w:val="00F4731C"/>
    <w:rsid w:val="00F55019"/>
    <w:rsid w:val="00F579DB"/>
    <w:rsid w:val="00F66DDC"/>
    <w:rsid w:val="00F72C03"/>
    <w:rsid w:val="00F76CEA"/>
    <w:rsid w:val="00F812BA"/>
    <w:rsid w:val="00F866DD"/>
    <w:rsid w:val="00F90944"/>
    <w:rsid w:val="00F930D5"/>
    <w:rsid w:val="00F9596E"/>
    <w:rsid w:val="00F96368"/>
    <w:rsid w:val="00FB045D"/>
    <w:rsid w:val="00FB49A1"/>
    <w:rsid w:val="00FC2FBB"/>
    <w:rsid w:val="00FC3172"/>
    <w:rsid w:val="00FC3465"/>
    <w:rsid w:val="00FD20B9"/>
    <w:rsid w:val="00FD20E2"/>
    <w:rsid w:val="00FD2E1A"/>
    <w:rsid w:val="00FD42EF"/>
    <w:rsid w:val="00FD6953"/>
    <w:rsid w:val="00FD7984"/>
    <w:rsid w:val="00FE0917"/>
    <w:rsid w:val="00FE16FC"/>
    <w:rsid w:val="00FE5AE3"/>
    <w:rsid w:val="00FF1829"/>
    <w:rsid w:val="00FF55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64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16"/>
    <w:lsdException w:name="heading 5" w:uiPriority="16"/>
    <w:lsdException w:name="heading 6" w:uiPriority="16"/>
    <w:lsdException w:name="heading 7" w:uiPriority="16"/>
    <w:lsdException w:name="heading 8" w:uiPriority="16" w:qFormat="1"/>
    <w:lsdException w:name="heading 9" w:uiPriority="16"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lsdException w:name="annotation reference" w:uiPriority="99"/>
    <w:lsdException w:name="List" w:uiPriority="5"/>
    <w:lsdException w:name="List Number" w:uiPriority="5"/>
    <w:lsdException w:name="List 2" w:uiPriority="5"/>
    <w:lsdException w:name="List Number 2" w:uiPriority="5"/>
    <w:lsdException w:name="List Number 3" w:uiPriority="99"/>
    <w:lsdException w:name="List Number 4" w:uiPriority="99"/>
    <w:lsdException w:name="List Number 5" w:uiPriority="99"/>
    <w:lsdException w:name="Title" w:uiPriority="17"/>
    <w:lsdException w:name="Hyperlink" w:uiPriority="99"/>
    <w:lsdException w:name="Strong" w:uiPriority="11"/>
    <w:lsdException w:name="Emphasis" w:uiPriority="1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lsdException w:name="Quote" w:uiPriority="29"/>
    <w:lsdException w:name="Intense Emphasis" w:uiPriority="11"/>
    <w:lsdException w:name="TOC Heading" w:uiPriority="39"/>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9E2A1F"/>
    <w:pPr>
      <w:keepNext/>
      <w:keepLines/>
      <w:numPr>
        <w:numId w:val="1"/>
      </w:numPr>
      <w:spacing w:before="480"/>
      <w:ind w:left="0"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9E2A1F"/>
    <w:pPr>
      <w:keepNext/>
      <w:keepLines/>
      <w:numPr>
        <w:ilvl w:val="1"/>
        <w:numId w:val="1"/>
      </w:numPr>
      <w:spacing w:before="360"/>
      <w:ind w:left="0" w:firstLine="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9E2A1F"/>
    <w:pPr>
      <w:keepNext/>
      <w:keepLines/>
      <w:numPr>
        <w:ilvl w:val="2"/>
        <w:numId w:val="1"/>
      </w:numPr>
      <w:spacing w:before="36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rsid w:val="009E2A1F"/>
    <w:pPr>
      <w:keepNext/>
      <w:keepLines/>
      <w:numPr>
        <w:ilvl w:val="3"/>
        <w:numId w:val="1"/>
      </w:numPr>
      <w:spacing w:before="360"/>
      <w:ind w:left="0"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rsid w:val="009E2A1F"/>
    <w:pPr>
      <w:keepNext/>
      <w:keepLines/>
      <w:numPr>
        <w:ilvl w:val="4"/>
        <w:numId w:val="1"/>
      </w:numPr>
      <w:spacing w:before="360"/>
      <w:ind w:left="0" w:firstLine="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9E2A1F"/>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9E2A1F"/>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9E2A1F"/>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9E2A1F"/>
    <w:rPr>
      <w:rFonts w:eastAsiaTheme="majorEastAsia" w:cstheme="majorBidi"/>
      <w:b/>
      <w:bCs/>
      <w:i/>
      <w:iCs/>
      <w:sz w:val="24"/>
    </w:rPr>
  </w:style>
  <w:style w:type="character" w:customStyle="1" w:styleId="Heading5Char">
    <w:name w:val="Heading 5 Char"/>
    <w:basedOn w:val="DefaultParagraphFont"/>
    <w:link w:val="Heading5"/>
    <w:uiPriority w:val="16"/>
    <w:rsid w:val="009E2A1F"/>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rsid w:val="00911B70"/>
    <w:rPr>
      <w:i/>
      <w:iCs/>
    </w:rPr>
  </w:style>
  <w:style w:type="character" w:styleId="IntenseEmphasis">
    <w:name w:val="Intense Emphasis"/>
    <w:basedOn w:val="DefaultParagraphFont"/>
    <w:uiPriority w:val="11"/>
    <w:rsid w:val="00911B70"/>
    <w:rPr>
      <w:b/>
      <w:bCs/>
      <w:i/>
      <w:iCs/>
      <w:color w:val="auto"/>
    </w:rPr>
  </w:style>
  <w:style w:type="character" w:styleId="Strong">
    <w:name w:val="Strong"/>
    <w:basedOn w:val="DefaultParagraphFont"/>
    <w:uiPriority w:val="11"/>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rsid w:val="00515420"/>
    <w:pPr>
      <w:ind w:left="360" w:hanging="360"/>
      <w:contextualSpacing/>
    </w:pPr>
  </w:style>
  <w:style w:type="paragraph" w:styleId="ListNumber">
    <w:name w:val="List Number"/>
    <w:basedOn w:val="Normal"/>
    <w:uiPriority w:val="5"/>
    <w:rsid w:val="00BE7C39"/>
    <w:pPr>
      <w:ind w:left="360" w:hanging="360"/>
      <w:contextualSpacing/>
    </w:pPr>
  </w:style>
  <w:style w:type="paragraph" w:styleId="ListNumber2">
    <w:name w:val="List Number 2"/>
    <w:basedOn w:val="Normal"/>
    <w:uiPriority w:val="5"/>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rsid w:val="00945E9B"/>
    <w:pPr>
      <w:numPr>
        <w:numId w:val="6"/>
      </w:numPr>
    </w:pPr>
  </w:style>
  <w:style w:type="paragraph" w:customStyle="1" w:styleId="HDFFooter">
    <w:name w:val="HDF Footer"/>
    <w:basedOn w:val="Footer"/>
    <w:link w:val="HDFFooterChar"/>
    <w:uiPriority w:val="23"/>
    <w:rsid w:val="008832DF"/>
    <w:pPr>
      <w:pBdr>
        <w:top w:val="single" w:sz="8" w:space="1" w:color="4F81BD" w:themeColor="accent1"/>
      </w:pBdr>
    </w:pPr>
  </w:style>
  <w:style w:type="paragraph" w:customStyle="1" w:styleId="THGHeader">
    <w:name w:val="THG Header"/>
    <w:basedOn w:val="Header"/>
    <w:link w:val="THGHeaderChar"/>
    <w:uiPriority w:val="21"/>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rsid w:val="0093561B"/>
    <w:pPr>
      <w:ind w:left="720" w:right="720"/>
    </w:pPr>
  </w:style>
  <w:style w:type="paragraph" w:customStyle="1" w:styleId="Divider">
    <w:name w:val="Divider"/>
    <w:basedOn w:val="Author"/>
    <w:next w:val="Heading1"/>
    <w:uiPriority w:val="20"/>
    <w:rsid w:val="00913E2A"/>
    <w:pPr>
      <w:spacing w:line="14" w:lineRule="auto"/>
    </w:pPr>
    <w:rPr>
      <w:b w:val="0"/>
      <w:sz w:val="22"/>
    </w:rPr>
  </w:style>
  <w:style w:type="table" w:styleId="TableGrid">
    <w:name w:val="Table Grid"/>
    <w:basedOn w:val="TableNormal"/>
    <w:uiPriority w:val="59"/>
    <w:rsid w:val="009D6CF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aption">
    <w:name w:val="Table Caption"/>
    <w:basedOn w:val="Caption"/>
    <w:rsid w:val="00A51A91"/>
    <w:pPr>
      <w:keepNext/>
      <w:spacing w:before="240" w:after="120"/>
      <w:jc w:val="left"/>
    </w:pPr>
    <w:rPr>
      <w:rFonts w:eastAsiaTheme="minorEastAsia"/>
      <w:color w:val="000000" w:themeColor="text1"/>
      <w:lang w:bidi="en-US"/>
    </w:rPr>
  </w:style>
  <w:style w:type="paragraph" w:customStyle="1" w:styleId="TableHeading">
    <w:name w:val="Table Heading"/>
    <w:basedOn w:val="Normal"/>
    <w:rsid w:val="00A51A91"/>
    <w:pPr>
      <w:spacing w:before="160"/>
      <w:jc w:val="left"/>
    </w:pPr>
  </w:style>
  <w:style w:type="paragraph" w:customStyle="1" w:styleId="TableFootnote">
    <w:name w:val="Table Footnote"/>
    <w:basedOn w:val="Normal"/>
    <w:rsid w:val="00A51A91"/>
    <w:rPr>
      <w:sz w:val="20"/>
    </w:rPr>
  </w:style>
  <w:style w:type="paragraph" w:styleId="Caption">
    <w:name w:val="caption"/>
    <w:basedOn w:val="Normal"/>
    <w:next w:val="Normal"/>
    <w:uiPriority w:val="35"/>
    <w:unhideWhenUsed/>
    <w:rsid w:val="007830A8"/>
    <w:pPr>
      <w:spacing w:after="0"/>
    </w:pPr>
    <w:rPr>
      <w:b/>
      <w:bCs/>
      <w:szCs w:val="18"/>
    </w:rPr>
  </w:style>
  <w:style w:type="paragraph" w:customStyle="1" w:styleId="Figure">
    <w:name w:val="Figure"/>
    <w:basedOn w:val="Normal"/>
    <w:rsid w:val="00804785"/>
    <w:pPr>
      <w:jc w:val="center"/>
    </w:pPr>
  </w:style>
  <w:style w:type="paragraph" w:customStyle="1" w:styleId="FigureCaption">
    <w:name w:val="Figure Caption"/>
    <w:basedOn w:val="TableCaption"/>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 w:type="paragraph" w:styleId="TOCHeading">
    <w:name w:val="TOC Heading"/>
    <w:basedOn w:val="Heading1"/>
    <w:next w:val="Normal"/>
    <w:uiPriority w:val="39"/>
    <w:unhideWhenUsed/>
    <w:rsid w:val="001C1447"/>
    <w:pPr>
      <w:numPr>
        <w:numId w:val="0"/>
      </w:numPr>
      <w:spacing w:after="0" w:line="276" w:lineRule="auto"/>
      <w:jc w:val="left"/>
      <w:outlineLvl w:val="9"/>
    </w:pPr>
    <w:rPr>
      <w:color w:val="365F91" w:themeColor="accent1" w:themeShade="BF"/>
    </w:rPr>
  </w:style>
  <w:style w:type="paragraph" w:styleId="TOC1">
    <w:name w:val="toc 1"/>
    <w:basedOn w:val="Normal"/>
    <w:next w:val="Normal"/>
    <w:autoRedefine/>
    <w:uiPriority w:val="39"/>
    <w:rsid w:val="00073D82"/>
    <w:pPr>
      <w:spacing w:before="120" w:after="0"/>
      <w:jc w:val="left"/>
    </w:pPr>
    <w:rPr>
      <w:szCs w:val="24"/>
    </w:rPr>
  </w:style>
  <w:style w:type="paragraph" w:styleId="TOC2">
    <w:name w:val="toc 2"/>
    <w:basedOn w:val="Normal"/>
    <w:next w:val="Normal"/>
    <w:autoRedefine/>
    <w:uiPriority w:val="39"/>
    <w:rsid w:val="00073D82"/>
    <w:pPr>
      <w:spacing w:after="0"/>
      <w:ind w:left="240"/>
      <w:jc w:val="left"/>
    </w:pPr>
    <w:rPr>
      <w:sz w:val="22"/>
    </w:rPr>
  </w:style>
  <w:style w:type="paragraph" w:styleId="TOC3">
    <w:name w:val="toc 3"/>
    <w:basedOn w:val="Normal"/>
    <w:next w:val="Normal"/>
    <w:autoRedefine/>
    <w:uiPriority w:val="39"/>
    <w:rsid w:val="001C1447"/>
    <w:pPr>
      <w:spacing w:after="0"/>
      <w:ind w:left="480"/>
      <w:jc w:val="left"/>
    </w:pPr>
    <w:rPr>
      <w:sz w:val="22"/>
    </w:rPr>
  </w:style>
  <w:style w:type="paragraph" w:styleId="TOC4">
    <w:name w:val="toc 4"/>
    <w:basedOn w:val="Normal"/>
    <w:next w:val="Normal"/>
    <w:autoRedefine/>
    <w:rsid w:val="001C1447"/>
    <w:pPr>
      <w:spacing w:after="0"/>
      <w:ind w:left="720"/>
      <w:jc w:val="left"/>
    </w:pPr>
    <w:rPr>
      <w:sz w:val="20"/>
      <w:szCs w:val="20"/>
    </w:rPr>
  </w:style>
  <w:style w:type="paragraph" w:styleId="TOC5">
    <w:name w:val="toc 5"/>
    <w:basedOn w:val="Normal"/>
    <w:next w:val="Normal"/>
    <w:autoRedefine/>
    <w:rsid w:val="001C1447"/>
    <w:pPr>
      <w:spacing w:after="0"/>
      <w:ind w:left="960"/>
      <w:jc w:val="left"/>
    </w:pPr>
    <w:rPr>
      <w:sz w:val="20"/>
      <w:szCs w:val="20"/>
    </w:rPr>
  </w:style>
  <w:style w:type="paragraph" w:styleId="TOC6">
    <w:name w:val="toc 6"/>
    <w:basedOn w:val="Normal"/>
    <w:next w:val="Normal"/>
    <w:autoRedefine/>
    <w:rsid w:val="001C1447"/>
    <w:pPr>
      <w:spacing w:after="0"/>
      <w:ind w:left="1200"/>
      <w:jc w:val="left"/>
    </w:pPr>
    <w:rPr>
      <w:sz w:val="20"/>
      <w:szCs w:val="20"/>
    </w:rPr>
  </w:style>
  <w:style w:type="paragraph" w:styleId="TOC7">
    <w:name w:val="toc 7"/>
    <w:basedOn w:val="Normal"/>
    <w:next w:val="Normal"/>
    <w:autoRedefine/>
    <w:rsid w:val="001C1447"/>
    <w:pPr>
      <w:spacing w:after="0"/>
      <w:ind w:left="1440"/>
      <w:jc w:val="left"/>
    </w:pPr>
    <w:rPr>
      <w:sz w:val="20"/>
      <w:szCs w:val="20"/>
    </w:rPr>
  </w:style>
  <w:style w:type="paragraph" w:styleId="TOC8">
    <w:name w:val="toc 8"/>
    <w:basedOn w:val="Normal"/>
    <w:next w:val="Normal"/>
    <w:autoRedefine/>
    <w:rsid w:val="001C1447"/>
    <w:pPr>
      <w:spacing w:after="0"/>
      <w:ind w:left="1680"/>
      <w:jc w:val="left"/>
    </w:pPr>
    <w:rPr>
      <w:sz w:val="20"/>
      <w:szCs w:val="20"/>
    </w:rPr>
  </w:style>
  <w:style w:type="paragraph" w:styleId="TOC9">
    <w:name w:val="toc 9"/>
    <w:basedOn w:val="Normal"/>
    <w:next w:val="Normal"/>
    <w:autoRedefine/>
    <w:rsid w:val="001C1447"/>
    <w:pPr>
      <w:spacing w:after="0"/>
      <w:ind w:left="1920"/>
      <w:jc w:val="left"/>
    </w:pPr>
    <w:rPr>
      <w:sz w:val="20"/>
      <w:szCs w:val="20"/>
    </w:rPr>
  </w:style>
  <w:style w:type="paragraph" w:customStyle="1" w:styleId="Subsection">
    <w:name w:val="Subsection"/>
    <w:basedOn w:val="Normal"/>
    <w:next w:val="Normal"/>
    <w:qFormat/>
    <w:rsid w:val="005331DA"/>
    <w:pPr>
      <w:keepNex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16"/>
    <w:lsdException w:name="heading 5" w:uiPriority="16"/>
    <w:lsdException w:name="heading 6" w:uiPriority="16"/>
    <w:lsdException w:name="heading 7" w:uiPriority="16"/>
    <w:lsdException w:name="heading 8" w:uiPriority="16" w:qFormat="1"/>
    <w:lsdException w:name="heading 9" w:uiPriority="16"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lsdException w:name="annotation reference" w:uiPriority="99"/>
    <w:lsdException w:name="List" w:uiPriority="5"/>
    <w:lsdException w:name="List Number" w:uiPriority="5"/>
    <w:lsdException w:name="List 2" w:uiPriority="5"/>
    <w:lsdException w:name="List Number 2" w:uiPriority="5"/>
    <w:lsdException w:name="List Number 3" w:uiPriority="99"/>
    <w:lsdException w:name="List Number 4" w:uiPriority="99"/>
    <w:lsdException w:name="List Number 5" w:uiPriority="99"/>
    <w:lsdException w:name="Title" w:uiPriority="17"/>
    <w:lsdException w:name="Hyperlink" w:uiPriority="99"/>
    <w:lsdException w:name="Strong" w:uiPriority="11"/>
    <w:lsdException w:name="Emphasis" w:uiPriority="1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lsdException w:name="Quote" w:uiPriority="29"/>
    <w:lsdException w:name="Intense Emphasis" w:uiPriority="11"/>
    <w:lsdException w:name="TOC Heading" w:uiPriority="39"/>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9E2A1F"/>
    <w:pPr>
      <w:keepNext/>
      <w:keepLines/>
      <w:numPr>
        <w:numId w:val="1"/>
      </w:numPr>
      <w:spacing w:before="480"/>
      <w:ind w:left="0"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9E2A1F"/>
    <w:pPr>
      <w:keepNext/>
      <w:keepLines/>
      <w:numPr>
        <w:ilvl w:val="1"/>
        <w:numId w:val="1"/>
      </w:numPr>
      <w:spacing w:before="360"/>
      <w:ind w:left="0" w:firstLine="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9E2A1F"/>
    <w:pPr>
      <w:keepNext/>
      <w:keepLines/>
      <w:numPr>
        <w:ilvl w:val="2"/>
        <w:numId w:val="1"/>
      </w:numPr>
      <w:spacing w:before="36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rsid w:val="009E2A1F"/>
    <w:pPr>
      <w:keepNext/>
      <w:keepLines/>
      <w:numPr>
        <w:ilvl w:val="3"/>
        <w:numId w:val="1"/>
      </w:numPr>
      <w:spacing w:before="360"/>
      <w:ind w:left="0"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rsid w:val="009E2A1F"/>
    <w:pPr>
      <w:keepNext/>
      <w:keepLines/>
      <w:numPr>
        <w:ilvl w:val="4"/>
        <w:numId w:val="1"/>
      </w:numPr>
      <w:spacing w:before="360"/>
      <w:ind w:left="0" w:firstLine="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9E2A1F"/>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9E2A1F"/>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9E2A1F"/>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9E2A1F"/>
    <w:rPr>
      <w:rFonts w:eastAsiaTheme="majorEastAsia" w:cstheme="majorBidi"/>
      <w:b/>
      <w:bCs/>
      <w:i/>
      <w:iCs/>
      <w:sz w:val="24"/>
    </w:rPr>
  </w:style>
  <w:style w:type="character" w:customStyle="1" w:styleId="Heading5Char">
    <w:name w:val="Heading 5 Char"/>
    <w:basedOn w:val="DefaultParagraphFont"/>
    <w:link w:val="Heading5"/>
    <w:uiPriority w:val="16"/>
    <w:rsid w:val="009E2A1F"/>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rsid w:val="00911B70"/>
    <w:rPr>
      <w:i/>
      <w:iCs/>
    </w:rPr>
  </w:style>
  <w:style w:type="character" w:styleId="IntenseEmphasis">
    <w:name w:val="Intense Emphasis"/>
    <w:basedOn w:val="DefaultParagraphFont"/>
    <w:uiPriority w:val="11"/>
    <w:rsid w:val="00911B70"/>
    <w:rPr>
      <w:b/>
      <w:bCs/>
      <w:i/>
      <w:iCs/>
      <w:color w:val="auto"/>
    </w:rPr>
  </w:style>
  <w:style w:type="character" w:styleId="Strong">
    <w:name w:val="Strong"/>
    <w:basedOn w:val="DefaultParagraphFont"/>
    <w:uiPriority w:val="11"/>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rsid w:val="00515420"/>
    <w:pPr>
      <w:ind w:left="360" w:hanging="360"/>
      <w:contextualSpacing/>
    </w:pPr>
  </w:style>
  <w:style w:type="paragraph" w:styleId="ListNumber">
    <w:name w:val="List Number"/>
    <w:basedOn w:val="Normal"/>
    <w:uiPriority w:val="5"/>
    <w:rsid w:val="00BE7C39"/>
    <w:pPr>
      <w:ind w:left="360" w:hanging="360"/>
      <w:contextualSpacing/>
    </w:pPr>
  </w:style>
  <w:style w:type="paragraph" w:styleId="ListNumber2">
    <w:name w:val="List Number 2"/>
    <w:basedOn w:val="Normal"/>
    <w:uiPriority w:val="5"/>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rsid w:val="00945E9B"/>
    <w:pPr>
      <w:numPr>
        <w:numId w:val="6"/>
      </w:numPr>
    </w:pPr>
  </w:style>
  <w:style w:type="paragraph" w:customStyle="1" w:styleId="HDFFooter">
    <w:name w:val="HDF Footer"/>
    <w:basedOn w:val="Footer"/>
    <w:link w:val="HDFFooterChar"/>
    <w:uiPriority w:val="23"/>
    <w:rsid w:val="008832DF"/>
    <w:pPr>
      <w:pBdr>
        <w:top w:val="single" w:sz="8" w:space="1" w:color="4F81BD" w:themeColor="accent1"/>
      </w:pBdr>
    </w:pPr>
  </w:style>
  <w:style w:type="paragraph" w:customStyle="1" w:styleId="THGHeader">
    <w:name w:val="THG Header"/>
    <w:basedOn w:val="Header"/>
    <w:link w:val="THGHeaderChar"/>
    <w:uiPriority w:val="21"/>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rsid w:val="0093561B"/>
    <w:pPr>
      <w:ind w:left="720" w:right="720"/>
    </w:pPr>
  </w:style>
  <w:style w:type="paragraph" w:customStyle="1" w:styleId="Divider">
    <w:name w:val="Divider"/>
    <w:basedOn w:val="Author"/>
    <w:next w:val="Heading1"/>
    <w:uiPriority w:val="20"/>
    <w:rsid w:val="00913E2A"/>
    <w:pPr>
      <w:spacing w:line="14" w:lineRule="auto"/>
    </w:pPr>
    <w:rPr>
      <w:b w:val="0"/>
      <w:sz w:val="22"/>
    </w:rPr>
  </w:style>
  <w:style w:type="table" w:styleId="TableGrid">
    <w:name w:val="Table Grid"/>
    <w:basedOn w:val="TableNormal"/>
    <w:uiPriority w:val="59"/>
    <w:rsid w:val="009D6CF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aption">
    <w:name w:val="Table Caption"/>
    <w:basedOn w:val="Caption"/>
    <w:rsid w:val="00A51A91"/>
    <w:pPr>
      <w:keepNext/>
      <w:spacing w:before="240" w:after="120"/>
      <w:jc w:val="left"/>
    </w:pPr>
    <w:rPr>
      <w:rFonts w:eastAsiaTheme="minorEastAsia"/>
      <w:color w:val="000000" w:themeColor="text1"/>
      <w:lang w:bidi="en-US"/>
    </w:rPr>
  </w:style>
  <w:style w:type="paragraph" w:customStyle="1" w:styleId="TableHeading">
    <w:name w:val="Table Heading"/>
    <w:basedOn w:val="Normal"/>
    <w:rsid w:val="00A51A91"/>
    <w:pPr>
      <w:spacing w:before="160"/>
      <w:jc w:val="left"/>
    </w:pPr>
  </w:style>
  <w:style w:type="paragraph" w:customStyle="1" w:styleId="TableFootnote">
    <w:name w:val="Table Footnote"/>
    <w:basedOn w:val="Normal"/>
    <w:rsid w:val="00A51A91"/>
    <w:rPr>
      <w:sz w:val="20"/>
    </w:rPr>
  </w:style>
  <w:style w:type="paragraph" w:styleId="Caption">
    <w:name w:val="caption"/>
    <w:basedOn w:val="Normal"/>
    <w:next w:val="Normal"/>
    <w:uiPriority w:val="35"/>
    <w:unhideWhenUsed/>
    <w:rsid w:val="007830A8"/>
    <w:pPr>
      <w:spacing w:after="0"/>
    </w:pPr>
    <w:rPr>
      <w:b/>
      <w:bCs/>
      <w:szCs w:val="18"/>
    </w:rPr>
  </w:style>
  <w:style w:type="paragraph" w:customStyle="1" w:styleId="Figure">
    <w:name w:val="Figure"/>
    <w:basedOn w:val="Normal"/>
    <w:rsid w:val="00804785"/>
    <w:pPr>
      <w:jc w:val="center"/>
    </w:pPr>
  </w:style>
  <w:style w:type="paragraph" w:customStyle="1" w:styleId="FigureCaption">
    <w:name w:val="Figure Caption"/>
    <w:basedOn w:val="TableCaption"/>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 w:type="paragraph" w:styleId="TOCHeading">
    <w:name w:val="TOC Heading"/>
    <w:basedOn w:val="Heading1"/>
    <w:next w:val="Normal"/>
    <w:uiPriority w:val="39"/>
    <w:unhideWhenUsed/>
    <w:rsid w:val="001C1447"/>
    <w:pPr>
      <w:numPr>
        <w:numId w:val="0"/>
      </w:numPr>
      <w:spacing w:after="0" w:line="276" w:lineRule="auto"/>
      <w:jc w:val="left"/>
      <w:outlineLvl w:val="9"/>
    </w:pPr>
    <w:rPr>
      <w:color w:val="365F91" w:themeColor="accent1" w:themeShade="BF"/>
    </w:rPr>
  </w:style>
  <w:style w:type="paragraph" w:styleId="TOC1">
    <w:name w:val="toc 1"/>
    <w:basedOn w:val="Normal"/>
    <w:next w:val="Normal"/>
    <w:autoRedefine/>
    <w:uiPriority w:val="39"/>
    <w:rsid w:val="00073D82"/>
    <w:pPr>
      <w:spacing w:before="120" w:after="0"/>
      <w:jc w:val="left"/>
    </w:pPr>
    <w:rPr>
      <w:szCs w:val="24"/>
    </w:rPr>
  </w:style>
  <w:style w:type="paragraph" w:styleId="TOC2">
    <w:name w:val="toc 2"/>
    <w:basedOn w:val="Normal"/>
    <w:next w:val="Normal"/>
    <w:autoRedefine/>
    <w:uiPriority w:val="39"/>
    <w:rsid w:val="00073D82"/>
    <w:pPr>
      <w:spacing w:after="0"/>
      <w:ind w:left="240"/>
      <w:jc w:val="left"/>
    </w:pPr>
    <w:rPr>
      <w:sz w:val="22"/>
    </w:rPr>
  </w:style>
  <w:style w:type="paragraph" w:styleId="TOC3">
    <w:name w:val="toc 3"/>
    <w:basedOn w:val="Normal"/>
    <w:next w:val="Normal"/>
    <w:autoRedefine/>
    <w:uiPriority w:val="39"/>
    <w:rsid w:val="001C1447"/>
    <w:pPr>
      <w:spacing w:after="0"/>
      <w:ind w:left="480"/>
      <w:jc w:val="left"/>
    </w:pPr>
    <w:rPr>
      <w:sz w:val="22"/>
    </w:rPr>
  </w:style>
  <w:style w:type="paragraph" w:styleId="TOC4">
    <w:name w:val="toc 4"/>
    <w:basedOn w:val="Normal"/>
    <w:next w:val="Normal"/>
    <w:autoRedefine/>
    <w:rsid w:val="001C1447"/>
    <w:pPr>
      <w:spacing w:after="0"/>
      <w:ind w:left="720"/>
      <w:jc w:val="left"/>
    </w:pPr>
    <w:rPr>
      <w:sz w:val="20"/>
      <w:szCs w:val="20"/>
    </w:rPr>
  </w:style>
  <w:style w:type="paragraph" w:styleId="TOC5">
    <w:name w:val="toc 5"/>
    <w:basedOn w:val="Normal"/>
    <w:next w:val="Normal"/>
    <w:autoRedefine/>
    <w:rsid w:val="001C1447"/>
    <w:pPr>
      <w:spacing w:after="0"/>
      <w:ind w:left="960"/>
      <w:jc w:val="left"/>
    </w:pPr>
    <w:rPr>
      <w:sz w:val="20"/>
      <w:szCs w:val="20"/>
    </w:rPr>
  </w:style>
  <w:style w:type="paragraph" w:styleId="TOC6">
    <w:name w:val="toc 6"/>
    <w:basedOn w:val="Normal"/>
    <w:next w:val="Normal"/>
    <w:autoRedefine/>
    <w:rsid w:val="001C1447"/>
    <w:pPr>
      <w:spacing w:after="0"/>
      <w:ind w:left="1200"/>
      <w:jc w:val="left"/>
    </w:pPr>
    <w:rPr>
      <w:sz w:val="20"/>
      <w:szCs w:val="20"/>
    </w:rPr>
  </w:style>
  <w:style w:type="paragraph" w:styleId="TOC7">
    <w:name w:val="toc 7"/>
    <w:basedOn w:val="Normal"/>
    <w:next w:val="Normal"/>
    <w:autoRedefine/>
    <w:rsid w:val="001C1447"/>
    <w:pPr>
      <w:spacing w:after="0"/>
      <w:ind w:left="1440"/>
      <w:jc w:val="left"/>
    </w:pPr>
    <w:rPr>
      <w:sz w:val="20"/>
      <w:szCs w:val="20"/>
    </w:rPr>
  </w:style>
  <w:style w:type="paragraph" w:styleId="TOC8">
    <w:name w:val="toc 8"/>
    <w:basedOn w:val="Normal"/>
    <w:next w:val="Normal"/>
    <w:autoRedefine/>
    <w:rsid w:val="001C1447"/>
    <w:pPr>
      <w:spacing w:after="0"/>
      <w:ind w:left="1680"/>
      <w:jc w:val="left"/>
    </w:pPr>
    <w:rPr>
      <w:sz w:val="20"/>
      <w:szCs w:val="20"/>
    </w:rPr>
  </w:style>
  <w:style w:type="paragraph" w:styleId="TOC9">
    <w:name w:val="toc 9"/>
    <w:basedOn w:val="Normal"/>
    <w:next w:val="Normal"/>
    <w:autoRedefine/>
    <w:rsid w:val="001C1447"/>
    <w:pPr>
      <w:spacing w:after="0"/>
      <w:ind w:left="1920"/>
      <w:jc w:val="left"/>
    </w:pPr>
    <w:rPr>
      <w:sz w:val="20"/>
      <w:szCs w:val="20"/>
    </w:rPr>
  </w:style>
  <w:style w:type="paragraph" w:customStyle="1" w:styleId="Subsection">
    <w:name w:val="Subsection"/>
    <w:basedOn w:val="Normal"/>
    <w:next w:val="Normal"/>
    <w:qFormat/>
    <w:rsid w:val="005331DA"/>
    <w:pPr>
      <w:keepNex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fortne2@hdfgroup.org"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mailto:epourmal@hdfgroup.org"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koziol@hdfgroup.org" TargetMode="External"/><Relationship Id="rId14" Type="http://schemas.openxmlformats.org/officeDocument/2006/relationships/image" Target="media/image2.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HG 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48761-272D-419C-A139-F0961F562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60</Pages>
  <Words>10758</Words>
  <Characters>61323</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RFC Template</vt:lpstr>
    </vt:vector>
  </TitlesOfParts>
  <Company>The HDF Group</Company>
  <LinksUpToDate>false</LinksUpToDate>
  <CharactersWithSpaces>71938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RFC Template</dc:title>
  <dc:creator>Elena Pourmal</dc:creator>
  <cp:lastModifiedBy>Evans, Mark</cp:lastModifiedBy>
  <cp:revision>64</cp:revision>
  <cp:lastPrinted>2014-12-09T21:06:00Z</cp:lastPrinted>
  <dcterms:created xsi:type="dcterms:W3CDTF">2014-12-10T19:40:00Z</dcterms:created>
  <dcterms:modified xsi:type="dcterms:W3CDTF">2014-12-15T22:23:00Z</dcterms:modified>
</cp:coreProperties>
</file>